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pPr>
      <w:r>
        <w:rPr>
          <w:i/>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06565E59" w14:textId="7777777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23D8363" w14:textId="22F0A6AF" w:rsidR="00863120" w:rsidRPr="008631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863120" w:rsidRPr="00863120">
        <w:rPr>
          <w:noProof/>
          <w:color w:val="000000"/>
          <w:lang w:val="en-US"/>
        </w:rPr>
        <w:t xml:space="preserve">Figura </w:t>
      </w:r>
      <w:r w:rsidR="00863120" w:rsidRPr="00863120">
        <w:rPr>
          <w:noProof/>
          <w:lang w:val="en-US"/>
        </w:rPr>
        <w:t>1</w:t>
      </w:r>
      <w:r w:rsidR="00863120" w:rsidRPr="00863120">
        <w:rPr>
          <w:noProof/>
          <w:color w:val="000000"/>
          <w:lang w:val="en-US"/>
        </w:rPr>
        <w:t xml:space="preserve">: Clound </w:t>
      </w:r>
      <w:r w:rsidR="00863120" w:rsidRPr="00863120">
        <w:rPr>
          <w:noProof/>
          <w:lang w:val="en-US"/>
        </w:rPr>
        <w:tab/>
      </w:r>
      <w:r w:rsidR="00863120">
        <w:rPr>
          <w:noProof/>
        </w:rPr>
        <w:fldChar w:fldCharType="begin"/>
      </w:r>
      <w:r w:rsidR="00863120" w:rsidRPr="00863120">
        <w:rPr>
          <w:noProof/>
          <w:lang w:val="en-US"/>
        </w:rPr>
        <w:instrText xml:space="preserve"> PAGEREF _Toc496268948 \h </w:instrText>
      </w:r>
      <w:r w:rsidR="00863120">
        <w:rPr>
          <w:noProof/>
        </w:rPr>
      </w:r>
      <w:r w:rsidR="00863120">
        <w:rPr>
          <w:noProof/>
        </w:rPr>
        <w:fldChar w:fldCharType="separate"/>
      </w:r>
      <w:r w:rsidR="00863120" w:rsidRPr="00863120">
        <w:rPr>
          <w:noProof/>
          <w:lang w:val="en-US"/>
        </w:rPr>
        <w:t>14</w:t>
      </w:r>
      <w:r w:rsidR="00863120">
        <w:rPr>
          <w:noProof/>
        </w:rPr>
        <w:fldChar w:fldCharType="end"/>
      </w:r>
    </w:p>
    <w:p w14:paraId="7CE63006" w14:textId="3DA33B76"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2</w:t>
      </w:r>
      <w:r w:rsidRPr="00863120">
        <w:rPr>
          <w:noProof/>
          <w:color w:val="000000"/>
          <w:lang w:val="en-US"/>
        </w:rPr>
        <w:t xml:space="preserve">: Joseph Carl </w:t>
      </w:r>
      <w:r w:rsidRPr="00863120">
        <w:rPr>
          <w:noProof/>
          <w:lang w:val="en-US"/>
        </w:rPr>
        <w:tab/>
      </w:r>
      <w:r>
        <w:rPr>
          <w:noProof/>
        </w:rPr>
        <w:fldChar w:fldCharType="begin"/>
      </w:r>
      <w:r w:rsidRPr="00863120">
        <w:rPr>
          <w:noProof/>
          <w:lang w:val="en-US"/>
        </w:rPr>
        <w:instrText xml:space="preserve"> PAGEREF _Toc496268949 \h </w:instrText>
      </w:r>
      <w:r>
        <w:rPr>
          <w:noProof/>
        </w:rPr>
      </w:r>
      <w:r>
        <w:rPr>
          <w:noProof/>
        </w:rPr>
        <w:fldChar w:fldCharType="separate"/>
      </w:r>
      <w:r w:rsidRPr="00863120">
        <w:rPr>
          <w:noProof/>
          <w:lang w:val="en-US"/>
        </w:rPr>
        <w:t>15</w:t>
      </w:r>
      <w:r>
        <w:rPr>
          <w:noProof/>
        </w:rPr>
        <w:fldChar w:fldCharType="end"/>
      </w:r>
    </w:p>
    <w:p w14:paraId="25CD45D3" w14:textId="03C0FF0F"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3</w:t>
      </w:r>
      <w:r w:rsidRPr="00863120">
        <w:rPr>
          <w:noProof/>
          <w:color w:val="000000"/>
          <w:lang w:val="en-US"/>
        </w:rPr>
        <w:t xml:space="preserve">: John McCarthy </w:t>
      </w:r>
      <w:r w:rsidRPr="00863120">
        <w:rPr>
          <w:noProof/>
          <w:lang w:val="en-US"/>
        </w:rPr>
        <w:tab/>
      </w:r>
      <w:r>
        <w:rPr>
          <w:noProof/>
        </w:rPr>
        <w:fldChar w:fldCharType="begin"/>
      </w:r>
      <w:r w:rsidRPr="00863120">
        <w:rPr>
          <w:noProof/>
          <w:lang w:val="en-US"/>
        </w:rPr>
        <w:instrText xml:space="preserve"> PAGEREF _Toc496268950 \h </w:instrText>
      </w:r>
      <w:r>
        <w:rPr>
          <w:noProof/>
        </w:rPr>
      </w:r>
      <w:r>
        <w:rPr>
          <w:noProof/>
        </w:rPr>
        <w:fldChar w:fldCharType="separate"/>
      </w:r>
      <w:r w:rsidRPr="00863120">
        <w:rPr>
          <w:noProof/>
          <w:lang w:val="en-US"/>
        </w:rPr>
        <w:t>15</w:t>
      </w:r>
      <w:r>
        <w:rPr>
          <w:noProof/>
        </w:rPr>
        <w:fldChar w:fldCharType="end"/>
      </w:r>
    </w:p>
    <w:p w14:paraId="4EFC7C01" w14:textId="2579657D"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4</w:t>
      </w:r>
      <w:r w:rsidRPr="00863120">
        <w:rPr>
          <w:noProof/>
          <w:color w:val="000000"/>
          <w:lang w:val="en-US"/>
        </w:rPr>
        <w:t xml:space="preserve">: Ramnath Chellappa </w:t>
      </w:r>
      <w:r w:rsidRPr="00863120">
        <w:rPr>
          <w:noProof/>
          <w:lang w:val="en-US"/>
        </w:rPr>
        <w:tab/>
      </w:r>
      <w:r>
        <w:rPr>
          <w:noProof/>
        </w:rPr>
        <w:fldChar w:fldCharType="begin"/>
      </w:r>
      <w:r w:rsidRPr="00863120">
        <w:rPr>
          <w:noProof/>
          <w:lang w:val="en-US"/>
        </w:rPr>
        <w:instrText xml:space="preserve"> PAGEREF _Toc496268951 \h </w:instrText>
      </w:r>
      <w:r>
        <w:rPr>
          <w:noProof/>
        </w:rPr>
      </w:r>
      <w:r>
        <w:rPr>
          <w:noProof/>
        </w:rPr>
        <w:fldChar w:fldCharType="separate"/>
      </w:r>
      <w:r w:rsidRPr="00863120">
        <w:rPr>
          <w:noProof/>
          <w:lang w:val="en-US"/>
        </w:rPr>
        <w:t>16</w:t>
      </w:r>
      <w:r>
        <w:rPr>
          <w:noProof/>
        </w:rPr>
        <w:fldChar w:fldCharType="end"/>
      </w:r>
    </w:p>
    <w:p w14:paraId="472E0FB9" w14:textId="19AE3FA9"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5</w:t>
      </w:r>
      <w:r w:rsidRPr="001F4C37">
        <w:rPr>
          <w:noProof/>
          <w:color w:val="000000"/>
        </w:rPr>
        <w:t xml:space="preserve">: Modelos de Implementação </w:t>
      </w:r>
      <w:r>
        <w:rPr>
          <w:noProof/>
        </w:rPr>
        <w:tab/>
      </w:r>
      <w:r>
        <w:rPr>
          <w:noProof/>
        </w:rPr>
        <w:fldChar w:fldCharType="begin"/>
      </w:r>
      <w:r>
        <w:rPr>
          <w:noProof/>
        </w:rPr>
        <w:instrText xml:space="preserve"> PAGEREF _Toc496268952 \h </w:instrText>
      </w:r>
      <w:r>
        <w:rPr>
          <w:noProof/>
        </w:rPr>
      </w:r>
      <w:r>
        <w:rPr>
          <w:noProof/>
        </w:rPr>
        <w:fldChar w:fldCharType="separate"/>
      </w:r>
      <w:r>
        <w:rPr>
          <w:noProof/>
        </w:rPr>
        <w:t>17</w:t>
      </w:r>
      <w:r>
        <w:rPr>
          <w:noProof/>
        </w:rPr>
        <w:fldChar w:fldCharType="end"/>
      </w:r>
    </w:p>
    <w:p w14:paraId="4D1E127C" w14:textId="6024AF3B"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6</w:t>
      </w:r>
      <w:r w:rsidRPr="001F4C37">
        <w:rPr>
          <w:noProof/>
          <w:color w:val="000000"/>
        </w:rPr>
        <w:t xml:space="preserve">: Nuvem pública </w:t>
      </w:r>
      <w:r>
        <w:rPr>
          <w:noProof/>
        </w:rPr>
        <w:tab/>
      </w:r>
      <w:r>
        <w:rPr>
          <w:noProof/>
        </w:rPr>
        <w:fldChar w:fldCharType="begin"/>
      </w:r>
      <w:r>
        <w:rPr>
          <w:noProof/>
        </w:rPr>
        <w:instrText xml:space="preserve"> PAGEREF _Toc496268953 \h </w:instrText>
      </w:r>
      <w:r>
        <w:rPr>
          <w:noProof/>
        </w:rPr>
      </w:r>
      <w:r>
        <w:rPr>
          <w:noProof/>
        </w:rPr>
        <w:fldChar w:fldCharType="separate"/>
      </w:r>
      <w:r>
        <w:rPr>
          <w:noProof/>
        </w:rPr>
        <w:t>18</w:t>
      </w:r>
      <w:r>
        <w:rPr>
          <w:noProof/>
        </w:rPr>
        <w:fldChar w:fldCharType="end"/>
      </w:r>
    </w:p>
    <w:p w14:paraId="15B7F691" w14:textId="5DCF79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7</w:t>
      </w:r>
      <w:r w:rsidRPr="001F4C37">
        <w:rPr>
          <w:noProof/>
          <w:color w:val="000000"/>
        </w:rPr>
        <w:t xml:space="preserve">: Nuvem Privada </w:t>
      </w:r>
      <w:r>
        <w:rPr>
          <w:noProof/>
        </w:rPr>
        <w:tab/>
      </w:r>
      <w:r>
        <w:rPr>
          <w:noProof/>
        </w:rPr>
        <w:fldChar w:fldCharType="begin"/>
      </w:r>
      <w:r>
        <w:rPr>
          <w:noProof/>
        </w:rPr>
        <w:instrText xml:space="preserve"> PAGEREF _Toc496268954 \h </w:instrText>
      </w:r>
      <w:r>
        <w:rPr>
          <w:noProof/>
        </w:rPr>
      </w:r>
      <w:r>
        <w:rPr>
          <w:noProof/>
        </w:rPr>
        <w:fldChar w:fldCharType="separate"/>
      </w:r>
      <w:r>
        <w:rPr>
          <w:noProof/>
        </w:rPr>
        <w:t>19</w:t>
      </w:r>
      <w:r>
        <w:rPr>
          <w:noProof/>
        </w:rPr>
        <w:fldChar w:fldCharType="end"/>
      </w:r>
    </w:p>
    <w:p w14:paraId="4D7AD225" w14:textId="32D8DCF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8</w:t>
      </w:r>
      <w:r w:rsidRPr="001F4C37">
        <w:rPr>
          <w:noProof/>
          <w:color w:val="000000"/>
        </w:rPr>
        <w:t xml:space="preserve">: Nuvem Comunitária </w:t>
      </w:r>
      <w:r>
        <w:rPr>
          <w:noProof/>
        </w:rPr>
        <w:tab/>
      </w:r>
      <w:r>
        <w:rPr>
          <w:noProof/>
        </w:rPr>
        <w:fldChar w:fldCharType="begin"/>
      </w:r>
      <w:r>
        <w:rPr>
          <w:noProof/>
        </w:rPr>
        <w:instrText xml:space="preserve"> PAGEREF _Toc496268955 \h </w:instrText>
      </w:r>
      <w:r>
        <w:rPr>
          <w:noProof/>
        </w:rPr>
      </w:r>
      <w:r>
        <w:rPr>
          <w:noProof/>
        </w:rPr>
        <w:fldChar w:fldCharType="separate"/>
      </w:r>
      <w:r>
        <w:rPr>
          <w:noProof/>
        </w:rPr>
        <w:t>20</w:t>
      </w:r>
      <w:r>
        <w:rPr>
          <w:noProof/>
        </w:rPr>
        <w:fldChar w:fldCharType="end"/>
      </w:r>
    </w:p>
    <w:p w14:paraId="7BDCBB7E" w14:textId="57AE426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9</w:t>
      </w:r>
      <w:r w:rsidRPr="001F4C37">
        <w:rPr>
          <w:noProof/>
          <w:color w:val="000000"/>
        </w:rPr>
        <w:t xml:space="preserve">: Modelos de Implementação </w:t>
      </w:r>
      <w:r>
        <w:rPr>
          <w:noProof/>
        </w:rPr>
        <w:tab/>
      </w:r>
      <w:r>
        <w:rPr>
          <w:noProof/>
        </w:rPr>
        <w:fldChar w:fldCharType="begin"/>
      </w:r>
      <w:r>
        <w:rPr>
          <w:noProof/>
        </w:rPr>
        <w:instrText xml:space="preserve"> PAGEREF _Toc496268956 \h </w:instrText>
      </w:r>
      <w:r>
        <w:rPr>
          <w:noProof/>
        </w:rPr>
      </w:r>
      <w:r>
        <w:rPr>
          <w:noProof/>
        </w:rPr>
        <w:fldChar w:fldCharType="separate"/>
      </w:r>
      <w:r>
        <w:rPr>
          <w:noProof/>
        </w:rPr>
        <w:t>21</w:t>
      </w:r>
      <w:r>
        <w:rPr>
          <w:noProof/>
        </w:rPr>
        <w:fldChar w:fldCharType="end"/>
      </w:r>
    </w:p>
    <w:p w14:paraId="5E11B9BF" w14:textId="17FA9850"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10</w:t>
      </w:r>
      <w:r w:rsidR="00274DAB">
        <w:rPr>
          <w:noProof/>
          <w:color w:val="000000"/>
        </w:rPr>
        <w:t>: Modelos de Serviço</w:t>
      </w:r>
      <w:r>
        <w:rPr>
          <w:noProof/>
        </w:rPr>
        <w:tab/>
      </w:r>
      <w:r>
        <w:rPr>
          <w:noProof/>
        </w:rPr>
        <w:fldChar w:fldCharType="begin"/>
      </w:r>
      <w:r>
        <w:rPr>
          <w:noProof/>
        </w:rPr>
        <w:instrText xml:space="preserve"> PAGEREF _Toc496268957 \h </w:instrText>
      </w:r>
      <w:r>
        <w:rPr>
          <w:noProof/>
        </w:rPr>
      </w:r>
      <w:r>
        <w:rPr>
          <w:noProof/>
        </w:rPr>
        <w:fldChar w:fldCharType="separate"/>
      </w:r>
      <w:r>
        <w:rPr>
          <w:noProof/>
        </w:rPr>
        <w:t>24</w:t>
      </w:r>
      <w:r>
        <w:rPr>
          <w:noProof/>
        </w:rPr>
        <w:fldChar w:fldCharType="end"/>
      </w:r>
    </w:p>
    <w:p w14:paraId="690FC0A8" w14:textId="41A8688A"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11</w:t>
      </w:r>
      <w:r w:rsidRPr="001F4C37">
        <w:rPr>
          <w:noProof/>
          <w:color w:val="000000"/>
        </w:rPr>
        <w:t xml:space="preserve"> Hypervisor Hospedado</w:t>
      </w:r>
      <w:r>
        <w:rPr>
          <w:noProof/>
        </w:rPr>
        <w:tab/>
      </w:r>
      <w:r>
        <w:rPr>
          <w:noProof/>
        </w:rPr>
        <w:fldChar w:fldCharType="begin"/>
      </w:r>
      <w:r>
        <w:rPr>
          <w:noProof/>
        </w:rPr>
        <w:instrText xml:space="preserve"> PAGEREF _Toc496268958 \h </w:instrText>
      </w:r>
      <w:r>
        <w:rPr>
          <w:noProof/>
        </w:rPr>
      </w:r>
      <w:r>
        <w:rPr>
          <w:noProof/>
        </w:rPr>
        <w:fldChar w:fldCharType="separate"/>
      </w:r>
      <w:r>
        <w:rPr>
          <w:noProof/>
        </w:rPr>
        <w:t>25</w:t>
      </w:r>
      <w:r>
        <w:rPr>
          <w:noProof/>
        </w:rPr>
        <w:fldChar w:fldCharType="end"/>
      </w:r>
    </w:p>
    <w:p w14:paraId="1C5ED8EE" w14:textId="5DB163D4"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12 - Evolução do Hypervisor </w:t>
      </w:r>
      <w:r>
        <w:rPr>
          <w:noProof/>
        </w:rPr>
        <w:tab/>
      </w:r>
      <w:r>
        <w:rPr>
          <w:noProof/>
        </w:rPr>
        <w:fldChar w:fldCharType="begin"/>
      </w:r>
      <w:r>
        <w:rPr>
          <w:noProof/>
        </w:rPr>
        <w:instrText xml:space="preserve"> PAGEREF _Toc496268959 \h </w:instrText>
      </w:r>
      <w:r>
        <w:rPr>
          <w:noProof/>
        </w:rPr>
      </w:r>
      <w:r>
        <w:rPr>
          <w:noProof/>
        </w:rPr>
        <w:fldChar w:fldCharType="separate"/>
      </w:r>
      <w:r>
        <w:rPr>
          <w:noProof/>
        </w:rPr>
        <w:t>26</w:t>
      </w:r>
      <w:r>
        <w:rPr>
          <w:noProof/>
        </w:rPr>
        <w:fldChar w:fldCharType="end"/>
      </w:r>
    </w:p>
    <w:p w14:paraId="7DB4EB83" w14:textId="4A184B0E"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_Toc496268960 \h </w:instrText>
      </w:r>
      <w:r>
        <w:rPr>
          <w:noProof/>
        </w:rPr>
      </w:r>
      <w:r>
        <w:rPr>
          <w:noProof/>
        </w:rPr>
        <w:fldChar w:fldCharType="separate"/>
      </w:r>
      <w:r>
        <w:rPr>
          <w:noProof/>
        </w:rPr>
        <w:t>26</w:t>
      </w:r>
      <w:r>
        <w:rPr>
          <w:noProof/>
        </w:rPr>
        <w:fldChar w:fldCharType="end"/>
      </w:r>
    </w:p>
    <w:p w14:paraId="20BC049E" w14:textId="243FD2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_Toc496268961 \h </w:instrText>
      </w:r>
      <w:r>
        <w:rPr>
          <w:noProof/>
        </w:rPr>
      </w:r>
      <w:r>
        <w:rPr>
          <w:noProof/>
        </w:rPr>
        <w:fldChar w:fldCharType="separate"/>
      </w:r>
      <w:r>
        <w:rPr>
          <w:noProof/>
        </w:rPr>
        <w:t>28</w:t>
      </w:r>
      <w:r>
        <w:rPr>
          <w:noProof/>
        </w:rPr>
        <w:fldChar w:fldCharType="end"/>
      </w:r>
    </w:p>
    <w:p w14:paraId="6809D6F8" w14:textId="2D7E3A45" w:rsidR="00863120" w:rsidRPr="00E82534"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E82534">
        <w:rPr>
          <w:noProof/>
          <w:lang w:val="en-US"/>
        </w:rPr>
        <w:t>Figura 15 LXC vs KVM</w:t>
      </w:r>
      <w:r w:rsidRPr="00E82534">
        <w:rPr>
          <w:noProof/>
          <w:lang w:val="en-US"/>
        </w:rPr>
        <w:tab/>
      </w:r>
      <w:r>
        <w:rPr>
          <w:noProof/>
        </w:rPr>
        <w:fldChar w:fldCharType="begin"/>
      </w:r>
      <w:r w:rsidRPr="00E82534">
        <w:rPr>
          <w:noProof/>
          <w:lang w:val="en-US"/>
        </w:rPr>
        <w:instrText xml:space="preserve"> PAGEREF _Toc496268962 \h </w:instrText>
      </w:r>
      <w:r>
        <w:rPr>
          <w:noProof/>
        </w:rPr>
      </w:r>
      <w:r>
        <w:rPr>
          <w:noProof/>
        </w:rPr>
        <w:fldChar w:fldCharType="separate"/>
      </w:r>
      <w:r w:rsidRPr="00E82534">
        <w:rPr>
          <w:noProof/>
          <w:lang w:val="en-US"/>
        </w:rPr>
        <w:t>29</w:t>
      </w:r>
      <w:r>
        <w:rPr>
          <w:noProof/>
        </w:rPr>
        <w:fldChar w:fldCharType="end"/>
      </w:r>
    </w:p>
    <w:p w14:paraId="5C88E36D" w14:textId="060C704A"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Pr>
          <w:noProof/>
          <w:lang w:val="en-US"/>
        </w:rPr>
        <w:t xml:space="preserve">Figura 16 - Play with docker </w:t>
      </w:r>
      <w:r w:rsidRPr="00863120">
        <w:rPr>
          <w:noProof/>
          <w:lang w:val="en-US"/>
        </w:rPr>
        <w:tab/>
      </w:r>
      <w:r>
        <w:rPr>
          <w:noProof/>
        </w:rPr>
        <w:fldChar w:fldCharType="begin"/>
      </w:r>
      <w:r w:rsidRPr="00863120">
        <w:rPr>
          <w:noProof/>
          <w:lang w:val="en-US"/>
        </w:rPr>
        <w:instrText xml:space="preserve"> PAGEREF _Toc496268963 \h </w:instrText>
      </w:r>
      <w:r>
        <w:rPr>
          <w:noProof/>
        </w:rPr>
      </w:r>
      <w:r>
        <w:rPr>
          <w:noProof/>
        </w:rPr>
        <w:fldChar w:fldCharType="separate"/>
      </w:r>
      <w:r w:rsidRPr="00863120">
        <w:rPr>
          <w:noProof/>
          <w:lang w:val="en-US"/>
        </w:rPr>
        <w:t>37</w:t>
      </w:r>
      <w:r>
        <w:rPr>
          <w:noProof/>
        </w:rPr>
        <w:fldChar w:fldCharType="end"/>
      </w:r>
    </w:p>
    <w:p w14:paraId="0A89A5B1" w14:textId="0AC5D4B3"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lang w:val="en-US"/>
        </w:rPr>
        <w:t xml:space="preserve">Figura 17 - Shell do Play with Docker. </w:t>
      </w:r>
      <w:r w:rsidRPr="00863120">
        <w:rPr>
          <w:noProof/>
          <w:lang w:val="en-US"/>
        </w:rPr>
        <w:tab/>
      </w:r>
      <w:r>
        <w:rPr>
          <w:noProof/>
        </w:rPr>
        <w:fldChar w:fldCharType="begin"/>
      </w:r>
      <w:r w:rsidRPr="00863120">
        <w:rPr>
          <w:noProof/>
          <w:lang w:val="en-US"/>
        </w:rPr>
        <w:instrText xml:space="preserve"> PAGEREF _Toc496268964 \h </w:instrText>
      </w:r>
      <w:r>
        <w:rPr>
          <w:noProof/>
        </w:rPr>
      </w:r>
      <w:r>
        <w:rPr>
          <w:noProof/>
        </w:rPr>
        <w:fldChar w:fldCharType="separate"/>
      </w:r>
      <w:r w:rsidRPr="00863120">
        <w:rPr>
          <w:noProof/>
          <w:lang w:val="en-US"/>
        </w:rPr>
        <w:t>38</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4DA2B6B5" w14:textId="77777777" w:rsidR="009C7518" w:rsidRDefault="00C254AC">
      <w:proofErr w:type="spellStart"/>
      <w:r>
        <w:t>Paas</w:t>
      </w:r>
      <w:proofErr w:type="spellEnd"/>
      <w:r>
        <w:t xml:space="preserve"> – Plataforma as a Service – Plataforma como serviço</w:t>
      </w:r>
    </w:p>
    <w:p w14:paraId="76480AB4" w14:textId="77777777" w:rsidR="009C7518" w:rsidRDefault="00C254AC">
      <w:r>
        <w:t xml:space="preserve">Deploy – Implementação de software em ambiente/maquina (QA — testes ou de </w:t>
      </w:r>
      <w:proofErr w:type="spellStart"/>
      <w:r>
        <w:t>Prod</w:t>
      </w:r>
      <w:proofErr w:type="spellEnd"/>
      <w:r>
        <w:t xml:space="preserve"> — produção)</w:t>
      </w:r>
    </w:p>
    <w:p w14:paraId="44CF8A22" w14:textId="77777777" w:rsidR="009C7518" w:rsidRDefault="00C254AC">
      <w:r>
        <w:t xml:space="preserve">QA – </w:t>
      </w:r>
      <w:proofErr w:type="spellStart"/>
      <w:r>
        <w:t>Quality</w:t>
      </w:r>
      <w:proofErr w:type="spellEnd"/>
      <w:r>
        <w:t xml:space="preserve"> </w:t>
      </w:r>
      <w:proofErr w:type="spellStart"/>
      <w:r>
        <w:t>Assurance</w:t>
      </w:r>
      <w:proofErr w:type="spellEnd"/>
      <w:r>
        <w:t xml:space="preserve"> (Ambiente de mensuração de Qualidade/Testes de novas implementações)</w:t>
      </w:r>
    </w:p>
    <w:p w14:paraId="735D33DD" w14:textId="77777777" w:rsidR="00E6378E" w:rsidRDefault="00C254AC">
      <w:proofErr w:type="spellStart"/>
      <w:r>
        <w:t>Downtime</w:t>
      </w:r>
      <w:proofErr w:type="spellEnd"/>
      <w:r>
        <w:t xml:space="preserve"> – Tempo de queda (instabilidade) de uma aplicação ao s</w:t>
      </w:r>
      <w:r w:rsidR="00E6378E">
        <w:t xml:space="preserve">er colocada em </w:t>
      </w:r>
      <w:proofErr w:type="gramStart"/>
      <w:r w:rsidR="00E6378E">
        <w:t>um ambiente via</w:t>
      </w:r>
      <w:proofErr w:type="gramEnd"/>
      <w:r w:rsidR="00E6378E">
        <w:t xml:space="preserve"> </w:t>
      </w:r>
    </w:p>
    <w:p w14:paraId="68F3262C" w14:textId="4702E874" w:rsidR="009C7518" w:rsidRDefault="00E6378E">
      <w:r>
        <w:t>D</w:t>
      </w:r>
      <w:r w:rsidR="00C254AC">
        <w:t>eploy.</w:t>
      </w:r>
    </w:p>
    <w:p w14:paraId="530C4E6F" w14:textId="77777777" w:rsidR="009C7518" w:rsidRDefault="00C254AC">
      <w:r>
        <w:t xml:space="preserve">On-demand — Provisionamento de serviços/recursos sobre demanda de requisição é utilização. </w:t>
      </w:r>
    </w:p>
    <w:p w14:paraId="1A29DA1C" w14:textId="77777777" w:rsidR="009C7518" w:rsidRDefault="00C254AC">
      <w:r>
        <w:t>Dockerhub — Repositório de imagens do Docker, com imagens dos containers registradas de forma pública pelo criador/administrador da conta.</w:t>
      </w:r>
    </w:p>
    <w:p w14:paraId="52A11938" w14:textId="77777777" w:rsidR="009C7518" w:rsidRDefault="00C254AC">
      <w:r>
        <w:t>Open-source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proofErr w:type="spellStart"/>
      <w:r>
        <w:t>Libs</w:t>
      </w:r>
      <w:proofErr w:type="spellEnd"/>
      <w:r>
        <w:t xml:space="preserve"> – Bibliotecas do Sistema Operacional.</w:t>
      </w:r>
    </w:p>
    <w:p w14:paraId="03D06568" w14:textId="1C5738D3" w:rsidR="00D26637" w:rsidRDefault="00D26637">
      <w:proofErr w:type="spellStart"/>
      <w:r>
        <w:t>Dev</w:t>
      </w:r>
      <w:proofErr w:type="spellEnd"/>
      <w:r>
        <w:t xml:space="preserve"> – Ambiente local de desenvolvimento do programador/analista.</w:t>
      </w:r>
    </w:p>
    <w:p w14:paraId="0FBDE98A" w14:textId="77777777" w:rsidR="00527AFA" w:rsidRDefault="00D26637">
      <w:proofErr w:type="spellStart"/>
      <w:r>
        <w:t>Prod</w:t>
      </w:r>
      <w:proofErr w:type="spellEnd"/>
      <w:r>
        <w:t xml:space="preserve"> – Ambiente de Produção, da qual o software é entregue ao cliente final. </w:t>
      </w:r>
    </w:p>
    <w:p w14:paraId="42261549" w14:textId="77777777" w:rsidR="00F92466" w:rsidRDefault="00527AFA">
      <w:r>
        <w:t xml:space="preserve">OS – </w:t>
      </w:r>
      <w:proofErr w:type="spellStart"/>
      <w:r>
        <w:t>Operation</w:t>
      </w:r>
      <w:proofErr w:type="spellEnd"/>
      <w:r>
        <w:t xml:space="preserve"> System – Sistema Operacional</w:t>
      </w:r>
      <w:r w:rsidR="00F92466">
        <w:t>.</w:t>
      </w:r>
    </w:p>
    <w:p w14:paraId="09516A44" w14:textId="071CDF0A" w:rsidR="009C7518" w:rsidRDefault="00F92466">
      <w:r>
        <w:rPr>
          <w:color w:val="000000"/>
        </w:rPr>
        <w:t>Kernel</w:t>
      </w:r>
      <w:r>
        <w:t xml:space="preserve"> – Núcleo do Sistema Operacional.</w:t>
      </w:r>
      <w:r w:rsidR="00C254AC">
        <w:br w:type="page"/>
      </w:r>
    </w:p>
    <w:p w14:paraId="13665BEB" w14:textId="77777777" w:rsidR="009C7518" w:rsidRDefault="00C254AC">
      <w:pPr>
        <w:spacing w:after="360"/>
        <w:jc w:val="center"/>
      </w:pPr>
      <w:r>
        <w:rPr>
          <w:b/>
          <w:sz w:val="28"/>
          <w:szCs w:val="28"/>
        </w:rPr>
        <w:lastRenderedPageBreak/>
        <w:t>SUMÁRIO</w:t>
      </w:r>
    </w:p>
    <w:sdt>
      <w:sdtPr>
        <w:id w:val="-1487085520"/>
        <w:docPartObj>
          <w:docPartGallery w:val="Table of Contents"/>
          <w:docPartUnique/>
        </w:docPartObj>
      </w:sdtPr>
      <w:sdtEndPr>
        <w:rPr>
          <w:rFonts w:ascii="Times New Roman" w:eastAsia="Calibri" w:hAnsi="Times New Roman" w:cs="Times New Roman"/>
          <w:noProof/>
          <w:color w:val="auto"/>
          <w:sz w:val="24"/>
          <w:szCs w:val="24"/>
        </w:rPr>
      </w:sdtEndPr>
      <w:sdtContent>
        <w:p w14:paraId="3109FE1A" w14:textId="5D279F8B" w:rsidR="0058370B" w:rsidRDefault="0058370B">
          <w:pPr>
            <w:pStyle w:val="CabealhodoSumrio"/>
          </w:pPr>
        </w:p>
        <w:p w14:paraId="27452F5B" w14:textId="77777777" w:rsidR="00DA3B03"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6803902" w:history="1">
            <w:r w:rsidR="00DA3B03" w:rsidRPr="000811AF">
              <w:rPr>
                <w:rStyle w:val="Hiperlink"/>
                <w:noProof/>
              </w:rPr>
              <w:t>INTRODUÇÃO</w:t>
            </w:r>
            <w:r w:rsidR="00DA3B03">
              <w:rPr>
                <w:noProof/>
                <w:webHidden/>
              </w:rPr>
              <w:tab/>
            </w:r>
            <w:r w:rsidR="00DA3B03">
              <w:rPr>
                <w:noProof/>
                <w:webHidden/>
              </w:rPr>
              <w:fldChar w:fldCharType="begin"/>
            </w:r>
            <w:r w:rsidR="00DA3B03">
              <w:rPr>
                <w:noProof/>
                <w:webHidden/>
              </w:rPr>
              <w:instrText xml:space="preserve"> PAGEREF _Toc496803902 \h </w:instrText>
            </w:r>
            <w:r w:rsidR="00DA3B03">
              <w:rPr>
                <w:noProof/>
                <w:webHidden/>
              </w:rPr>
            </w:r>
            <w:r w:rsidR="00DA3B03">
              <w:rPr>
                <w:noProof/>
                <w:webHidden/>
              </w:rPr>
              <w:fldChar w:fldCharType="separate"/>
            </w:r>
            <w:r w:rsidR="00DA3B03">
              <w:rPr>
                <w:noProof/>
                <w:webHidden/>
              </w:rPr>
              <w:t>11</w:t>
            </w:r>
            <w:r w:rsidR="00DA3B03">
              <w:rPr>
                <w:noProof/>
                <w:webHidden/>
              </w:rPr>
              <w:fldChar w:fldCharType="end"/>
            </w:r>
          </w:hyperlink>
        </w:p>
        <w:p w14:paraId="24366F28" w14:textId="77777777" w:rsidR="00DA3B03" w:rsidRDefault="00DA3B03">
          <w:pPr>
            <w:pStyle w:val="Sumrio1"/>
            <w:tabs>
              <w:tab w:val="right" w:leader="dot" w:pos="9061"/>
            </w:tabs>
            <w:rPr>
              <w:rFonts w:eastAsiaTheme="minorEastAsia" w:cstheme="minorBidi"/>
              <w:b w:val="0"/>
              <w:bCs w:val="0"/>
              <w:noProof/>
            </w:rPr>
          </w:pPr>
          <w:hyperlink w:anchor="_Toc496803903" w:history="1">
            <w:r w:rsidRPr="000811AF">
              <w:rPr>
                <w:rStyle w:val="Hiperlink"/>
                <w:noProof/>
              </w:rPr>
              <w:t>2 COMPUTAÇÃO EM NUVEM</w:t>
            </w:r>
            <w:r>
              <w:rPr>
                <w:noProof/>
                <w:webHidden/>
              </w:rPr>
              <w:tab/>
            </w:r>
            <w:r>
              <w:rPr>
                <w:noProof/>
                <w:webHidden/>
              </w:rPr>
              <w:fldChar w:fldCharType="begin"/>
            </w:r>
            <w:r>
              <w:rPr>
                <w:noProof/>
                <w:webHidden/>
              </w:rPr>
              <w:instrText xml:space="preserve"> PAGEREF _Toc496803903 \h </w:instrText>
            </w:r>
            <w:r>
              <w:rPr>
                <w:noProof/>
                <w:webHidden/>
              </w:rPr>
            </w:r>
            <w:r>
              <w:rPr>
                <w:noProof/>
                <w:webHidden/>
              </w:rPr>
              <w:fldChar w:fldCharType="separate"/>
            </w:r>
            <w:r>
              <w:rPr>
                <w:noProof/>
                <w:webHidden/>
              </w:rPr>
              <w:t>13</w:t>
            </w:r>
            <w:r>
              <w:rPr>
                <w:noProof/>
                <w:webHidden/>
              </w:rPr>
              <w:fldChar w:fldCharType="end"/>
            </w:r>
          </w:hyperlink>
        </w:p>
        <w:p w14:paraId="575314BE" w14:textId="77777777" w:rsidR="00DA3B03" w:rsidRDefault="00DA3B03">
          <w:pPr>
            <w:pStyle w:val="Sumrio1"/>
            <w:tabs>
              <w:tab w:val="right" w:leader="dot" w:pos="9061"/>
            </w:tabs>
            <w:rPr>
              <w:rFonts w:eastAsiaTheme="minorEastAsia" w:cstheme="minorBidi"/>
              <w:b w:val="0"/>
              <w:bCs w:val="0"/>
              <w:noProof/>
            </w:rPr>
          </w:pPr>
          <w:hyperlink w:anchor="_Toc496803904" w:history="1">
            <w:r w:rsidRPr="000811AF">
              <w:rPr>
                <w:rStyle w:val="Hiperlink"/>
                <w:noProof/>
              </w:rPr>
              <w:t>2.1 História</w:t>
            </w:r>
            <w:r>
              <w:rPr>
                <w:noProof/>
                <w:webHidden/>
              </w:rPr>
              <w:tab/>
            </w:r>
            <w:r>
              <w:rPr>
                <w:noProof/>
                <w:webHidden/>
              </w:rPr>
              <w:fldChar w:fldCharType="begin"/>
            </w:r>
            <w:r>
              <w:rPr>
                <w:noProof/>
                <w:webHidden/>
              </w:rPr>
              <w:instrText xml:space="preserve"> PAGEREF _Toc496803904 \h </w:instrText>
            </w:r>
            <w:r>
              <w:rPr>
                <w:noProof/>
                <w:webHidden/>
              </w:rPr>
            </w:r>
            <w:r>
              <w:rPr>
                <w:noProof/>
                <w:webHidden/>
              </w:rPr>
              <w:fldChar w:fldCharType="separate"/>
            </w:r>
            <w:r>
              <w:rPr>
                <w:noProof/>
                <w:webHidden/>
              </w:rPr>
              <w:t>14</w:t>
            </w:r>
            <w:r>
              <w:rPr>
                <w:noProof/>
                <w:webHidden/>
              </w:rPr>
              <w:fldChar w:fldCharType="end"/>
            </w:r>
          </w:hyperlink>
        </w:p>
        <w:p w14:paraId="294F943E" w14:textId="77777777" w:rsidR="00DA3B03" w:rsidRDefault="00DA3B03">
          <w:pPr>
            <w:pStyle w:val="Sumrio1"/>
            <w:tabs>
              <w:tab w:val="right" w:leader="dot" w:pos="9061"/>
            </w:tabs>
            <w:rPr>
              <w:rFonts w:eastAsiaTheme="minorEastAsia" w:cstheme="minorBidi"/>
              <w:b w:val="0"/>
              <w:bCs w:val="0"/>
              <w:noProof/>
            </w:rPr>
          </w:pPr>
          <w:hyperlink w:anchor="_Toc496803905" w:history="1">
            <w:r w:rsidRPr="000811AF">
              <w:rPr>
                <w:rStyle w:val="Hiperlink"/>
                <w:noProof/>
              </w:rPr>
              <w:t>2.2 Modelos de implantação</w:t>
            </w:r>
            <w:r>
              <w:rPr>
                <w:noProof/>
                <w:webHidden/>
              </w:rPr>
              <w:tab/>
            </w:r>
            <w:r>
              <w:rPr>
                <w:noProof/>
                <w:webHidden/>
              </w:rPr>
              <w:fldChar w:fldCharType="begin"/>
            </w:r>
            <w:r>
              <w:rPr>
                <w:noProof/>
                <w:webHidden/>
              </w:rPr>
              <w:instrText xml:space="preserve"> PAGEREF _Toc496803905 \h </w:instrText>
            </w:r>
            <w:r>
              <w:rPr>
                <w:noProof/>
                <w:webHidden/>
              </w:rPr>
            </w:r>
            <w:r>
              <w:rPr>
                <w:noProof/>
                <w:webHidden/>
              </w:rPr>
              <w:fldChar w:fldCharType="separate"/>
            </w:r>
            <w:r>
              <w:rPr>
                <w:noProof/>
                <w:webHidden/>
              </w:rPr>
              <w:t>16</w:t>
            </w:r>
            <w:r>
              <w:rPr>
                <w:noProof/>
                <w:webHidden/>
              </w:rPr>
              <w:fldChar w:fldCharType="end"/>
            </w:r>
          </w:hyperlink>
        </w:p>
        <w:p w14:paraId="6CF6D27B" w14:textId="77777777" w:rsidR="00DA3B03" w:rsidRDefault="00DA3B03">
          <w:pPr>
            <w:pStyle w:val="Sumrio2"/>
            <w:tabs>
              <w:tab w:val="right" w:leader="dot" w:pos="9061"/>
            </w:tabs>
            <w:rPr>
              <w:rFonts w:eastAsiaTheme="minorEastAsia" w:cstheme="minorBidi"/>
              <w:b w:val="0"/>
              <w:bCs w:val="0"/>
              <w:noProof/>
              <w:sz w:val="24"/>
              <w:szCs w:val="24"/>
            </w:rPr>
          </w:pPr>
          <w:hyperlink w:anchor="_Toc496803906" w:history="1">
            <w:r w:rsidRPr="000811AF">
              <w:rPr>
                <w:rStyle w:val="Hiperlink"/>
                <w:noProof/>
              </w:rPr>
              <w:t>2.2.1 Nuvem Pública</w:t>
            </w:r>
            <w:r>
              <w:rPr>
                <w:noProof/>
                <w:webHidden/>
              </w:rPr>
              <w:tab/>
            </w:r>
            <w:r>
              <w:rPr>
                <w:noProof/>
                <w:webHidden/>
              </w:rPr>
              <w:fldChar w:fldCharType="begin"/>
            </w:r>
            <w:r>
              <w:rPr>
                <w:noProof/>
                <w:webHidden/>
              </w:rPr>
              <w:instrText xml:space="preserve"> PAGEREF _Toc496803906 \h </w:instrText>
            </w:r>
            <w:r>
              <w:rPr>
                <w:noProof/>
                <w:webHidden/>
              </w:rPr>
            </w:r>
            <w:r>
              <w:rPr>
                <w:noProof/>
                <w:webHidden/>
              </w:rPr>
              <w:fldChar w:fldCharType="separate"/>
            </w:r>
            <w:r>
              <w:rPr>
                <w:noProof/>
                <w:webHidden/>
              </w:rPr>
              <w:t>17</w:t>
            </w:r>
            <w:r>
              <w:rPr>
                <w:noProof/>
                <w:webHidden/>
              </w:rPr>
              <w:fldChar w:fldCharType="end"/>
            </w:r>
          </w:hyperlink>
        </w:p>
        <w:p w14:paraId="53F5AF38" w14:textId="77777777" w:rsidR="00DA3B03" w:rsidRDefault="00DA3B03">
          <w:pPr>
            <w:pStyle w:val="Sumrio2"/>
            <w:tabs>
              <w:tab w:val="right" w:leader="dot" w:pos="9061"/>
            </w:tabs>
            <w:rPr>
              <w:rFonts w:eastAsiaTheme="minorEastAsia" w:cstheme="minorBidi"/>
              <w:b w:val="0"/>
              <w:bCs w:val="0"/>
              <w:noProof/>
              <w:sz w:val="24"/>
              <w:szCs w:val="24"/>
            </w:rPr>
          </w:pPr>
          <w:hyperlink w:anchor="_Toc496803907" w:history="1">
            <w:r w:rsidRPr="000811AF">
              <w:rPr>
                <w:rStyle w:val="Hiperlink"/>
                <w:noProof/>
              </w:rPr>
              <w:t>2.2.2 Nuvem Privada</w:t>
            </w:r>
            <w:r>
              <w:rPr>
                <w:noProof/>
                <w:webHidden/>
              </w:rPr>
              <w:tab/>
            </w:r>
            <w:r>
              <w:rPr>
                <w:noProof/>
                <w:webHidden/>
              </w:rPr>
              <w:fldChar w:fldCharType="begin"/>
            </w:r>
            <w:r>
              <w:rPr>
                <w:noProof/>
                <w:webHidden/>
              </w:rPr>
              <w:instrText xml:space="preserve"> PAGEREF _Toc496803907 \h </w:instrText>
            </w:r>
            <w:r>
              <w:rPr>
                <w:noProof/>
                <w:webHidden/>
              </w:rPr>
            </w:r>
            <w:r>
              <w:rPr>
                <w:noProof/>
                <w:webHidden/>
              </w:rPr>
              <w:fldChar w:fldCharType="separate"/>
            </w:r>
            <w:r>
              <w:rPr>
                <w:noProof/>
                <w:webHidden/>
              </w:rPr>
              <w:t>18</w:t>
            </w:r>
            <w:r>
              <w:rPr>
                <w:noProof/>
                <w:webHidden/>
              </w:rPr>
              <w:fldChar w:fldCharType="end"/>
            </w:r>
          </w:hyperlink>
        </w:p>
        <w:p w14:paraId="134FDEF9" w14:textId="77777777" w:rsidR="00DA3B03" w:rsidRDefault="00DA3B03">
          <w:pPr>
            <w:pStyle w:val="Sumrio2"/>
            <w:tabs>
              <w:tab w:val="right" w:leader="dot" w:pos="9061"/>
            </w:tabs>
            <w:rPr>
              <w:rFonts w:eastAsiaTheme="minorEastAsia" w:cstheme="minorBidi"/>
              <w:b w:val="0"/>
              <w:bCs w:val="0"/>
              <w:noProof/>
              <w:sz w:val="24"/>
              <w:szCs w:val="24"/>
            </w:rPr>
          </w:pPr>
          <w:hyperlink w:anchor="_Toc496803908" w:history="1">
            <w:r w:rsidRPr="000811AF">
              <w:rPr>
                <w:rStyle w:val="Hiperlink"/>
                <w:noProof/>
              </w:rPr>
              <w:t>2.2.3 Nuvem Comunitária</w:t>
            </w:r>
            <w:r>
              <w:rPr>
                <w:noProof/>
                <w:webHidden/>
              </w:rPr>
              <w:tab/>
            </w:r>
            <w:r>
              <w:rPr>
                <w:noProof/>
                <w:webHidden/>
              </w:rPr>
              <w:fldChar w:fldCharType="begin"/>
            </w:r>
            <w:r>
              <w:rPr>
                <w:noProof/>
                <w:webHidden/>
              </w:rPr>
              <w:instrText xml:space="preserve"> PAGEREF _Toc496803908 \h </w:instrText>
            </w:r>
            <w:r>
              <w:rPr>
                <w:noProof/>
                <w:webHidden/>
              </w:rPr>
            </w:r>
            <w:r>
              <w:rPr>
                <w:noProof/>
                <w:webHidden/>
              </w:rPr>
              <w:fldChar w:fldCharType="separate"/>
            </w:r>
            <w:r>
              <w:rPr>
                <w:noProof/>
                <w:webHidden/>
              </w:rPr>
              <w:t>19</w:t>
            </w:r>
            <w:r>
              <w:rPr>
                <w:noProof/>
                <w:webHidden/>
              </w:rPr>
              <w:fldChar w:fldCharType="end"/>
            </w:r>
          </w:hyperlink>
        </w:p>
        <w:p w14:paraId="7A29B1F2" w14:textId="77777777" w:rsidR="00DA3B03" w:rsidRDefault="00DA3B03">
          <w:pPr>
            <w:pStyle w:val="Sumrio2"/>
            <w:tabs>
              <w:tab w:val="right" w:leader="dot" w:pos="9061"/>
            </w:tabs>
            <w:rPr>
              <w:rFonts w:eastAsiaTheme="minorEastAsia" w:cstheme="minorBidi"/>
              <w:b w:val="0"/>
              <w:bCs w:val="0"/>
              <w:noProof/>
              <w:sz w:val="24"/>
              <w:szCs w:val="24"/>
            </w:rPr>
          </w:pPr>
          <w:hyperlink w:anchor="_Toc496803909" w:history="1">
            <w:r w:rsidRPr="000811AF">
              <w:rPr>
                <w:rStyle w:val="Hiperlink"/>
                <w:noProof/>
              </w:rPr>
              <w:t>2.2.3 Nuvem Híbrida</w:t>
            </w:r>
            <w:r>
              <w:rPr>
                <w:noProof/>
                <w:webHidden/>
              </w:rPr>
              <w:tab/>
            </w:r>
            <w:r>
              <w:rPr>
                <w:noProof/>
                <w:webHidden/>
              </w:rPr>
              <w:fldChar w:fldCharType="begin"/>
            </w:r>
            <w:r>
              <w:rPr>
                <w:noProof/>
                <w:webHidden/>
              </w:rPr>
              <w:instrText xml:space="preserve"> PAGEREF _Toc496803909 \h </w:instrText>
            </w:r>
            <w:r>
              <w:rPr>
                <w:noProof/>
                <w:webHidden/>
              </w:rPr>
            </w:r>
            <w:r>
              <w:rPr>
                <w:noProof/>
                <w:webHidden/>
              </w:rPr>
              <w:fldChar w:fldCharType="separate"/>
            </w:r>
            <w:r>
              <w:rPr>
                <w:noProof/>
                <w:webHidden/>
              </w:rPr>
              <w:t>20</w:t>
            </w:r>
            <w:r>
              <w:rPr>
                <w:noProof/>
                <w:webHidden/>
              </w:rPr>
              <w:fldChar w:fldCharType="end"/>
            </w:r>
          </w:hyperlink>
        </w:p>
        <w:p w14:paraId="2C9C99A9" w14:textId="77777777" w:rsidR="00DA3B03" w:rsidRDefault="00DA3B03">
          <w:pPr>
            <w:pStyle w:val="Sumrio1"/>
            <w:tabs>
              <w:tab w:val="right" w:leader="dot" w:pos="9061"/>
            </w:tabs>
            <w:rPr>
              <w:rFonts w:eastAsiaTheme="minorEastAsia" w:cstheme="minorBidi"/>
              <w:b w:val="0"/>
              <w:bCs w:val="0"/>
              <w:noProof/>
            </w:rPr>
          </w:pPr>
          <w:hyperlink w:anchor="_Toc496803910" w:history="1">
            <w:r w:rsidRPr="000811AF">
              <w:rPr>
                <w:rStyle w:val="Hiperlink"/>
                <w:noProof/>
              </w:rPr>
              <w:t>2.3 Princípios da computação em nuvem</w:t>
            </w:r>
            <w:r>
              <w:rPr>
                <w:noProof/>
                <w:webHidden/>
              </w:rPr>
              <w:tab/>
            </w:r>
            <w:r>
              <w:rPr>
                <w:noProof/>
                <w:webHidden/>
              </w:rPr>
              <w:fldChar w:fldCharType="begin"/>
            </w:r>
            <w:r>
              <w:rPr>
                <w:noProof/>
                <w:webHidden/>
              </w:rPr>
              <w:instrText xml:space="preserve"> PAGEREF _Toc496803910 \h </w:instrText>
            </w:r>
            <w:r>
              <w:rPr>
                <w:noProof/>
                <w:webHidden/>
              </w:rPr>
            </w:r>
            <w:r>
              <w:rPr>
                <w:noProof/>
                <w:webHidden/>
              </w:rPr>
              <w:fldChar w:fldCharType="separate"/>
            </w:r>
            <w:r>
              <w:rPr>
                <w:noProof/>
                <w:webHidden/>
              </w:rPr>
              <w:t>21</w:t>
            </w:r>
            <w:r>
              <w:rPr>
                <w:noProof/>
                <w:webHidden/>
              </w:rPr>
              <w:fldChar w:fldCharType="end"/>
            </w:r>
          </w:hyperlink>
        </w:p>
        <w:p w14:paraId="0EBFAEE8" w14:textId="77777777" w:rsidR="00DA3B03" w:rsidRDefault="00DA3B03">
          <w:pPr>
            <w:pStyle w:val="Sumrio1"/>
            <w:tabs>
              <w:tab w:val="right" w:leader="dot" w:pos="9061"/>
            </w:tabs>
            <w:rPr>
              <w:rFonts w:eastAsiaTheme="minorEastAsia" w:cstheme="minorBidi"/>
              <w:b w:val="0"/>
              <w:bCs w:val="0"/>
              <w:noProof/>
            </w:rPr>
          </w:pPr>
          <w:hyperlink w:anchor="_Toc496803911" w:history="1">
            <w:r w:rsidRPr="000811AF">
              <w:rPr>
                <w:rStyle w:val="Hiperlink"/>
                <w:noProof/>
              </w:rPr>
              <w:t>2.4 Modelos de Serviços</w:t>
            </w:r>
            <w:r>
              <w:rPr>
                <w:noProof/>
                <w:webHidden/>
              </w:rPr>
              <w:tab/>
            </w:r>
            <w:r>
              <w:rPr>
                <w:noProof/>
                <w:webHidden/>
              </w:rPr>
              <w:fldChar w:fldCharType="begin"/>
            </w:r>
            <w:r>
              <w:rPr>
                <w:noProof/>
                <w:webHidden/>
              </w:rPr>
              <w:instrText xml:space="preserve"> PAGEREF _Toc496803911 \h </w:instrText>
            </w:r>
            <w:r>
              <w:rPr>
                <w:noProof/>
                <w:webHidden/>
              </w:rPr>
            </w:r>
            <w:r>
              <w:rPr>
                <w:noProof/>
                <w:webHidden/>
              </w:rPr>
              <w:fldChar w:fldCharType="separate"/>
            </w:r>
            <w:r>
              <w:rPr>
                <w:noProof/>
                <w:webHidden/>
              </w:rPr>
              <w:t>23</w:t>
            </w:r>
            <w:r>
              <w:rPr>
                <w:noProof/>
                <w:webHidden/>
              </w:rPr>
              <w:fldChar w:fldCharType="end"/>
            </w:r>
          </w:hyperlink>
        </w:p>
        <w:p w14:paraId="6AA5AAD5" w14:textId="77777777" w:rsidR="00DA3B03" w:rsidRDefault="00DA3B03">
          <w:pPr>
            <w:pStyle w:val="Sumrio1"/>
            <w:tabs>
              <w:tab w:val="right" w:leader="dot" w:pos="9061"/>
            </w:tabs>
            <w:rPr>
              <w:rFonts w:eastAsiaTheme="minorEastAsia" w:cstheme="minorBidi"/>
              <w:b w:val="0"/>
              <w:bCs w:val="0"/>
              <w:noProof/>
            </w:rPr>
          </w:pPr>
          <w:hyperlink w:anchor="_Toc496803912" w:history="1">
            <w:r w:rsidRPr="000811AF">
              <w:rPr>
                <w:rStyle w:val="Hiperlink"/>
                <w:noProof/>
              </w:rPr>
              <w:t>3 Container vs Virtualização</w:t>
            </w:r>
            <w:r>
              <w:rPr>
                <w:noProof/>
                <w:webHidden/>
              </w:rPr>
              <w:tab/>
            </w:r>
            <w:r>
              <w:rPr>
                <w:noProof/>
                <w:webHidden/>
              </w:rPr>
              <w:fldChar w:fldCharType="begin"/>
            </w:r>
            <w:r>
              <w:rPr>
                <w:noProof/>
                <w:webHidden/>
              </w:rPr>
              <w:instrText xml:space="preserve"> PAGEREF _Toc496803912 \h </w:instrText>
            </w:r>
            <w:r>
              <w:rPr>
                <w:noProof/>
                <w:webHidden/>
              </w:rPr>
            </w:r>
            <w:r>
              <w:rPr>
                <w:noProof/>
                <w:webHidden/>
              </w:rPr>
              <w:fldChar w:fldCharType="separate"/>
            </w:r>
            <w:r>
              <w:rPr>
                <w:noProof/>
                <w:webHidden/>
              </w:rPr>
              <w:t>24</w:t>
            </w:r>
            <w:r>
              <w:rPr>
                <w:noProof/>
                <w:webHidden/>
              </w:rPr>
              <w:fldChar w:fldCharType="end"/>
            </w:r>
          </w:hyperlink>
        </w:p>
        <w:p w14:paraId="7097A231" w14:textId="77777777" w:rsidR="00DA3B03" w:rsidRDefault="00DA3B03">
          <w:pPr>
            <w:pStyle w:val="Sumrio1"/>
            <w:tabs>
              <w:tab w:val="right" w:leader="dot" w:pos="9061"/>
            </w:tabs>
            <w:rPr>
              <w:rFonts w:eastAsiaTheme="minorEastAsia" w:cstheme="minorBidi"/>
              <w:b w:val="0"/>
              <w:bCs w:val="0"/>
              <w:noProof/>
            </w:rPr>
          </w:pPr>
          <w:hyperlink w:anchor="_Toc496803913" w:history="1">
            <w:r w:rsidRPr="000811AF">
              <w:rPr>
                <w:rStyle w:val="Hiperlink"/>
                <w:noProof/>
              </w:rPr>
              <w:t>3.1 LXC Containers</w:t>
            </w:r>
            <w:r>
              <w:rPr>
                <w:noProof/>
                <w:webHidden/>
              </w:rPr>
              <w:tab/>
            </w:r>
            <w:r>
              <w:rPr>
                <w:noProof/>
                <w:webHidden/>
              </w:rPr>
              <w:fldChar w:fldCharType="begin"/>
            </w:r>
            <w:r>
              <w:rPr>
                <w:noProof/>
                <w:webHidden/>
              </w:rPr>
              <w:instrText xml:space="preserve"> PAGEREF _Toc496803913 \h </w:instrText>
            </w:r>
            <w:r>
              <w:rPr>
                <w:noProof/>
                <w:webHidden/>
              </w:rPr>
            </w:r>
            <w:r>
              <w:rPr>
                <w:noProof/>
                <w:webHidden/>
              </w:rPr>
              <w:fldChar w:fldCharType="separate"/>
            </w:r>
            <w:r>
              <w:rPr>
                <w:noProof/>
                <w:webHidden/>
              </w:rPr>
              <w:t>27</w:t>
            </w:r>
            <w:r>
              <w:rPr>
                <w:noProof/>
                <w:webHidden/>
              </w:rPr>
              <w:fldChar w:fldCharType="end"/>
            </w:r>
          </w:hyperlink>
        </w:p>
        <w:p w14:paraId="04361276" w14:textId="77777777" w:rsidR="00DA3B03" w:rsidRDefault="00DA3B03">
          <w:pPr>
            <w:pStyle w:val="Sumrio1"/>
            <w:tabs>
              <w:tab w:val="right" w:leader="dot" w:pos="9061"/>
            </w:tabs>
            <w:rPr>
              <w:rFonts w:eastAsiaTheme="minorEastAsia" w:cstheme="minorBidi"/>
              <w:b w:val="0"/>
              <w:bCs w:val="0"/>
              <w:noProof/>
            </w:rPr>
          </w:pPr>
          <w:hyperlink w:anchor="_Toc496803914" w:history="1">
            <w:r w:rsidRPr="000811AF">
              <w:rPr>
                <w:rStyle w:val="Hiperlink"/>
                <w:noProof/>
              </w:rPr>
              <w:t>4. Docker</w:t>
            </w:r>
            <w:r>
              <w:rPr>
                <w:noProof/>
                <w:webHidden/>
              </w:rPr>
              <w:tab/>
            </w:r>
            <w:r>
              <w:rPr>
                <w:noProof/>
                <w:webHidden/>
              </w:rPr>
              <w:fldChar w:fldCharType="begin"/>
            </w:r>
            <w:r>
              <w:rPr>
                <w:noProof/>
                <w:webHidden/>
              </w:rPr>
              <w:instrText xml:space="preserve"> PAGEREF _Toc496803914 \h </w:instrText>
            </w:r>
            <w:r>
              <w:rPr>
                <w:noProof/>
                <w:webHidden/>
              </w:rPr>
            </w:r>
            <w:r>
              <w:rPr>
                <w:noProof/>
                <w:webHidden/>
              </w:rPr>
              <w:fldChar w:fldCharType="separate"/>
            </w:r>
            <w:r>
              <w:rPr>
                <w:noProof/>
                <w:webHidden/>
              </w:rPr>
              <w:t>30</w:t>
            </w:r>
            <w:r>
              <w:rPr>
                <w:noProof/>
                <w:webHidden/>
              </w:rPr>
              <w:fldChar w:fldCharType="end"/>
            </w:r>
          </w:hyperlink>
        </w:p>
        <w:p w14:paraId="296EF8A2" w14:textId="77777777" w:rsidR="00DA3B03" w:rsidRDefault="00DA3B03">
          <w:pPr>
            <w:pStyle w:val="Sumrio1"/>
            <w:tabs>
              <w:tab w:val="right" w:leader="dot" w:pos="9061"/>
            </w:tabs>
            <w:rPr>
              <w:rFonts w:eastAsiaTheme="minorEastAsia" w:cstheme="minorBidi"/>
              <w:b w:val="0"/>
              <w:bCs w:val="0"/>
              <w:noProof/>
            </w:rPr>
          </w:pPr>
          <w:hyperlink w:anchor="_Toc496803915" w:history="1">
            <w:r w:rsidRPr="000811AF">
              <w:rPr>
                <w:rStyle w:val="Hiperlink"/>
                <w:noProof/>
              </w:rPr>
              <w:t>4.1 Motivos para usar o Docker</w:t>
            </w:r>
            <w:r>
              <w:rPr>
                <w:noProof/>
                <w:webHidden/>
              </w:rPr>
              <w:tab/>
            </w:r>
            <w:r>
              <w:rPr>
                <w:noProof/>
                <w:webHidden/>
              </w:rPr>
              <w:fldChar w:fldCharType="begin"/>
            </w:r>
            <w:r>
              <w:rPr>
                <w:noProof/>
                <w:webHidden/>
              </w:rPr>
              <w:instrText xml:space="preserve"> PAGEREF _Toc496803915 \h </w:instrText>
            </w:r>
            <w:r>
              <w:rPr>
                <w:noProof/>
                <w:webHidden/>
              </w:rPr>
            </w:r>
            <w:r>
              <w:rPr>
                <w:noProof/>
                <w:webHidden/>
              </w:rPr>
              <w:fldChar w:fldCharType="separate"/>
            </w:r>
            <w:r>
              <w:rPr>
                <w:noProof/>
                <w:webHidden/>
              </w:rPr>
              <w:t>32</w:t>
            </w:r>
            <w:r>
              <w:rPr>
                <w:noProof/>
                <w:webHidden/>
              </w:rPr>
              <w:fldChar w:fldCharType="end"/>
            </w:r>
          </w:hyperlink>
        </w:p>
        <w:p w14:paraId="2145286F" w14:textId="77777777" w:rsidR="00DA3B03" w:rsidRDefault="00DA3B03">
          <w:pPr>
            <w:pStyle w:val="Sumrio1"/>
            <w:tabs>
              <w:tab w:val="right" w:leader="dot" w:pos="9061"/>
            </w:tabs>
            <w:rPr>
              <w:rFonts w:eastAsiaTheme="minorEastAsia" w:cstheme="minorBidi"/>
              <w:b w:val="0"/>
              <w:bCs w:val="0"/>
              <w:noProof/>
            </w:rPr>
          </w:pPr>
          <w:hyperlink w:anchor="_Toc496803916" w:history="1">
            <w:r w:rsidRPr="000811AF">
              <w:rPr>
                <w:rStyle w:val="Hiperlink"/>
                <w:noProof/>
              </w:rPr>
              <w:t>4.2 Docker Imagem</w:t>
            </w:r>
            <w:r>
              <w:rPr>
                <w:noProof/>
                <w:webHidden/>
              </w:rPr>
              <w:tab/>
            </w:r>
            <w:r>
              <w:rPr>
                <w:noProof/>
                <w:webHidden/>
              </w:rPr>
              <w:fldChar w:fldCharType="begin"/>
            </w:r>
            <w:r>
              <w:rPr>
                <w:noProof/>
                <w:webHidden/>
              </w:rPr>
              <w:instrText xml:space="preserve"> PAGEREF _Toc496803916 \h </w:instrText>
            </w:r>
            <w:r>
              <w:rPr>
                <w:noProof/>
                <w:webHidden/>
              </w:rPr>
            </w:r>
            <w:r>
              <w:rPr>
                <w:noProof/>
                <w:webHidden/>
              </w:rPr>
              <w:fldChar w:fldCharType="separate"/>
            </w:r>
            <w:r>
              <w:rPr>
                <w:noProof/>
                <w:webHidden/>
              </w:rPr>
              <w:t>33</w:t>
            </w:r>
            <w:r>
              <w:rPr>
                <w:noProof/>
                <w:webHidden/>
              </w:rPr>
              <w:fldChar w:fldCharType="end"/>
            </w:r>
          </w:hyperlink>
        </w:p>
        <w:p w14:paraId="752CEC09" w14:textId="77777777" w:rsidR="00DA3B03" w:rsidRDefault="00DA3B03">
          <w:pPr>
            <w:pStyle w:val="Sumrio1"/>
            <w:tabs>
              <w:tab w:val="right" w:leader="dot" w:pos="9061"/>
            </w:tabs>
            <w:rPr>
              <w:rFonts w:eastAsiaTheme="minorEastAsia" w:cstheme="minorBidi"/>
              <w:b w:val="0"/>
              <w:bCs w:val="0"/>
              <w:noProof/>
            </w:rPr>
          </w:pPr>
          <w:hyperlink w:anchor="_Toc496803917" w:history="1">
            <w:r w:rsidRPr="000811AF">
              <w:rPr>
                <w:rStyle w:val="Hiperlink"/>
                <w:noProof/>
              </w:rPr>
              <w:t>4.2.1 DockerHub</w:t>
            </w:r>
            <w:r>
              <w:rPr>
                <w:noProof/>
                <w:webHidden/>
              </w:rPr>
              <w:tab/>
            </w:r>
            <w:r>
              <w:rPr>
                <w:noProof/>
                <w:webHidden/>
              </w:rPr>
              <w:fldChar w:fldCharType="begin"/>
            </w:r>
            <w:r>
              <w:rPr>
                <w:noProof/>
                <w:webHidden/>
              </w:rPr>
              <w:instrText xml:space="preserve"> PAGEREF _Toc496803917 \h </w:instrText>
            </w:r>
            <w:r>
              <w:rPr>
                <w:noProof/>
                <w:webHidden/>
              </w:rPr>
            </w:r>
            <w:r>
              <w:rPr>
                <w:noProof/>
                <w:webHidden/>
              </w:rPr>
              <w:fldChar w:fldCharType="separate"/>
            </w:r>
            <w:r>
              <w:rPr>
                <w:noProof/>
                <w:webHidden/>
              </w:rPr>
              <w:t>34</w:t>
            </w:r>
            <w:r>
              <w:rPr>
                <w:noProof/>
                <w:webHidden/>
              </w:rPr>
              <w:fldChar w:fldCharType="end"/>
            </w:r>
          </w:hyperlink>
        </w:p>
        <w:p w14:paraId="5767FA92" w14:textId="77777777" w:rsidR="00DA3B03" w:rsidRDefault="00DA3B03">
          <w:pPr>
            <w:pStyle w:val="Sumrio1"/>
            <w:tabs>
              <w:tab w:val="right" w:leader="dot" w:pos="9061"/>
            </w:tabs>
            <w:rPr>
              <w:rFonts w:eastAsiaTheme="minorEastAsia" w:cstheme="minorBidi"/>
              <w:b w:val="0"/>
              <w:bCs w:val="0"/>
              <w:noProof/>
            </w:rPr>
          </w:pPr>
          <w:hyperlink w:anchor="_Toc496803918" w:history="1">
            <w:r w:rsidRPr="000811AF">
              <w:rPr>
                <w:rStyle w:val="Hiperlink"/>
                <w:noProof/>
              </w:rPr>
              <w:t>4.3 Arquivos de Configuração</w:t>
            </w:r>
            <w:r>
              <w:rPr>
                <w:noProof/>
                <w:webHidden/>
              </w:rPr>
              <w:tab/>
            </w:r>
            <w:r>
              <w:rPr>
                <w:noProof/>
                <w:webHidden/>
              </w:rPr>
              <w:fldChar w:fldCharType="begin"/>
            </w:r>
            <w:r>
              <w:rPr>
                <w:noProof/>
                <w:webHidden/>
              </w:rPr>
              <w:instrText xml:space="preserve"> PAGEREF _Toc496803918 \h </w:instrText>
            </w:r>
            <w:r>
              <w:rPr>
                <w:noProof/>
                <w:webHidden/>
              </w:rPr>
            </w:r>
            <w:r>
              <w:rPr>
                <w:noProof/>
                <w:webHidden/>
              </w:rPr>
              <w:fldChar w:fldCharType="separate"/>
            </w:r>
            <w:r>
              <w:rPr>
                <w:noProof/>
                <w:webHidden/>
              </w:rPr>
              <w:t>35</w:t>
            </w:r>
            <w:r>
              <w:rPr>
                <w:noProof/>
                <w:webHidden/>
              </w:rPr>
              <w:fldChar w:fldCharType="end"/>
            </w:r>
          </w:hyperlink>
        </w:p>
        <w:p w14:paraId="4B04A30E" w14:textId="77777777" w:rsidR="00DA3B03" w:rsidRDefault="00DA3B03">
          <w:pPr>
            <w:pStyle w:val="Sumrio2"/>
            <w:tabs>
              <w:tab w:val="right" w:leader="dot" w:pos="9061"/>
            </w:tabs>
            <w:rPr>
              <w:rFonts w:eastAsiaTheme="minorEastAsia" w:cstheme="minorBidi"/>
              <w:b w:val="0"/>
              <w:bCs w:val="0"/>
              <w:noProof/>
              <w:sz w:val="24"/>
              <w:szCs w:val="24"/>
            </w:rPr>
          </w:pPr>
          <w:hyperlink w:anchor="_Toc496803919" w:history="1">
            <w:r w:rsidRPr="000811AF">
              <w:rPr>
                <w:rStyle w:val="Hiperlink"/>
                <w:noProof/>
              </w:rPr>
              <w:t>4.3.1 Docker-Compose</w:t>
            </w:r>
            <w:r>
              <w:rPr>
                <w:noProof/>
                <w:webHidden/>
              </w:rPr>
              <w:tab/>
            </w:r>
            <w:r>
              <w:rPr>
                <w:noProof/>
                <w:webHidden/>
              </w:rPr>
              <w:fldChar w:fldCharType="begin"/>
            </w:r>
            <w:r>
              <w:rPr>
                <w:noProof/>
                <w:webHidden/>
              </w:rPr>
              <w:instrText xml:space="preserve"> PAGEREF _Toc496803919 \h </w:instrText>
            </w:r>
            <w:r>
              <w:rPr>
                <w:noProof/>
                <w:webHidden/>
              </w:rPr>
            </w:r>
            <w:r>
              <w:rPr>
                <w:noProof/>
                <w:webHidden/>
              </w:rPr>
              <w:fldChar w:fldCharType="separate"/>
            </w:r>
            <w:r>
              <w:rPr>
                <w:noProof/>
                <w:webHidden/>
              </w:rPr>
              <w:t>36</w:t>
            </w:r>
            <w:r>
              <w:rPr>
                <w:noProof/>
                <w:webHidden/>
              </w:rPr>
              <w:fldChar w:fldCharType="end"/>
            </w:r>
          </w:hyperlink>
        </w:p>
        <w:p w14:paraId="0BF03F22" w14:textId="77777777" w:rsidR="00DA3B03" w:rsidRDefault="00DA3B03">
          <w:pPr>
            <w:pStyle w:val="Sumrio2"/>
            <w:tabs>
              <w:tab w:val="right" w:leader="dot" w:pos="9061"/>
            </w:tabs>
            <w:rPr>
              <w:rFonts w:eastAsiaTheme="minorEastAsia" w:cstheme="minorBidi"/>
              <w:b w:val="0"/>
              <w:bCs w:val="0"/>
              <w:noProof/>
              <w:sz w:val="24"/>
              <w:szCs w:val="24"/>
            </w:rPr>
          </w:pPr>
          <w:hyperlink w:anchor="_Toc496803920" w:history="1">
            <w:r w:rsidRPr="000811AF">
              <w:rPr>
                <w:rStyle w:val="Hiperlink"/>
                <w:noProof/>
              </w:rPr>
              <w:t>4.3.2 Docker File</w:t>
            </w:r>
            <w:r>
              <w:rPr>
                <w:noProof/>
                <w:webHidden/>
              </w:rPr>
              <w:tab/>
            </w:r>
            <w:r>
              <w:rPr>
                <w:noProof/>
                <w:webHidden/>
              </w:rPr>
              <w:fldChar w:fldCharType="begin"/>
            </w:r>
            <w:r>
              <w:rPr>
                <w:noProof/>
                <w:webHidden/>
              </w:rPr>
              <w:instrText xml:space="preserve"> PAGEREF _Toc496803920 \h </w:instrText>
            </w:r>
            <w:r>
              <w:rPr>
                <w:noProof/>
                <w:webHidden/>
              </w:rPr>
            </w:r>
            <w:r>
              <w:rPr>
                <w:noProof/>
                <w:webHidden/>
              </w:rPr>
              <w:fldChar w:fldCharType="separate"/>
            </w:r>
            <w:r>
              <w:rPr>
                <w:noProof/>
                <w:webHidden/>
              </w:rPr>
              <w:t>38</w:t>
            </w:r>
            <w:r>
              <w:rPr>
                <w:noProof/>
                <w:webHidden/>
              </w:rPr>
              <w:fldChar w:fldCharType="end"/>
            </w:r>
          </w:hyperlink>
        </w:p>
        <w:p w14:paraId="1AB2B62C" w14:textId="77777777" w:rsidR="00DA3B03" w:rsidRDefault="00DA3B03">
          <w:pPr>
            <w:pStyle w:val="Sumrio2"/>
            <w:tabs>
              <w:tab w:val="right" w:leader="dot" w:pos="9061"/>
            </w:tabs>
            <w:rPr>
              <w:rFonts w:eastAsiaTheme="minorEastAsia" w:cstheme="minorBidi"/>
              <w:b w:val="0"/>
              <w:bCs w:val="0"/>
              <w:noProof/>
              <w:sz w:val="24"/>
              <w:szCs w:val="24"/>
            </w:rPr>
          </w:pPr>
          <w:hyperlink w:anchor="_Toc496803921" w:history="1">
            <w:r w:rsidRPr="000811AF">
              <w:rPr>
                <w:rStyle w:val="Hiperlink"/>
                <w:noProof/>
              </w:rPr>
              <w:t>4.3.3 Dificuldades técnicas encontradas</w:t>
            </w:r>
            <w:r>
              <w:rPr>
                <w:noProof/>
                <w:webHidden/>
              </w:rPr>
              <w:tab/>
            </w:r>
            <w:r>
              <w:rPr>
                <w:noProof/>
                <w:webHidden/>
              </w:rPr>
              <w:fldChar w:fldCharType="begin"/>
            </w:r>
            <w:r>
              <w:rPr>
                <w:noProof/>
                <w:webHidden/>
              </w:rPr>
              <w:instrText xml:space="preserve"> PAGEREF _Toc496803921 \h </w:instrText>
            </w:r>
            <w:r>
              <w:rPr>
                <w:noProof/>
                <w:webHidden/>
              </w:rPr>
            </w:r>
            <w:r>
              <w:rPr>
                <w:noProof/>
                <w:webHidden/>
              </w:rPr>
              <w:fldChar w:fldCharType="separate"/>
            </w:r>
            <w:r>
              <w:rPr>
                <w:noProof/>
                <w:webHidden/>
              </w:rPr>
              <w:t>39</w:t>
            </w:r>
            <w:r>
              <w:rPr>
                <w:noProof/>
                <w:webHidden/>
              </w:rPr>
              <w:fldChar w:fldCharType="end"/>
            </w:r>
          </w:hyperlink>
        </w:p>
        <w:p w14:paraId="55038003" w14:textId="77777777" w:rsidR="00DA3B03" w:rsidRDefault="00DA3B03">
          <w:pPr>
            <w:pStyle w:val="Sumrio1"/>
            <w:tabs>
              <w:tab w:val="right" w:leader="dot" w:pos="9061"/>
            </w:tabs>
            <w:rPr>
              <w:rFonts w:eastAsiaTheme="minorEastAsia" w:cstheme="minorBidi"/>
              <w:b w:val="0"/>
              <w:bCs w:val="0"/>
              <w:noProof/>
            </w:rPr>
          </w:pPr>
          <w:hyperlink w:anchor="_Toc496803922" w:history="1">
            <w:r w:rsidRPr="000811AF">
              <w:rPr>
                <w:rStyle w:val="Hiperlink"/>
                <w:noProof/>
              </w:rPr>
              <w:t>4.4 Play with Docker</w:t>
            </w:r>
            <w:r>
              <w:rPr>
                <w:noProof/>
                <w:webHidden/>
              </w:rPr>
              <w:tab/>
            </w:r>
            <w:r>
              <w:rPr>
                <w:noProof/>
                <w:webHidden/>
              </w:rPr>
              <w:fldChar w:fldCharType="begin"/>
            </w:r>
            <w:r>
              <w:rPr>
                <w:noProof/>
                <w:webHidden/>
              </w:rPr>
              <w:instrText xml:space="preserve"> PAGEREF _Toc496803922 \h </w:instrText>
            </w:r>
            <w:r>
              <w:rPr>
                <w:noProof/>
                <w:webHidden/>
              </w:rPr>
            </w:r>
            <w:r>
              <w:rPr>
                <w:noProof/>
                <w:webHidden/>
              </w:rPr>
              <w:fldChar w:fldCharType="separate"/>
            </w:r>
            <w:r>
              <w:rPr>
                <w:noProof/>
                <w:webHidden/>
              </w:rPr>
              <w:t>41</w:t>
            </w:r>
            <w:r>
              <w:rPr>
                <w:noProof/>
                <w:webHidden/>
              </w:rPr>
              <w:fldChar w:fldCharType="end"/>
            </w:r>
          </w:hyperlink>
        </w:p>
        <w:p w14:paraId="0252DE9E" w14:textId="77777777" w:rsidR="00DA3B03" w:rsidRDefault="00DA3B03">
          <w:pPr>
            <w:pStyle w:val="Sumrio1"/>
            <w:tabs>
              <w:tab w:val="right" w:leader="dot" w:pos="9061"/>
            </w:tabs>
            <w:rPr>
              <w:rFonts w:eastAsiaTheme="minorEastAsia" w:cstheme="minorBidi"/>
              <w:b w:val="0"/>
              <w:bCs w:val="0"/>
              <w:noProof/>
            </w:rPr>
          </w:pPr>
          <w:hyperlink w:anchor="_Toc496803923" w:history="1">
            <w:r w:rsidRPr="000811AF">
              <w:rPr>
                <w:rStyle w:val="Hiperlink"/>
                <w:noProof/>
              </w:rPr>
              <w:t>4.5 Comunidade</w:t>
            </w:r>
            <w:r>
              <w:rPr>
                <w:noProof/>
                <w:webHidden/>
              </w:rPr>
              <w:tab/>
            </w:r>
            <w:r>
              <w:rPr>
                <w:noProof/>
                <w:webHidden/>
              </w:rPr>
              <w:fldChar w:fldCharType="begin"/>
            </w:r>
            <w:r>
              <w:rPr>
                <w:noProof/>
                <w:webHidden/>
              </w:rPr>
              <w:instrText xml:space="preserve"> PAGEREF _Toc496803923 \h </w:instrText>
            </w:r>
            <w:r>
              <w:rPr>
                <w:noProof/>
                <w:webHidden/>
              </w:rPr>
            </w:r>
            <w:r>
              <w:rPr>
                <w:noProof/>
                <w:webHidden/>
              </w:rPr>
              <w:fldChar w:fldCharType="separate"/>
            </w:r>
            <w:r>
              <w:rPr>
                <w:noProof/>
                <w:webHidden/>
              </w:rPr>
              <w:t>43</w:t>
            </w:r>
            <w:r>
              <w:rPr>
                <w:noProof/>
                <w:webHidden/>
              </w:rPr>
              <w:fldChar w:fldCharType="end"/>
            </w:r>
          </w:hyperlink>
        </w:p>
        <w:p w14:paraId="4032F99D" w14:textId="77777777" w:rsidR="00DA3B03" w:rsidRDefault="00DA3B03">
          <w:pPr>
            <w:pStyle w:val="Sumrio1"/>
            <w:tabs>
              <w:tab w:val="right" w:leader="dot" w:pos="9061"/>
            </w:tabs>
            <w:rPr>
              <w:rFonts w:eastAsiaTheme="minorEastAsia" w:cstheme="minorBidi"/>
              <w:b w:val="0"/>
              <w:bCs w:val="0"/>
              <w:noProof/>
            </w:rPr>
          </w:pPr>
          <w:hyperlink w:anchor="_Toc496803924" w:history="1">
            <w:r w:rsidRPr="000811AF">
              <w:rPr>
                <w:rStyle w:val="Hiperlink"/>
                <w:noProof/>
              </w:rPr>
              <w:t>5 Boas práticas de Construção da aplicação (Doze fatores)</w:t>
            </w:r>
            <w:r>
              <w:rPr>
                <w:noProof/>
                <w:webHidden/>
              </w:rPr>
              <w:tab/>
            </w:r>
            <w:r>
              <w:rPr>
                <w:noProof/>
                <w:webHidden/>
              </w:rPr>
              <w:fldChar w:fldCharType="begin"/>
            </w:r>
            <w:r>
              <w:rPr>
                <w:noProof/>
                <w:webHidden/>
              </w:rPr>
              <w:instrText xml:space="preserve"> PAGEREF _Toc496803924 \h </w:instrText>
            </w:r>
            <w:r>
              <w:rPr>
                <w:noProof/>
                <w:webHidden/>
              </w:rPr>
            </w:r>
            <w:r>
              <w:rPr>
                <w:noProof/>
                <w:webHidden/>
              </w:rPr>
              <w:fldChar w:fldCharType="separate"/>
            </w:r>
            <w:r>
              <w:rPr>
                <w:noProof/>
                <w:webHidden/>
              </w:rPr>
              <w:t>44</w:t>
            </w:r>
            <w:r>
              <w:rPr>
                <w:noProof/>
                <w:webHidden/>
              </w:rPr>
              <w:fldChar w:fldCharType="end"/>
            </w:r>
          </w:hyperlink>
        </w:p>
        <w:p w14:paraId="7E9EC7F0" w14:textId="77777777" w:rsidR="00DA3B03" w:rsidRDefault="00DA3B03">
          <w:pPr>
            <w:pStyle w:val="Sumrio1"/>
            <w:tabs>
              <w:tab w:val="right" w:leader="dot" w:pos="9061"/>
            </w:tabs>
            <w:rPr>
              <w:rFonts w:eastAsiaTheme="minorEastAsia" w:cstheme="minorBidi"/>
              <w:b w:val="0"/>
              <w:bCs w:val="0"/>
              <w:noProof/>
            </w:rPr>
          </w:pPr>
          <w:hyperlink w:anchor="_Toc496803925" w:history="1">
            <w:r w:rsidRPr="000811AF">
              <w:rPr>
                <w:rStyle w:val="Hiperlink"/>
                <w:noProof/>
              </w:rPr>
              <w:t>6 Software de gerenciamento de containers</w:t>
            </w:r>
            <w:r>
              <w:rPr>
                <w:noProof/>
                <w:webHidden/>
              </w:rPr>
              <w:tab/>
            </w:r>
            <w:r>
              <w:rPr>
                <w:noProof/>
                <w:webHidden/>
              </w:rPr>
              <w:fldChar w:fldCharType="begin"/>
            </w:r>
            <w:r>
              <w:rPr>
                <w:noProof/>
                <w:webHidden/>
              </w:rPr>
              <w:instrText xml:space="preserve"> PAGEREF _Toc496803925 \h </w:instrText>
            </w:r>
            <w:r>
              <w:rPr>
                <w:noProof/>
                <w:webHidden/>
              </w:rPr>
            </w:r>
            <w:r>
              <w:rPr>
                <w:noProof/>
                <w:webHidden/>
              </w:rPr>
              <w:fldChar w:fldCharType="separate"/>
            </w:r>
            <w:r>
              <w:rPr>
                <w:noProof/>
                <w:webHidden/>
              </w:rPr>
              <w:t>46</w:t>
            </w:r>
            <w:r>
              <w:rPr>
                <w:noProof/>
                <w:webHidden/>
              </w:rPr>
              <w:fldChar w:fldCharType="end"/>
            </w:r>
          </w:hyperlink>
        </w:p>
        <w:p w14:paraId="2C69331B" w14:textId="77777777" w:rsidR="00DA3B03" w:rsidRDefault="00DA3B03">
          <w:pPr>
            <w:pStyle w:val="Sumrio1"/>
            <w:tabs>
              <w:tab w:val="right" w:leader="dot" w:pos="9061"/>
            </w:tabs>
            <w:rPr>
              <w:rFonts w:eastAsiaTheme="minorEastAsia" w:cstheme="minorBidi"/>
              <w:b w:val="0"/>
              <w:bCs w:val="0"/>
              <w:noProof/>
            </w:rPr>
          </w:pPr>
          <w:hyperlink w:anchor="_Toc496803926" w:history="1">
            <w:r w:rsidRPr="000811AF">
              <w:rPr>
                <w:rStyle w:val="Hiperlink"/>
                <w:noProof/>
              </w:rPr>
              <w:t>13 Estudo de Caso</w:t>
            </w:r>
            <w:r>
              <w:rPr>
                <w:noProof/>
                <w:webHidden/>
              </w:rPr>
              <w:tab/>
            </w:r>
            <w:r>
              <w:rPr>
                <w:noProof/>
                <w:webHidden/>
              </w:rPr>
              <w:fldChar w:fldCharType="begin"/>
            </w:r>
            <w:r>
              <w:rPr>
                <w:noProof/>
                <w:webHidden/>
              </w:rPr>
              <w:instrText xml:space="preserve"> PAGEREF _Toc496803926 \h </w:instrText>
            </w:r>
            <w:r>
              <w:rPr>
                <w:noProof/>
                <w:webHidden/>
              </w:rPr>
            </w:r>
            <w:r>
              <w:rPr>
                <w:noProof/>
                <w:webHidden/>
              </w:rPr>
              <w:fldChar w:fldCharType="separate"/>
            </w:r>
            <w:r>
              <w:rPr>
                <w:noProof/>
                <w:webHidden/>
              </w:rPr>
              <w:t>47</w:t>
            </w:r>
            <w:r>
              <w:rPr>
                <w:noProof/>
                <w:webHidden/>
              </w:rPr>
              <w:fldChar w:fldCharType="end"/>
            </w:r>
          </w:hyperlink>
        </w:p>
        <w:p w14:paraId="5ADA6275" w14:textId="77777777" w:rsidR="00DA3B03" w:rsidRDefault="00DA3B03">
          <w:pPr>
            <w:pStyle w:val="Sumrio1"/>
            <w:tabs>
              <w:tab w:val="right" w:leader="dot" w:pos="9061"/>
            </w:tabs>
            <w:rPr>
              <w:rFonts w:eastAsiaTheme="minorEastAsia" w:cstheme="minorBidi"/>
              <w:b w:val="0"/>
              <w:bCs w:val="0"/>
              <w:noProof/>
            </w:rPr>
          </w:pPr>
          <w:hyperlink w:anchor="_Toc496803927" w:history="1">
            <w:r w:rsidRPr="000811AF">
              <w:rPr>
                <w:rStyle w:val="Hiperlink"/>
                <w:noProof/>
              </w:rPr>
              <w:t>14 Infraestrutura</w:t>
            </w:r>
            <w:r>
              <w:rPr>
                <w:noProof/>
                <w:webHidden/>
              </w:rPr>
              <w:tab/>
            </w:r>
            <w:r>
              <w:rPr>
                <w:noProof/>
                <w:webHidden/>
              </w:rPr>
              <w:fldChar w:fldCharType="begin"/>
            </w:r>
            <w:r>
              <w:rPr>
                <w:noProof/>
                <w:webHidden/>
              </w:rPr>
              <w:instrText xml:space="preserve"> PAGEREF _Toc496803927 \h </w:instrText>
            </w:r>
            <w:r>
              <w:rPr>
                <w:noProof/>
                <w:webHidden/>
              </w:rPr>
            </w:r>
            <w:r>
              <w:rPr>
                <w:noProof/>
                <w:webHidden/>
              </w:rPr>
              <w:fldChar w:fldCharType="separate"/>
            </w:r>
            <w:r>
              <w:rPr>
                <w:noProof/>
                <w:webHidden/>
              </w:rPr>
              <w:t>48</w:t>
            </w:r>
            <w:r>
              <w:rPr>
                <w:noProof/>
                <w:webHidden/>
              </w:rPr>
              <w:fldChar w:fldCharType="end"/>
            </w:r>
          </w:hyperlink>
        </w:p>
        <w:p w14:paraId="06FFFF92" w14:textId="77777777" w:rsidR="00DA3B03" w:rsidRDefault="00DA3B03">
          <w:pPr>
            <w:pStyle w:val="Sumrio1"/>
            <w:tabs>
              <w:tab w:val="right" w:leader="dot" w:pos="9061"/>
            </w:tabs>
            <w:rPr>
              <w:rFonts w:eastAsiaTheme="minorEastAsia" w:cstheme="minorBidi"/>
              <w:b w:val="0"/>
              <w:bCs w:val="0"/>
              <w:noProof/>
            </w:rPr>
          </w:pPr>
          <w:hyperlink w:anchor="_Toc496803928" w:history="1">
            <w:r w:rsidRPr="000811AF">
              <w:rPr>
                <w:rStyle w:val="Hiperlink"/>
                <w:noProof/>
              </w:rPr>
              <w:t>19 Referências</w:t>
            </w:r>
            <w:r>
              <w:rPr>
                <w:noProof/>
                <w:webHidden/>
              </w:rPr>
              <w:tab/>
            </w:r>
            <w:r>
              <w:rPr>
                <w:noProof/>
                <w:webHidden/>
              </w:rPr>
              <w:fldChar w:fldCharType="begin"/>
            </w:r>
            <w:r>
              <w:rPr>
                <w:noProof/>
                <w:webHidden/>
              </w:rPr>
              <w:instrText xml:space="preserve"> PAGEREF _Toc496803928 \h </w:instrText>
            </w:r>
            <w:r>
              <w:rPr>
                <w:noProof/>
                <w:webHidden/>
              </w:rPr>
            </w:r>
            <w:r>
              <w:rPr>
                <w:noProof/>
                <w:webHidden/>
              </w:rPr>
              <w:fldChar w:fldCharType="separate"/>
            </w:r>
            <w:r>
              <w:rPr>
                <w:noProof/>
                <w:webHidden/>
              </w:rPr>
              <w:t>51</w:t>
            </w:r>
            <w:r>
              <w:rPr>
                <w:noProof/>
                <w:webHidden/>
              </w:rPr>
              <w:fldChar w:fldCharType="end"/>
            </w:r>
          </w:hyperlink>
        </w:p>
        <w:p w14:paraId="25FC2815" w14:textId="77777777" w:rsidR="00DA3B03" w:rsidRDefault="00DA3B03">
          <w:pPr>
            <w:pStyle w:val="Sumrio1"/>
            <w:tabs>
              <w:tab w:val="right" w:leader="dot" w:pos="9061"/>
            </w:tabs>
            <w:rPr>
              <w:rFonts w:eastAsiaTheme="minorEastAsia" w:cstheme="minorBidi"/>
              <w:b w:val="0"/>
              <w:bCs w:val="0"/>
              <w:noProof/>
            </w:rPr>
          </w:pPr>
          <w:hyperlink w:anchor="_Toc496803929" w:history="1">
            <w:r w:rsidRPr="000811AF">
              <w:rPr>
                <w:rStyle w:val="Hiperlink"/>
                <w:noProof/>
              </w:rPr>
              <w:t>11 Anexos</w:t>
            </w:r>
            <w:r>
              <w:rPr>
                <w:noProof/>
                <w:webHidden/>
              </w:rPr>
              <w:tab/>
            </w:r>
            <w:r>
              <w:rPr>
                <w:noProof/>
                <w:webHidden/>
              </w:rPr>
              <w:fldChar w:fldCharType="begin"/>
            </w:r>
            <w:r>
              <w:rPr>
                <w:noProof/>
                <w:webHidden/>
              </w:rPr>
              <w:instrText xml:space="preserve"> PAGEREF _Toc496803929 \h </w:instrText>
            </w:r>
            <w:r>
              <w:rPr>
                <w:noProof/>
                <w:webHidden/>
              </w:rPr>
            </w:r>
            <w:r>
              <w:rPr>
                <w:noProof/>
                <w:webHidden/>
              </w:rPr>
              <w:fldChar w:fldCharType="separate"/>
            </w:r>
            <w:r>
              <w:rPr>
                <w:noProof/>
                <w:webHidden/>
              </w:rPr>
              <w:t>53</w:t>
            </w:r>
            <w:r>
              <w:rPr>
                <w:noProof/>
                <w:webHidden/>
              </w:rPr>
              <w:fldChar w:fldCharType="end"/>
            </w:r>
          </w:hyperlink>
        </w:p>
        <w:p w14:paraId="559A6F44" w14:textId="77777777" w:rsidR="00DA3B03" w:rsidRDefault="00DA3B03">
          <w:pPr>
            <w:pStyle w:val="Sumrio2"/>
            <w:tabs>
              <w:tab w:val="right" w:leader="dot" w:pos="9061"/>
            </w:tabs>
            <w:rPr>
              <w:rFonts w:eastAsiaTheme="minorEastAsia" w:cstheme="minorBidi"/>
              <w:b w:val="0"/>
              <w:bCs w:val="0"/>
              <w:noProof/>
              <w:sz w:val="24"/>
              <w:szCs w:val="24"/>
            </w:rPr>
          </w:pPr>
          <w:hyperlink w:anchor="_Toc496803930" w:history="1">
            <w:r w:rsidRPr="000811AF">
              <w:rPr>
                <w:rStyle w:val="Hiperlink"/>
                <w:noProof/>
              </w:rPr>
              <w:t>Anexo 11.1 – Dockerfile - X86</w:t>
            </w:r>
            <w:r>
              <w:rPr>
                <w:noProof/>
                <w:webHidden/>
              </w:rPr>
              <w:tab/>
            </w:r>
            <w:r>
              <w:rPr>
                <w:noProof/>
                <w:webHidden/>
              </w:rPr>
              <w:fldChar w:fldCharType="begin"/>
            </w:r>
            <w:r>
              <w:rPr>
                <w:noProof/>
                <w:webHidden/>
              </w:rPr>
              <w:instrText xml:space="preserve"> PAGEREF _Toc496803930 \h </w:instrText>
            </w:r>
            <w:r>
              <w:rPr>
                <w:noProof/>
                <w:webHidden/>
              </w:rPr>
            </w:r>
            <w:r>
              <w:rPr>
                <w:noProof/>
                <w:webHidden/>
              </w:rPr>
              <w:fldChar w:fldCharType="separate"/>
            </w:r>
            <w:r>
              <w:rPr>
                <w:noProof/>
                <w:webHidden/>
              </w:rPr>
              <w:t>53</w:t>
            </w:r>
            <w:r>
              <w:rPr>
                <w:noProof/>
                <w:webHidden/>
              </w:rPr>
              <w:fldChar w:fldCharType="end"/>
            </w:r>
          </w:hyperlink>
        </w:p>
        <w:p w14:paraId="20AB620A" w14:textId="77777777" w:rsidR="00DA3B03" w:rsidRDefault="00DA3B03">
          <w:pPr>
            <w:pStyle w:val="Sumrio2"/>
            <w:tabs>
              <w:tab w:val="right" w:leader="dot" w:pos="9061"/>
            </w:tabs>
            <w:rPr>
              <w:rFonts w:eastAsiaTheme="minorEastAsia" w:cstheme="minorBidi"/>
              <w:b w:val="0"/>
              <w:bCs w:val="0"/>
              <w:noProof/>
              <w:sz w:val="24"/>
              <w:szCs w:val="24"/>
            </w:rPr>
          </w:pPr>
          <w:hyperlink w:anchor="_Toc496803931" w:history="1">
            <w:r w:rsidRPr="000811AF">
              <w:rPr>
                <w:rStyle w:val="Hiperlink"/>
                <w:noProof/>
              </w:rPr>
              <w:t>Anexo 11.2 – Docker-compose versão 2 - X86</w:t>
            </w:r>
            <w:r>
              <w:rPr>
                <w:noProof/>
                <w:webHidden/>
              </w:rPr>
              <w:tab/>
            </w:r>
            <w:r>
              <w:rPr>
                <w:noProof/>
                <w:webHidden/>
              </w:rPr>
              <w:fldChar w:fldCharType="begin"/>
            </w:r>
            <w:r>
              <w:rPr>
                <w:noProof/>
                <w:webHidden/>
              </w:rPr>
              <w:instrText xml:space="preserve"> PAGEREF _Toc496803931 \h </w:instrText>
            </w:r>
            <w:r>
              <w:rPr>
                <w:noProof/>
                <w:webHidden/>
              </w:rPr>
            </w:r>
            <w:r>
              <w:rPr>
                <w:noProof/>
                <w:webHidden/>
              </w:rPr>
              <w:fldChar w:fldCharType="separate"/>
            </w:r>
            <w:r>
              <w:rPr>
                <w:noProof/>
                <w:webHidden/>
              </w:rPr>
              <w:t>55</w:t>
            </w:r>
            <w:r>
              <w:rPr>
                <w:noProof/>
                <w:webHidden/>
              </w:rPr>
              <w:fldChar w:fldCharType="end"/>
            </w:r>
          </w:hyperlink>
        </w:p>
        <w:p w14:paraId="69DCE768" w14:textId="77777777" w:rsidR="00DA3B03" w:rsidRDefault="00DA3B03">
          <w:pPr>
            <w:pStyle w:val="Sumrio2"/>
            <w:tabs>
              <w:tab w:val="right" w:leader="dot" w:pos="9061"/>
            </w:tabs>
            <w:rPr>
              <w:rFonts w:eastAsiaTheme="minorEastAsia" w:cstheme="minorBidi"/>
              <w:b w:val="0"/>
              <w:bCs w:val="0"/>
              <w:noProof/>
              <w:sz w:val="24"/>
              <w:szCs w:val="24"/>
            </w:rPr>
          </w:pPr>
          <w:hyperlink w:anchor="_Toc496803932" w:history="1">
            <w:r w:rsidRPr="000811AF">
              <w:rPr>
                <w:rStyle w:val="Hiperlink"/>
                <w:noProof/>
              </w:rPr>
              <w:t>Anexo 11.3 – Dockerfile – ARM</w:t>
            </w:r>
            <w:r>
              <w:rPr>
                <w:noProof/>
                <w:webHidden/>
              </w:rPr>
              <w:tab/>
            </w:r>
            <w:r>
              <w:rPr>
                <w:noProof/>
                <w:webHidden/>
              </w:rPr>
              <w:fldChar w:fldCharType="begin"/>
            </w:r>
            <w:r>
              <w:rPr>
                <w:noProof/>
                <w:webHidden/>
              </w:rPr>
              <w:instrText xml:space="preserve"> PAGEREF _Toc496803932 \h </w:instrText>
            </w:r>
            <w:r>
              <w:rPr>
                <w:noProof/>
                <w:webHidden/>
              </w:rPr>
            </w:r>
            <w:r>
              <w:rPr>
                <w:noProof/>
                <w:webHidden/>
              </w:rPr>
              <w:fldChar w:fldCharType="separate"/>
            </w:r>
            <w:r>
              <w:rPr>
                <w:noProof/>
                <w:webHidden/>
              </w:rPr>
              <w:t>57</w:t>
            </w:r>
            <w:r>
              <w:rPr>
                <w:noProof/>
                <w:webHidden/>
              </w:rPr>
              <w:fldChar w:fldCharType="end"/>
            </w:r>
          </w:hyperlink>
        </w:p>
        <w:p w14:paraId="5AA66F73" w14:textId="77777777" w:rsidR="00DA3B03" w:rsidRDefault="00DA3B03">
          <w:pPr>
            <w:pStyle w:val="Sumrio2"/>
            <w:tabs>
              <w:tab w:val="right" w:leader="dot" w:pos="9061"/>
            </w:tabs>
            <w:rPr>
              <w:rFonts w:eastAsiaTheme="minorEastAsia" w:cstheme="minorBidi"/>
              <w:b w:val="0"/>
              <w:bCs w:val="0"/>
              <w:noProof/>
              <w:sz w:val="24"/>
              <w:szCs w:val="24"/>
            </w:rPr>
          </w:pPr>
          <w:hyperlink w:anchor="_Toc496803933" w:history="1">
            <w:r w:rsidRPr="000811AF">
              <w:rPr>
                <w:rStyle w:val="Hiperlink"/>
                <w:noProof/>
              </w:rPr>
              <w:t>Anexo 11.4 – Docker-compose versão 2 - ARM</w:t>
            </w:r>
            <w:r>
              <w:rPr>
                <w:noProof/>
                <w:webHidden/>
              </w:rPr>
              <w:tab/>
            </w:r>
            <w:r>
              <w:rPr>
                <w:noProof/>
                <w:webHidden/>
              </w:rPr>
              <w:fldChar w:fldCharType="begin"/>
            </w:r>
            <w:r>
              <w:rPr>
                <w:noProof/>
                <w:webHidden/>
              </w:rPr>
              <w:instrText xml:space="preserve"> PAGEREF _Toc496803933 \h </w:instrText>
            </w:r>
            <w:r>
              <w:rPr>
                <w:noProof/>
                <w:webHidden/>
              </w:rPr>
            </w:r>
            <w:r>
              <w:rPr>
                <w:noProof/>
                <w:webHidden/>
              </w:rPr>
              <w:fldChar w:fldCharType="separate"/>
            </w:r>
            <w:r>
              <w:rPr>
                <w:noProof/>
                <w:webHidden/>
              </w:rPr>
              <w:t>59</w:t>
            </w:r>
            <w:r>
              <w:rPr>
                <w:noProof/>
                <w:webHidden/>
              </w:rPr>
              <w:fldChar w:fldCharType="end"/>
            </w:r>
          </w:hyperlink>
        </w:p>
        <w:p w14:paraId="3E0E737B" w14:textId="77777777" w:rsidR="00DA3B03" w:rsidRDefault="00DA3B03">
          <w:pPr>
            <w:pStyle w:val="Sumrio2"/>
            <w:tabs>
              <w:tab w:val="right" w:leader="dot" w:pos="9061"/>
            </w:tabs>
            <w:rPr>
              <w:rFonts w:eastAsiaTheme="minorEastAsia" w:cstheme="minorBidi"/>
              <w:b w:val="0"/>
              <w:bCs w:val="0"/>
              <w:noProof/>
              <w:sz w:val="24"/>
              <w:szCs w:val="24"/>
            </w:rPr>
          </w:pPr>
          <w:hyperlink w:anchor="_Toc496803934" w:history="1">
            <w:r w:rsidRPr="000811AF">
              <w:rPr>
                <w:rStyle w:val="Hiperlink"/>
                <w:noProof/>
              </w:rPr>
              <w:t>Anexo 11.5 – Docker-compose versão 3 - ARM</w:t>
            </w:r>
            <w:r>
              <w:rPr>
                <w:noProof/>
                <w:webHidden/>
              </w:rPr>
              <w:tab/>
            </w:r>
            <w:r>
              <w:rPr>
                <w:noProof/>
                <w:webHidden/>
              </w:rPr>
              <w:fldChar w:fldCharType="begin"/>
            </w:r>
            <w:r>
              <w:rPr>
                <w:noProof/>
                <w:webHidden/>
              </w:rPr>
              <w:instrText xml:space="preserve"> PAGEREF _Toc496803934 \h </w:instrText>
            </w:r>
            <w:r>
              <w:rPr>
                <w:noProof/>
                <w:webHidden/>
              </w:rPr>
            </w:r>
            <w:r>
              <w:rPr>
                <w:noProof/>
                <w:webHidden/>
              </w:rPr>
              <w:fldChar w:fldCharType="separate"/>
            </w:r>
            <w:r>
              <w:rPr>
                <w:noProof/>
                <w:webHidden/>
              </w:rPr>
              <w:t>61</w:t>
            </w:r>
            <w:r>
              <w:rPr>
                <w:noProof/>
                <w:webHidden/>
              </w:rPr>
              <w:fldChar w:fldCharType="end"/>
            </w:r>
          </w:hyperlink>
        </w:p>
        <w:p w14:paraId="6765FAF1" w14:textId="029E7429" w:rsidR="0058370B" w:rsidRDefault="0058370B">
          <w:r>
            <w:rPr>
              <w:b/>
              <w:bCs/>
              <w:noProof/>
            </w:rPr>
            <w:fldChar w:fldCharType="end"/>
          </w:r>
        </w:p>
      </w:sdtContent>
    </w:sdt>
    <w:p w14:paraId="58E0F619" w14:textId="77777777" w:rsidR="009C7518" w:rsidRDefault="009C7518">
      <w:pPr>
        <w:spacing w:after="360"/>
        <w:jc w:val="center"/>
      </w:pPr>
    </w:p>
    <w:p w14:paraId="69D14D6D" w14:textId="77777777" w:rsidR="009C7518" w:rsidRDefault="00C254AC">
      <w:pPr>
        <w:pStyle w:val="Ttulo11"/>
      </w:pPr>
      <w:bookmarkStart w:id="2" w:name="_Toc496802689"/>
      <w:bookmarkStart w:id="3" w:name="_Toc496802918"/>
      <w:bookmarkStart w:id="4" w:name="_Toc496803902"/>
      <w:r>
        <w:rPr>
          <w:szCs w:val="28"/>
        </w:rPr>
        <w:lastRenderedPageBreak/>
        <w:t>INTRODUÇÃO</w:t>
      </w:r>
      <w:bookmarkEnd w:id="2"/>
      <w:bookmarkEnd w:id="3"/>
      <w:bookmarkEnd w:id="4"/>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77777777" w:rsidR="009C7518" w:rsidRDefault="00C254AC">
      <w:pPr>
        <w:pStyle w:val="Ttulo11"/>
      </w:pPr>
      <w:bookmarkStart w:id="5" w:name="_Toc496802690"/>
      <w:bookmarkStart w:id="6" w:name="_Toc496802919"/>
      <w:bookmarkStart w:id="7" w:name="_Toc496803903"/>
      <w:r>
        <w:lastRenderedPageBreak/>
        <w:t>2 COMPUTAÇÃO EM NUVEM</w:t>
      </w:r>
      <w:bookmarkEnd w:id="5"/>
      <w:bookmarkEnd w:id="6"/>
      <w:bookmarkEnd w:id="7"/>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D47D04" w:rsidRDefault="00D47D04">
                            <w:pPr>
                              <w:pStyle w:val="Legenda"/>
                            </w:pPr>
                            <w:bookmarkStart w:id="8" w:name="_Toc482039959"/>
                            <w:bookmarkStart w:id="9" w:name="_Toc482302119"/>
                            <w:bookmarkStart w:id="10" w:name="_Toc482039817"/>
                            <w:bookmarkStart w:id="11"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1"/>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D47D04" w:rsidRDefault="00D47D04">
                      <w:pPr>
                        <w:pStyle w:val="Legenda"/>
                      </w:pPr>
                      <w:bookmarkStart w:id="12" w:name="_Toc482039959"/>
                      <w:bookmarkStart w:id="13" w:name="_Toc482302119"/>
                      <w:bookmarkStart w:id="14" w:name="_Toc482039817"/>
                      <w:bookmarkStart w:id="15"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12"/>
                      <w:bookmarkEnd w:id="13"/>
                      <w:bookmarkEnd w:id="14"/>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5"/>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6" w:name="_Toc496802691"/>
      <w:bookmarkStart w:id="17" w:name="_Toc496802920"/>
      <w:bookmarkStart w:id="18" w:name="_Toc496803904"/>
      <w:r>
        <w:rPr>
          <w:sz w:val="26"/>
          <w:szCs w:val="26"/>
        </w:rPr>
        <w:lastRenderedPageBreak/>
        <w:t>2.1 História</w:t>
      </w:r>
      <w:bookmarkEnd w:id="16"/>
      <w:bookmarkEnd w:id="17"/>
      <w:bookmarkEnd w:id="18"/>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D47D04" w:rsidRDefault="00D47D04">
                            <w:pPr>
                              <w:pStyle w:val="Legenda"/>
                            </w:pPr>
                            <w:bookmarkStart w:id="19" w:name="_Toc482302120"/>
                            <w:bookmarkStart w:id="20" w:name="_Toc482039818"/>
                            <w:bookmarkStart w:id="21" w:name="_Toc482039960"/>
                            <w:bookmarkStart w:id="22"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9"/>
                            <w:bookmarkEnd w:id="20"/>
                            <w:bookmarkEnd w:id="21"/>
                            <w:r>
                              <w:rPr>
                                <w:color w:val="000000"/>
                              </w:rPr>
                              <w:t>: Joseph Carl Fonte: http://www.psynergie.com/psychologie-internet/photo-joseph-licklider.jpg</w:t>
                            </w:r>
                            <w:bookmarkEnd w:id="22"/>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D47D04" w:rsidRDefault="00D47D04">
                      <w:pPr>
                        <w:pStyle w:val="Legenda"/>
                      </w:pPr>
                      <w:bookmarkStart w:id="23" w:name="_Toc482302120"/>
                      <w:bookmarkStart w:id="24" w:name="_Toc482039818"/>
                      <w:bookmarkStart w:id="25" w:name="_Toc482039960"/>
                      <w:bookmarkStart w:id="26"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23"/>
                      <w:bookmarkEnd w:id="24"/>
                      <w:bookmarkEnd w:id="25"/>
                      <w:r>
                        <w:rPr>
                          <w:color w:val="000000"/>
                        </w:rPr>
                        <w:t>: Joseph Carl Fonte: http://www.psynergie.com/psychologie-internet/photo-joseph-licklider.jpg</w:t>
                      </w:r>
                      <w:bookmarkEnd w:id="26"/>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D47D04" w:rsidRDefault="00D47D04">
                            <w:pPr>
                              <w:pStyle w:val="Legenda"/>
                            </w:pPr>
                            <w:bookmarkStart w:id="27" w:name="_Toc482302121"/>
                            <w:bookmarkStart w:id="28" w:name="_Toc482039961"/>
                            <w:bookmarkStart w:id="29" w:name="_Toc482039819"/>
                            <w:bookmarkStart w:id="30"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7"/>
                            <w:bookmarkEnd w:id="28"/>
                            <w:bookmarkEnd w:id="29"/>
                            <w:r>
                              <w:rPr>
                                <w:color w:val="000000"/>
                              </w:rPr>
                              <w:t>: John McCarthy Fonte: http://www-formal.stanford.edu/jmc/jmccolor.jpg</w:t>
                            </w:r>
                            <w:bookmarkEnd w:id="30"/>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D47D04" w:rsidRDefault="00D47D04">
                      <w:pPr>
                        <w:pStyle w:val="Legenda"/>
                      </w:pPr>
                      <w:bookmarkStart w:id="31" w:name="_Toc482302121"/>
                      <w:bookmarkStart w:id="32" w:name="_Toc482039961"/>
                      <w:bookmarkStart w:id="33" w:name="_Toc482039819"/>
                      <w:bookmarkStart w:id="34"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31"/>
                      <w:bookmarkEnd w:id="32"/>
                      <w:bookmarkEnd w:id="33"/>
                      <w:r>
                        <w:rPr>
                          <w:color w:val="000000"/>
                        </w:rPr>
                        <w:t>: John McCarthy Fonte: http://www-formal.stanford.edu/jmc/jmccolor.jpg</w:t>
                      </w:r>
                      <w:bookmarkEnd w:id="34"/>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D47D04" w:rsidRDefault="00D47D04">
                            <w:pPr>
                              <w:pStyle w:val="Legenda"/>
                            </w:pPr>
                            <w:bookmarkStart w:id="35" w:name="_Toc482302122"/>
                            <w:bookmarkStart w:id="36" w:name="_Toc482039962"/>
                            <w:bookmarkStart w:id="37" w:name="_Toc482039820"/>
                            <w:bookmarkStart w:id="38"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5"/>
                            <w:bookmarkEnd w:id="36"/>
                            <w:bookmarkEnd w:id="37"/>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8"/>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D47D04" w:rsidRDefault="00D47D04">
                      <w:pPr>
                        <w:pStyle w:val="Legenda"/>
                      </w:pPr>
                      <w:bookmarkStart w:id="39" w:name="_Toc482302122"/>
                      <w:bookmarkStart w:id="40" w:name="_Toc482039962"/>
                      <w:bookmarkStart w:id="41" w:name="_Toc482039820"/>
                      <w:bookmarkStart w:id="42"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9"/>
                      <w:bookmarkEnd w:id="40"/>
                      <w:bookmarkEnd w:id="41"/>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42"/>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3" w:name="_Toc496802692"/>
      <w:bookmarkStart w:id="44" w:name="_Toc496802921"/>
      <w:bookmarkStart w:id="45" w:name="_Toc496803905"/>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D47D04" w:rsidRDefault="00D47D04">
                            <w:pPr>
                              <w:pStyle w:val="Legenda"/>
                            </w:pPr>
                            <w:bookmarkStart w:id="46" w:name="_Toc482302123"/>
                            <w:bookmarkStart w:id="47" w:name="_Toc482039963"/>
                            <w:bookmarkStart w:id="48" w:name="_Toc482039821"/>
                            <w:bookmarkStart w:id="49"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46"/>
                            <w:bookmarkEnd w:id="47"/>
                            <w:bookmarkEnd w:id="48"/>
                            <w:r>
                              <w:rPr>
                                <w:color w:val="000000"/>
                              </w:rPr>
                              <w:t>: Modelos de Implementação Fonte: http://www.vividdynamics.com/wp-content/uploads/2013/12/cloud-hosting.jpg</w:t>
                            </w:r>
                            <w:bookmarkEnd w:id="49"/>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D47D04" w:rsidRDefault="00D47D04">
                      <w:pPr>
                        <w:pStyle w:val="Legenda"/>
                      </w:pPr>
                      <w:bookmarkStart w:id="50" w:name="_Toc482302123"/>
                      <w:bookmarkStart w:id="51" w:name="_Toc482039963"/>
                      <w:bookmarkStart w:id="52" w:name="_Toc482039821"/>
                      <w:bookmarkStart w:id="53"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50"/>
                      <w:bookmarkEnd w:id="51"/>
                      <w:bookmarkEnd w:id="52"/>
                      <w:r>
                        <w:rPr>
                          <w:color w:val="000000"/>
                        </w:rPr>
                        <w:t>: Modelos de Implementação Fonte: http://www.vividdynamics.com/wp-content/uploads/2013/12/cloud-hosting.jpg</w:t>
                      </w:r>
                      <w:bookmarkEnd w:id="53"/>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3"/>
      <w:bookmarkEnd w:id="44"/>
      <w:bookmarkEnd w:id="45"/>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4" w:name="_Toc496802693"/>
      <w:bookmarkStart w:id="55" w:name="_Toc496802922"/>
      <w:bookmarkStart w:id="56" w:name="_Toc496803906"/>
      <w:r>
        <w:lastRenderedPageBreak/>
        <w:t>2.2.1 Nuvem Pública</w:t>
      </w:r>
      <w:bookmarkEnd w:id="54"/>
      <w:bookmarkEnd w:id="55"/>
      <w:bookmarkEnd w:id="5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D47D04" w:rsidRDefault="00D47D04">
                            <w:pPr>
                              <w:pStyle w:val="Legenda"/>
                            </w:pPr>
                            <w:bookmarkStart w:id="57" w:name="_Toc482302124"/>
                            <w:bookmarkStart w:id="58" w:name="_Toc482039964"/>
                            <w:bookmarkStart w:id="59" w:name="_Toc482039822"/>
                            <w:bookmarkStart w:id="60"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57"/>
                            <w:bookmarkEnd w:id="58"/>
                            <w:bookmarkEnd w:id="59"/>
                            <w:r>
                              <w:rPr>
                                <w:color w:val="000000"/>
                              </w:rPr>
                              <w:t>: Nuvem pública Fonte: http://www.ximedica.info/images/uploads/the_cloud-resized-600.jpg</w:t>
                            </w:r>
                            <w:bookmarkEnd w:id="6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D47D04" w:rsidRDefault="00D47D04">
                      <w:pPr>
                        <w:pStyle w:val="Legenda"/>
                      </w:pPr>
                      <w:bookmarkStart w:id="61" w:name="_Toc482302124"/>
                      <w:bookmarkStart w:id="62" w:name="_Toc482039964"/>
                      <w:bookmarkStart w:id="63" w:name="_Toc482039822"/>
                      <w:bookmarkStart w:id="64"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61"/>
                      <w:bookmarkEnd w:id="62"/>
                      <w:bookmarkEnd w:id="63"/>
                      <w:r>
                        <w:rPr>
                          <w:color w:val="000000"/>
                        </w:rPr>
                        <w:t>: Nuvem pública Fonte: http://www.ximedica.info/images/uploads/the_cloud-resized-600.jpg</w:t>
                      </w:r>
                      <w:bookmarkEnd w:id="6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5" w:name="_Toc496802694"/>
      <w:bookmarkStart w:id="66" w:name="_Toc496802923"/>
      <w:bookmarkStart w:id="67" w:name="_Toc496803907"/>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D47D04" w:rsidRDefault="00D47D04">
                            <w:pPr>
                              <w:pStyle w:val="Legenda"/>
                            </w:pPr>
                            <w:bookmarkStart w:id="68" w:name="_Toc482302125"/>
                            <w:bookmarkStart w:id="69" w:name="_Toc482039965"/>
                            <w:bookmarkStart w:id="70" w:name="_Toc482039823"/>
                            <w:bookmarkStart w:id="71"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68"/>
                            <w:bookmarkEnd w:id="69"/>
                            <w:bookmarkEnd w:id="70"/>
                            <w:r>
                              <w:rPr>
                                <w:color w:val="000000"/>
                              </w:rPr>
                              <w:t>: Nuvem Privada Fonte: https://web-material3.yokogawa.com/image_8952.jpg</w:t>
                            </w:r>
                            <w:bookmarkEnd w:id="71"/>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D47D04" w:rsidRDefault="00D47D04">
                      <w:pPr>
                        <w:pStyle w:val="Legenda"/>
                      </w:pPr>
                      <w:bookmarkStart w:id="72" w:name="_Toc482302125"/>
                      <w:bookmarkStart w:id="73" w:name="_Toc482039965"/>
                      <w:bookmarkStart w:id="74" w:name="_Toc482039823"/>
                      <w:bookmarkStart w:id="75"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72"/>
                      <w:bookmarkEnd w:id="73"/>
                      <w:bookmarkEnd w:id="74"/>
                      <w:r>
                        <w:rPr>
                          <w:color w:val="000000"/>
                        </w:rPr>
                        <w:t>: Nuvem Privada Fonte: https://web-material3.yokogawa.com/image_8952.jpg</w:t>
                      </w:r>
                      <w:bookmarkEnd w:id="75"/>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5"/>
      <w:bookmarkEnd w:id="66"/>
      <w:bookmarkEnd w:id="67"/>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6" w:name="_Toc496802695"/>
      <w:bookmarkStart w:id="77" w:name="_Toc496802924"/>
      <w:bookmarkStart w:id="78" w:name="_Toc496803908"/>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D47D04" w:rsidRDefault="00D47D04">
                            <w:pPr>
                              <w:pStyle w:val="Legenda"/>
                            </w:pPr>
                            <w:bookmarkStart w:id="79" w:name="_Toc482302126"/>
                            <w:bookmarkStart w:id="80" w:name="_Toc482039966"/>
                            <w:bookmarkStart w:id="81" w:name="_Toc482039824"/>
                            <w:bookmarkStart w:id="82"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79"/>
                            <w:bookmarkEnd w:id="80"/>
                            <w:bookmarkEnd w:id="81"/>
                            <w:r>
                              <w:rPr>
                                <w:color w:val="000000"/>
                              </w:rPr>
                              <w:t>: Nuvem Comunitária Fonte: https://lh4.googleusercontent.com/NWf67CzmfbXLVsj60ZRyC-eX-UcdAt3ITRZcgedyN4dBbGU0BOWdCSNdtuqz9DxZ4fHNC6GLnUlreeoRX__8c07l61YMMoY3zxKJvMkbFfx92vjjDYLm1ai2STm0h4XQfA</w:t>
                            </w:r>
                            <w:bookmarkEnd w:id="82"/>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D47D04" w:rsidRDefault="00D47D04">
                      <w:pPr>
                        <w:pStyle w:val="Legenda"/>
                      </w:pPr>
                      <w:bookmarkStart w:id="83" w:name="_Toc482302126"/>
                      <w:bookmarkStart w:id="84" w:name="_Toc482039966"/>
                      <w:bookmarkStart w:id="85" w:name="_Toc482039824"/>
                      <w:bookmarkStart w:id="86"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83"/>
                      <w:bookmarkEnd w:id="84"/>
                      <w:bookmarkEnd w:id="85"/>
                      <w:r>
                        <w:rPr>
                          <w:color w:val="000000"/>
                        </w:rPr>
                        <w:t>: Nuvem Comunitária Fonte: https://lh4.googleusercontent.com/NWf67CzmfbXLVsj60ZRyC-eX-UcdAt3ITRZcgedyN4dBbGU0BOWdCSNdtuqz9DxZ4fHNC6GLnUlreeoRX__8c07l61YMMoY3zxKJvMkbFfx92vjjDYLm1ai2STm0h4XQfA</w:t>
                      </w:r>
                      <w:bookmarkEnd w:id="8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6"/>
      <w:bookmarkEnd w:id="77"/>
      <w:bookmarkEnd w:id="78"/>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7" w:name="_Toc496802696"/>
      <w:bookmarkStart w:id="88" w:name="_Toc496802925"/>
      <w:bookmarkStart w:id="89" w:name="_Toc496803909"/>
      <w:r>
        <w:lastRenderedPageBreak/>
        <w:t>2.2.3 Nuvem Híbrida</w:t>
      </w:r>
      <w:bookmarkEnd w:id="87"/>
      <w:bookmarkEnd w:id="88"/>
      <w:bookmarkEnd w:id="89"/>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D47D04" w:rsidRDefault="00D47D04">
                            <w:pPr>
                              <w:pStyle w:val="Legenda"/>
                            </w:pPr>
                            <w:bookmarkStart w:id="90" w:name="_Toc482302127"/>
                            <w:bookmarkStart w:id="91" w:name="_Toc482039967"/>
                            <w:bookmarkStart w:id="92" w:name="_Toc482039825"/>
                            <w:bookmarkStart w:id="93"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0"/>
                            <w:bookmarkEnd w:id="91"/>
                            <w:bookmarkEnd w:id="92"/>
                            <w:r>
                              <w:rPr>
                                <w:color w:val="000000"/>
                              </w:rPr>
                              <w:t>: Modelos de Implementação Fonte: https://puserscontentstorage.blob.core.windows.net/userimages/de1cc483-bb71-4170-bd25-0c04f167acf5/c9851e30-da98-4765-92bb-d33ca089ff49image32.png</w:t>
                            </w:r>
                            <w:bookmarkEnd w:id="93"/>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D47D04" w:rsidRDefault="00D47D04">
                      <w:pPr>
                        <w:pStyle w:val="Legenda"/>
                      </w:pPr>
                      <w:bookmarkStart w:id="94" w:name="_Toc482302127"/>
                      <w:bookmarkStart w:id="95" w:name="_Toc482039967"/>
                      <w:bookmarkStart w:id="96" w:name="_Toc482039825"/>
                      <w:bookmarkStart w:id="97"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4"/>
                      <w:bookmarkEnd w:id="95"/>
                      <w:bookmarkEnd w:id="96"/>
                      <w:r>
                        <w:rPr>
                          <w:color w:val="000000"/>
                        </w:rPr>
                        <w:t>: Modelos de Implementação Fonte: https://puserscontentstorage.blob.core.windows.net/userimages/de1cc483-bb71-4170-bd25-0c04f167acf5/c9851e30-da98-4765-92bb-d33ca089ff49image32.png</w:t>
                      </w:r>
                      <w:bookmarkEnd w:id="97"/>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8" w:name="_Toc496802697"/>
      <w:bookmarkStart w:id="99" w:name="_Toc496802926"/>
      <w:bookmarkStart w:id="100" w:name="_Toc496803910"/>
      <w:r>
        <w:lastRenderedPageBreak/>
        <w:t>2.3 Princípios da computação em nuvem</w:t>
      </w:r>
      <w:bookmarkEnd w:id="98"/>
      <w:bookmarkEnd w:id="99"/>
      <w:bookmarkEnd w:id="100"/>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1" w:name="_Toc496802698"/>
      <w:bookmarkStart w:id="102" w:name="_Toc496802927"/>
      <w:bookmarkStart w:id="103" w:name="_Toc496803911"/>
      <w:r>
        <w:lastRenderedPageBreak/>
        <w:t>2.4 Modelos de Serviços</w:t>
      </w:r>
      <w:bookmarkEnd w:id="101"/>
      <w:bookmarkEnd w:id="102"/>
      <w:bookmarkEnd w:id="103"/>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D47D04" w:rsidRDefault="00D47D04">
                            <w:pPr>
                              <w:pStyle w:val="Legenda"/>
                            </w:pPr>
                            <w:bookmarkStart w:id="104" w:name="_Toc482039826"/>
                            <w:bookmarkStart w:id="105" w:name="_Toc482302128"/>
                            <w:bookmarkStart w:id="106" w:name="_Toc482039968"/>
                            <w:bookmarkStart w:id="107"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04"/>
                            <w:bookmarkEnd w:id="105"/>
                            <w:bookmarkEnd w:id="106"/>
                            <w:r>
                              <w:rPr>
                                <w:color w:val="000000"/>
                              </w:rPr>
                              <w:t>: Modelos de Serviço Fonte: http://ftp.unipar.br/~seinpar/2013/artigos/Rogerio%20Schueroff%20Vandresen.pdf</w:t>
                            </w:r>
                            <w:bookmarkEnd w:id="107"/>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D47D04" w:rsidRDefault="00D47D04">
                      <w:pPr>
                        <w:pStyle w:val="Legenda"/>
                      </w:pPr>
                      <w:bookmarkStart w:id="108" w:name="_Toc482039826"/>
                      <w:bookmarkStart w:id="109" w:name="_Toc482302128"/>
                      <w:bookmarkStart w:id="110" w:name="_Toc482039968"/>
                      <w:bookmarkStart w:id="111"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08"/>
                      <w:bookmarkEnd w:id="109"/>
                      <w:bookmarkEnd w:id="110"/>
                      <w:r>
                        <w:rPr>
                          <w:color w:val="000000"/>
                        </w:rPr>
                        <w:t>: Modelos de Serviço Fonte: http://ftp.unipar.br/~seinpar/2013/artigos/Rogerio%20Schueroff%20Vandresen.pdf</w:t>
                      </w:r>
                      <w:bookmarkEnd w:id="111"/>
                    </w:p>
                  </w:txbxContent>
                </v:textbox>
                <w10:wrap type="square"/>
              </v:rect>
            </w:pict>
          </mc:Fallback>
        </mc:AlternateContent>
      </w:r>
    </w:p>
    <w:p w14:paraId="589B472E" w14:textId="77777777" w:rsidR="009C7518" w:rsidRDefault="00C254AC">
      <w:r>
        <w:br w:type="page"/>
      </w:r>
    </w:p>
    <w:p w14:paraId="580691CA" w14:textId="0D3459A5" w:rsidR="009C7518" w:rsidRDefault="00C254AC">
      <w:pPr>
        <w:pStyle w:val="Ttulo11"/>
      </w:pPr>
      <w:bookmarkStart w:id="112" w:name="_Toc496802699"/>
      <w:bookmarkStart w:id="113" w:name="_Toc496802928"/>
      <w:bookmarkStart w:id="114" w:name="_Toc496803912"/>
      <w:r>
        <w:lastRenderedPageBreak/>
        <w:t xml:space="preserve">3 </w:t>
      </w:r>
      <w:r w:rsidR="00671E6C">
        <w:t>Container vs V</w:t>
      </w:r>
      <w:r w:rsidRPr="0077216E">
        <w:t>irtualização</w:t>
      </w:r>
      <w:bookmarkEnd w:id="112"/>
      <w:bookmarkEnd w:id="113"/>
      <w:bookmarkEnd w:id="114"/>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D47D04" w:rsidRDefault="00D47D04">
                            <w:pPr>
                              <w:pStyle w:val="Legenda"/>
                            </w:pPr>
                            <w:bookmarkStart w:id="115" w:name="_Toc482302129"/>
                            <w:bookmarkStart w:id="116" w:name="_Toc482039969"/>
                            <w:bookmarkStart w:id="117" w:name="_Toc482039827"/>
                            <w:bookmarkStart w:id="118"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5"/>
                            <w:bookmarkEnd w:id="116"/>
                            <w:bookmarkEnd w:id="117"/>
                            <w:r>
                              <w:rPr>
                                <w:color w:val="000000"/>
                              </w:rPr>
                              <w:t xml:space="preserve"> Hospedado Fonte: http://3way.com.br/saiba-como-a-virtualizacao-por-container-mudou-a-infraestrutura-de-ti/</w:t>
                            </w:r>
                            <w:bookmarkEnd w:id="118"/>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D47D04" w:rsidRDefault="00D47D04">
                      <w:pPr>
                        <w:pStyle w:val="Legenda"/>
                      </w:pPr>
                      <w:bookmarkStart w:id="119" w:name="_Toc482302129"/>
                      <w:bookmarkStart w:id="120" w:name="_Toc482039969"/>
                      <w:bookmarkStart w:id="121" w:name="_Toc482039827"/>
                      <w:bookmarkStart w:id="122"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9"/>
                      <w:bookmarkEnd w:id="120"/>
                      <w:bookmarkEnd w:id="121"/>
                      <w:r>
                        <w:rPr>
                          <w:color w:val="000000"/>
                        </w:rPr>
                        <w:t xml:space="preserve"> Hospedado Fonte: http://3way.com.br/saiba-como-a-virtualizacao-por-container-mudou-a-infraestrutura-de-ti/</w:t>
                      </w:r>
                      <w:bookmarkEnd w:id="122"/>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123" w:name="_Toc482302130"/>
      <w:bookmarkStart w:id="124" w:name="_Toc496268959"/>
      <w:r>
        <w:t xml:space="preserve">Figura </w:t>
      </w:r>
      <w:r>
        <w:fldChar w:fldCharType="begin"/>
      </w:r>
      <w:r>
        <w:instrText>SEQ Figura \* ARABIC</w:instrText>
      </w:r>
      <w:r>
        <w:fldChar w:fldCharType="separate"/>
      </w:r>
      <w:r w:rsidR="001E1CF0">
        <w:rPr>
          <w:noProof/>
        </w:rPr>
        <w:t>12</w:t>
      </w:r>
      <w:r>
        <w:fldChar w:fldCharType="end"/>
      </w:r>
      <w:bookmarkEnd w:id="123"/>
      <w:r>
        <w:t xml:space="preserve"> - Evolução do Hypervisor Fonte: http://3way.com.br/saiba-como-a-virtualizacao-por-container-revolucionou-a-infraestrutura-de-ti.png</w:t>
      </w:r>
      <w:bookmarkEnd w:id="124"/>
    </w:p>
    <w:p w14:paraId="6B3C12D1" w14:textId="77777777" w:rsidR="009C7518" w:rsidRDefault="009C7518"/>
    <w:p w14:paraId="7AAACB57" w14:textId="40B08167" w:rsidR="009C7518" w:rsidRDefault="00C254AC" w:rsidP="00464BD8">
      <w:pPr>
        <w:ind w:firstLine="708"/>
      </w:pPr>
      <w:r>
        <w:t xml:space="preserve">O modelo de containers elimina a camada do sistema operacional que existia para </w:t>
      </w:r>
      <w:r w:rsidR="00A94FE2">
        <w:t>cada máquina</w:t>
      </w:r>
      <w:r>
        <w:t xml:space="preserve"> virtualizada e o hypervisor para gerenciar as instâncias </w:t>
      </w:r>
      <w:r w:rsidR="00A94FE2">
        <w:t xml:space="preserve">virtualizadas. A virtualização </w:t>
      </w:r>
      <w:r>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125" w:name="_Toc482302131"/>
      <w:bookmarkStart w:id="126" w:name="_Toc496268960"/>
      <w:r>
        <w:t xml:space="preserve">Figura </w:t>
      </w:r>
      <w:r>
        <w:fldChar w:fldCharType="begin"/>
      </w:r>
      <w:r>
        <w:instrText>SEQ Figura \* ARABIC</w:instrText>
      </w:r>
      <w:r>
        <w:fldChar w:fldCharType="separate"/>
      </w:r>
      <w:r w:rsidR="001E1CF0">
        <w:rPr>
          <w:noProof/>
        </w:rPr>
        <w:t>13</w:t>
      </w:r>
      <w:r>
        <w:fldChar w:fldCharType="end"/>
      </w:r>
      <w:bookmarkEnd w:id="125"/>
      <w:r>
        <w:t xml:space="preserve"> - Virtualização por Container Fonte: http://3way.com.br/saiba-como-a-virtualizacao-por-container-revolucionou-a-infraestrutura-de-ti.png</w:t>
      </w:r>
      <w:bookmarkEnd w:id="126"/>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w:t>
      </w:r>
      <w:proofErr w:type="spellStart"/>
      <w:r>
        <w:t>Quality</w:t>
      </w:r>
      <w:proofErr w:type="spellEnd"/>
      <w:r>
        <w:t xml:space="preserve"> </w:t>
      </w:r>
      <w:proofErr w:type="spellStart"/>
      <w:r>
        <w:t>Assurance</w:t>
      </w:r>
      <w:proofErr w:type="spellEnd"/>
      <w:r>
        <w:t xml:space="preserve">, </w:t>
      </w:r>
      <w:proofErr w:type="spellStart"/>
      <w:r>
        <w:t>Staging</w:t>
      </w:r>
      <w:proofErr w:type="spellEnd"/>
      <w:r>
        <w:t xml:space="preserve">, Produção); o </w:t>
      </w:r>
      <w:r>
        <w:lastRenderedPageBreak/>
        <w:t>container pode ser baixado em qualquer lugar, e máquina hospedeira utilizando o Dockerhub (repositório do docker).</w:t>
      </w:r>
    </w:p>
    <w:p w14:paraId="388F678B" w14:textId="6B8569B1" w:rsidR="009C7518" w:rsidRDefault="00C254AC" w:rsidP="00250D8C">
      <w:pPr>
        <w:ind w:firstLine="708"/>
      </w:pPr>
      <w:r>
        <w:t xml:space="preserve">Esse dinamismo foi um dos alicerces da computação em nuvem, permitindo replicações de recursos, aplicações e escalabilidade a níveis nunca vistos antes. </w:t>
      </w:r>
    </w:p>
    <w:p w14:paraId="5E079FB0" w14:textId="77777777" w:rsidR="00D22DB7" w:rsidRDefault="00D22DB7">
      <w:pPr>
        <w:rPr>
          <w:ins w:id="127" w:author="Thiago Cruz" w:date="2017-10-26T17:33:00Z"/>
          <w:rFonts w:ascii="Calibri" w:hAnsi="Calibri"/>
          <w:sz w:val="22"/>
          <w:szCs w:val="20"/>
        </w:rPr>
      </w:pPr>
      <w:ins w:id="128" w:author="Thiago Cruz" w:date="2017-10-26T17:33:00Z">
        <w:r>
          <w:br w:type="page"/>
        </w:r>
      </w:ins>
    </w:p>
    <w:p w14:paraId="70841104" w14:textId="2DDACE32" w:rsidR="009C7518" w:rsidRPr="00D22DB7" w:rsidRDefault="00C254AC" w:rsidP="005C0C6F">
      <w:pPr>
        <w:pStyle w:val="Ttulo11"/>
      </w:pPr>
      <w:bookmarkStart w:id="129" w:name="_Toc496802700"/>
      <w:bookmarkStart w:id="130" w:name="_Toc496802929"/>
      <w:bookmarkStart w:id="131" w:name="_Toc496803913"/>
      <w:r w:rsidRPr="00D22DB7">
        <w:lastRenderedPageBreak/>
        <w:t>3.1 LXC Containers</w:t>
      </w:r>
      <w:bookmarkEnd w:id="129"/>
      <w:bookmarkEnd w:id="130"/>
      <w:bookmarkEnd w:id="131"/>
    </w:p>
    <w:p w14:paraId="158DB846" w14:textId="1058D09B" w:rsidR="009C7518" w:rsidRDefault="00C254AC" w:rsidP="00E01C51">
      <w:pPr>
        <w:ind w:firstLine="708"/>
      </w:pPr>
      <w:r w:rsidRPr="00D22DB7">
        <w:rPr>
          <w:sz w:val="26"/>
          <w:szCs w:val="26"/>
          <w:rPrChange w:id="132" w:author="Thiago Cruz" w:date="2017-10-26T17:30:00Z">
            <w:rPr/>
          </w:rPrChange>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Pr>
          <w:color w:val="000000"/>
        </w:rPr>
        <w:t>sistema.”</w:t>
      </w:r>
      <w:proofErr w:type="gramEnd"/>
      <w:r w:rsidR="0000038E">
        <w:rPr>
          <w:rStyle w:val="Refdenotaderodap"/>
        </w:rPr>
        <w:footnoteReference w:customMarkFollows="1" w:id="3"/>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133" w:name="_Toc482302132"/>
      <w:bookmarkStart w:id="134" w:name="_Toc496268961"/>
      <w:r>
        <w:t xml:space="preserve">Figura </w:t>
      </w:r>
      <w:r>
        <w:fldChar w:fldCharType="begin"/>
      </w:r>
      <w:r>
        <w:instrText>SEQ Figura \* ARABIC</w:instrText>
      </w:r>
      <w:r>
        <w:fldChar w:fldCharType="separate"/>
      </w:r>
      <w:r w:rsidR="001E1CF0">
        <w:rPr>
          <w:noProof/>
        </w:rPr>
        <w:t>14</w:t>
      </w:r>
      <w:r>
        <w:fldChar w:fldCharType="end"/>
      </w:r>
      <w:bookmarkEnd w:id="133"/>
      <w:r>
        <w:t xml:space="preserve"> - LXC Container Fonte: http://3way.com.br/saiba-como-a-virtualizacao-por-container-revolucionou-a-infraestrutura-de-ti-part2/.png</w:t>
      </w:r>
      <w:bookmarkEnd w:id="134"/>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Default="00C254AC" w:rsidP="006063FB">
      <w:pPr>
        <w:pStyle w:val="PargrafodaLista"/>
        <w:numPr>
          <w:ilvl w:val="0"/>
          <w:numId w:val="15"/>
        </w:numPr>
      </w:pPr>
      <w:r w:rsidRPr="006063FB">
        <w:rPr>
          <w:color w:val="000000"/>
        </w:rPr>
        <w:t>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rPr>
      </w:pPr>
    </w:p>
    <w:p w14:paraId="145873E0" w14:textId="502AAAA1" w:rsidR="009C7518" w:rsidRDefault="00C254AC" w:rsidP="006063FB">
      <w:pPr>
        <w:pStyle w:val="PargrafodaLista"/>
        <w:numPr>
          <w:ilvl w:val="0"/>
          <w:numId w:val="15"/>
        </w:numPr>
      </w:pPr>
      <w:r w:rsidRPr="006063FB">
        <w:rPr>
          <w:color w:val="000000"/>
        </w:rPr>
        <w:t>Escalabilidade: O provisionamento dinâmico do LXC container, permite criar instâncias conforme a demanda, promovendo disponibilidade de serviço.</w:t>
      </w:r>
    </w:p>
    <w:p w14:paraId="20621DFC" w14:textId="77777777" w:rsidR="009C7518" w:rsidRDefault="009C7518"/>
    <w:p w14:paraId="6F251C91" w14:textId="2CF1C259" w:rsidR="009C7518" w:rsidRDefault="005975E3" w:rsidP="006063FB">
      <w:pPr>
        <w:pStyle w:val="PargrafodaLista"/>
        <w:numPr>
          <w:ilvl w:val="0"/>
          <w:numId w:val="15"/>
        </w:numPr>
      </w:pPr>
      <w:r>
        <w:rPr>
          <w:color w:val="000000"/>
        </w:rPr>
        <w:t xml:space="preserve">Custo: </w:t>
      </w:r>
      <w:r w:rsidR="00C254AC" w:rsidRPr="006063FB">
        <w:rPr>
          <w:color w:val="000000"/>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135" w:name="_Toc482302133"/>
      <w:bookmarkStart w:id="136" w:name="_Toc496268962"/>
      <w:r>
        <w:t xml:space="preserve">Figura </w:t>
      </w:r>
      <w:r>
        <w:fldChar w:fldCharType="begin"/>
      </w:r>
      <w:r>
        <w:instrText>SEQ Figura \* ARABIC</w:instrText>
      </w:r>
      <w:r>
        <w:fldChar w:fldCharType="separate"/>
      </w:r>
      <w:r w:rsidR="001E1CF0">
        <w:rPr>
          <w:noProof/>
        </w:rPr>
        <w:t>15</w:t>
      </w:r>
      <w:r>
        <w:fldChar w:fldCharType="end"/>
      </w:r>
      <w:bookmarkEnd w:id="135"/>
      <w:r>
        <w:t xml:space="preserve"> LXC </w:t>
      </w:r>
      <w:proofErr w:type="spellStart"/>
      <w:r>
        <w:t>vs</w:t>
      </w:r>
      <w:proofErr w:type="spellEnd"/>
      <w:r>
        <w:t xml:space="preserve"> KVM Fonte: </w:t>
      </w:r>
      <w:proofErr w:type="gramStart"/>
      <w:r>
        <w:t>http:3way.com.br</w:t>
      </w:r>
      <w:proofErr w:type="gramEnd"/>
      <w:r>
        <w:t>/saiba-como-a-virtualizacao-por-container-revolucionou-a-infraestrutura-de-ti-part2/.png</w:t>
      </w:r>
      <w:bookmarkEnd w:id="136"/>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7A1451" w:rsidRDefault="00385309" w:rsidP="00385309">
      <w:pPr>
        <w:pStyle w:val="PargrafodaLista"/>
        <w:numPr>
          <w:ilvl w:val="0"/>
          <w:numId w:val="5"/>
        </w:numPr>
        <w:rPr>
          <w:lang w:val="x-none" w:eastAsia="x-none"/>
        </w:rPr>
      </w:pPr>
      <w:r w:rsidRPr="007A1451">
        <w:rPr>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Default="00385309" w:rsidP="00385309">
      <w:pPr>
        <w:pStyle w:val="PargrafodaLista"/>
        <w:numPr>
          <w:ilvl w:val="0"/>
          <w:numId w:val="5"/>
        </w:numPr>
      </w:pPr>
      <w:r>
        <w:t xml:space="preserve">Segundo: Containers são leves – </w:t>
      </w:r>
      <w:r w:rsidR="00393659">
        <w:t xml:space="preserve">A memória </w:t>
      </w:r>
      <w:r w:rsidR="00734325">
        <w:t>dentro do container é pequena</w:t>
      </w:r>
      <w:r w:rsidR="00EE59A9">
        <w:t xml:space="preserve">. O container apenas </w:t>
      </w:r>
      <w:r w:rsidR="00303BFA">
        <w:t>alocará memória para o processo principal</w:t>
      </w:r>
    </w:p>
    <w:p w14:paraId="4CC6FEB4" w14:textId="3AD5D1AF" w:rsidR="00385309" w:rsidRPr="00491F99" w:rsidRDefault="00385309" w:rsidP="00491F99">
      <w:pPr>
        <w:pStyle w:val="PargrafodaLista"/>
        <w:numPr>
          <w:ilvl w:val="0"/>
          <w:numId w:val="5"/>
        </w:numPr>
        <w:rPr>
          <w:color w:val="000000"/>
        </w:rPr>
      </w:pPr>
      <w:r>
        <w:t xml:space="preserve">Terceiro: Containers são rápidos </w:t>
      </w:r>
      <w:r w:rsidR="002271DA">
        <w:t xml:space="preserve">– É necessário instanciar um container de forma rápida, assim como um típico processo Linux inicia. Instanciado em minutos, é necessário iniciar um novo container em segundos.  </w:t>
      </w:r>
    </w:p>
    <w:p w14:paraId="2A79B002" w14:textId="77777777" w:rsidR="009C7518" w:rsidRDefault="00C254AC">
      <w:pPr>
        <w:pStyle w:val="Ttulo11"/>
      </w:pPr>
      <w:bookmarkStart w:id="137" w:name="_Toc496802701"/>
      <w:bookmarkStart w:id="138" w:name="_Toc496802930"/>
      <w:bookmarkStart w:id="139" w:name="_Toc496803914"/>
      <w:r>
        <w:lastRenderedPageBreak/>
        <w:t>4. Docker</w:t>
      </w:r>
      <w:bookmarkEnd w:id="137"/>
      <w:bookmarkEnd w:id="138"/>
      <w:bookmarkEnd w:id="139"/>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661A99B4" w14:textId="1A145CD4" w:rsidR="008A3DA0" w:rsidRDefault="008A3DA0">
      <w:pPr>
        <w:rPr>
          <w:lang w:val="x-none" w:eastAsia="x-none"/>
        </w:rPr>
      </w:pPr>
    </w:p>
    <w:p w14:paraId="57FECFDA" w14:textId="77571CF6" w:rsidR="00067AB3" w:rsidRPr="001A3F07" w:rsidRDefault="00067AB3" w:rsidP="001A3F07">
      <w:pPr>
        <w:rPr>
          <w:lang w:val="x-none" w:eastAsia="x-none"/>
        </w:rPr>
      </w:pPr>
      <w:r>
        <w:t xml:space="preserve"> </w:t>
      </w:r>
    </w:p>
    <w:p w14:paraId="239A5CC1" w14:textId="00A5AB86" w:rsidR="001D4D81" w:rsidRDefault="001D4D81">
      <w:pPr>
        <w:rPr>
          <w:b/>
        </w:rPr>
      </w:pPr>
    </w:p>
    <w:p w14:paraId="3A4597F9" w14:textId="77777777" w:rsidR="00C50AD0" w:rsidRDefault="00C50AD0">
      <w:pPr>
        <w:rPr>
          <w:b/>
        </w:rPr>
      </w:pPr>
      <w:r>
        <w:rPr>
          <w:b/>
        </w:rPr>
        <w:br w:type="page"/>
      </w:r>
    </w:p>
    <w:p w14:paraId="7BF2390D" w14:textId="6EB1E907" w:rsidR="00AD5AFC" w:rsidRPr="00AD5AFC" w:rsidRDefault="00AD5AFC" w:rsidP="00AD5AFC">
      <w:pPr>
        <w:rPr>
          <w:b/>
        </w:rPr>
      </w:pPr>
      <w:r w:rsidRPr="00AD5AFC">
        <w:rPr>
          <w:b/>
        </w:rPr>
        <w:lastRenderedPageBreak/>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6"/>
        <w:t>4</w:t>
      </w:r>
    </w:p>
    <w:p w14:paraId="20A17178" w14:textId="763D1203" w:rsidR="003C2963" w:rsidRDefault="003C2963">
      <w:r>
        <w:br w:type="page"/>
      </w:r>
    </w:p>
    <w:p w14:paraId="7F0E0D0E" w14:textId="7AE89CC9" w:rsidR="00DD52E1" w:rsidRPr="00086281" w:rsidRDefault="008A414F" w:rsidP="00DD52E1">
      <w:pPr>
        <w:pStyle w:val="Ttulo11"/>
      </w:pPr>
      <w:bookmarkStart w:id="140" w:name="_Toc496802702"/>
      <w:bookmarkStart w:id="141" w:name="_Toc496802931"/>
      <w:bookmarkStart w:id="142" w:name="_Toc496803915"/>
      <w:r w:rsidRPr="00086281">
        <w:lastRenderedPageBreak/>
        <w:t xml:space="preserve">4.1 </w:t>
      </w:r>
      <w:r w:rsidR="0033526A">
        <w:t>M</w:t>
      </w:r>
      <w:r w:rsidR="00DD52E1" w:rsidRPr="00086281">
        <w:t>otivos para usar o Docker</w:t>
      </w:r>
      <w:bookmarkEnd w:id="140"/>
      <w:bookmarkEnd w:id="141"/>
      <w:bookmarkEnd w:id="142"/>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3497A155" w14:textId="77777777" w:rsidR="002235BC" w:rsidRDefault="00C34F7E" w:rsidP="002235BC">
      <w:pPr>
        <w:rPr>
          <w:lang w:val="x-none" w:eastAsia="x-none"/>
        </w:rPr>
      </w:pPr>
      <w:r>
        <w:rPr>
          <w:lang w:val="x-none" w:eastAsia="x-none"/>
        </w:rPr>
        <w:t>De acordo com o livro Docker para desenvolvedores:</w:t>
      </w:r>
    </w:p>
    <w:p w14:paraId="7597F5C0" w14:textId="278BDDC7" w:rsidR="003B79D6" w:rsidRPr="00CF43A5" w:rsidRDefault="003B79D6" w:rsidP="00661E99">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707398">
        <w:rPr>
          <w:rStyle w:val="Refdenotaderodap"/>
          <w:rFonts w:eastAsia="Times New Roman"/>
        </w:rPr>
        <w:footnoteReference w:customMarkFollows="1" w:id="7"/>
        <w:t>5</w:t>
      </w:r>
    </w:p>
    <w:p w14:paraId="11290880" w14:textId="79C101C3" w:rsidR="00944EC6" w:rsidRDefault="00944EC6">
      <w:pPr>
        <w:rPr>
          <w:lang w:eastAsia="en-US"/>
        </w:rPr>
      </w:pPr>
    </w:p>
    <w:p w14:paraId="1573C852" w14:textId="77777777" w:rsidR="00074610" w:rsidRDefault="00074610" w:rsidP="00A2031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15D8C171" w14:textId="77777777" w:rsidR="00074610" w:rsidRDefault="00074610" w:rsidP="00A2031C">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3781C2C0" w14:textId="77777777" w:rsidR="00074610" w:rsidRDefault="00074610" w:rsidP="00A2031C">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08190A28" w14:textId="77777777" w:rsidR="00074610" w:rsidRDefault="00074610" w:rsidP="00A2031C">
      <w:pPr>
        <w:pStyle w:val="PargrafodaLista"/>
        <w:numPr>
          <w:ilvl w:val="0"/>
          <w:numId w:val="5"/>
        </w:numPr>
        <w:rPr>
          <w:lang w:val="x-none" w:eastAsia="x-none"/>
        </w:rPr>
      </w:pPr>
      <w:r>
        <w:rPr>
          <w:lang w:val="x-none" w:eastAsia="x-none"/>
        </w:rPr>
        <w:t>Fácil Escalabilidade</w:t>
      </w:r>
    </w:p>
    <w:p w14:paraId="43A7622B" w14:textId="77777777" w:rsidR="00074610" w:rsidRDefault="00074610" w:rsidP="00A2031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076DE9F6" w14:textId="77777777" w:rsidR="00074610" w:rsidRDefault="00074610" w:rsidP="00A2031C">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1EB529C8" w14:textId="77777777" w:rsidR="00074610" w:rsidRDefault="00074610" w:rsidP="00A2031C">
      <w:pPr>
        <w:pStyle w:val="PargrafodaLista"/>
        <w:numPr>
          <w:ilvl w:val="1"/>
          <w:numId w:val="5"/>
        </w:numPr>
        <w:rPr>
          <w:lang w:eastAsia="x-none"/>
        </w:rPr>
      </w:pPr>
      <w:r>
        <w:rPr>
          <w:lang w:eastAsia="x-none"/>
        </w:rPr>
        <w:t>Como a aplicação fica isolada, a mesma pode possuir todas as suas dependências (variáveis de ambiente, bibliotecas e outras dependências) no próprio container.</w:t>
      </w:r>
    </w:p>
    <w:p w14:paraId="2710A5F7" w14:textId="77777777" w:rsidR="00074610" w:rsidRDefault="00074610" w:rsidP="00A2031C">
      <w:pPr>
        <w:pStyle w:val="PargrafodaLista"/>
        <w:numPr>
          <w:ilvl w:val="0"/>
          <w:numId w:val="5"/>
        </w:numPr>
        <w:rPr>
          <w:lang w:val="x-none" w:eastAsia="x-none"/>
        </w:rPr>
      </w:pPr>
      <w:r>
        <w:rPr>
          <w:lang w:val="x-none" w:eastAsia="x-none"/>
        </w:rPr>
        <w:t>Ambientes de execuções leves e isolados</w:t>
      </w:r>
    </w:p>
    <w:p w14:paraId="44BBB312" w14:textId="77777777" w:rsidR="00074610" w:rsidRDefault="00074610" w:rsidP="00A2031C">
      <w:pPr>
        <w:pStyle w:val="PargrafodaLista"/>
        <w:numPr>
          <w:ilvl w:val="1"/>
          <w:numId w:val="5"/>
        </w:numPr>
        <w:rPr>
          <w:lang w:eastAsia="x-none"/>
        </w:rPr>
      </w:pPr>
      <w:r>
        <w:rPr>
          <w:lang w:eastAsia="x-none"/>
        </w:rPr>
        <w:t>Cada aplicação ou recurso fica isolado, somente com o que é necessário à sua execução.</w:t>
      </w:r>
    </w:p>
    <w:p w14:paraId="6FD1982C" w14:textId="77777777" w:rsidR="00074610" w:rsidRDefault="00074610" w:rsidP="00A2031C">
      <w:pPr>
        <w:pStyle w:val="PargrafodaLista"/>
        <w:numPr>
          <w:ilvl w:val="0"/>
          <w:numId w:val="5"/>
        </w:numPr>
        <w:rPr>
          <w:lang w:val="x-none" w:eastAsia="x-none"/>
        </w:rPr>
      </w:pPr>
      <w:r>
        <w:rPr>
          <w:lang w:val="x-none" w:eastAsia="x-none"/>
        </w:rPr>
        <w:t>Camadas compartilhadas</w:t>
      </w:r>
    </w:p>
    <w:p w14:paraId="56C7B9A2" w14:textId="77777777" w:rsidR="00074610" w:rsidRDefault="00074610" w:rsidP="00A2031C">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47295A30" w14:textId="77777777" w:rsidR="00074610" w:rsidRDefault="00074610" w:rsidP="00A2031C">
      <w:pPr>
        <w:pStyle w:val="PargrafodaLista"/>
        <w:numPr>
          <w:ilvl w:val="0"/>
          <w:numId w:val="5"/>
        </w:numPr>
        <w:rPr>
          <w:lang w:val="x-none" w:eastAsia="x-none"/>
        </w:rPr>
      </w:pPr>
      <w:r>
        <w:rPr>
          <w:lang w:val="x-none" w:eastAsia="x-none"/>
        </w:rPr>
        <w:t>Agregabilidade e Previsibilidade</w:t>
      </w:r>
    </w:p>
    <w:p w14:paraId="1875B137" w14:textId="006BA1A0" w:rsidR="003C2963" w:rsidRDefault="00074610" w:rsidP="00A2031C">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3C2439F6" w14:textId="77777777" w:rsidR="003C2963" w:rsidRDefault="003C2963">
      <w:pPr>
        <w:rPr>
          <w:rFonts w:eastAsia="Times New Roman" w:cs="Arial"/>
          <w:color w:val="00000A"/>
          <w:sz w:val="22"/>
          <w:lang w:eastAsia="x-none"/>
        </w:rPr>
      </w:pPr>
      <w:r>
        <w:rPr>
          <w:lang w:eastAsia="x-none"/>
        </w:rPr>
        <w:br w:type="page"/>
      </w:r>
    </w:p>
    <w:p w14:paraId="224CDCD8" w14:textId="10A8E93D" w:rsidR="003B79D6" w:rsidRDefault="00845ADE" w:rsidP="00944EC6">
      <w:pPr>
        <w:pStyle w:val="Ttulo11"/>
      </w:pPr>
      <w:bookmarkStart w:id="143" w:name="_Toc496802703"/>
      <w:bookmarkStart w:id="144" w:name="_Toc496802932"/>
      <w:bookmarkStart w:id="145" w:name="_Toc496803916"/>
      <w:r>
        <w:lastRenderedPageBreak/>
        <w:t>4.2</w:t>
      </w:r>
      <w:r w:rsidR="00944EC6" w:rsidRPr="00086281">
        <w:t xml:space="preserve"> Docker</w:t>
      </w:r>
      <w:r w:rsidR="00944EC6">
        <w:t xml:space="preserve"> </w:t>
      </w:r>
      <w:bookmarkEnd w:id="143"/>
      <w:bookmarkEnd w:id="144"/>
      <w:r w:rsidR="001E65B3">
        <w:t>Imagem</w:t>
      </w:r>
      <w:bookmarkEnd w:id="145"/>
    </w:p>
    <w:p w14:paraId="5A8823AA" w14:textId="77777777" w:rsidR="00AD751B" w:rsidRDefault="004A1D20" w:rsidP="009A0F0F">
      <w:pPr>
        <w:ind w:firstLine="708"/>
        <w:rPr>
          <w:lang w:val="x-none" w:eastAsia="x-none"/>
        </w:rPr>
      </w:pPr>
      <w:r>
        <w:rPr>
          <w:lang w:val="x-none" w:eastAsia="x-none"/>
        </w:rPr>
        <w:t xml:space="preserve">A imagem do docker é um </w:t>
      </w:r>
      <w:r w:rsidR="00C1191E">
        <w:rPr>
          <w:lang w:val="x-none" w:eastAsia="x-none"/>
        </w:rPr>
        <w:t>pacote</w:t>
      </w:r>
      <w:r>
        <w:rPr>
          <w:lang w:val="x-none" w:eastAsia="x-none"/>
        </w:rPr>
        <w:t xml:space="preserve"> da aplicação</w:t>
      </w:r>
      <w:r w:rsidR="006802EC">
        <w:rPr>
          <w:lang w:val="x-none" w:eastAsia="x-none"/>
        </w:rPr>
        <w:t>,</w:t>
      </w:r>
      <w:r>
        <w:rPr>
          <w:lang w:val="x-none" w:eastAsia="x-none"/>
        </w:rPr>
        <w:t xml:space="preserve"> que acabou de ser </w:t>
      </w:r>
      <w:r w:rsidR="003C3299">
        <w:rPr>
          <w:lang w:val="x-none" w:eastAsia="x-none"/>
        </w:rPr>
        <w:t>criada, “</w:t>
      </w:r>
      <w:r>
        <w:rPr>
          <w:lang w:val="x-none" w:eastAsia="x-none"/>
        </w:rPr>
        <w:t>buildada</w:t>
      </w:r>
      <w:r w:rsidR="003C3299">
        <w:rPr>
          <w:lang w:val="x-none" w:eastAsia="x-none"/>
        </w:rPr>
        <w:t>”</w:t>
      </w:r>
      <w:r>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 em um sistema de camadas</w:t>
      </w:r>
      <w:r w:rsidR="003C3299">
        <w:rPr>
          <w:highlight w:val="yellow"/>
          <w:lang w:val="x-none" w:eastAsia="x-none"/>
        </w:rPr>
        <w:t xml:space="preserve"> para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8"/>
        <w:t>6</w:t>
      </w:r>
    </w:p>
    <w:p w14:paraId="2E9A0A1C" w14:textId="73434832" w:rsidR="00B80512" w:rsidRDefault="00B80512" w:rsidP="00B80512">
      <w:pPr>
        <w:rPr>
          <w:lang w:eastAsia="x-none"/>
        </w:rPr>
      </w:pPr>
    </w:p>
    <w:p w14:paraId="482056CE" w14:textId="23D809E6" w:rsidR="00077DE7" w:rsidRDefault="00077DE7" w:rsidP="00B80512">
      <w:pPr>
        <w:rPr>
          <w:lang w:eastAsia="x-none"/>
        </w:rPr>
      </w:pPr>
      <w:r>
        <w:rPr>
          <w:lang w:eastAsia="x-none"/>
        </w:rPr>
        <w:t>&lt;</w:t>
      </w:r>
      <w:proofErr w:type="gramStart"/>
      <w:r>
        <w:rPr>
          <w:lang w:eastAsia="x-none"/>
        </w:rPr>
        <w:t>imagem</w:t>
      </w:r>
      <w:proofErr w:type="gramEnd"/>
      <w:r>
        <w:rPr>
          <w:lang w:eastAsia="x-none"/>
        </w:rPr>
        <w:t xml:space="preserve"> de imagem do docker &gt;</w:t>
      </w:r>
    </w:p>
    <w:p w14:paraId="4506A6E3" w14:textId="77777777" w:rsidR="00685706" w:rsidRDefault="00685706" w:rsidP="00B80512">
      <w:pPr>
        <w:rPr>
          <w:lang w:eastAsia="x-none"/>
        </w:rPr>
      </w:pPr>
    </w:p>
    <w:p w14:paraId="73CD5614" w14:textId="209816E0" w:rsidR="00845ADE" w:rsidRDefault="00845ADE" w:rsidP="00B80512">
      <w:pPr>
        <w:rPr>
          <w:lang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proofErr w:type="spellStart"/>
      <w:r w:rsidR="00B362CB">
        <w:rPr>
          <w:lang w:eastAsia="x-none"/>
        </w:rPr>
        <w:t>L</w:t>
      </w:r>
      <w:r>
        <w:rPr>
          <w:lang w:eastAsia="x-none"/>
        </w:rPr>
        <w:t>ibs</w:t>
      </w:r>
      <w:proofErr w:type="spellEnd"/>
      <w:r>
        <w:rPr>
          <w:lang w:eastAsia="x-none"/>
        </w:rPr>
        <w:t>)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0E20CC58" w14:textId="77777777" w:rsidR="003C2963" w:rsidRDefault="003C2963">
      <w:pPr>
        <w:rPr>
          <w:lang w:eastAsia="x-none"/>
        </w:rPr>
      </w:pPr>
      <w:r>
        <w:rPr>
          <w:lang w:eastAsia="x-none"/>
        </w:rPr>
        <w:br w:type="page"/>
      </w:r>
    </w:p>
    <w:p w14:paraId="26700C31" w14:textId="6E010F55" w:rsidR="00845ADE" w:rsidRDefault="00845ADE" w:rsidP="00845ADE">
      <w:pPr>
        <w:pStyle w:val="Ttulo11"/>
      </w:pPr>
      <w:bookmarkStart w:id="146" w:name="_Toc496802704"/>
      <w:bookmarkStart w:id="147" w:name="_Toc496802933"/>
      <w:bookmarkStart w:id="148" w:name="_Toc496803917"/>
      <w:r>
        <w:lastRenderedPageBreak/>
        <w:t>4.2.1</w:t>
      </w:r>
      <w:r w:rsidRPr="00086281">
        <w:t xml:space="preserve"> Docker</w:t>
      </w:r>
      <w:bookmarkEnd w:id="146"/>
      <w:bookmarkEnd w:id="147"/>
      <w:r w:rsidR="00E978F9">
        <w:t>Hub</w:t>
      </w:r>
      <w:bookmarkEnd w:id="148"/>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0AB37347" w14:textId="0DA763BC" w:rsidR="00F010BE" w:rsidRDefault="00F010BE" w:rsidP="00B80512">
      <w:pPr>
        <w:rPr>
          <w:lang w:eastAsia="x-none"/>
        </w:rPr>
      </w:pPr>
      <w:r>
        <w:rPr>
          <w:lang w:eastAsia="x-none"/>
        </w:rPr>
        <w:t>&lt;</w:t>
      </w:r>
      <w:proofErr w:type="gramStart"/>
      <w:r>
        <w:rPr>
          <w:lang w:eastAsia="x-none"/>
        </w:rPr>
        <w:t>inserir</w:t>
      </w:r>
      <w:proofErr w:type="gramEnd"/>
      <w:r>
        <w:rPr>
          <w:lang w:eastAsia="x-none"/>
        </w:rPr>
        <w:t xml:space="preserve"> comando para baixar a imagem&gt;</w:t>
      </w:r>
    </w:p>
    <w:p w14:paraId="41DBB1E6" w14:textId="77777777" w:rsidR="005663E8" w:rsidRDefault="005663E8" w:rsidP="00B80512">
      <w:pPr>
        <w:rPr>
          <w:lang w:eastAsia="x-none"/>
        </w:rPr>
      </w:pPr>
    </w:p>
    <w:p w14:paraId="2444A3F1" w14:textId="49B8A7F6" w:rsidR="003C2963" w:rsidRDefault="005663E8" w:rsidP="00B80512">
      <w:pPr>
        <w:rPr>
          <w:lang w:eastAsia="x-none"/>
        </w:rPr>
      </w:pPr>
      <w:r>
        <w:rPr>
          <w:lang w:eastAsia="x-none"/>
        </w:rPr>
        <w:t>&lt;</w:t>
      </w:r>
      <w:proofErr w:type="gramStart"/>
      <w:r>
        <w:rPr>
          <w:lang w:eastAsia="x-none"/>
        </w:rPr>
        <w:t>inserir</w:t>
      </w:r>
      <w:proofErr w:type="gramEnd"/>
      <w:r>
        <w:rPr>
          <w:lang w:eastAsia="x-none"/>
        </w:rPr>
        <w:t xml:space="preserve"> imagem do Docker hub&gt;</w:t>
      </w:r>
    </w:p>
    <w:p w14:paraId="4C105B76" w14:textId="77777777" w:rsidR="003C2963" w:rsidRDefault="003C2963">
      <w:pPr>
        <w:rPr>
          <w:lang w:eastAsia="x-none"/>
        </w:rPr>
      </w:pPr>
      <w:r>
        <w:rPr>
          <w:lang w:eastAsia="x-none"/>
        </w:rPr>
        <w:br w:type="page"/>
      </w:r>
    </w:p>
    <w:p w14:paraId="3EA480F1" w14:textId="0AF60EF9" w:rsidR="006226FC" w:rsidRDefault="006226FC">
      <w:pPr>
        <w:pStyle w:val="Ttulo11"/>
      </w:pPr>
      <w:bookmarkStart w:id="149" w:name="_Toc496802705"/>
      <w:bookmarkStart w:id="150" w:name="_Toc496802934"/>
      <w:bookmarkStart w:id="151" w:name="_Toc496803918"/>
      <w:r>
        <w:lastRenderedPageBreak/>
        <w:t xml:space="preserve">4.3 Arquivos de </w:t>
      </w:r>
      <w:bookmarkEnd w:id="149"/>
      <w:bookmarkEnd w:id="150"/>
      <w:r w:rsidR="00E978F9">
        <w:t>Configuração</w:t>
      </w:r>
      <w:bookmarkEnd w:id="151"/>
    </w:p>
    <w:p w14:paraId="5F46EAE2" w14:textId="77777777" w:rsidR="006226FC" w:rsidRDefault="006226FC">
      <w:pPr>
        <w:rPr>
          <w:rFonts w:eastAsia="Times New Roman"/>
          <w:b/>
          <w:bCs/>
          <w:caps/>
          <w:color w:val="00000A"/>
          <w:sz w:val="28"/>
          <w:lang w:val="x-none" w:eastAsia="x-none"/>
        </w:rPr>
      </w:pPr>
      <w:r>
        <w:br w:type="page"/>
      </w:r>
    </w:p>
    <w:p w14:paraId="4EDC3914" w14:textId="47F363C2" w:rsidR="009C7518" w:rsidRDefault="00850B4B" w:rsidP="00FC1BAA">
      <w:pPr>
        <w:pStyle w:val="Ttulo21"/>
        <w:jc w:val="center"/>
        <w:rPr>
          <w:lang w:val="pt-BR"/>
        </w:rPr>
      </w:pPr>
      <w:bookmarkStart w:id="152" w:name="_Toc496802706"/>
      <w:bookmarkStart w:id="153" w:name="_Toc496802935"/>
      <w:bookmarkStart w:id="154" w:name="_Toc496803919"/>
      <w:r>
        <w:lastRenderedPageBreak/>
        <w:t>4.</w:t>
      </w:r>
      <w:r w:rsidR="00845ADE">
        <w:t>3</w:t>
      </w:r>
      <w:r w:rsidR="006226FC">
        <w:t>.1</w:t>
      </w:r>
      <w:r w:rsidR="00C254AC">
        <w:t xml:space="preserve"> Docker</w:t>
      </w:r>
      <w:r w:rsidR="00C254AC">
        <w:rPr>
          <w:lang w:val="pt-BR"/>
        </w:rPr>
        <w:t>-Compose</w:t>
      </w:r>
      <w:bookmarkEnd w:id="152"/>
      <w:bookmarkEnd w:id="153"/>
      <w:bookmarkEnd w:id="154"/>
    </w:p>
    <w:p w14:paraId="5E91EC14" w14:textId="687E4CDC" w:rsidR="009C7518" w:rsidRDefault="00C254AC" w:rsidP="008D7670">
      <w:pPr>
        <w:ind w:firstLine="708"/>
      </w:pPr>
      <w:r>
        <w:t xml:space="preserve">Existe uma ferramenta do Docker que é o Docker-compose, da qual é possível escrever um único arquivo em formato </w:t>
      </w:r>
      <w:proofErr w:type="spellStart"/>
      <w:r>
        <w:t>shell</w:t>
      </w:r>
      <w:proofErr w:type="spellEnd"/>
      <w:r>
        <w:t xml:space="preserve"> e o mesmo será a imagem para a criação dos containers.</w:t>
      </w:r>
    </w:p>
    <w:p w14:paraId="1F1AB1F4" w14:textId="77777777" w:rsidR="009C7518" w:rsidRDefault="00C254AC">
      <w:pPr>
        <w:ind w:firstLine="708"/>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0D52461F" w:rsidR="009C7518" w:rsidRDefault="00C254AC">
      <w:pPr>
        <w:pStyle w:val="PargrafodaLista"/>
        <w:numPr>
          <w:ilvl w:val="1"/>
          <w:numId w:val="7"/>
        </w:numPr>
        <w:suppressAutoHyphens w:val="0"/>
        <w:spacing w:line="240" w:lineRule="auto"/>
        <w:jc w:val="left"/>
        <w:rPr>
          <w:lang w:eastAsia="x-none"/>
        </w:rPr>
      </w:pPr>
      <w:r>
        <w:rPr>
          <w:lang w:eastAsia="x-none"/>
        </w:rPr>
        <w:t>É possível utilizar um sistema operacional para a imagem diferente do siste</w:t>
      </w:r>
      <w:r w:rsidR="00085BAF">
        <w:rPr>
          <w:lang w:eastAsia="x-none"/>
        </w:rPr>
        <w:t>ma operacional nativo do host</w:t>
      </w:r>
      <w:r>
        <w:rPr>
          <w:lang w:eastAsia="x-none"/>
        </w:rPr>
        <w:t xml:space="preserve">, da qual o Docker </w:t>
      </w:r>
      <w:r w:rsidR="0072741D">
        <w:rPr>
          <w:lang w:eastAsia="x-none"/>
        </w:rPr>
        <w:t xml:space="preserve">está sendo executado — Em </w:t>
      </w:r>
      <w:r w:rsidR="00455B24">
        <w:rPr>
          <w:lang w:eastAsia="x-none"/>
        </w:rPr>
        <w:t xml:space="preserve">versões mais antigas é </w:t>
      </w:r>
      <w:r>
        <w:rPr>
          <w:lang w:eastAsia="x-none"/>
        </w:rPr>
        <w:t>necessário a instalação do Boot2docker — que faria essa camada de abstração do Docker ao Siste</w:t>
      </w:r>
      <w:r w:rsidR="00455B24">
        <w:rPr>
          <w:lang w:eastAsia="x-none"/>
        </w:rPr>
        <w:t xml:space="preserve">ma Operacional. Porém já foi corrigido </w:t>
      </w:r>
      <w:r w:rsidR="00430BF9">
        <w:rPr>
          <w:lang w:eastAsia="x-none"/>
        </w:rPr>
        <w:t xml:space="preserve">em </w:t>
      </w:r>
      <w:r w:rsidR="0013289C">
        <w:rPr>
          <w:lang w:eastAsia="x-none"/>
        </w:rPr>
        <w:t>versões prévias do Docker.</w:t>
      </w:r>
      <w:r>
        <w:rPr>
          <w:lang w:eastAsia="x-none"/>
        </w:rPr>
        <w:t xml:space="preserve">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38290EF4"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w:t>
      </w:r>
      <w:r w:rsidR="00606531">
        <w:rPr>
          <w:lang w:eastAsia="x-none"/>
        </w:rPr>
        <w:t xml:space="preserve">omo por exemplo </w:t>
      </w:r>
      <w:r w:rsidR="002F6429">
        <w:rPr>
          <w:lang w:eastAsia="x-none"/>
        </w:rPr>
        <w:t xml:space="preserve">diretório de </w:t>
      </w:r>
      <w:r w:rsidR="00606531">
        <w:rPr>
          <w:lang w:eastAsia="x-none"/>
        </w:rPr>
        <w:t>arquivo</w:t>
      </w:r>
      <w:r w:rsidR="002F6429">
        <w:rPr>
          <w:lang w:eastAsia="x-none"/>
        </w:rPr>
        <w:t>s</w:t>
      </w:r>
      <w:r>
        <w:rPr>
          <w:lang w:eastAsia="x-none"/>
        </w:rPr>
        <w:t xml:space="preserve"> próprios da aplicação.</w:t>
      </w:r>
    </w:p>
    <w:p w14:paraId="439F51DA" w14:textId="77777777" w:rsidR="009C7518" w:rsidRDefault="009C7518">
      <w:pPr>
        <w:rPr>
          <w:lang w:eastAsia="x-none"/>
        </w:rPr>
      </w:pPr>
    </w:p>
    <w:p w14:paraId="5213ED3D" w14:textId="6402BDDF" w:rsidR="009C7518" w:rsidRDefault="00A77A20" w:rsidP="000937CC">
      <w:pPr>
        <w:ind w:firstLine="708"/>
        <w:rPr>
          <w:lang w:eastAsia="x-none"/>
        </w:rPr>
      </w:pPr>
      <w:r>
        <w:rPr>
          <w:lang w:eastAsia="x-none"/>
        </w:rPr>
        <w:t xml:space="preserve">Toda </w:t>
      </w:r>
      <w:r w:rsidR="00A60B42">
        <w:rPr>
          <w:lang w:eastAsia="x-none"/>
        </w:rPr>
        <w:t>a escrita do arquivo do Docker-c</w:t>
      </w:r>
      <w:r w:rsidR="00C254AC">
        <w:rPr>
          <w:lang w:eastAsia="x-none"/>
        </w:rPr>
        <w:t xml:space="preserve">ompose é no formato </w:t>
      </w:r>
      <w:proofErr w:type="gramStart"/>
      <w:r w:rsidR="00C254AC">
        <w:rPr>
          <w:lang w:eastAsia="x-none"/>
        </w:rPr>
        <w:t>“.yml</w:t>
      </w:r>
      <w:proofErr w:type="gramEnd"/>
      <w:r w:rsidR="00C254AC">
        <w:rPr>
          <w:lang w:eastAsia="x-none"/>
        </w:rPr>
        <w:t xml:space="preserve">” uma linguagem bem próxima da linguagem natural e que poder ser facilmente compreendida e interpretada por </w:t>
      </w:r>
      <w:r w:rsidR="00232344">
        <w:rPr>
          <w:lang w:eastAsia="x-none"/>
        </w:rPr>
        <w:t xml:space="preserve">uma simplicidade e </w:t>
      </w:r>
      <w:r w:rsidR="00BC5171">
        <w:rPr>
          <w:lang w:eastAsia="x-none"/>
        </w:rPr>
        <w:t>quase nenhum c</w:t>
      </w:r>
      <w:r w:rsidR="00C254AC">
        <w:rPr>
          <w:lang w:eastAsia="x-none"/>
        </w:rPr>
        <w:t xml:space="preserve">onhecimento </w:t>
      </w:r>
      <w:r w:rsidR="00232344">
        <w:rPr>
          <w:lang w:eastAsia="x-none"/>
        </w:rPr>
        <w:t>prévio</w:t>
      </w:r>
      <w:r w:rsidR="007D26B2">
        <w:rPr>
          <w:lang w:eastAsia="x-none"/>
        </w:rPr>
        <w:t xml:space="preserve"> específico</w:t>
      </w:r>
      <w:r w:rsidR="00232344">
        <w:rPr>
          <w:lang w:eastAsia="x-none"/>
        </w:rPr>
        <w:t xml:space="preserve"> </w:t>
      </w:r>
      <w:r w:rsidR="00C254AC">
        <w:rPr>
          <w:lang w:eastAsia="x-none"/>
        </w:rPr>
        <w:t>de computação.</w:t>
      </w:r>
    </w:p>
    <w:p w14:paraId="314AC1F0" w14:textId="7CAEFC39" w:rsidR="009C7518" w:rsidRDefault="00C254AC" w:rsidP="000937CC">
      <w:pPr>
        <w:ind w:firstLine="708"/>
        <w:rPr>
          <w:lang w:eastAsia="x-none"/>
        </w:rPr>
      </w:pPr>
      <w:r>
        <w:rPr>
          <w:lang w:eastAsia="x-none"/>
        </w:rPr>
        <w:t xml:space="preserve">O Docker-compose utiliza o conceito de execução por serviços, da qual cada container é executado como um serviço e o mesmo pode estar dependente é vinculado </w:t>
      </w:r>
      <w:r w:rsidR="00C13074">
        <w:rPr>
          <w:lang w:eastAsia="x-none"/>
        </w:rPr>
        <w:t>a</w:t>
      </w:r>
      <w:r>
        <w:rPr>
          <w:lang w:eastAsia="x-none"/>
        </w:rPr>
        <w:t xml:space="preserve"> outro serviço</w:t>
      </w:r>
      <w:r w:rsidR="00CF7D4B">
        <w:rPr>
          <w:lang w:eastAsia="x-none"/>
        </w:rPr>
        <w:t xml:space="preserve"> </w:t>
      </w:r>
      <w:r w:rsidR="00C13074">
        <w:rPr>
          <w:lang w:eastAsia="x-none"/>
        </w:rPr>
        <w:t>(</w:t>
      </w:r>
      <w:r>
        <w:rPr>
          <w:lang w:eastAsia="x-none"/>
        </w:rPr>
        <w:t>s</w:t>
      </w:r>
      <w:r w:rsidR="00C13074">
        <w:rPr>
          <w:lang w:eastAsia="x-none"/>
        </w:rPr>
        <w:t>)</w:t>
      </w:r>
      <w:r>
        <w:rPr>
          <w:lang w:eastAsia="x-none"/>
        </w:rPr>
        <w:t xml:space="preserve"> para poder executar.</w:t>
      </w:r>
    </w:p>
    <w:p w14:paraId="1BFEF0CD" w14:textId="45389165" w:rsidR="009C7518" w:rsidRDefault="00C254AC" w:rsidP="005F770B">
      <w:pPr>
        <w:ind w:firstLine="708"/>
        <w:rPr>
          <w:lang w:eastAsia="x-none"/>
        </w:rPr>
      </w:pPr>
      <w:r>
        <w:rPr>
          <w:lang w:eastAsia="x-none"/>
        </w:rPr>
        <w:t xml:space="preserve">Dependente significa que o mesmo depende de outro serviço para poder executar, um </w:t>
      </w:r>
      <w:r w:rsidR="00EA2014">
        <w:rPr>
          <w:lang w:eastAsia="x-none"/>
        </w:rPr>
        <w:t>exemplo</w:t>
      </w:r>
      <w:r w:rsidR="00CD18C6">
        <w:rPr>
          <w:lang w:eastAsia="x-none"/>
        </w:rPr>
        <w:t>:</w:t>
      </w:r>
      <w:r w:rsidR="00EA2014">
        <w:rPr>
          <w:lang w:eastAsia="x-none"/>
        </w:rPr>
        <w:t xml:space="preserve"> </w:t>
      </w:r>
      <w:proofErr w:type="gramStart"/>
      <w:r>
        <w:rPr>
          <w:lang w:eastAsia="x-none"/>
        </w:rPr>
        <w:t>o redis</w:t>
      </w:r>
      <w:proofErr w:type="gramEnd"/>
      <w:r>
        <w:rPr>
          <w:lang w:eastAsia="x-none"/>
        </w:rPr>
        <w:t xml:space="preserve">. A aplicação que está sendo mostrada neste estudo </w:t>
      </w:r>
      <w:r w:rsidR="003D0E05">
        <w:rPr>
          <w:lang w:eastAsia="x-none"/>
        </w:rPr>
        <w:t xml:space="preserve">de caso, </w:t>
      </w:r>
      <w:r>
        <w:rPr>
          <w:lang w:eastAsia="x-none"/>
        </w:rPr>
        <w:t xml:space="preserve">depende </w:t>
      </w:r>
      <w:proofErr w:type="gramStart"/>
      <w:r w:rsidR="008D3844">
        <w:rPr>
          <w:lang w:eastAsia="x-none"/>
        </w:rPr>
        <w:t>do</w:t>
      </w:r>
      <w:proofErr w:type="gramEnd"/>
      <w:r>
        <w:rPr>
          <w:lang w:eastAsia="x-none"/>
        </w:rPr>
        <w:t xml:space="preserve"> redis para poder executar; isso significa que o container do redis tem que ser </w:t>
      </w:r>
      <w:r w:rsidR="006F67B3">
        <w:rPr>
          <w:lang w:eastAsia="x-none"/>
        </w:rPr>
        <w:t>construído “</w:t>
      </w:r>
      <w:proofErr w:type="spellStart"/>
      <w:r w:rsidR="00636A20">
        <w:rPr>
          <w:lang w:eastAsia="x-none"/>
        </w:rPr>
        <w:t>buildada</w:t>
      </w:r>
      <w:proofErr w:type="spellEnd"/>
      <w:r w:rsidR="006F67B3">
        <w:rPr>
          <w:lang w:eastAsia="x-none"/>
        </w:rPr>
        <w:t>”</w:t>
      </w:r>
      <w:r w:rsidR="00636A20">
        <w:rPr>
          <w:lang w:eastAsia="x-none"/>
        </w:rPr>
        <w:t xml:space="preserve"> e</w:t>
      </w:r>
      <w:r>
        <w:rPr>
          <w:lang w:eastAsia="x-none"/>
        </w:rPr>
        <w:t xml:space="preserve"> executado antes do container da aplicação. Essa ordem é </w:t>
      </w:r>
      <w:r w:rsidR="004653FF">
        <w:rPr>
          <w:lang w:eastAsia="x-none"/>
        </w:rPr>
        <w:t xml:space="preserve">de suma importância e está </w:t>
      </w:r>
      <w:r>
        <w:rPr>
          <w:lang w:eastAsia="x-none"/>
        </w:rPr>
        <w:t>referenciada na ordem de execução dos ser</w:t>
      </w:r>
      <w:r w:rsidR="001B4130">
        <w:rPr>
          <w:lang w:eastAsia="x-none"/>
        </w:rPr>
        <w:t xml:space="preserve">viços escritos no arquivo </w:t>
      </w:r>
      <w:proofErr w:type="gramStart"/>
      <w:r w:rsidR="00F156D3">
        <w:rPr>
          <w:lang w:eastAsia="x-none"/>
        </w:rPr>
        <w:t>“</w:t>
      </w:r>
      <w:r w:rsidR="001B4130">
        <w:rPr>
          <w:lang w:eastAsia="x-none"/>
        </w:rPr>
        <w:t>.ym</w:t>
      </w:r>
      <w:r>
        <w:rPr>
          <w:lang w:eastAsia="x-none"/>
        </w:rPr>
        <w:t>l</w:t>
      </w:r>
      <w:proofErr w:type="gramEnd"/>
      <w:r w:rsidR="001B4130">
        <w:rPr>
          <w:lang w:eastAsia="x-none"/>
        </w:rPr>
        <w:t>”</w:t>
      </w:r>
      <w:r>
        <w:rPr>
          <w:lang w:eastAsia="x-none"/>
        </w:rPr>
        <w:t>.</w:t>
      </w:r>
    </w:p>
    <w:p w14:paraId="1E68AF6F" w14:textId="2067B783" w:rsidR="009C7518" w:rsidRDefault="00C254AC" w:rsidP="000937CC">
      <w:pPr>
        <w:ind w:firstLine="708"/>
        <w:rPr>
          <w:lang w:eastAsia="x-none"/>
        </w:rPr>
      </w:pPr>
      <w:r>
        <w:rPr>
          <w:lang w:eastAsia="x-none"/>
        </w:rPr>
        <w:t>Estar vinculado significa que um container estará prestando serviço para outro container. Ambos são independentes e podem ser</w:t>
      </w:r>
      <w:r w:rsidR="006F67B3">
        <w:rPr>
          <w:lang w:eastAsia="x-none"/>
        </w:rPr>
        <w:t xml:space="preserve"> construídos “</w:t>
      </w:r>
      <w:proofErr w:type="spellStart"/>
      <w:r w:rsidR="006F67B3">
        <w:rPr>
          <w:lang w:eastAsia="x-none"/>
        </w:rPr>
        <w:t>biuldados</w:t>
      </w:r>
      <w:proofErr w:type="spellEnd"/>
      <w:r w:rsidR="006F67B3">
        <w:rPr>
          <w:lang w:eastAsia="x-none"/>
        </w:rPr>
        <w:t>”</w:t>
      </w:r>
      <w:r w:rsidR="009941F6">
        <w:rPr>
          <w:lang w:eastAsia="x-none"/>
        </w:rPr>
        <w:t xml:space="preserve"> </w:t>
      </w:r>
      <w:r w:rsidR="00D32606">
        <w:rPr>
          <w:lang w:eastAsia="x-none"/>
        </w:rPr>
        <w:t>e</w:t>
      </w:r>
      <w:r>
        <w:rPr>
          <w:lang w:eastAsia="x-none"/>
        </w:rPr>
        <w:t xml:space="preserve"> executado</w:t>
      </w:r>
      <w:r w:rsidR="00D32606">
        <w:rPr>
          <w:lang w:eastAsia="x-none"/>
        </w:rPr>
        <w:t>s</w:t>
      </w:r>
      <w:r>
        <w:rPr>
          <w:lang w:eastAsia="x-none"/>
        </w:rPr>
        <w:t xml:space="preserve"> em separado. Por exemplo o banco de dados em MySQL ele presta serviços para a aplicação, a mesma consegue ser</w:t>
      </w:r>
      <w:r w:rsidR="006F67B3">
        <w:rPr>
          <w:lang w:eastAsia="x-none"/>
        </w:rPr>
        <w:t xml:space="preserve"> construída “biuldada”</w:t>
      </w:r>
      <w:r w:rsidR="00C470E3">
        <w:rPr>
          <w:lang w:eastAsia="x-none"/>
        </w:rPr>
        <w:t xml:space="preserve"> </w:t>
      </w:r>
      <w:r w:rsidR="003D2F6B">
        <w:rPr>
          <w:lang w:eastAsia="x-none"/>
        </w:rPr>
        <w:t xml:space="preserve">e </w:t>
      </w:r>
      <w:r>
        <w:rPr>
          <w:lang w:eastAsia="x-none"/>
        </w:rPr>
        <w:t xml:space="preserve">ficar </w:t>
      </w:r>
      <w:r w:rsidR="003D2F6B">
        <w:rPr>
          <w:lang w:eastAsia="x-none"/>
        </w:rPr>
        <w:t>“</w:t>
      </w:r>
      <w:r>
        <w:rPr>
          <w:lang w:eastAsia="x-none"/>
        </w:rPr>
        <w:t>up</w:t>
      </w:r>
      <w:r w:rsidR="003D2F6B">
        <w:rPr>
          <w:lang w:eastAsia="x-none"/>
        </w:rPr>
        <w:t>”</w:t>
      </w:r>
      <w:r>
        <w:rPr>
          <w:lang w:eastAsia="x-none"/>
        </w:rPr>
        <w:t xml:space="preserve"> sem o banco; não vai ter sua completa utilização e execução sem o mesmo, mais é possível.</w:t>
      </w:r>
    </w:p>
    <w:p w14:paraId="311EE953" w14:textId="262EAE8D" w:rsidR="009C7518" w:rsidRDefault="005B4F7F" w:rsidP="000937CC">
      <w:pPr>
        <w:ind w:firstLine="708"/>
        <w:rPr>
          <w:lang w:eastAsia="x-none"/>
        </w:rPr>
      </w:pPr>
      <w:r>
        <w:rPr>
          <w:lang w:eastAsia="x-none"/>
        </w:rPr>
        <w:t xml:space="preserve">Todos os serviços </w:t>
      </w:r>
      <w:r w:rsidR="006F67B3">
        <w:rPr>
          <w:lang w:eastAsia="x-none"/>
        </w:rPr>
        <w:t>tem que estar vinculados n</w:t>
      </w:r>
      <w:r w:rsidR="00B11711">
        <w:rPr>
          <w:lang w:eastAsia="x-none"/>
        </w:rPr>
        <w:t>o</w:t>
      </w:r>
      <w:r w:rsidR="00C254AC">
        <w:rPr>
          <w:lang w:eastAsia="x-none"/>
        </w:rPr>
        <w:t xml:space="preserve"> </w:t>
      </w:r>
      <w:r w:rsidR="006F67B3">
        <w:rPr>
          <w:lang w:eastAsia="x-none"/>
        </w:rPr>
        <w:t xml:space="preserve">arquivo </w:t>
      </w:r>
      <w:proofErr w:type="gramStart"/>
      <w:r w:rsidR="006F67B3">
        <w:rPr>
          <w:lang w:eastAsia="x-none"/>
        </w:rPr>
        <w:t>“</w:t>
      </w:r>
      <w:r w:rsidR="00C254AC">
        <w:rPr>
          <w:lang w:eastAsia="x-none"/>
        </w:rPr>
        <w:t>.yml</w:t>
      </w:r>
      <w:proofErr w:type="gramEnd"/>
      <w:r>
        <w:rPr>
          <w:lang w:eastAsia="x-none"/>
        </w:rPr>
        <w:t>”</w:t>
      </w:r>
      <w:r w:rsidR="00C254AC">
        <w:rPr>
          <w:lang w:eastAsia="x-none"/>
        </w:rPr>
        <w:t xml:space="preserve">, fazendo referência </w:t>
      </w:r>
      <w:r w:rsidR="006F67B3">
        <w:rPr>
          <w:lang w:eastAsia="x-none"/>
        </w:rPr>
        <w:t>à</w:t>
      </w:r>
      <w:r w:rsidR="00C254AC">
        <w:rPr>
          <w:lang w:eastAsia="x-none"/>
        </w:rPr>
        <w:t xml:space="preserve"> imagem que foi criada pelo </w:t>
      </w:r>
      <w:r w:rsidR="002C6832">
        <w:rPr>
          <w:lang w:eastAsia="x-none"/>
        </w:rPr>
        <w:t>Dockerfile</w:t>
      </w:r>
      <w:r w:rsidR="00C254AC">
        <w:rPr>
          <w:lang w:eastAsia="x-none"/>
        </w:rPr>
        <w:t xml:space="preserve">. A imagem é </w:t>
      </w:r>
      <w:r w:rsidR="006F67B3">
        <w:rPr>
          <w:lang w:eastAsia="x-none"/>
        </w:rPr>
        <w:t>construída “</w:t>
      </w:r>
      <w:r w:rsidR="00C470E3">
        <w:rPr>
          <w:lang w:eastAsia="x-none"/>
        </w:rPr>
        <w:t>b</w:t>
      </w:r>
      <w:r w:rsidR="002C6832">
        <w:rPr>
          <w:lang w:eastAsia="x-none"/>
        </w:rPr>
        <w:t>i</w:t>
      </w:r>
      <w:r w:rsidR="00C470E3">
        <w:rPr>
          <w:lang w:eastAsia="x-none"/>
        </w:rPr>
        <w:t>u</w:t>
      </w:r>
      <w:r w:rsidR="006F67B3">
        <w:rPr>
          <w:lang w:eastAsia="x-none"/>
        </w:rPr>
        <w:t>ldada”</w:t>
      </w:r>
      <w:r w:rsidR="00C254AC">
        <w:rPr>
          <w:lang w:eastAsia="x-none"/>
        </w:rPr>
        <w:t xml:space="preserve"> antes </w:t>
      </w:r>
      <w:r w:rsidR="00F743AF">
        <w:rPr>
          <w:lang w:eastAsia="x-none"/>
        </w:rPr>
        <w:t xml:space="preserve">da </w:t>
      </w:r>
      <w:r w:rsidR="00C254AC">
        <w:rPr>
          <w:lang w:eastAsia="x-none"/>
        </w:rPr>
        <w:t>execução do container que faz referência a ela</w:t>
      </w:r>
      <w:r w:rsidR="00372254">
        <w:rPr>
          <w:lang w:eastAsia="x-none"/>
        </w:rPr>
        <w:t>,</w:t>
      </w:r>
      <w:r w:rsidR="003F5F33">
        <w:rPr>
          <w:lang w:eastAsia="x-none"/>
        </w:rPr>
        <w:t xml:space="preserve"> e os containers são criados </w:t>
      </w:r>
      <w:r w:rsidR="00A520D0">
        <w:rPr>
          <w:lang w:eastAsia="x-none"/>
        </w:rPr>
        <w:t xml:space="preserve">seguindo </w:t>
      </w:r>
      <w:r w:rsidR="003F5F33">
        <w:rPr>
          <w:lang w:eastAsia="x-none"/>
        </w:rPr>
        <w:t xml:space="preserve">a </w:t>
      </w:r>
      <w:r w:rsidR="00A520D0">
        <w:rPr>
          <w:lang w:eastAsia="x-none"/>
        </w:rPr>
        <w:t>ordem que está descrita no arquivo “yml”</w:t>
      </w:r>
      <w:r w:rsidR="00C254AC">
        <w:rPr>
          <w:lang w:eastAsia="x-none"/>
        </w:rPr>
        <w:t>.</w:t>
      </w:r>
    </w:p>
    <w:p w14:paraId="28024BD1" w14:textId="4369BD7C" w:rsidR="0067200C" w:rsidRDefault="0067200C" w:rsidP="000937CC">
      <w:pPr>
        <w:ind w:firstLine="708"/>
        <w:rPr>
          <w:lang w:eastAsia="x-none"/>
        </w:rPr>
      </w:pPr>
      <w:r>
        <w:rPr>
          <w:lang w:eastAsia="x-none"/>
        </w:rPr>
        <w:t>Ordem de execução:</w:t>
      </w:r>
    </w:p>
    <w:p w14:paraId="50D2D607" w14:textId="58C1E4CC" w:rsidR="0067200C" w:rsidRDefault="0067200C" w:rsidP="0067200C">
      <w:pPr>
        <w:pStyle w:val="PargrafodaLista"/>
        <w:numPr>
          <w:ilvl w:val="0"/>
          <w:numId w:val="14"/>
        </w:numPr>
        <w:rPr>
          <w:lang w:eastAsia="x-none"/>
        </w:rPr>
      </w:pPr>
      <w:proofErr w:type="gramStart"/>
      <w:r>
        <w:rPr>
          <w:lang w:eastAsia="x-none"/>
        </w:rPr>
        <w:t>Docker File</w:t>
      </w:r>
      <w:proofErr w:type="gramEnd"/>
    </w:p>
    <w:p w14:paraId="3E623617" w14:textId="617C9001" w:rsidR="0067200C" w:rsidRDefault="0067200C" w:rsidP="0067200C">
      <w:pPr>
        <w:pStyle w:val="PargrafodaLista"/>
        <w:numPr>
          <w:ilvl w:val="0"/>
          <w:numId w:val="14"/>
        </w:numPr>
        <w:rPr>
          <w:lang w:eastAsia="x-none"/>
        </w:rPr>
      </w:pPr>
      <w:r>
        <w:rPr>
          <w:lang w:eastAsia="x-none"/>
        </w:rPr>
        <w:t>Imagem</w:t>
      </w:r>
    </w:p>
    <w:p w14:paraId="21735B26" w14:textId="4DE20CF3" w:rsidR="0067200C" w:rsidRDefault="0067200C" w:rsidP="0067200C">
      <w:pPr>
        <w:pStyle w:val="PargrafodaLista"/>
        <w:numPr>
          <w:ilvl w:val="0"/>
          <w:numId w:val="14"/>
        </w:numPr>
        <w:rPr>
          <w:lang w:eastAsia="x-none"/>
        </w:rPr>
      </w:pPr>
      <w:r>
        <w:rPr>
          <w:lang w:eastAsia="x-none"/>
        </w:rPr>
        <w:t>Docker-compose</w:t>
      </w:r>
    </w:p>
    <w:p w14:paraId="02AD4FFB" w14:textId="7417AC08" w:rsidR="0067200C" w:rsidRDefault="0067200C" w:rsidP="0067200C">
      <w:pPr>
        <w:pStyle w:val="PargrafodaLista"/>
        <w:numPr>
          <w:ilvl w:val="0"/>
          <w:numId w:val="14"/>
        </w:numPr>
        <w:rPr>
          <w:lang w:eastAsia="x-none"/>
        </w:rPr>
      </w:pPr>
      <w:r>
        <w:rPr>
          <w:lang w:eastAsia="x-none"/>
        </w:rPr>
        <w:t>Containers</w:t>
      </w:r>
    </w:p>
    <w:p w14:paraId="4A1F3D9D" w14:textId="77777777" w:rsidR="000937CC" w:rsidRDefault="000937CC">
      <w:pPr>
        <w:rPr>
          <w:lang w:eastAsia="x-none"/>
        </w:rPr>
      </w:pPr>
    </w:p>
    <w:p w14:paraId="09E9F13E" w14:textId="77777777" w:rsidR="009C7518" w:rsidRDefault="00C254AC">
      <w:pPr>
        <w:rPr>
          <w:lang w:eastAsia="x-none"/>
        </w:rPr>
      </w:pPr>
      <w:r>
        <w:rPr>
          <w:lang w:eastAsia="x-none"/>
        </w:rPr>
        <w:t>Comandos do Docker-compose utilizados</w:t>
      </w:r>
    </w:p>
    <w:p w14:paraId="6ED89410" w14:textId="1216E01A" w:rsidR="009C7518" w:rsidRDefault="00B53899">
      <w:pPr>
        <w:pStyle w:val="PargrafodaLista"/>
        <w:numPr>
          <w:ilvl w:val="0"/>
          <w:numId w:val="8"/>
        </w:numPr>
        <w:suppressAutoHyphens w:val="0"/>
        <w:spacing w:line="240" w:lineRule="auto"/>
        <w:jc w:val="left"/>
      </w:pPr>
      <w:r>
        <w:rPr>
          <w:lang w:eastAsia="x-none"/>
        </w:rPr>
        <w:t xml:space="preserve">Build — </w:t>
      </w:r>
      <w:r w:rsidR="00C254AC">
        <w:rPr>
          <w:lang w:eastAsia="x-none"/>
        </w:rPr>
        <w:t xml:space="preserve">Descrição do comando no terminal </w:t>
      </w:r>
      <w:r>
        <w:rPr>
          <w:lang w:eastAsia="x-none"/>
        </w:rPr>
        <w:t>–</w:t>
      </w:r>
      <w:r w:rsidR="00C254AC">
        <w:rPr>
          <w:lang w:eastAsia="x-none"/>
        </w:rPr>
        <w:t xml:space="preserve"> </w:t>
      </w:r>
      <w:r>
        <w:rPr>
          <w:lang w:eastAsia="x-none"/>
        </w:rPr>
        <w:t>Criar e/ou recriar serviços</w:t>
      </w:r>
      <w:r w:rsidR="00C254AC">
        <w:rPr>
          <w:lang w:eastAsia="x-none"/>
        </w:rPr>
        <w:t xml:space="preserve">. </w:t>
      </w:r>
    </w:p>
    <w:p w14:paraId="10C0BCB9" w14:textId="4DBC3895" w:rsidR="009C7518" w:rsidRPr="00743AB4" w:rsidRDefault="00B53899">
      <w:pPr>
        <w:pStyle w:val="PargrafodaLista"/>
        <w:suppressAutoHyphens w:val="0"/>
        <w:spacing w:line="240" w:lineRule="auto"/>
        <w:jc w:val="left"/>
        <w:rPr>
          <w:lang w:eastAsia="x-none"/>
        </w:rPr>
      </w:pPr>
      <w:r w:rsidRPr="00743AB4">
        <w:rPr>
          <w:lang w:eastAsia="x-none"/>
        </w:rPr>
        <w:t>Serviços são tageados</w:t>
      </w:r>
      <w:r w:rsidR="00471493" w:rsidRPr="00743AB4">
        <w:rPr>
          <w:lang w:eastAsia="x-none"/>
        </w:rPr>
        <w:t xml:space="preserve"> com o nome da aplicação seguido do nome do serviço por </w:t>
      </w:r>
      <w:proofErr w:type="spellStart"/>
      <w:r w:rsidR="00471493" w:rsidRPr="00743AB4">
        <w:rPr>
          <w:lang w:eastAsia="x-none"/>
        </w:rPr>
        <w:t>underline</w:t>
      </w:r>
      <w:proofErr w:type="spellEnd"/>
      <w:r w:rsidR="00471493" w:rsidRPr="00743AB4">
        <w:rPr>
          <w:lang w:eastAsia="x-none"/>
        </w:rPr>
        <w:t>.</w:t>
      </w:r>
      <w:r w:rsidRPr="00743AB4">
        <w:rPr>
          <w:lang w:eastAsia="x-none"/>
        </w:rPr>
        <w:t xml:space="preserve"> </w:t>
      </w:r>
    </w:p>
    <w:p w14:paraId="4D14BB01" w14:textId="787CAB63" w:rsidR="009C7518" w:rsidRPr="00BE3BD3" w:rsidRDefault="00C254AC" w:rsidP="00BE3BD3">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w:t>
      </w:r>
      <w:r w:rsidR="006152D8" w:rsidRPr="002E7762">
        <w:rPr>
          <w:lang w:eastAsia="x-none"/>
        </w:rPr>
        <w:t>–</w:t>
      </w:r>
      <w:r w:rsidRPr="002E7762">
        <w:rPr>
          <w:lang w:eastAsia="x-none"/>
        </w:rPr>
        <w:t xml:space="preserve"> </w:t>
      </w:r>
      <w:r w:rsidR="006152D8" w:rsidRPr="002E7762">
        <w:rPr>
          <w:lang w:eastAsia="x-none"/>
        </w:rPr>
        <w:t xml:space="preserve">Criar, </w:t>
      </w:r>
      <w:proofErr w:type="spellStart"/>
      <w:proofErr w:type="gramStart"/>
      <w:r w:rsidR="006152D8" w:rsidRPr="002E7762">
        <w:rPr>
          <w:lang w:eastAsia="x-none"/>
        </w:rPr>
        <w:t>re</w:t>
      </w:r>
      <w:proofErr w:type="spellEnd"/>
      <w:r w:rsidR="006152D8" w:rsidRPr="002E7762">
        <w:rPr>
          <w:lang w:eastAsia="x-none"/>
        </w:rPr>
        <w:t>(</w:t>
      </w:r>
      <w:proofErr w:type="gramEnd"/>
      <w:r w:rsidR="002E7762" w:rsidRPr="002E7762">
        <w:rPr>
          <w:lang w:eastAsia="x-none"/>
        </w:rPr>
        <w:t>criar</w:t>
      </w:r>
      <w:r w:rsidR="006152D8" w:rsidRPr="002E7762">
        <w:rPr>
          <w:lang w:eastAsia="x-none"/>
        </w:rPr>
        <w:t>)</w:t>
      </w:r>
      <w:r w:rsidR="002E7762" w:rsidRPr="002E7762">
        <w:rPr>
          <w:lang w:eastAsia="x-none"/>
        </w:rPr>
        <w:t>, iniciar o container de serviço.</w:t>
      </w:r>
      <w:r w:rsidR="006152D8" w:rsidRPr="002E7762">
        <w:rPr>
          <w:lang w:eastAsia="x-none"/>
        </w:rPr>
        <w:t xml:space="preserve"> </w:t>
      </w:r>
      <w:r w:rsidR="002E7762" w:rsidRPr="002E7762">
        <w:rPr>
          <w:lang w:eastAsia="x-none"/>
        </w:rPr>
        <w:t>Se o container não</w:t>
      </w:r>
      <w:r w:rsidR="002E7762">
        <w:rPr>
          <w:lang w:eastAsia="x-none"/>
        </w:rPr>
        <w:t xml:space="preserve"> existir será executado o build.</w:t>
      </w:r>
      <w:r w:rsidR="00BE3BD3">
        <w:rPr>
          <w:lang w:eastAsia="x-none"/>
        </w:rPr>
        <w:t xml:space="preserve"> Se o container já existir o mesmo será parado e recriado, preservando os volumes.</w:t>
      </w:r>
      <w:r w:rsidR="002E7762">
        <w:rPr>
          <w:lang w:eastAsia="x-none"/>
        </w:rPr>
        <w:t xml:space="preserve"> </w:t>
      </w:r>
    </w:p>
    <w:p w14:paraId="2F56FF3D" w14:textId="77777777" w:rsidR="009C7518" w:rsidRPr="002E7762" w:rsidRDefault="009C7518">
      <w:pPr>
        <w:pStyle w:val="PargrafodaLista"/>
        <w:suppressAutoHyphens w:val="0"/>
        <w:spacing w:line="240" w:lineRule="auto"/>
        <w:jc w:val="left"/>
        <w:rPr>
          <w:sz w:val="21"/>
          <w:lang w:eastAsia="x-none"/>
        </w:rPr>
      </w:pPr>
    </w:p>
    <w:p w14:paraId="07679303" w14:textId="1A8259DF" w:rsidR="0030195F" w:rsidRPr="00E82534" w:rsidRDefault="0030195F">
      <w:pPr>
        <w:pStyle w:val="PargrafodaLista"/>
        <w:suppressAutoHyphens w:val="0"/>
        <w:spacing w:line="240" w:lineRule="auto"/>
        <w:jc w:val="left"/>
        <w:rPr>
          <w:sz w:val="21"/>
          <w:lang w:eastAsia="x-none"/>
        </w:rPr>
      </w:pPr>
    </w:p>
    <w:p w14:paraId="1126A661" w14:textId="77777777" w:rsidR="0030195F" w:rsidRPr="00E82534" w:rsidRDefault="0030195F">
      <w:pPr>
        <w:rPr>
          <w:rFonts w:eastAsia="Times New Roman" w:cs="Arial"/>
          <w:color w:val="00000A"/>
          <w:sz w:val="21"/>
          <w:lang w:eastAsia="x-none"/>
        </w:rPr>
      </w:pPr>
      <w:r w:rsidRPr="00E82534">
        <w:rPr>
          <w:sz w:val="21"/>
          <w:lang w:eastAsia="x-none"/>
        </w:rPr>
        <w:br w:type="page"/>
      </w:r>
    </w:p>
    <w:p w14:paraId="66320809" w14:textId="2AEC013A" w:rsidR="0030195F" w:rsidRDefault="00E32A92" w:rsidP="00FC1BAA">
      <w:pPr>
        <w:pStyle w:val="Ttulo21"/>
        <w:jc w:val="center"/>
        <w:rPr>
          <w:lang w:val="pt-BR"/>
        </w:rPr>
      </w:pPr>
      <w:bookmarkStart w:id="155" w:name="_Toc496802707"/>
      <w:bookmarkStart w:id="156" w:name="_Toc496802936"/>
      <w:bookmarkStart w:id="157" w:name="_Toc496803920"/>
      <w:r>
        <w:lastRenderedPageBreak/>
        <w:t>4.3.2</w:t>
      </w:r>
      <w:r w:rsidR="0030195F">
        <w:t xml:space="preserve"> Docker</w:t>
      </w:r>
      <w:r w:rsidR="0030195F">
        <w:rPr>
          <w:lang w:val="pt-BR"/>
        </w:rPr>
        <w:t xml:space="preserve"> File</w:t>
      </w:r>
      <w:bookmarkEnd w:id="155"/>
      <w:bookmarkEnd w:id="156"/>
      <w:bookmarkEnd w:id="157"/>
    </w:p>
    <w:p w14:paraId="6E4AB692" w14:textId="66CD8427" w:rsidR="00285086" w:rsidRPr="001D0F94" w:rsidRDefault="0030195F">
      <w:pPr>
        <w:pStyle w:val="PargrafodaLista"/>
        <w:suppressAutoHyphens w:val="0"/>
        <w:spacing w:line="240" w:lineRule="auto"/>
        <w:jc w:val="left"/>
        <w:rPr>
          <w:sz w:val="24"/>
          <w:lang w:eastAsia="x-none"/>
        </w:rPr>
      </w:pPr>
      <w:r w:rsidRPr="001D0F94">
        <w:rPr>
          <w:sz w:val="24"/>
          <w:lang w:eastAsia="x-none"/>
        </w:rPr>
        <w:t>A escrita do arqu</w:t>
      </w:r>
      <w:r w:rsidR="009E20D1" w:rsidRPr="001D0F94">
        <w:rPr>
          <w:sz w:val="24"/>
          <w:lang w:eastAsia="x-none"/>
        </w:rPr>
        <w:t>ivo do Dockerfile é em formato Shell-S</w:t>
      </w:r>
      <w:r w:rsidRPr="001D0F94">
        <w:rPr>
          <w:sz w:val="24"/>
          <w:lang w:eastAsia="x-none"/>
        </w:rPr>
        <w:t>cript, não sendo tão próxima da linguagem natural</w:t>
      </w:r>
      <w:r w:rsidR="00285086" w:rsidRPr="001D0F94">
        <w:rPr>
          <w:sz w:val="24"/>
          <w:lang w:eastAsia="x-none"/>
        </w:rPr>
        <w:t>, como o arquivo do Docker-compose, é</w:t>
      </w:r>
      <w:r w:rsidRPr="001D0F94">
        <w:rPr>
          <w:sz w:val="24"/>
          <w:lang w:eastAsia="x-none"/>
        </w:rPr>
        <w:t xml:space="preserve"> de compreensão difícil, por se tratar de uma linguagem mais baixo nível e não comumente utilizada.</w:t>
      </w:r>
      <w:r w:rsidR="0026742C" w:rsidRPr="001D0F94">
        <w:rPr>
          <w:sz w:val="24"/>
          <w:lang w:eastAsia="x-none"/>
        </w:rPr>
        <w:t xml:space="preserve"> Necessitando de conhecimentos prévios de computação para execução de tal.</w:t>
      </w:r>
      <w:r w:rsidRPr="001D0F94">
        <w:rPr>
          <w:sz w:val="24"/>
          <w:lang w:eastAsia="x-none"/>
        </w:rPr>
        <w:t xml:space="preserve"> </w:t>
      </w:r>
    </w:p>
    <w:p w14:paraId="09E67B1A" w14:textId="434ADEB6" w:rsidR="0030195F" w:rsidRPr="001D0F94" w:rsidRDefault="0030195F">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1C2A6841" w14:textId="77777777" w:rsidR="00AB37B3" w:rsidRPr="001D0F94" w:rsidRDefault="00DD299F">
      <w:pPr>
        <w:pStyle w:val="PargrafodaLista"/>
        <w:suppressAutoHyphens w:val="0"/>
        <w:spacing w:line="240" w:lineRule="auto"/>
        <w:jc w:val="left"/>
        <w:rPr>
          <w:sz w:val="24"/>
          <w:lang w:eastAsia="x-none"/>
        </w:rPr>
      </w:pPr>
      <w:r w:rsidRPr="001D0F94">
        <w:rPr>
          <w:sz w:val="24"/>
          <w:lang w:eastAsia="x-none"/>
        </w:rPr>
        <w:t>No arquivo de Docker file é possível fazer especificações</w:t>
      </w:r>
      <w:r w:rsidR="008F4E9E" w:rsidRPr="001D0F94">
        <w:rPr>
          <w:sz w:val="24"/>
          <w:lang w:eastAsia="x-none"/>
        </w:rPr>
        <w:t xml:space="preserve"> de sistema operacional que será utilizado para construir a imagem; bem como as bibliotecas que serão utilizadas para construir a imagem</w:t>
      </w:r>
      <w:r w:rsidR="00270D92" w:rsidRPr="001D0F94">
        <w:rPr>
          <w:sz w:val="24"/>
          <w:lang w:eastAsia="x-none"/>
        </w:rPr>
        <w:t>.</w:t>
      </w:r>
    </w:p>
    <w:p w14:paraId="77224E66" w14:textId="1BE3095C" w:rsidR="00DD299F" w:rsidRPr="001D0F94" w:rsidRDefault="00AB37B3">
      <w:pPr>
        <w:pStyle w:val="PargrafodaLista"/>
        <w:suppressAutoHyphens w:val="0"/>
        <w:spacing w:line="240" w:lineRule="auto"/>
        <w:jc w:val="left"/>
        <w:rPr>
          <w:sz w:val="24"/>
          <w:lang w:eastAsia="x-none"/>
        </w:rPr>
      </w:pPr>
      <w:r w:rsidRPr="001D0F94">
        <w:rPr>
          <w:sz w:val="24"/>
          <w:lang w:eastAsia="x-none"/>
        </w:rPr>
        <w:t xml:space="preserve">Instalações que permanecerão para a imagem também podem ser inseridas no momento de construção do Docker file; </w:t>
      </w:r>
      <w:proofErr w:type="gramStart"/>
      <w:r w:rsidRPr="001D0F94">
        <w:rPr>
          <w:sz w:val="24"/>
          <w:lang w:eastAsia="x-none"/>
        </w:rPr>
        <w:t>No</w:t>
      </w:r>
      <w:proofErr w:type="gramEnd"/>
      <w:r w:rsidRPr="001D0F94">
        <w:rPr>
          <w:sz w:val="24"/>
          <w:lang w:eastAsia="x-none"/>
        </w:rPr>
        <w:t xml:space="preserve"> estudo de caso para a arquitetura ARM eu faço a instalação do </w:t>
      </w:r>
      <w:r w:rsidR="00797E99" w:rsidRPr="001D0F94">
        <w:rPr>
          <w:sz w:val="24"/>
          <w:lang w:eastAsia="x-none"/>
        </w:rPr>
        <w:t xml:space="preserve">RVM, </w:t>
      </w:r>
      <w:r w:rsidRPr="001D0F94">
        <w:rPr>
          <w:sz w:val="24"/>
          <w:lang w:eastAsia="x-none"/>
        </w:rPr>
        <w:t>Ruby</w:t>
      </w:r>
      <w:r w:rsidR="00797E99" w:rsidRPr="001D0F94">
        <w:rPr>
          <w:sz w:val="24"/>
          <w:lang w:eastAsia="x-none"/>
        </w:rPr>
        <w:t xml:space="preserve"> e bundler das dependências do projeto. Estas serão necessárias a execução.</w:t>
      </w:r>
      <w:r w:rsidR="008F4E9E" w:rsidRPr="001D0F94">
        <w:rPr>
          <w:sz w:val="24"/>
          <w:lang w:eastAsia="x-none"/>
        </w:rPr>
        <w:t xml:space="preserve"> </w:t>
      </w:r>
      <w:r w:rsidR="00DD299F" w:rsidRPr="001D0F94">
        <w:rPr>
          <w:sz w:val="24"/>
          <w:lang w:eastAsia="x-none"/>
        </w:rPr>
        <w:t xml:space="preserve"> </w:t>
      </w:r>
    </w:p>
    <w:p w14:paraId="0F076772" w14:textId="34603D05" w:rsidR="00F85312" w:rsidRPr="001D0F94" w:rsidRDefault="008A7B21" w:rsidP="008A7B21">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w:t>
      </w:r>
      <w:r w:rsidR="00780FF9" w:rsidRPr="001D0F94">
        <w:rPr>
          <w:sz w:val="24"/>
          <w:lang w:eastAsia="x-none"/>
        </w:rPr>
        <w:t xml:space="preserve"> quaisquer </w:t>
      </w:r>
      <w:r w:rsidRPr="001D0F94">
        <w:rPr>
          <w:sz w:val="24"/>
          <w:lang w:eastAsia="x-none"/>
        </w:rPr>
        <w:t xml:space="preserve">esquecimento </w:t>
      </w:r>
      <w:r w:rsidR="00FF5B6A" w:rsidRPr="001D0F94">
        <w:rPr>
          <w:sz w:val="24"/>
          <w:lang w:eastAsia="x-none"/>
        </w:rPr>
        <w:t>e/</w:t>
      </w:r>
      <w:r w:rsidRPr="001D0F94">
        <w:rPr>
          <w:sz w:val="24"/>
          <w:lang w:eastAsia="x-none"/>
        </w:rPr>
        <w:t>ou faltas de instalação de bibliotecas e dependências, implicarão na remoção das imagens e dos containers associados e recriação.</w:t>
      </w:r>
    </w:p>
    <w:p w14:paraId="7A88366C" w14:textId="1BFFCC63" w:rsidR="008A7B21" w:rsidRDefault="00F85312" w:rsidP="008A7B21">
      <w:pPr>
        <w:pStyle w:val="PargrafodaLista"/>
        <w:suppressAutoHyphens w:val="0"/>
        <w:spacing w:line="240" w:lineRule="auto"/>
        <w:jc w:val="left"/>
        <w:rPr>
          <w:sz w:val="24"/>
          <w:lang w:eastAsia="x-none"/>
        </w:rPr>
      </w:pPr>
      <w:r w:rsidRPr="001D0F94">
        <w:rPr>
          <w:sz w:val="24"/>
          <w:lang w:eastAsia="x-none"/>
        </w:rPr>
        <w:t>Durante os meus testes p</w:t>
      </w:r>
      <w:r w:rsidR="000D0DB1" w:rsidRPr="001D0F94">
        <w:rPr>
          <w:sz w:val="24"/>
          <w:lang w:eastAsia="x-none"/>
        </w:rPr>
        <w:t>a</w:t>
      </w:r>
      <w:r w:rsidRPr="001D0F94">
        <w:rPr>
          <w:sz w:val="24"/>
          <w:lang w:eastAsia="x-none"/>
        </w:rPr>
        <w:t>ra o estudo de caso, ti</w:t>
      </w:r>
      <w:r w:rsidR="00FD252F">
        <w:rPr>
          <w:sz w:val="24"/>
          <w:lang w:eastAsia="x-none"/>
        </w:rPr>
        <w:t xml:space="preserve">ve extrema dificuldade com o </w:t>
      </w:r>
      <w:r w:rsidRPr="001D0F94">
        <w:rPr>
          <w:sz w:val="24"/>
          <w:lang w:eastAsia="x-none"/>
        </w:rPr>
        <w:t>arquivo para a arquitetura ARM, pois não estava acostumado com a mesma, isto implicou em criar e recriar este arquivo de Dockerfile algumas centenas de vezes, assim como a remoção das imagens e dos containers associados.</w:t>
      </w:r>
      <w:r w:rsidR="00D6448A">
        <w:rPr>
          <w:sz w:val="24"/>
          <w:lang w:eastAsia="x-none"/>
        </w:rPr>
        <w:t xml:space="preserve"> Esta é uma prática comum durante a construção da imagem e dos containers, visto que a imagem é imutável e se for necessário fazer alterações nela, todo o processo será reiniciado.</w:t>
      </w:r>
      <w:r w:rsidR="008A7B21" w:rsidRPr="001D0F94">
        <w:rPr>
          <w:sz w:val="24"/>
          <w:lang w:eastAsia="x-none"/>
        </w:rPr>
        <w:t xml:space="preserve"> </w:t>
      </w:r>
    </w:p>
    <w:p w14:paraId="61DDD3F8" w14:textId="27372C3D" w:rsidR="0006177F" w:rsidRDefault="0006177F" w:rsidP="008A7B21">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9"/>
        <w:t>2</w:t>
      </w:r>
      <w:r>
        <w:rPr>
          <w:lang w:val="x-none" w:eastAsia="x-none"/>
        </w:rPr>
        <w:t xml:space="preserve"> – “Containers </w:t>
      </w:r>
      <w:r w:rsidR="004621DB">
        <w:rPr>
          <w:lang w:val="x-none" w:eastAsia="x-none"/>
        </w:rPr>
        <w:t>são descartáveis”</w:t>
      </w:r>
      <w:r w:rsidR="005B529A">
        <w:rPr>
          <w:lang w:val="x-none" w:eastAsia="x-none"/>
        </w:rPr>
        <w:t>.</w:t>
      </w:r>
    </w:p>
    <w:p w14:paraId="18DF6BC3" w14:textId="7B795F8C" w:rsidR="00E32A92" w:rsidRDefault="003C2963">
      <w:pPr>
        <w:rPr>
          <w:lang w:eastAsia="x-none"/>
        </w:rPr>
      </w:pPr>
      <w:r>
        <w:rPr>
          <w:lang w:eastAsia="x-none"/>
        </w:rPr>
        <w:br w:type="page"/>
      </w:r>
    </w:p>
    <w:p w14:paraId="4D9565E0" w14:textId="541EB197" w:rsidR="00E32A92" w:rsidRDefault="00E32A92" w:rsidP="00FC1BAA">
      <w:pPr>
        <w:pStyle w:val="Ttulo21"/>
        <w:jc w:val="center"/>
        <w:rPr>
          <w:lang w:val="pt-BR"/>
        </w:rPr>
      </w:pPr>
      <w:bookmarkStart w:id="158" w:name="_Toc496803921"/>
      <w:r>
        <w:lastRenderedPageBreak/>
        <w:t>4.3.3</w:t>
      </w:r>
      <w:r>
        <w:t xml:space="preserve"> D</w:t>
      </w:r>
      <w:r w:rsidR="000C6FC5">
        <w:t>ificuldades técnicas encontradas</w:t>
      </w:r>
      <w:bookmarkEnd w:id="158"/>
    </w:p>
    <w:p w14:paraId="7A536568" w14:textId="77777777" w:rsidR="00E32A92" w:rsidRDefault="00E32A92">
      <w:pPr>
        <w:rPr>
          <w:lang w:eastAsia="x-none"/>
        </w:rPr>
      </w:pPr>
      <w:r>
        <w:rPr>
          <w:lang w:eastAsia="x-none"/>
        </w:rPr>
        <w:br w:type="page"/>
      </w:r>
    </w:p>
    <w:p w14:paraId="463507CF" w14:textId="77777777" w:rsidR="003C2963" w:rsidRDefault="003C2963">
      <w:pPr>
        <w:rPr>
          <w:rFonts w:eastAsia="Times New Roman" w:cs="Arial"/>
          <w:color w:val="00000A"/>
          <w:lang w:eastAsia="x-none"/>
        </w:rPr>
      </w:pPr>
    </w:p>
    <w:p w14:paraId="488FB30B" w14:textId="06448E6E" w:rsidR="000A0532" w:rsidRDefault="00E53CE2" w:rsidP="00CE4928">
      <w:pPr>
        <w:pStyle w:val="Ttulo11"/>
      </w:pPr>
      <w:bookmarkStart w:id="159" w:name="_Toc495785711"/>
      <w:bookmarkStart w:id="160" w:name="_Toc496802708"/>
      <w:bookmarkStart w:id="161" w:name="_Toc496802937"/>
      <w:bookmarkStart w:id="162" w:name="_Toc496803922"/>
      <w:r>
        <w:lastRenderedPageBreak/>
        <w:t>4.4</w:t>
      </w:r>
      <w:r w:rsidR="00CE4928">
        <w:t xml:space="preserve"> </w:t>
      </w:r>
      <w:r w:rsidR="00F8236A">
        <w:t>Play with</w:t>
      </w:r>
      <w:r w:rsidR="006B6147">
        <w:t xml:space="preserve"> </w:t>
      </w:r>
      <w:bookmarkEnd w:id="160"/>
      <w:bookmarkEnd w:id="161"/>
      <w:r w:rsidR="00F8236A">
        <w:t>Docker</w:t>
      </w:r>
      <w:bookmarkEnd w:id="162"/>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r w:rsidR="00E82534">
        <w:fldChar w:fldCharType="begin"/>
      </w:r>
      <w:r w:rsidR="00E82534">
        <w:instrText xml:space="preserve"> HYPERLINK "http://labs.play-with-docker.com" </w:instrText>
      </w:r>
      <w:r w:rsidR="00E82534">
        <w:fldChar w:fldCharType="separate"/>
      </w:r>
      <w:r w:rsidR="00E60423" w:rsidRPr="00186F69">
        <w:rPr>
          <w:rStyle w:val="Hiperlink"/>
          <w:lang w:val="x-none" w:eastAsia="x-none"/>
        </w:rPr>
        <w:t>http://labs.play-with-docker.com</w:t>
      </w:r>
      <w:r w:rsidR="00E82534">
        <w:rPr>
          <w:rStyle w:val="Hiperlink"/>
          <w:lang w:val="x-none" w:eastAsia="x-none"/>
        </w:rPr>
        <w:fldChar w:fldCharType="end"/>
      </w:r>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0"/>
        <w:t>7</w:t>
      </w:r>
      <w:r w:rsidR="00FA6443">
        <w:rPr>
          <w:lang w:val="x-none" w:eastAsia="x-none"/>
        </w:rPr>
        <w:t xml:space="preserve"> </w:t>
      </w:r>
    </w:p>
    <w:p w14:paraId="36B68390" w14:textId="64BCCF8F" w:rsidR="005E730E" w:rsidRDefault="00614232" w:rsidP="006B6147">
      <w:pPr>
        <w:rPr>
          <w:lang w:val="x-none" w:eastAsia="x-none"/>
        </w:rPr>
      </w:pPr>
      <w:r>
        <w:rPr>
          <w:lang w:val="x-none" w:eastAsia="x-none"/>
        </w:rPr>
        <w:tab/>
        <w:t>Maiores informações podem ser obtidas no github do projeto</w:t>
      </w:r>
      <w:r w:rsidR="00A85B21">
        <w:rPr>
          <w:rStyle w:val="Refdenotaderodap"/>
          <w:lang w:val="x-none" w:eastAsia="x-none"/>
        </w:rPr>
        <w:footnoteReference w:customMarkFollows="1" w:id="11"/>
        <w:t>8</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3B938626">
            <wp:extent cx="5026769" cy="2986304"/>
            <wp:effectExtent l="0" t="0" r="254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00021" cy="3029822"/>
                    </a:xfrm>
                    <a:prstGeom prst="rect">
                      <a:avLst/>
                    </a:prstGeom>
                  </pic:spPr>
                </pic:pic>
              </a:graphicData>
            </a:graphic>
          </wp:inline>
        </w:drawing>
      </w:r>
    </w:p>
    <w:p w14:paraId="70540A00" w14:textId="47271E06" w:rsidR="008931E9" w:rsidRDefault="008735D4" w:rsidP="008735D4">
      <w:pPr>
        <w:pStyle w:val="Legenda"/>
        <w:jc w:val="left"/>
        <w:rPr>
          <w:lang w:val="x-none" w:eastAsia="x-none"/>
        </w:rPr>
      </w:pPr>
      <w:bookmarkStart w:id="163" w:name="_Toc496268963"/>
      <w:proofErr w:type="spellStart"/>
      <w:r w:rsidRPr="00521BCB">
        <w:rPr>
          <w:lang w:val="en-US"/>
        </w:rPr>
        <w:t>Figura</w:t>
      </w:r>
      <w:proofErr w:type="spellEnd"/>
      <w:r w:rsidRPr="00521BCB">
        <w:rPr>
          <w:lang w:val="en-US"/>
        </w:rPr>
        <w:t xml:space="preserve"> </w:t>
      </w:r>
      <w:r w:rsidR="00521BCB">
        <w:fldChar w:fldCharType="begin"/>
      </w:r>
      <w:r w:rsidR="00521BCB" w:rsidRPr="00521BCB">
        <w:rPr>
          <w:lang w:val="en-US"/>
        </w:rPr>
        <w:instrText xml:space="preserve"> SEQ Figura \* ARABIC </w:instrText>
      </w:r>
      <w:r w:rsidR="00521BCB">
        <w:fldChar w:fldCharType="separate"/>
      </w:r>
      <w:r w:rsidR="001E1CF0">
        <w:rPr>
          <w:noProof/>
          <w:lang w:val="en-US"/>
        </w:rPr>
        <w:t>16</w:t>
      </w:r>
      <w:r w:rsidR="00521BCB">
        <w:rPr>
          <w:noProof/>
        </w:rPr>
        <w:fldChar w:fldCharType="end"/>
      </w:r>
      <w:r w:rsidRPr="00521BCB">
        <w:rPr>
          <w:lang w:val="en-US"/>
        </w:rPr>
        <w:t xml:space="preserve"> - Play with docker - Fonte: http://labs.play-with-docker.com/</w:t>
      </w:r>
      <w:bookmarkEnd w:id="163"/>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07002C6B" w:rsidR="00521BCB" w:rsidRDefault="001E1CF0" w:rsidP="001E1CF0">
      <w:pPr>
        <w:pStyle w:val="Legenda"/>
        <w:jc w:val="left"/>
      </w:pPr>
      <w:bookmarkStart w:id="164" w:name="_Toc496268964"/>
      <w:proofErr w:type="spellStart"/>
      <w:r w:rsidRPr="00863120">
        <w:rPr>
          <w:lang w:val="en-US"/>
        </w:rPr>
        <w:t>Figura</w:t>
      </w:r>
      <w:proofErr w:type="spellEnd"/>
      <w:r w:rsidRPr="00863120">
        <w:rPr>
          <w:lang w:val="en-US"/>
        </w:rPr>
        <w:t xml:space="preserve"> </w:t>
      </w:r>
      <w:r>
        <w:fldChar w:fldCharType="begin"/>
      </w:r>
      <w:r w:rsidRPr="00863120">
        <w:rPr>
          <w:lang w:val="en-US"/>
        </w:rPr>
        <w:instrText xml:space="preserve"> SEQ Figura \* ARABIC </w:instrText>
      </w:r>
      <w:r>
        <w:fldChar w:fldCharType="separate"/>
      </w:r>
      <w:r w:rsidRPr="00863120">
        <w:rPr>
          <w:noProof/>
          <w:lang w:val="en-US"/>
        </w:rPr>
        <w:t>17</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164"/>
    </w:p>
    <w:p w14:paraId="0902AD1A" w14:textId="77777777" w:rsidR="008376E9" w:rsidRDefault="008376E9" w:rsidP="008376E9">
      <w:pPr>
        <w:rPr>
          <w:lang w:eastAsia="en-US"/>
        </w:rPr>
      </w:pPr>
    </w:p>
    <w:p w14:paraId="4028D363" w14:textId="47BFD7F4" w:rsidR="008376E9" w:rsidRDefault="008376E9" w:rsidP="008376E9">
      <w:pPr>
        <w:ind w:firstLine="708"/>
        <w:rPr>
          <w:lang w:eastAsia="en-US"/>
        </w:rPr>
      </w:pPr>
      <w:r>
        <w:rPr>
          <w:lang w:eastAsia="en-US"/>
        </w:rPr>
        <w:t>O</w:t>
      </w:r>
      <w:r w:rsidR="007B483F">
        <w:rPr>
          <w:lang w:eastAsia="en-US"/>
        </w:rPr>
        <w:t xml:space="preserve"> projeto conta com uma documentação que poder ser obtida no link: </w:t>
      </w:r>
      <w:hyperlink r:id="rId31" w:history="1">
        <w:r w:rsidR="007B483F" w:rsidRPr="00FA7B45">
          <w:rPr>
            <w:rStyle w:val="Hiperlink"/>
            <w:lang w:eastAsia="en-US"/>
          </w:rPr>
          <w:t>http://training.play-with-docker.com/</w:t>
        </w:r>
      </w:hyperlink>
    </w:p>
    <w:p w14:paraId="27AE2192" w14:textId="0217ABAE" w:rsidR="007B483F" w:rsidRDefault="00AB0CD9" w:rsidP="008376E9">
      <w:pPr>
        <w:ind w:firstLine="708"/>
        <w:rPr>
          <w:lang w:eastAsia="en-US"/>
        </w:rPr>
      </w:pPr>
      <w:r>
        <w:rPr>
          <w:lang w:eastAsia="en-US"/>
        </w:rPr>
        <w:t>Outros treinamentos do docker podem ser obtidas atra</w:t>
      </w:r>
      <w:r w:rsidR="00913062">
        <w:rPr>
          <w:lang w:eastAsia="en-US"/>
        </w:rPr>
        <w:t xml:space="preserve">vés do link: </w:t>
      </w:r>
      <w:hyperlink r:id="rId32" w:history="1">
        <w:r w:rsidR="00913062" w:rsidRPr="00FA7B45">
          <w:rPr>
            <w:rStyle w:val="Hiperlink"/>
            <w:lang w:eastAsia="en-US"/>
          </w:rPr>
          <w:t>https://training.docker.com/</w:t>
        </w:r>
      </w:hyperlink>
    </w:p>
    <w:p w14:paraId="2AA38185" w14:textId="65C83882" w:rsidR="00CB499E" w:rsidRDefault="00CB499E">
      <w:pPr>
        <w:rPr>
          <w:lang w:eastAsia="en-US"/>
        </w:rPr>
      </w:pPr>
      <w:r>
        <w:rPr>
          <w:lang w:eastAsia="en-US"/>
        </w:rPr>
        <w:br w:type="page"/>
      </w:r>
    </w:p>
    <w:p w14:paraId="117F6FF2" w14:textId="7E25B9CD" w:rsidR="000A0532" w:rsidRDefault="000A0532" w:rsidP="000A0532">
      <w:pPr>
        <w:pStyle w:val="Ttulo11"/>
      </w:pPr>
      <w:bookmarkStart w:id="165" w:name="_Toc496802709"/>
      <w:bookmarkStart w:id="166" w:name="_Toc496802938"/>
      <w:bookmarkStart w:id="167" w:name="_Toc496803923"/>
      <w:r>
        <w:lastRenderedPageBreak/>
        <w:t>4.</w:t>
      </w:r>
      <w:r w:rsidR="00D06D5D">
        <w:t>5</w:t>
      </w:r>
      <w:r>
        <w:t xml:space="preserve"> </w:t>
      </w:r>
      <w:bookmarkEnd w:id="165"/>
      <w:bookmarkEnd w:id="166"/>
      <w:r w:rsidR="00F8236A">
        <w:t>Comunidade</w:t>
      </w:r>
      <w:bookmarkEnd w:id="167"/>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68" w:name="_Toc496802710"/>
      <w:bookmarkStart w:id="169" w:name="_Toc496802939"/>
      <w:bookmarkStart w:id="170" w:name="_Toc496803924"/>
      <w:bookmarkEnd w:id="159"/>
      <w:r>
        <w:rPr>
          <w:lang w:val="pt-BR"/>
        </w:rPr>
        <w:lastRenderedPageBreak/>
        <w:t>5</w:t>
      </w:r>
      <w:r w:rsidR="00C254AC">
        <w:t xml:space="preserve"> Boas práticas de Construção da aplicação (Doze fatores)</w:t>
      </w:r>
      <w:bookmarkEnd w:id="168"/>
      <w:bookmarkEnd w:id="169"/>
      <w:bookmarkEnd w:id="170"/>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 xml:space="preserve">web </w:t>
      </w:r>
      <w:proofErr w:type="spellStart"/>
      <w:r w:rsidRPr="0010368D">
        <w:rPr>
          <w:i/>
          <w:iCs/>
          <w:color w:val="000000"/>
        </w:rPr>
        <w:t>apps</w:t>
      </w:r>
      <w:proofErr w:type="spellEnd"/>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2"/>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13"/>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 xml:space="preserve">V. Build, release, </w:t>
      </w:r>
      <w:proofErr w:type="spellStart"/>
      <w:r>
        <w:rPr>
          <w:lang w:eastAsia="x-none"/>
        </w:rPr>
        <w:t>run</w:t>
      </w:r>
      <w:proofErr w:type="spellEnd"/>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 xml:space="preserve">IX. </w:t>
      </w:r>
      <w:proofErr w:type="spellStart"/>
      <w:r>
        <w:rPr>
          <w:lang w:eastAsia="x-none"/>
        </w:rPr>
        <w:t>Descartabilidade</w:t>
      </w:r>
      <w:proofErr w:type="spellEnd"/>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proofErr w:type="spellStart"/>
      <w:r w:rsidR="006258E1">
        <w:rPr>
          <w:lang w:eastAsia="x-none"/>
        </w:rPr>
        <w:t>Dev</w:t>
      </w:r>
      <w:proofErr w:type="spellEnd"/>
      <w:r w:rsidR="006258E1">
        <w:rPr>
          <w:lang w:eastAsia="x-none"/>
        </w:rPr>
        <w:t>/</w:t>
      </w:r>
      <w:proofErr w:type="spellStart"/>
      <w:r w:rsidR="006258E1">
        <w:rPr>
          <w:lang w:eastAsia="x-none"/>
        </w:rPr>
        <w:t>P</w:t>
      </w:r>
      <w:r>
        <w:rPr>
          <w:lang w:eastAsia="x-none"/>
        </w:rPr>
        <w:t>rod</w:t>
      </w:r>
      <w:proofErr w:type="spellEnd"/>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 xml:space="preserve">XII. Processos de </w:t>
      </w:r>
      <w:proofErr w:type="spellStart"/>
      <w:r>
        <w:rPr>
          <w:lang w:eastAsia="x-none"/>
        </w:rPr>
        <w:t>Admin</w:t>
      </w:r>
      <w:proofErr w:type="spellEnd"/>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71" w:name="_Toc496802711"/>
      <w:bookmarkStart w:id="172" w:name="_Toc496802940"/>
      <w:bookmarkStart w:id="173" w:name="_Toc496803925"/>
      <w:r>
        <w:lastRenderedPageBreak/>
        <w:t>6</w:t>
      </w:r>
      <w:r w:rsidR="00C254AC">
        <w:t xml:space="preserve"> </w:t>
      </w:r>
      <w:r w:rsidR="00D05179">
        <w:t>Software de gerenciamento de containers</w:t>
      </w:r>
      <w:bookmarkStart w:id="174" w:name="_GoBack"/>
      <w:bookmarkEnd w:id="171"/>
      <w:bookmarkEnd w:id="172"/>
      <w:bookmarkEnd w:id="173"/>
      <w:bookmarkEnd w:id="174"/>
    </w:p>
    <w:p w14:paraId="21FDB902" w14:textId="57DADB74" w:rsidR="009C7518" w:rsidRDefault="00C254AC" w:rsidP="00561437">
      <w:pPr>
        <w:ind w:firstLine="708"/>
      </w:pPr>
      <w:r>
        <w:t>Existem algumas Plataformas (PaaS) para gerenciamento de containers em am</w:t>
      </w:r>
      <w:r w:rsidR="00310F06">
        <w:t>bientes (</w:t>
      </w:r>
      <w:proofErr w:type="spellStart"/>
      <w:r w:rsidR="00310F06">
        <w:t>qa</w:t>
      </w:r>
      <w:proofErr w:type="spellEnd"/>
      <w:r w:rsidR="00310F06">
        <w:t xml:space="preserve">, </w:t>
      </w:r>
      <w:proofErr w:type="spellStart"/>
      <w:r w:rsidR="00310F06">
        <w:t>staging</w:t>
      </w:r>
      <w:proofErr w:type="spellEnd"/>
      <w:r w:rsidR="00310F06">
        <w:t xml:space="preserve"> e</w:t>
      </w:r>
      <w:r>
        <w:t xml:space="preserve"> produção).</w:t>
      </w:r>
    </w:p>
    <w:p w14:paraId="6CE1AFA6" w14:textId="77777777" w:rsidR="00310F06" w:rsidRDefault="00C254AC" w:rsidP="00310F06">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7F2CD743" w14:textId="2957F232" w:rsidR="009C7518" w:rsidRDefault="009048D7" w:rsidP="007B3808">
      <w:pPr>
        <w:ind w:left="708"/>
        <w:rPr>
          <w:lang w:eastAsia="x-none"/>
        </w:rPr>
      </w:pPr>
      <w:r>
        <w:rPr>
          <w:lang w:eastAsia="x-none"/>
        </w:rPr>
        <w:t>Dentre estas plataformas se destacam algumas, como</w:t>
      </w:r>
      <w:r w:rsidR="00D4075E">
        <w:rPr>
          <w:lang w:eastAsia="x-none"/>
        </w:rPr>
        <w:t xml:space="preserve">: </w:t>
      </w:r>
      <w:proofErr w:type="spellStart"/>
      <w:r w:rsidR="00D4075E">
        <w:rPr>
          <w:lang w:eastAsia="x-none"/>
        </w:rPr>
        <w:t>Tsuru</w:t>
      </w:r>
      <w:proofErr w:type="spellEnd"/>
      <w:r w:rsidR="00C254AC">
        <w:rPr>
          <w:lang w:eastAsia="x-none"/>
        </w:rPr>
        <w:t xml:space="preserve">, </w:t>
      </w:r>
      <w:proofErr w:type="spellStart"/>
      <w:r w:rsidR="00C254AC">
        <w:rPr>
          <w:lang w:eastAsia="x-none"/>
        </w:rPr>
        <w:t>Kubernet</w:t>
      </w:r>
      <w:proofErr w:type="spellEnd"/>
      <w:r w:rsidR="00C254AC">
        <w:rPr>
          <w:lang w:eastAsia="x-none"/>
        </w:rPr>
        <w:t xml:space="preserve"> é </w:t>
      </w:r>
      <w:proofErr w:type="spellStart"/>
      <w:r w:rsidR="00C254AC">
        <w:rPr>
          <w:lang w:eastAsia="x-none"/>
        </w:rPr>
        <w:t>Vagran</w:t>
      </w:r>
      <w:proofErr w:type="spellEnd"/>
      <w:r w:rsidR="00C254AC">
        <w:rPr>
          <w:lang w:eastAsia="x-none"/>
        </w:rPr>
        <w:t>.</w:t>
      </w:r>
      <w:r w:rsidR="007B3808">
        <w:rPr>
          <w:lang w:eastAsia="x-none"/>
        </w:rPr>
        <w:t xml:space="preserve"> </w:t>
      </w:r>
      <w:r w:rsidR="00C254AC">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7777777" w:rsidR="009C7518" w:rsidRDefault="00C254AC" w:rsidP="002E210D">
      <w:pPr>
        <w:ind w:firstLine="708"/>
        <w:rPr>
          <w:lang w:eastAsia="x-none"/>
        </w:rPr>
      </w:pPr>
      <w:r>
        <w:rPr>
          <w:lang w:eastAsia="x-none"/>
        </w:rPr>
        <w:t>Essas PaaS, citadas possuem integração com a AWS (</w:t>
      </w:r>
      <w:r>
        <w:rPr>
          <w:shd w:val="clear" w:color="auto" w:fill="FFFF00"/>
          <w:lang w:eastAsia="x-none"/>
        </w:rPr>
        <w:t xml:space="preserve">a menos o </w:t>
      </w:r>
      <w:proofErr w:type="spellStart"/>
      <w:r>
        <w:rPr>
          <w:shd w:val="clear" w:color="auto" w:fill="FFFF00"/>
          <w:lang w:eastAsia="x-none"/>
        </w:rPr>
        <w:t>Tsuru</w:t>
      </w:r>
      <w:proofErr w:type="spellEnd"/>
      <w:r>
        <w:rPr>
          <w:shd w:val="clear" w:color="auto" w:fill="FFFF00"/>
          <w:lang w:eastAsia="x-none"/>
        </w:rPr>
        <w:t xml:space="preserve"> – o mesmo é baseado em Docker, restrito ao Data Center do grupo </w:t>
      </w:r>
      <w:commentRangeStart w:id="175"/>
      <w:r>
        <w:rPr>
          <w:shd w:val="clear" w:color="auto" w:fill="FFFF00"/>
          <w:lang w:eastAsia="x-none"/>
        </w:rPr>
        <w:t>Globo</w:t>
      </w:r>
      <w:commentRangeEnd w:id="175"/>
      <w:r>
        <w:commentReference w:id="175"/>
      </w:r>
      <w:r>
        <w:rPr>
          <w:lang w:eastAsia="x-none"/>
        </w:rPr>
        <w:t>).</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76" w:name="_Toc496802713"/>
      <w:bookmarkStart w:id="177" w:name="_Toc496802942"/>
      <w:bookmarkStart w:id="178" w:name="_Toc496803926"/>
      <w:r>
        <w:lastRenderedPageBreak/>
        <w:t>13</w:t>
      </w:r>
      <w:r w:rsidR="00C254AC">
        <w:t xml:space="preserve"> </w:t>
      </w:r>
      <w:bookmarkEnd w:id="176"/>
      <w:bookmarkEnd w:id="177"/>
      <w:r w:rsidR="008F2423">
        <w:t>Estudo de Caso</w:t>
      </w:r>
      <w:bookmarkEnd w:id="178"/>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Default="00C254AC">
      <w:pPr>
        <w:ind w:left="708"/>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proofErr w:type="spellStart"/>
      <w:r>
        <w:t>Sidekiq</w:t>
      </w:r>
      <w:proofErr w:type="spellEnd"/>
      <w:r>
        <w:t>: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proofErr w:type="spellStart"/>
      <w:r>
        <w:t>Phalanx</w:t>
      </w:r>
      <w:proofErr w:type="spellEnd"/>
      <w: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r>
        <w:br w:type="page"/>
      </w:r>
    </w:p>
    <w:p w14:paraId="0A3EA7E9" w14:textId="3E427F6C" w:rsidR="009C7518" w:rsidRDefault="001C4B8F">
      <w:pPr>
        <w:pStyle w:val="Ttulo11"/>
      </w:pPr>
      <w:bookmarkStart w:id="179" w:name="_Toc496802714"/>
      <w:bookmarkStart w:id="180" w:name="_Toc496802943"/>
      <w:bookmarkStart w:id="181" w:name="_Toc496803927"/>
      <w:r>
        <w:lastRenderedPageBreak/>
        <w:t>14</w:t>
      </w:r>
      <w:r w:rsidR="00C254AC">
        <w:t xml:space="preserve"> Infraestrutura</w:t>
      </w:r>
      <w:bookmarkEnd w:id="179"/>
      <w:bookmarkEnd w:id="180"/>
      <w:bookmarkEnd w:id="181"/>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77777777" w:rsidR="00B95B4F" w:rsidRPr="00D9318B" w:rsidRDefault="00B95B4F" w:rsidP="00B95B4F">
      <w:r w:rsidRPr="00D9318B">
        <w:tab/>
        <w:t>X86:</w:t>
      </w:r>
    </w:p>
    <w:p w14:paraId="552C05AC" w14:textId="77777777" w:rsidR="00B95B4F" w:rsidRPr="00D9318B" w:rsidRDefault="00B95B4F" w:rsidP="00B95B4F">
      <w:r w:rsidRPr="00D9318B">
        <w:tab/>
        <w:t>Docker file: Anexo 1</w:t>
      </w:r>
    </w:p>
    <w:p w14:paraId="14E27958" w14:textId="77777777" w:rsidR="00B95B4F" w:rsidRPr="00D9318B" w:rsidRDefault="00B95B4F" w:rsidP="00B95B4F">
      <w:r w:rsidRPr="00D9318B">
        <w:tab/>
        <w:t>Docker-compose: Anexo 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5F49E4AC"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3</w:t>
      </w:r>
    </w:p>
    <w:p w14:paraId="7DC3EF60" w14:textId="328EF3E8" w:rsidR="00462A6B" w:rsidRDefault="009272F2">
      <w:pPr>
        <w:rPr>
          <w:lang w:val="x-none"/>
        </w:rPr>
      </w:pPr>
      <w:r>
        <w:rPr>
          <w:lang w:val="x-none"/>
        </w:rPr>
        <w:tab/>
        <w:t>Docker-compose versao 2 : Anexo 4</w:t>
      </w:r>
    </w:p>
    <w:p w14:paraId="429B67E4" w14:textId="57B08FF8" w:rsidR="009272F2" w:rsidRDefault="009272F2" w:rsidP="009272F2">
      <w:pPr>
        <w:rPr>
          <w:lang w:val="x-none"/>
        </w:rPr>
      </w:pPr>
      <w:r w:rsidRPr="00D9318B">
        <w:tab/>
      </w:r>
      <w:r>
        <w:rPr>
          <w:lang w:val="x-none"/>
        </w:rPr>
        <w:t>Docker-compose versao 2 : Anexo 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14"/>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15446FF9" w:rsidR="007204D3" w:rsidRDefault="00024811" w:rsidP="009056A8">
      <w:pPr>
        <w:ind w:firstLine="708"/>
      </w:pPr>
      <w:r>
        <w:t xml:space="preserve">Para a orquestração dos containers estou usando o docker </w:t>
      </w:r>
      <w:proofErr w:type="spellStart"/>
      <w:r>
        <w:t>swarm</w:t>
      </w:r>
      <w:proofErr w:type="spellEnd"/>
      <w:r>
        <w:t>, que é um orquestrador nativo da plataforma. Pode ser usado outros orquestra</w:t>
      </w:r>
      <w:r w:rsidR="00431480">
        <w:t xml:space="preserve">dores como o </w:t>
      </w:r>
      <w:proofErr w:type="spellStart"/>
      <w:r w:rsidR="00431480">
        <w:t>Kubernet</w:t>
      </w:r>
      <w:proofErr w:type="spellEnd"/>
      <w:r w:rsidR="00006F16">
        <w:t xml:space="preserve">, </w:t>
      </w:r>
      <w:proofErr w:type="spellStart"/>
      <w:r w:rsidR="00006F16">
        <w:t>Vagrant</w:t>
      </w:r>
      <w:proofErr w:type="spellEnd"/>
      <w:r w:rsidR="00006F16">
        <w:t xml:space="preserve"> e </w:t>
      </w:r>
      <w:r>
        <w:t>Mesos OS</w:t>
      </w:r>
      <w:r w:rsidR="00006F16">
        <w:t>. A utilização destes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proofErr w:type="spellStart"/>
      <w:r w:rsidR="0079088C">
        <w:t>Kubernet</w:t>
      </w:r>
      <w:proofErr w:type="spellEnd"/>
      <w:r w:rsidR="0079088C">
        <w:t xml:space="preserve">, </w:t>
      </w:r>
      <w:proofErr w:type="spellStart"/>
      <w:r w:rsidR="0079088C">
        <w:t>Vagrant</w:t>
      </w:r>
      <w:proofErr w:type="spellEnd"/>
      <w:r w:rsidR="0079088C">
        <w:t xml:space="preserve">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82" w:name="_Toc496802715"/>
      <w:bookmarkStart w:id="183" w:name="_Toc496802944"/>
      <w:bookmarkStart w:id="184" w:name="_Toc496803928"/>
      <w:r>
        <w:lastRenderedPageBreak/>
        <w:t>19</w:t>
      </w:r>
      <w:r w:rsidR="00C254AC">
        <w:t xml:space="preserve"> Referências</w:t>
      </w:r>
      <w:bookmarkEnd w:id="182"/>
      <w:bookmarkEnd w:id="183"/>
      <w:bookmarkEnd w:id="184"/>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proofErr w:type="spellStart"/>
      <w:r w:rsidR="00C254AC">
        <w:t>Cloud</w:t>
      </w:r>
      <w:proofErr w:type="spellEnd"/>
      <w:r w:rsidR="00C254AC">
        <w:t xml:space="preserve"> </w:t>
      </w:r>
      <w:proofErr w:type="spellStart"/>
      <w:r w:rsidR="00C254AC">
        <w:t>Computing</w:t>
      </w:r>
      <w:proofErr w:type="spellEnd"/>
      <w:r w:rsidR="00C254AC">
        <w:t xml:space="preserve">: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85" w:name="_Toc496802716"/>
      <w:bookmarkStart w:id="186" w:name="_Toc496802945"/>
      <w:bookmarkStart w:id="187" w:name="_Toc496803929"/>
      <w:r>
        <w:lastRenderedPageBreak/>
        <w:t>11 Anexos</w:t>
      </w:r>
      <w:bookmarkEnd w:id="185"/>
      <w:bookmarkEnd w:id="186"/>
      <w:bookmarkEnd w:id="187"/>
    </w:p>
    <w:p w14:paraId="610A7845" w14:textId="5E341021" w:rsidR="009C7518" w:rsidRDefault="00C254AC" w:rsidP="00763C82">
      <w:pPr>
        <w:pStyle w:val="Ttulo21"/>
      </w:pPr>
      <w:bookmarkStart w:id="188" w:name="_Toc496803930"/>
      <w:r>
        <w:t xml:space="preserve">Anexo </w:t>
      </w:r>
      <w:r w:rsidR="00CB499E">
        <w:t>11.</w:t>
      </w:r>
      <w:r>
        <w:t>1 – Dockerfile</w:t>
      </w:r>
      <w:r w:rsidR="00DD156D">
        <w:t xml:space="preserve"> - </w:t>
      </w:r>
      <w:r w:rsidR="00DD156D" w:rsidRPr="009C6E52">
        <w:rPr>
          <w:lang w:val="pt-BR"/>
          <w:rPrChange w:id="189" w:author="Thiago Cruz" w:date="2017-10-26T17:34:00Z">
            <w:rPr>
              <w:lang w:val="en-US"/>
            </w:rPr>
          </w:rPrChange>
        </w:rPr>
        <w:t>X86</w:t>
      </w:r>
      <w:bookmarkEnd w:id="188"/>
    </w:p>
    <w:p w14:paraId="69B4C741" w14:textId="77777777" w:rsidR="009C7518" w:rsidRDefault="009C7518"/>
    <w:p w14:paraId="4815E1C0" w14:textId="77777777" w:rsidR="003A59F0" w:rsidRPr="009C6E52" w:rsidRDefault="003A59F0" w:rsidP="003A59F0">
      <w:pPr>
        <w:rPr>
          <w:rPrChange w:id="190" w:author="Thiago Cruz" w:date="2017-10-26T17:34:00Z">
            <w:rPr>
              <w:lang w:val="en-US"/>
            </w:rPr>
          </w:rPrChange>
        </w:rPr>
      </w:pPr>
      <w:r w:rsidRPr="009C6E52">
        <w:rPr>
          <w:rPrChange w:id="191" w:author="Thiago Cruz" w:date="2017-10-26T17:34:00Z">
            <w:rPr>
              <w:lang w:val="en-US"/>
            </w:rPr>
          </w:rPrChange>
        </w:rPr>
        <w:t>FROM ubuntu:12.04</w:t>
      </w:r>
    </w:p>
    <w:p w14:paraId="0A825793" w14:textId="77777777" w:rsidR="003A59F0" w:rsidRPr="009C6E52" w:rsidRDefault="003A59F0" w:rsidP="003A59F0">
      <w:pPr>
        <w:rPr>
          <w:rPrChange w:id="192" w:author="Thiago Cruz" w:date="2017-10-26T17:34:00Z">
            <w:rPr>
              <w:lang w:val="en-US"/>
            </w:rPr>
          </w:rPrChange>
        </w:rPr>
      </w:pPr>
      <w:r w:rsidRPr="009C6E52">
        <w:rPr>
          <w:rPrChange w:id="193" w:author="Thiago Cruz" w:date="2017-10-26T17:34:00Z">
            <w:rPr>
              <w:lang w:val="en-US"/>
            </w:rPr>
          </w:rPrChange>
        </w:rPr>
        <w:t>FROM ruby:2.3.3</w:t>
      </w:r>
    </w:p>
    <w:p w14:paraId="45664731" w14:textId="77777777" w:rsidR="003A59F0" w:rsidRPr="009C6E52" w:rsidRDefault="003A59F0" w:rsidP="003A59F0">
      <w:pPr>
        <w:rPr>
          <w:rPrChange w:id="194" w:author="Thiago Cruz" w:date="2017-10-26T17:34:00Z">
            <w:rPr>
              <w:lang w:val="en-US"/>
            </w:rPr>
          </w:rPrChange>
        </w:rPr>
      </w:pPr>
    </w:p>
    <w:p w14:paraId="7FC603C1" w14:textId="77777777" w:rsidR="003A59F0" w:rsidRPr="003A59F0" w:rsidRDefault="003A59F0" w:rsidP="003A59F0">
      <w:pPr>
        <w:rPr>
          <w:lang w:val="en-US"/>
        </w:rPr>
      </w:pPr>
      <w:r w:rsidRPr="003A59F0">
        <w:rPr>
          <w:lang w:val="en-US"/>
        </w:rPr>
        <w:t xml:space="preserve">MAINTAINER Thiago </w:t>
      </w:r>
      <w:proofErr w:type="spellStart"/>
      <w:r w:rsidRPr="003A59F0">
        <w:rPr>
          <w:lang w:val="en-US"/>
        </w:rPr>
        <w:t>Soares</w:t>
      </w:r>
      <w:proofErr w:type="spellEnd"/>
      <w:r w:rsidRPr="003A59F0">
        <w:rPr>
          <w:lang w:val="en-US"/>
        </w:rPr>
        <w:t xml:space="preserve"> &lt;thiagosoarescruz0@gmail.com&gt;</w:t>
      </w:r>
    </w:p>
    <w:p w14:paraId="6A8B04F6" w14:textId="77777777" w:rsidR="003A59F0" w:rsidRPr="003A59F0" w:rsidRDefault="003A59F0" w:rsidP="003A59F0">
      <w:pPr>
        <w:rPr>
          <w:lang w:val="en-US"/>
        </w:rPr>
      </w:pPr>
    </w:p>
    <w:p w14:paraId="724A4953" w14:textId="77777777" w:rsidR="003A59F0" w:rsidRPr="003A59F0" w:rsidRDefault="003A59F0" w:rsidP="003A59F0">
      <w:pPr>
        <w:rPr>
          <w:lang w:val="en-US"/>
        </w:rPr>
      </w:pPr>
      <w:r w:rsidRPr="003A59F0">
        <w:rPr>
          <w:lang w:val="en-US"/>
        </w:rPr>
        <w:t>## Install Build essentials</w:t>
      </w:r>
    </w:p>
    <w:p w14:paraId="26EBEDF0" w14:textId="77777777" w:rsidR="003A59F0" w:rsidRPr="003A59F0" w:rsidRDefault="003A59F0" w:rsidP="003A59F0">
      <w:pPr>
        <w:rPr>
          <w:lang w:val="en-US"/>
        </w:rPr>
      </w:pPr>
      <w:r w:rsidRPr="003A59F0">
        <w:rPr>
          <w:lang w:val="en-US"/>
        </w:rPr>
        <w:t>RUN apt-get update -</w:t>
      </w:r>
      <w:proofErr w:type="spellStart"/>
      <w:r w:rsidRPr="003A59F0">
        <w:rPr>
          <w:lang w:val="en-US"/>
        </w:rPr>
        <w:t>qq</w:t>
      </w:r>
      <w:proofErr w:type="spellEnd"/>
      <w:r w:rsidRPr="003A59F0">
        <w:rPr>
          <w:lang w:val="en-US"/>
        </w:rPr>
        <w:t xml:space="preserve"> &amp;&amp; apt-get install -y build-essential </w:t>
      </w:r>
      <w:proofErr w:type="spellStart"/>
      <w:r w:rsidRPr="003A59F0">
        <w:rPr>
          <w:lang w:val="en-US"/>
        </w:rPr>
        <w:t>libpq</w:t>
      </w:r>
      <w:proofErr w:type="spellEnd"/>
      <w:r w:rsidRPr="003A59F0">
        <w:rPr>
          <w:lang w:val="en-US"/>
        </w:rPr>
        <w:t xml:space="preserve">-dev </w:t>
      </w:r>
      <w:proofErr w:type="spellStart"/>
      <w:r w:rsidRPr="003A59F0">
        <w:rPr>
          <w:lang w:val="en-US"/>
        </w:rPr>
        <w:t>nodejs</w:t>
      </w:r>
      <w:proofErr w:type="spellEnd"/>
      <w:r w:rsidRPr="003A59F0">
        <w:rPr>
          <w:lang w:val="en-US"/>
        </w:rPr>
        <w:t xml:space="preserve">-legacy </w:t>
      </w:r>
      <w:proofErr w:type="spellStart"/>
      <w:r w:rsidRPr="003A59F0">
        <w:rPr>
          <w:lang w:val="en-US"/>
        </w:rPr>
        <w:t>mysql</w:t>
      </w:r>
      <w:proofErr w:type="spellEnd"/>
      <w:r w:rsidRPr="003A59F0">
        <w:rPr>
          <w:lang w:val="en-US"/>
        </w:rPr>
        <w:t>-client \</w:t>
      </w:r>
    </w:p>
    <w:p w14:paraId="4413E289" w14:textId="77777777" w:rsidR="003A59F0" w:rsidRPr="003A59F0" w:rsidRDefault="003A59F0" w:rsidP="003A59F0">
      <w:pPr>
        <w:rPr>
          <w:lang w:val="en-US"/>
        </w:rPr>
      </w:pPr>
      <w:proofErr w:type="spellStart"/>
      <w:r w:rsidRPr="003A59F0">
        <w:rPr>
          <w:lang w:val="en-US"/>
        </w:rPr>
        <w:t>libssl</w:t>
      </w:r>
      <w:proofErr w:type="spellEnd"/>
      <w:r w:rsidRPr="003A59F0">
        <w:rPr>
          <w:lang w:val="en-US"/>
        </w:rPr>
        <w:t>-dev apt-</w:t>
      </w:r>
      <w:proofErr w:type="spellStart"/>
      <w:r w:rsidRPr="003A59F0">
        <w:rPr>
          <w:lang w:val="en-US"/>
        </w:rPr>
        <w:t>utils</w:t>
      </w:r>
      <w:proofErr w:type="spellEnd"/>
      <w:r w:rsidRPr="003A59F0">
        <w:rPr>
          <w:lang w:val="en-US"/>
        </w:rPr>
        <w:t xml:space="preserve"> </w:t>
      </w:r>
      <w:proofErr w:type="spellStart"/>
      <w:r w:rsidRPr="003A59F0">
        <w:rPr>
          <w:lang w:val="en-US"/>
        </w:rPr>
        <w:t>nodejs</w:t>
      </w:r>
      <w:proofErr w:type="spellEnd"/>
    </w:p>
    <w:p w14:paraId="49E66D26" w14:textId="77777777" w:rsidR="003A59F0" w:rsidRPr="003A59F0" w:rsidRDefault="003A59F0" w:rsidP="003A59F0">
      <w:pPr>
        <w:rPr>
          <w:lang w:val="en-US"/>
        </w:rPr>
      </w:pPr>
    </w:p>
    <w:p w14:paraId="27F61A4E" w14:textId="77777777" w:rsidR="003A59F0" w:rsidRPr="003A59F0" w:rsidRDefault="003A59F0" w:rsidP="003A59F0">
      <w:pPr>
        <w:rPr>
          <w:lang w:val="en-US"/>
        </w:rPr>
      </w:pPr>
      <w:r w:rsidRPr="003A59F0">
        <w:rPr>
          <w:lang w:val="en-US"/>
        </w:rPr>
        <w:t># 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w:t>
      </w:r>
      <w:proofErr w:type="spellStart"/>
      <w:r w:rsidRPr="003A59F0">
        <w:rPr>
          <w:lang w:val="en-US"/>
        </w:rPr>
        <w:t>sudo</w:t>
      </w:r>
      <w:proofErr w:type="spellEnd"/>
    </w:p>
    <w:p w14:paraId="13789ED8" w14:textId="77777777" w:rsidR="003A59F0" w:rsidRPr="003A59F0" w:rsidRDefault="003A59F0" w:rsidP="003A59F0">
      <w:pPr>
        <w:rPr>
          <w:lang w:val="en-US"/>
        </w:rPr>
      </w:pPr>
    </w:p>
    <w:p w14:paraId="1572837D" w14:textId="77777777" w:rsidR="003A59F0" w:rsidRPr="003A59F0" w:rsidRDefault="003A59F0" w:rsidP="003A59F0">
      <w:pPr>
        <w:rPr>
          <w:lang w:val="en-US"/>
        </w:rPr>
      </w:pPr>
      <w:r w:rsidRPr="003A59F0">
        <w:rPr>
          <w:lang w:val="en-US"/>
        </w:rPr>
        <w:t xml:space="preserve">RUN </w:t>
      </w:r>
      <w:proofErr w:type="spellStart"/>
      <w:r w:rsidRPr="003A59F0">
        <w:rPr>
          <w:lang w:val="en-US"/>
        </w:rPr>
        <w:t>useradd</w:t>
      </w:r>
      <w:proofErr w:type="spellEnd"/>
      <w:r w:rsidRPr="003A59F0">
        <w:rPr>
          <w:lang w:val="en-US"/>
        </w:rPr>
        <w:t xml:space="preserve"> -m docker &amp;&amp; echo "</w:t>
      </w:r>
      <w:proofErr w:type="spellStart"/>
      <w:proofErr w:type="gramStart"/>
      <w:r w:rsidRPr="003A59F0">
        <w:rPr>
          <w:lang w:val="en-US"/>
        </w:rPr>
        <w:t>docker:docker</w:t>
      </w:r>
      <w:proofErr w:type="spellEnd"/>
      <w:proofErr w:type="gramEnd"/>
      <w:r w:rsidRPr="003A59F0">
        <w:rPr>
          <w:lang w:val="en-US"/>
        </w:rPr>
        <w:t xml:space="preserve">" | </w:t>
      </w:r>
      <w:proofErr w:type="spellStart"/>
      <w:r w:rsidRPr="003A59F0">
        <w:rPr>
          <w:lang w:val="en-US"/>
        </w:rPr>
        <w:t>chpasswd</w:t>
      </w:r>
      <w:proofErr w:type="spellEnd"/>
      <w:r w:rsidRPr="003A59F0">
        <w:rPr>
          <w:lang w:val="en-US"/>
        </w:rPr>
        <w:t xml:space="preserve"> &amp;&amp; </w:t>
      </w:r>
      <w:proofErr w:type="spellStart"/>
      <w:r w:rsidRPr="003A59F0">
        <w:rPr>
          <w:lang w:val="en-US"/>
        </w:rPr>
        <w:t>adduser</w:t>
      </w:r>
      <w:proofErr w:type="spellEnd"/>
      <w:r w:rsidRPr="003A59F0">
        <w:rPr>
          <w:lang w:val="en-US"/>
        </w:rPr>
        <w:t xml:space="preserve"> docker </w:t>
      </w:r>
      <w:proofErr w:type="spellStart"/>
      <w:r w:rsidRPr="003A59F0">
        <w:rPr>
          <w:lang w:val="en-US"/>
        </w:rPr>
        <w:t>sudo</w:t>
      </w:r>
      <w:proofErr w:type="spellEnd"/>
    </w:p>
    <w:p w14:paraId="652AFCAB" w14:textId="77777777" w:rsidR="003A59F0" w:rsidRPr="003A59F0" w:rsidRDefault="003A59F0" w:rsidP="003A59F0">
      <w:pPr>
        <w:rPr>
          <w:lang w:val="en-US"/>
        </w:rPr>
      </w:pPr>
    </w:p>
    <w:p w14:paraId="3D2C170B" w14:textId="77777777" w:rsidR="003A59F0" w:rsidRPr="003A59F0" w:rsidRDefault="003A59F0" w:rsidP="003A59F0">
      <w:pPr>
        <w:rPr>
          <w:lang w:val="en-US"/>
        </w:rPr>
      </w:pPr>
      <w:r w:rsidRPr="003A59F0">
        <w:rPr>
          <w:lang w:val="en-US"/>
        </w:rPr>
        <w:t>#USER docker</w:t>
      </w:r>
    </w:p>
    <w:p w14:paraId="5F7CE28D" w14:textId="77777777" w:rsidR="003A59F0" w:rsidRPr="003A59F0" w:rsidRDefault="003A59F0" w:rsidP="003A59F0">
      <w:pPr>
        <w:rPr>
          <w:lang w:val="en-US"/>
        </w:rPr>
      </w:pPr>
      <w:r w:rsidRPr="003A59F0">
        <w:rPr>
          <w:lang w:val="en-US"/>
        </w:rPr>
        <w:t>#RUN docker ALL = NOPASSWD: /</w:t>
      </w:r>
      <w:proofErr w:type="spellStart"/>
      <w:r w:rsidRPr="003A59F0">
        <w:rPr>
          <w:lang w:val="en-US"/>
        </w:rPr>
        <w:t>sbin</w:t>
      </w:r>
      <w:proofErr w:type="spellEnd"/>
      <w:r w:rsidRPr="003A59F0">
        <w:rPr>
          <w:lang w:val="en-US"/>
        </w:rPr>
        <w:t>/</w:t>
      </w:r>
      <w:proofErr w:type="spellStart"/>
      <w:r w:rsidRPr="003A59F0">
        <w:rPr>
          <w:lang w:val="en-US"/>
        </w:rPr>
        <w:t>poweroff</w:t>
      </w:r>
      <w:proofErr w:type="spellEnd"/>
      <w:r w:rsidRPr="003A59F0">
        <w:rPr>
          <w:lang w:val="en-US"/>
        </w:rPr>
        <w:t>, /</w:t>
      </w:r>
      <w:proofErr w:type="spellStart"/>
      <w:r w:rsidRPr="003A59F0">
        <w:rPr>
          <w:lang w:val="en-US"/>
        </w:rPr>
        <w:t>sbin</w:t>
      </w:r>
      <w:proofErr w:type="spellEnd"/>
      <w:r w:rsidRPr="003A59F0">
        <w:rPr>
          <w:lang w:val="en-US"/>
        </w:rPr>
        <w:t>/start, /</w:t>
      </w:r>
      <w:proofErr w:type="spellStart"/>
      <w:r w:rsidRPr="003A59F0">
        <w:rPr>
          <w:lang w:val="en-US"/>
        </w:rPr>
        <w:t>sbin</w:t>
      </w:r>
      <w:proofErr w:type="spellEnd"/>
      <w:r w:rsidRPr="003A59F0">
        <w:rPr>
          <w:lang w:val="en-US"/>
        </w:rPr>
        <w:t>/stop</w:t>
      </w:r>
    </w:p>
    <w:p w14:paraId="550C2818" w14:textId="77777777" w:rsidR="003A59F0" w:rsidRPr="003A59F0" w:rsidRDefault="003A59F0" w:rsidP="003A59F0">
      <w:pPr>
        <w:rPr>
          <w:lang w:val="en-US"/>
        </w:rPr>
      </w:pPr>
    </w:p>
    <w:p w14:paraId="4E6AF7A3" w14:textId="77777777" w:rsidR="003A59F0" w:rsidRPr="003A59F0" w:rsidRDefault="003A59F0" w:rsidP="003A59F0">
      <w:pPr>
        <w:rPr>
          <w:lang w:val="en-US"/>
        </w:rPr>
      </w:pPr>
      <w:r w:rsidRPr="003A59F0">
        <w:rPr>
          <w:lang w:val="en-US"/>
        </w:rPr>
        <w:t># Install MySQL client</w:t>
      </w:r>
    </w:p>
    <w:p w14:paraId="78AAF6A9" w14:textId="77777777" w:rsidR="003A59F0" w:rsidRPr="003A59F0" w:rsidRDefault="003A59F0" w:rsidP="003A59F0">
      <w:pPr>
        <w:rPr>
          <w:lang w:val="en-US"/>
        </w:rPr>
      </w:pPr>
      <w:r w:rsidRPr="003A59F0">
        <w:rPr>
          <w:lang w:val="en-US"/>
        </w:rPr>
        <w:t xml:space="preserve">RUN </w:t>
      </w:r>
      <w:proofErr w:type="spellStart"/>
      <w:r w:rsidRPr="003A59F0">
        <w:rPr>
          <w:lang w:val="en-US"/>
        </w:rPr>
        <w:t>sudo</w:t>
      </w:r>
      <w:proofErr w:type="spellEnd"/>
      <w:r w:rsidRPr="003A59F0">
        <w:rPr>
          <w:lang w:val="en-US"/>
        </w:rPr>
        <w:t xml:space="preserve"> apt-get install -y </w:t>
      </w:r>
      <w:proofErr w:type="spellStart"/>
      <w:r w:rsidRPr="003A59F0">
        <w:rPr>
          <w:lang w:val="en-US"/>
        </w:rPr>
        <w:t>mysql</w:t>
      </w:r>
      <w:proofErr w:type="spellEnd"/>
      <w:r w:rsidRPr="003A59F0">
        <w:rPr>
          <w:lang w:val="en-US"/>
        </w:rPr>
        <w:t>-client &amp;&amp; \</w:t>
      </w:r>
    </w:p>
    <w:p w14:paraId="51C5B86A"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apt-get </w:t>
      </w:r>
      <w:proofErr w:type="spellStart"/>
      <w:r w:rsidRPr="003A59F0">
        <w:rPr>
          <w:lang w:val="en-US"/>
        </w:rPr>
        <w:t>autoremove</w:t>
      </w:r>
      <w:proofErr w:type="spellEnd"/>
      <w:r w:rsidRPr="003A59F0">
        <w:rPr>
          <w:lang w:val="en-US"/>
        </w:rPr>
        <w:t xml:space="preserve"> -y &amp;&amp; \</w:t>
      </w:r>
    </w:p>
    <w:p w14:paraId="2940A0A3"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w:t>
      </w:r>
      <w:proofErr w:type="spellStart"/>
      <w:r w:rsidRPr="003A59F0">
        <w:rPr>
          <w:lang w:val="en-US"/>
        </w:rPr>
        <w:t>rm</w:t>
      </w:r>
      <w:proofErr w:type="spellEnd"/>
      <w:r w:rsidRPr="003A59F0">
        <w:rPr>
          <w:lang w:val="en-US"/>
        </w:rPr>
        <w:t xml:space="preserve"> -</w:t>
      </w:r>
      <w:proofErr w:type="spellStart"/>
      <w:r w:rsidRPr="003A59F0">
        <w:rPr>
          <w:lang w:val="en-US"/>
        </w:rPr>
        <w:t>rf</w:t>
      </w:r>
      <w:proofErr w:type="spellEnd"/>
      <w:r w:rsidRPr="003A59F0">
        <w:rPr>
          <w:lang w:val="en-US"/>
        </w:rPr>
        <w:t xml:space="preserve"> /</w:t>
      </w:r>
      <w:proofErr w:type="spellStart"/>
      <w:r w:rsidRPr="003A59F0">
        <w:rPr>
          <w:lang w:val="en-US"/>
        </w:rPr>
        <w:t>var</w:t>
      </w:r>
      <w:proofErr w:type="spellEnd"/>
      <w:r w:rsidRPr="003A59F0">
        <w:rPr>
          <w:lang w:val="en-US"/>
        </w:rPr>
        <w:t>/lib/apt/lists/*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77777777" w:rsidR="003A59F0" w:rsidRPr="003A59F0" w:rsidRDefault="003A59F0" w:rsidP="003A59F0">
      <w:pPr>
        <w:rPr>
          <w:lang w:val="en-US"/>
        </w:rPr>
      </w:pPr>
      <w:r w:rsidRPr="003A59F0">
        <w:rPr>
          <w:lang w:val="en-US"/>
        </w:rPr>
        <w:t xml:space="preserve"># Set some </w:t>
      </w:r>
      <w:proofErr w:type="spellStart"/>
      <w:r w:rsidRPr="003A59F0">
        <w:rPr>
          <w:lang w:val="en-US"/>
        </w:rPr>
        <w:t>config</w:t>
      </w:r>
      <w:proofErr w:type="spellEnd"/>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77777777" w:rsidR="003A59F0" w:rsidRPr="003A59F0" w:rsidRDefault="003A59F0" w:rsidP="003A59F0">
      <w:pPr>
        <w:rPr>
          <w:lang w:val="en-US"/>
        </w:rPr>
      </w:pPr>
      <w:r w:rsidRPr="003A59F0">
        <w:rPr>
          <w:lang w:val="en-US"/>
        </w:rPr>
        <w:t xml:space="preserve"># </w:t>
      </w:r>
      <w:proofErr w:type="spellStart"/>
      <w:r w:rsidRPr="003A59F0">
        <w:rPr>
          <w:lang w:val="en-US"/>
        </w:rPr>
        <w:t>Mkdir</w:t>
      </w:r>
      <w:proofErr w:type="spellEnd"/>
    </w:p>
    <w:p w14:paraId="2D8E9719" w14:textId="77777777" w:rsidR="003A59F0" w:rsidRPr="003A59F0" w:rsidRDefault="003A59F0" w:rsidP="003A59F0">
      <w:pPr>
        <w:rPr>
          <w:lang w:val="en-US"/>
        </w:rPr>
      </w:pPr>
      <w:r w:rsidRPr="003A59F0">
        <w:rPr>
          <w:lang w:val="en-US"/>
        </w:rPr>
        <w:t xml:space="preserve">RUN </w:t>
      </w:r>
      <w:proofErr w:type="spellStart"/>
      <w:r w:rsidRPr="003A59F0">
        <w:rPr>
          <w:lang w:val="en-US"/>
        </w:rPr>
        <w:t>mkdir</w:t>
      </w:r>
      <w:proofErr w:type="spellEnd"/>
      <w:r w:rsidRPr="003A59F0">
        <w:rPr>
          <w:lang w:val="en-US"/>
        </w:rPr>
        <w:t xml:space="preserve"> -p /home/app</w:t>
      </w:r>
    </w:p>
    <w:p w14:paraId="52475F3E" w14:textId="77777777" w:rsidR="003A59F0" w:rsidRPr="003A59F0" w:rsidRDefault="003A59F0" w:rsidP="003A59F0">
      <w:pPr>
        <w:rPr>
          <w:lang w:val="en-US"/>
        </w:rPr>
      </w:pPr>
    </w:p>
    <w:p w14:paraId="171DB11B" w14:textId="77777777" w:rsidR="003A59F0" w:rsidRPr="003A59F0" w:rsidRDefault="003A59F0" w:rsidP="003A59F0">
      <w:pPr>
        <w:rPr>
          <w:lang w:val="en-US"/>
        </w:rPr>
      </w:pPr>
      <w:r w:rsidRPr="003A59F0">
        <w:rPr>
          <w:lang w:val="en-US"/>
        </w:rPr>
        <w:t xml:space="preserve"># </w:t>
      </w:r>
      <w:proofErr w:type="spellStart"/>
      <w:r w:rsidRPr="003A59F0">
        <w:rPr>
          <w:lang w:val="en-US"/>
        </w:rPr>
        <w:t>Workdir</w:t>
      </w:r>
      <w:proofErr w:type="spellEnd"/>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77777777" w:rsidR="003A59F0" w:rsidRPr="003A59F0" w:rsidRDefault="003A59F0" w:rsidP="003A59F0">
      <w:pPr>
        <w:rPr>
          <w:lang w:val="en-US"/>
        </w:rPr>
      </w:pPr>
      <w:r w:rsidRPr="003A59F0">
        <w:rPr>
          <w:lang w:val="en-US"/>
        </w:rPr>
        <w:t># ADD gems</w:t>
      </w:r>
    </w:p>
    <w:p w14:paraId="3AF5F242" w14:textId="77777777" w:rsidR="003A59F0" w:rsidRPr="003A59F0" w:rsidRDefault="003A59F0" w:rsidP="003A59F0">
      <w:pPr>
        <w:rPr>
          <w:lang w:val="en-US"/>
        </w:rPr>
      </w:pPr>
      <w:r w:rsidRPr="003A59F0">
        <w:rPr>
          <w:lang w:val="en-US"/>
        </w:rPr>
        <w:t xml:space="preserve">ADD </w:t>
      </w:r>
      <w:proofErr w:type="spellStart"/>
      <w:r w:rsidRPr="003A59F0">
        <w:rPr>
          <w:lang w:val="en-US"/>
        </w:rPr>
        <w:t>Gemfile</w:t>
      </w:r>
      <w:proofErr w:type="spellEnd"/>
      <w:r w:rsidRPr="003A59F0">
        <w:rPr>
          <w:lang w:val="en-US"/>
        </w:rPr>
        <w:t xml:space="preserve"> /home/app/</w:t>
      </w:r>
      <w:proofErr w:type="spellStart"/>
      <w:r w:rsidRPr="003A59F0">
        <w:rPr>
          <w:lang w:val="en-US"/>
        </w:rPr>
        <w:t>Gemfile</w:t>
      </w:r>
      <w:proofErr w:type="spellEnd"/>
    </w:p>
    <w:p w14:paraId="085BACB1" w14:textId="77777777" w:rsidR="003A59F0" w:rsidRPr="003A59F0" w:rsidRDefault="003A59F0" w:rsidP="003A59F0">
      <w:pPr>
        <w:rPr>
          <w:lang w:val="en-US"/>
        </w:rPr>
      </w:pPr>
      <w:r w:rsidRPr="003A59F0">
        <w:rPr>
          <w:lang w:val="en-US"/>
        </w:rPr>
        <w:t xml:space="preserve">ADD </w:t>
      </w:r>
      <w:proofErr w:type="spellStart"/>
      <w:r w:rsidRPr="003A59F0">
        <w:rPr>
          <w:lang w:val="en-US"/>
        </w:rPr>
        <w:t>Gemfile.lock</w:t>
      </w:r>
      <w:proofErr w:type="spellEnd"/>
      <w:r w:rsidRPr="003A59F0">
        <w:rPr>
          <w:lang w:val="en-US"/>
        </w:rPr>
        <w:t xml:space="preserve"> /home/app/</w:t>
      </w:r>
      <w:proofErr w:type="spellStart"/>
      <w:r w:rsidRPr="003A59F0">
        <w:rPr>
          <w:lang w:val="en-US"/>
        </w:rPr>
        <w:t>Gemfile.lock</w:t>
      </w:r>
      <w:proofErr w:type="spellEnd"/>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 xml:space="preserve">#Add </w:t>
      </w:r>
      <w:proofErr w:type="spellStart"/>
      <w:r w:rsidRPr="003A59F0">
        <w:rPr>
          <w:lang w:val="en-US"/>
        </w:rPr>
        <w:t>sidekiq</w:t>
      </w:r>
      <w:proofErr w:type="spellEnd"/>
      <w:r w:rsidRPr="003A59F0">
        <w:rPr>
          <w:lang w:val="en-US"/>
        </w:rPr>
        <w:t xml:space="preserve"> </w:t>
      </w:r>
      <w:proofErr w:type="spellStart"/>
      <w:r w:rsidRPr="003A59F0">
        <w:rPr>
          <w:lang w:val="en-US"/>
        </w:rPr>
        <w:t>pid</w:t>
      </w:r>
      <w:proofErr w:type="spellEnd"/>
    </w:p>
    <w:p w14:paraId="0EB627DE" w14:textId="77777777" w:rsidR="003A59F0" w:rsidRPr="003A59F0" w:rsidRDefault="003A59F0" w:rsidP="003A59F0">
      <w:pPr>
        <w:rPr>
          <w:lang w:val="en-US"/>
        </w:rPr>
      </w:pPr>
      <w:r w:rsidRPr="003A59F0">
        <w:rPr>
          <w:lang w:val="en-US"/>
        </w:rPr>
        <w:t xml:space="preserve">ADD </w:t>
      </w:r>
      <w:proofErr w:type="spellStart"/>
      <w:r w:rsidRPr="003A59F0">
        <w:rPr>
          <w:lang w:val="en-US"/>
        </w:rPr>
        <w:t>sidekiq.pid</w:t>
      </w:r>
      <w:proofErr w:type="spellEnd"/>
      <w:r w:rsidRPr="003A59F0">
        <w:rPr>
          <w:lang w:val="en-US"/>
        </w:rPr>
        <w:t xml:space="preserve"> /home/app/</w:t>
      </w:r>
      <w:proofErr w:type="spellStart"/>
      <w:r w:rsidRPr="003A59F0">
        <w:rPr>
          <w:lang w:val="en-US"/>
        </w:rPr>
        <w:t>tmp</w:t>
      </w:r>
      <w:proofErr w:type="spellEnd"/>
      <w:r w:rsidRPr="003A59F0">
        <w:rPr>
          <w:lang w:val="en-US"/>
        </w:rPr>
        <w:t>/</w:t>
      </w:r>
      <w:proofErr w:type="spellStart"/>
      <w:r w:rsidRPr="003A59F0">
        <w:rPr>
          <w:lang w:val="en-US"/>
        </w:rPr>
        <w:t>pids</w:t>
      </w:r>
      <w:proofErr w:type="spellEnd"/>
      <w:r w:rsidRPr="003A59F0">
        <w:rPr>
          <w:lang w:val="en-US"/>
        </w:rPr>
        <w:t>/</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77777777" w:rsidR="003A59F0" w:rsidRPr="003A59F0" w:rsidRDefault="003A59F0" w:rsidP="003A59F0">
      <w:pPr>
        <w:rPr>
          <w:lang w:val="en-US"/>
        </w:rPr>
      </w:pPr>
      <w:r w:rsidRPr="003A59F0">
        <w:rPr>
          <w:lang w:val="en-US"/>
        </w:rPr>
        <w:t># Add the Rails app</w:t>
      </w:r>
    </w:p>
    <w:p w14:paraId="56A2E297" w14:textId="77777777" w:rsidR="003A59F0" w:rsidRPr="003A59F0" w:rsidRDefault="003A59F0" w:rsidP="003A59F0">
      <w:pPr>
        <w:rPr>
          <w:lang w:val="en-US"/>
        </w:rPr>
      </w:pPr>
      <w:proofErr w:type="gramStart"/>
      <w:r w:rsidRPr="003A59F0">
        <w:rPr>
          <w:lang w:val="en-US"/>
        </w:rPr>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77777777" w:rsidR="003A59F0" w:rsidRPr="003A59F0" w:rsidRDefault="003A59F0" w:rsidP="003A59F0">
      <w:pPr>
        <w:rPr>
          <w:lang w:val="en-US"/>
        </w:rPr>
      </w:pPr>
      <w:r w:rsidRPr="003A59F0">
        <w:rPr>
          <w:lang w:val="en-US"/>
        </w:rPr>
        <w:t># Create user and group</w:t>
      </w:r>
    </w:p>
    <w:p w14:paraId="3996368D" w14:textId="77777777" w:rsidR="003A59F0" w:rsidRPr="003A59F0" w:rsidRDefault="003A59F0" w:rsidP="003A59F0">
      <w:pPr>
        <w:rPr>
          <w:lang w:val="en-US"/>
        </w:rPr>
      </w:pPr>
      <w:r w:rsidRPr="003A59F0">
        <w:rPr>
          <w:lang w:val="en-US"/>
        </w:rPr>
        <w:t xml:space="preserve">RUN </w:t>
      </w:r>
      <w:proofErr w:type="spellStart"/>
      <w:r w:rsidRPr="003A59F0">
        <w:rPr>
          <w:lang w:val="en-US"/>
        </w:rPr>
        <w:t>groupadd</w:t>
      </w:r>
      <w:proofErr w:type="spellEnd"/>
      <w:r w:rsidRPr="003A59F0">
        <w:rPr>
          <w:lang w:val="en-US"/>
        </w:rPr>
        <w:t xml:space="preserve"> --</w:t>
      </w:r>
      <w:proofErr w:type="spellStart"/>
      <w:r w:rsidRPr="003A59F0">
        <w:rPr>
          <w:lang w:val="en-US"/>
        </w:rPr>
        <w:t>gid</w:t>
      </w:r>
      <w:proofErr w:type="spellEnd"/>
      <w:r w:rsidRPr="003A59F0">
        <w:rPr>
          <w:lang w:val="en-US"/>
        </w:rPr>
        <w:t xml:space="preserve"> 9999 app &amp;&amp; \</w:t>
      </w:r>
    </w:p>
    <w:p w14:paraId="52B795FD" w14:textId="77777777" w:rsidR="003A59F0" w:rsidRPr="003A59F0" w:rsidRDefault="003A59F0" w:rsidP="003A59F0">
      <w:pPr>
        <w:rPr>
          <w:lang w:val="en-US"/>
        </w:rPr>
      </w:pPr>
      <w:r w:rsidRPr="003A59F0">
        <w:rPr>
          <w:lang w:val="en-US"/>
        </w:rPr>
        <w:t xml:space="preserve">    </w:t>
      </w:r>
      <w:proofErr w:type="spellStart"/>
      <w:r w:rsidRPr="003A59F0">
        <w:rPr>
          <w:lang w:val="en-US"/>
        </w:rPr>
        <w:t>useradd</w:t>
      </w:r>
      <w:proofErr w:type="spellEnd"/>
      <w:r w:rsidRPr="003A59F0">
        <w:rPr>
          <w:lang w:val="en-US"/>
        </w:rPr>
        <w:t xml:space="preserve"> --</w:t>
      </w:r>
      <w:proofErr w:type="spellStart"/>
      <w:r w:rsidRPr="003A59F0">
        <w:rPr>
          <w:lang w:val="en-US"/>
        </w:rPr>
        <w:t>uid</w:t>
      </w:r>
      <w:proofErr w:type="spellEnd"/>
      <w:r w:rsidRPr="003A59F0">
        <w:rPr>
          <w:lang w:val="en-US"/>
        </w:rPr>
        <w:t xml:space="preserve"> 9999 --</w:t>
      </w:r>
      <w:proofErr w:type="spellStart"/>
      <w:r w:rsidRPr="003A59F0">
        <w:rPr>
          <w:lang w:val="en-US"/>
        </w:rPr>
        <w:t>gid</w:t>
      </w:r>
      <w:proofErr w:type="spellEnd"/>
      <w:r w:rsidRPr="003A59F0">
        <w:rPr>
          <w:lang w:val="en-US"/>
        </w:rPr>
        <w:t xml:space="preserve"> app </w:t>
      </w:r>
      <w:proofErr w:type="spellStart"/>
      <w:r w:rsidRPr="003A59F0">
        <w:rPr>
          <w:lang w:val="en-US"/>
        </w:rPr>
        <w:t>app</w:t>
      </w:r>
      <w:proofErr w:type="spellEnd"/>
      <w:r w:rsidRPr="003A59F0">
        <w:rPr>
          <w:lang w:val="en-US"/>
        </w:rPr>
        <w:t xml:space="preserve"> &amp;&amp; \</w:t>
      </w:r>
    </w:p>
    <w:p w14:paraId="6801F1C9" w14:textId="77777777" w:rsidR="003A59F0" w:rsidRPr="003A59F0" w:rsidRDefault="003A59F0" w:rsidP="003A59F0">
      <w:pPr>
        <w:rPr>
          <w:lang w:val="en-US"/>
        </w:rPr>
      </w:pPr>
      <w:r w:rsidRPr="003A59F0">
        <w:rPr>
          <w:lang w:val="en-US"/>
        </w:rPr>
        <w:t xml:space="preserve">    </w:t>
      </w:r>
      <w:proofErr w:type="spellStart"/>
      <w:r w:rsidRPr="003A59F0">
        <w:rPr>
          <w:lang w:val="en-US"/>
        </w:rPr>
        <w:t>chown</w:t>
      </w:r>
      <w:proofErr w:type="spellEnd"/>
      <w:r w:rsidRPr="003A59F0">
        <w:rPr>
          <w:lang w:val="en-US"/>
        </w:rPr>
        <w:t xml:space="preserve"> -R </w:t>
      </w:r>
      <w:proofErr w:type="spellStart"/>
      <w:proofErr w:type="gramStart"/>
      <w:r w:rsidRPr="003A59F0">
        <w:rPr>
          <w:lang w:val="en-US"/>
        </w:rPr>
        <w:t>app:app</w:t>
      </w:r>
      <w:proofErr w:type="spellEnd"/>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77777777" w:rsidR="003A59F0" w:rsidRPr="003A59F0" w:rsidRDefault="003A59F0" w:rsidP="003A59F0">
      <w:pPr>
        <w:rPr>
          <w:lang w:val="en-US"/>
        </w:rPr>
      </w:pPr>
      <w:r w:rsidRPr="003A59F0">
        <w:rPr>
          <w:lang w:val="en-US"/>
        </w:rPr>
        <w:t># Save timestamp of image building</w:t>
      </w:r>
    </w:p>
    <w:p w14:paraId="5DB8F9DF" w14:textId="39785A8C" w:rsidR="00B32420" w:rsidRPr="009C6E52" w:rsidRDefault="003A59F0" w:rsidP="003A59F0">
      <w:pPr>
        <w:rPr>
          <w:lang w:val="en-US"/>
          <w:rPrChange w:id="195" w:author="Thiago Cruz" w:date="2017-10-26T17:34:00Z">
            <w:rPr/>
          </w:rPrChange>
        </w:rPr>
      </w:pPr>
      <w:r w:rsidRPr="009C6E52">
        <w:rPr>
          <w:lang w:val="en-US"/>
          <w:rPrChange w:id="196" w:author="Thiago Cruz" w:date="2017-10-26T17:34:00Z">
            <w:rPr/>
          </w:rPrChange>
        </w:rPr>
        <w:t>RUN date -u &gt; BUILD_TIME</w:t>
      </w:r>
    </w:p>
    <w:p w14:paraId="59367670" w14:textId="77777777" w:rsidR="00B32420" w:rsidRPr="009C6E52" w:rsidRDefault="00B32420">
      <w:pPr>
        <w:rPr>
          <w:lang w:val="en-US"/>
          <w:rPrChange w:id="197" w:author="Thiago Cruz" w:date="2017-10-26T17:34:00Z">
            <w:rPr/>
          </w:rPrChange>
        </w:rPr>
      </w:pPr>
      <w:r w:rsidRPr="009C6E52">
        <w:rPr>
          <w:lang w:val="en-US"/>
          <w:rPrChange w:id="198" w:author="Thiago Cruz" w:date="2017-10-26T17:34:00Z">
            <w:rPr/>
          </w:rPrChange>
        </w:rPr>
        <w:br w:type="page"/>
      </w:r>
    </w:p>
    <w:p w14:paraId="35DF0E40" w14:textId="1E0BEE78" w:rsidR="00826C4F" w:rsidRPr="008F2423" w:rsidRDefault="00826C4F" w:rsidP="007344CF">
      <w:pPr>
        <w:pStyle w:val="Ttulo21"/>
      </w:pPr>
      <w:bookmarkStart w:id="199" w:name="_Toc496803931"/>
      <w:proofErr w:type="spellStart"/>
      <w:r w:rsidRPr="007344CF">
        <w:lastRenderedPageBreak/>
        <w:t>Anexo</w:t>
      </w:r>
      <w:proofErr w:type="spellEnd"/>
      <w:r w:rsidR="007344CF">
        <w:t xml:space="preserve"> 11.</w:t>
      </w:r>
      <w:r w:rsidRPr="007344CF">
        <w:t>2 – Docker-compose</w:t>
      </w:r>
      <w:r w:rsidR="005B1CAB" w:rsidRPr="007344CF">
        <w:t xml:space="preserve"> </w:t>
      </w:r>
      <w:proofErr w:type="spellStart"/>
      <w:r w:rsidR="005B1CAB" w:rsidRPr="007344CF">
        <w:t>versão</w:t>
      </w:r>
      <w:proofErr w:type="spellEnd"/>
      <w:r w:rsidR="005B1CAB" w:rsidRPr="007344CF">
        <w:t xml:space="preserve"> 2</w:t>
      </w:r>
      <w:r w:rsidR="000E6F57" w:rsidRPr="0033526A">
        <w:t xml:space="preserve"> - X86</w:t>
      </w:r>
      <w:bookmarkEnd w:id="199"/>
    </w:p>
    <w:p w14:paraId="207DF1DC" w14:textId="77777777" w:rsidR="005B1CAB" w:rsidRPr="009C6E52" w:rsidRDefault="005B1CAB" w:rsidP="00826C4F">
      <w:pPr>
        <w:rPr>
          <w:lang w:val="en-US"/>
          <w:rPrChange w:id="200" w:author="Thiago Cruz" w:date="2017-10-26T17:34:00Z">
            <w:rPr/>
          </w:rPrChange>
        </w:rPr>
      </w:pPr>
    </w:p>
    <w:p w14:paraId="122AA847" w14:textId="77777777" w:rsidR="005B1CAB" w:rsidRPr="009C6E52" w:rsidRDefault="005B1CAB" w:rsidP="005B1CAB">
      <w:pPr>
        <w:rPr>
          <w:lang w:val="en-US"/>
          <w:rPrChange w:id="201" w:author="Thiago Cruz" w:date="2017-10-26T17:34:00Z">
            <w:rPr/>
          </w:rPrChange>
        </w:rPr>
      </w:pPr>
      <w:r w:rsidRPr="009C6E52">
        <w:rPr>
          <w:lang w:val="en-US"/>
          <w:rPrChange w:id="202" w:author="Thiago Cruz" w:date="2017-10-26T17:34:00Z">
            <w:rPr/>
          </w:rPrChange>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w:t>
      </w:r>
      <w:proofErr w:type="spellStart"/>
      <w:r w:rsidRPr="005B1CAB">
        <w:rPr>
          <w:lang w:val="en-US"/>
        </w:rPr>
        <w:t>db</w:t>
      </w:r>
      <w:proofErr w:type="spellEnd"/>
      <w:r w:rsidRPr="005B1CAB">
        <w:rPr>
          <w:lang w:val="en-US"/>
        </w:rPr>
        <w:t>:</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9C6E52" w:rsidRDefault="005B1CAB" w:rsidP="005B1CAB">
      <w:pPr>
        <w:rPr>
          <w:rPrChange w:id="203" w:author="Thiago Cruz" w:date="2017-10-26T17:34:00Z">
            <w:rPr>
              <w:lang w:val="en-US"/>
            </w:rPr>
          </w:rPrChange>
        </w:rPr>
      </w:pPr>
      <w:r w:rsidRPr="005B1CAB">
        <w:rPr>
          <w:lang w:val="en-US"/>
        </w:rPr>
        <w:t xml:space="preserve">      </w:t>
      </w:r>
      <w:r w:rsidRPr="009C6E52">
        <w:rPr>
          <w:rPrChange w:id="204" w:author="Thiago Cruz" w:date="2017-10-26T17:34:00Z">
            <w:rPr>
              <w:lang w:val="en-US"/>
            </w:rPr>
          </w:rPrChange>
        </w:rPr>
        <w:t xml:space="preserve">- </w:t>
      </w:r>
      <w:proofErr w:type="gramStart"/>
      <w:r w:rsidRPr="009C6E52">
        <w:rPr>
          <w:rPrChange w:id="205" w:author="Thiago Cruz" w:date="2017-10-26T17:34:00Z">
            <w:rPr>
              <w:lang w:val="en-US"/>
            </w:rPr>
          </w:rPrChange>
        </w:rPr>
        <w:t>"</w:t>
      </w:r>
      <w:proofErr w:type="spellStart"/>
      <w:r w:rsidRPr="009C6E52">
        <w:rPr>
          <w:rPrChange w:id="206" w:author="Thiago Cruz" w:date="2017-10-26T17:34:00Z">
            <w:rPr>
              <w:lang w:val="en-US"/>
            </w:rPr>
          </w:rPrChange>
        </w:rPr>
        <w:t>db</w:t>
      </w:r>
      <w:proofErr w:type="spellEnd"/>
      <w:proofErr w:type="gramEnd"/>
      <w:r w:rsidRPr="009C6E52">
        <w:rPr>
          <w:rPrChange w:id="207" w:author="Thiago Cruz" w:date="2017-10-26T17:34:00Z">
            <w:rPr>
              <w:lang w:val="en-US"/>
            </w:rPr>
          </w:rPrChange>
        </w:rPr>
        <w:t>-data:/var/</w:t>
      </w:r>
      <w:proofErr w:type="spellStart"/>
      <w:r w:rsidRPr="009C6E52">
        <w:rPr>
          <w:rPrChange w:id="208" w:author="Thiago Cruz" w:date="2017-10-26T17:34:00Z">
            <w:rPr>
              <w:lang w:val="en-US"/>
            </w:rPr>
          </w:rPrChange>
        </w:rPr>
        <w:t>lib</w:t>
      </w:r>
      <w:proofErr w:type="spellEnd"/>
      <w:r w:rsidRPr="009C6E52">
        <w:rPr>
          <w:rPrChange w:id="209" w:author="Thiago Cruz" w:date="2017-10-26T17:34:00Z">
            <w:rPr>
              <w:lang w:val="en-US"/>
            </w:rPr>
          </w:rPrChange>
        </w:rPr>
        <w:t>/</w:t>
      </w:r>
      <w:proofErr w:type="spellStart"/>
      <w:r w:rsidRPr="009C6E52">
        <w:rPr>
          <w:rPrChange w:id="210" w:author="Thiago Cruz" w:date="2017-10-26T17:34:00Z">
            <w:rPr>
              <w:lang w:val="en-US"/>
            </w:rPr>
          </w:rPrChange>
        </w:rPr>
        <w:t>mysql</w:t>
      </w:r>
      <w:proofErr w:type="spellEnd"/>
      <w:r w:rsidRPr="009C6E52">
        <w:rPr>
          <w:rPrChange w:id="211" w:author="Thiago Cruz" w:date="2017-10-26T17:34:00Z">
            <w:rPr>
              <w:lang w:val="en-US"/>
            </w:rPr>
          </w:rPrChange>
        </w:rPr>
        <w:t>"</w:t>
      </w:r>
    </w:p>
    <w:p w14:paraId="5889CDF9" w14:textId="77777777" w:rsidR="005B1CAB" w:rsidRPr="009C6E52" w:rsidRDefault="005B1CAB" w:rsidP="005B1CAB">
      <w:pPr>
        <w:rPr>
          <w:rPrChange w:id="212" w:author="Thiago Cruz" w:date="2017-10-26T17:34:00Z">
            <w:rPr>
              <w:lang w:val="en-US"/>
            </w:rPr>
          </w:rPrChange>
        </w:rPr>
      </w:pPr>
    </w:p>
    <w:p w14:paraId="39AFBF18" w14:textId="77777777" w:rsidR="005B1CAB" w:rsidRPr="005B1CAB" w:rsidRDefault="005B1CAB" w:rsidP="005B1CAB">
      <w:pPr>
        <w:rPr>
          <w:lang w:val="en-US"/>
        </w:rPr>
      </w:pPr>
      <w:r w:rsidRPr="009C6E52">
        <w:rPr>
          <w:rPrChange w:id="213" w:author="Thiago Cruz" w:date="2017-10-26T17:34:00Z">
            <w:rPr>
              <w:lang w:val="en-US"/>
            </w:rPr>
          </w:rPrChange>
        </w:rPr>
        <w:t xml:space="preserve">  </w:t>
      </w:r>
      <w:proofErr w:type="spellStart"/>
      <w:r w:rsidRPr="005B1CAB">
        <w:rPr>
          <w:lang w:val="en-US"/>
        </w:rPr>
        <w:t>redis</w:t>
      </w:r>
      <w:proofErr w:type="spellEnd"/>
      <w:r w:rsidRPr="005B1CAB">
        <w:rPr>
          <w:lang w:val="en-US"/>
        </w:rPr>
        <w:t>:</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w:t>
      </w:r>
      <w:proofErr w:type="spellStart"/>
      <w:r w:rsidRPr="005B1CAB">
        <w:rPr>
          <w:lang w:val="en-US"/>
        </w:rPr>
        <w:t>app_base</w:t>
      </w:r>
      <w:proofErr w:type="spellEnd"/>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5B1CAB" w:rsidRDefault="005B1CAB" w:rsidP="005B1CAB">
      <w:pPr>
        <w:rPr>
          <w:lang w:val="en-US"/>
        </w:rPr>
      </w:pPr>
      <w:r w:rsidRPr="005B1CAB">
        <w:rPr>
          <w:lang w:val="en-US"/>
        </w:rPr>
        <w:t xml:space="preserve">      REDIS_SIDEKIQ_URL: redis://redis:6379/0</w:t>
      </w:r>
    </w:p>
    <w:p w14:paraId="4DBA9D47" w14:textId="77777777" w:rsidR="005B1CAB" w:rsidRPr="005B1CAB" w:rsidRDefault="005B1CAB" w:rsidP="005B1CAB">
      <w:pPr>
        <w:rPr>
          <w:lang w:val="en-US"/>
        </w:rPr>
      </w:pPr>
      <w:r w:rsidRPr="005B1CAB">
        <w:rPr>
          <w:lang w:val="en-US"/>
        </w:rPr>
        <w:t xml:space="preserve">      REDIS_CABLE_URL: redis://redis:6379/1</w:t>
      </w:r>
    </w:p>
    <w:p w14:paraId="0B3083F0" w14:textId="77777777" w:rsidR="005B1CAB" w:rsidRPr="005B1CAB" w:rsidRDefault="005B1CAB" w:rsidP="005B1CAB">
      <w:pPr>
        <w:rPr>
          <w:lang w:val="en-US"/>
        </w:rPr>
      </w:pPr>
      <w:r w:rsidRPr="005B1CAB">
        <w:rPr>
          <w:lang w:val="en-US"/>
        </w:rPr>
        <w:t xml:space="preserve">      DB_HOST: </w:t>
      </w:r>
      <w:proofErr w:type="spellStart"/>
      <w:r w:rsidRPr="005B1CAB">
        <w:rPr>
          <w:lang w:val="en-US"/>
        </w:rPr>
        <w:t>db</w:t>
      </w:r>
      <w:proofErr w:type="spellEnd"/>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7342E576"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6869CF95"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6D4293C"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w:t>
      </w:r>
      <w:proofErr w:type="spellStart"/>
      <w:r w:rsidRPr="005B1CAB">
        <w:rPr>
          <w:lang w:val="en-US"/>
        </w:rPr>
        <w:t>app_base</w:t>
      </w:r>
      <w:proofErr w:type="spellEnd"/>
    </w:p>
    <w:p w14:paraId="7B61421A" w14:textId="77777777" w:rsidR="005B1CAB" w:rsidRPr="005B1CAB" w:rsidRDefault="005B1CAB" w:rsidP="005B1CAB">
      <w:pPr>
        <w:rPr>
          <w:lang w:val="en-US"/>
        </w:rPr>
      </w:pPr>
      <w:r w:rsidRPr="005B1CAB">
        <w:rPr>
          <w:lang w:val="en-US"/>
        </w:rPr>
        <w:t xml:space="preserve">    command: bundle exec </w:t>
      </w:r>
      <w:proofErr w:type="spellStart"/>
      <w:r w:rsidRPr="005B1CAB">
        <w:rPr>
          <w:lang w:val="en-US"/>
        </w:rPr>
        <w:t>sidekiq</w:t>
      </w:r>
      <w:proofErr w:type="spellEnd"/>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w:t>
      </w:r>
      <w:proofErr w:type="spellStart"/>
      <w:r w:rsidRPr="005B1CAB">
        <w:rPr>
          <w:lang w:val="en-US"/>
        </w:rPr>
        <w:t>ui</w:t>
      </w:r>
      <w:proofErr w:type="spellEnd"/>
      <w:r w:rsidRPr="005B1CAB">
        <w:rPr>
          <w:lang w:val="en-US"/>
        </w:rPr>
        <w:t>:</w:t>
      </w:r>
    </w:p>
    <w:p w14:paraId="1E7B66D8" w14:textId="77777777" w:rsidR="005B1CAB" w:rsidRPr="005B1CAB" w:rsidRDefault="005B1CAB" w:rsidP="005B1CAB">
      <w:pPr>
        <w:rPr>
          <w:lang w:val="en-US"/>
        </w:rPr>
      </w:pPr>
      <w:r w:rsidRPr="005B1CAB">
        <w:rPr>
          <w:lang w:val="en-US"/>
        </w:rPr>
        <w:t xml:space="preserve">      image: </w:t>
      </w:r>
      <w:proofErr w:type="spellStart"/>
      <w:r w:rsidRPr="005B1CAB">
        <w:rPr>
          <w:lang w:val="en-US"/>
        </w:rPr>
        <w:t>portainer</w:t>
      </w:r>
      <w:proofErr w:type="spellEnd"/>
      <w:r w:rsidRPr="005B1CAB">
        <w:rPr>
          <w:lang w:val="en-US"/>
        </w:rPr>
        <w:t>/</w:t>
      </w:r>
      <w:proofErr w:type="spellStart"/>
      <w:r w:rsidRPr="005B1CAB">
        <w:rPr>
          <w:lang w:val="en-US"/>
        </w:rPr>
        <w:t>portainer</w:t>
      </w:r>
      <w:proofErr w:type="spellEnd"/>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
    <w:p w14:paraId="7F26B2A9" w14:textId="77777777" w:rsidR="005B1CAB" w:rsidRPr="009C6E52" w:rsidRDefault="005B1CAB" w:rsidP="005B1CAB">
      <w:pPr>
        <w:rPr>
          <w:lang w:val="en-US"/>
          <w:rPrChange w:id="214" w:author="Thiago Cruz" w:date="2017-10-26T17:34:00Z">
            <w:rPr/>
          </w:rPrChange>
        </w:rPr>
      </w:pPr>
      <w:r w:rsidRPr="005B1CAB">
        <w:rPr>
          <w:lang w:val="en-US"/>
        </w:rPr>
        <w:t xml:space="preserve">      </w:t>
      </w:r>
      <w:r w:rsidRPr="009C6E52">
        <w:rPr>
          <w:lang w:val="en-US"/>
          <w:rPrChange w:id="215" w:author="Thiago Cruz" w:date="2017-10-26T17:34:00Z">
            <w:rPr/>
          </w:rPrChange>
        </w:rPr>
        <w:t>expose:</w:t>
      </w:r>
    </w:p>
    <w:p w14:paraId="0AA0F6DB" w14:textId="77777777" w:rsidR="005B1CAB" w:rsidRPr="009C6E52" w:rsidRDefault="005B1CAB" w:rsidP="005B1CAB">
      <w:pPr>
        <w:rPr>
          <w:lang w:val="en-US"/>
          <w:rPrChange w:id="216" w:author="Thiago Cruz" w:date="2017-10-26T17:34:00Z">
            <w:rPr/>
          </w:rPrChange>
        </w:rPr>
      </w:pPr>
      <w:r w:rsidRPr="009C6E52">
        <w:rPr>
          <w:lang w:val="en-US"/>
          <w:rPrChange w:id="217" w:author="Thiago Cruz" w:date="2017-10-26T17:34:00Z">
            <w:rPr/>
          </w:rPrChange>
        </w:rPr>
        <w:t xml:space="preserve">        - 9000</w:t>
      </w:r>
    </w:p>
    <w:p w14:paraId="5C2AF3F7" w14:textId="77777777" w:rsidR="005B1CAB" w:rsidRPr="009C6E52" w:rsidRDefault="005B1CAB" w:rsidP="005B1CAB">
      <w:pPr>
        <w:rPr>
          <w:lang w:val="en-US"/>
          <w:rPrChange w:id="218" w:author="Thiago Cruz" w:date="2017-10-26T17:34:00Z">
            <w:rPr/>
          </w:rPrChange>
        </w:rPr>
      </w:pPr>
      <w:r w:rsidRPr="009C6E52">
        <w:rPr>
          <w:lang w:val="en-US"/>
          <w:rPrChange w:id="219" w:author="Thiago Cruz" w:date="2017-10-26T17:34:00Z">
            <w:rPr/>
          </w:rPrChange>
        </w:rPr>
        <w:t xml:space="preserve">      ports:</w:t>
      </w:r>
    </w:p>
    <w:p w14:paraId="76DE44B6" w14:textId="77777777" w:rsidR="005B1CAB" w:rsidRPr="009C6E52" w:rsidRDefault="005B1CAB" w:rsidP="005B1CAB">
      <w:pPr>
        <w:rPr>
          <w:lang w:val="en-US"/>
          <w:rPrChange w:id="220" w:author="Thiago Cruz" w:date="2017-10-26T17:34:00Z">
            <w:rPr/>
          </w:rPrChange>
        </w:rPr>
      </w:pPr>
      <w:r w:rsidRPr="009C6E52">
        <w:rPr>
          <w:lang w:val="en-US"/>
          <w:rPrChange w:id="221" w:author="Thiago Cruz" w:date="2017-10-26T17:34:00Z">
            <w:rPr/>
          </w:rPrChange>
        </w:rPr>
        <w:t xml:space="preserve">        - 3002:9000</w:t>
      </w:r>
    </w:p>
    <w:p w14:paraId="47FEEF3B" w14:textId="77777777" w:rsidR="005B1CAB" w:rsidRPr="009C6E52" w:rsidRDefault="005B1CAB" w:rsidP="005B1CAB">
      <w:pPr>
        <w:rPr>
          <w:lang w:val="en-US"/>
          <w:rPrChange w:id="222" w:author="Thiago Cruz" w:date="2017-10-26T17:34:00Z">
            <w:rPr/>
          </w:rPrChange>
        </w:rPr>
      </w:pPr>
    </w:p>
    <w:p w14:paraId="1A2C80AE" w14:textId="77777777" w:rsidR="005B1CAB" w:rsidRPr="009C6E52" w:rsidRDefault="005B1CAB" w:rsidP="005B1CAB">
      <w:pPr>
        <w:rPr>
          <w:lang w:val="en-US"/>
          <w:rPrChange w:id="223" w:author="Thiago Cruz" w:date="2017-10-26T17:34:00Z">
            <w:rPr/>
          </w:rPrChange>
        </w:rPr>
      </w:pPr>
      <w:r w:rsidRPr="009C6E52">
        <w:rPr>
          <w:lang w:val="en-US"/>
          <w:rPrChange w:id="224" w:author="Thiago Cruz" w:date="2017-10-26T17:34:00Z">
            <w:rPr/>
          </w:rPrChange>
        </w:rPr>
        <w:t>volumes:</w:t>
      </w:r>
    </w:p>
    <w:p w14:paraId="3851494F" w14:textId="77777777" w:rsidR="005B1CAB" w:rsidRPr="009C6E52" w:rsidRDefault="005B1CAB" w:rsidP="005B1CAB">
      <w:pPr>
        <w:rPr>
          <w:lang w:val="en-US"/>
          <w:rPrChange w:id="225" w:author="Thiago Cruz" w:date="2017-10-26T17:34:00Z">
            <w:rPr/>
          </w:rPrChange>
        </w:rPr>
      </w:pPr>
      <w:r w:rsidRPr="009C6E52">
        <w:rPr>
          <w:lang w:val="en-US"/>
          <w:rPrChange w:id="226" w:author="Thiago Cruz" w:date="2017-10-26T17:34:00Z">
            <w:rPr/>
          </w:rPrChange>
        </w:rPr>
        <w:t xml:space="preserve">  </w:t>
      </w:r>
      <w:proofErr w:type="spellStart"/>
      <w:r w:rsidRPr="009C6E52">
        <w:rPr>
          <w:lang w:val="en-US"/>
          <w:rPrChange w:id="227" w:author="Thiago Cruz" w:date="2017-10-26T17:34:00Z">
            <w:rPr/>
          </w:rPrChange>
        </w:rPr>
        <w:t>db</w:t>
      </w:r>
      <w:proofErr w:type="spellEnd"/>
      <w:r w:rsidRPr="009C6E52">
        <w:rPr>
          <w:lang w:val="en-US"/>
          <w:rPrChange w:id="228" w:author="Thiago Cruz" w:date="2017-10-26T17:34:00Z">
            <w:rPr/>
          </w:rPrChange>
        </w:rPr>
        <w:t>-data:</w:t>
      </w:r>
    </w:p>
    <w:p w14:paraId="142E55D1" w14:textId="795DB09B" w:rsidR="00210B91" w:rsidRPr="009C6E52" w:rsidRDefault="00210B91">
      <w:pPr>
        <w:rPr>
          <w:lang w:val="en-US"/>
          <w:rPrChange w:id="229" w:author="Thiago Cruz" w:date="2017-10-26T17:34:00Z">
            <w:rPr/>
          </w:rPrChange>
        </w:rPr>
      </w:pPr>
      <w:r w:rsidRPr="009C6E52">
        <w:rPr>
          <w:lang w:val="en-US"/>
          <w:rPrChange w:id="230" w:author="Thiago Cruz" w:date="2017-10-26T17:34:00Z">
            <w:rPr/>
          </w:rPrChange>
        </w:rPr>
        <w:br w:type="page"/>
      </w:r>
    </w:p>
    <w:p w14:paraId="1A4D2FE9" w14:textId="3742C6EB" w:rsidR="005B1CAB" w:rsidRPr="009C6E52" w:rsidRDefault="00210B91" w:rsidP="001D3F2C">
      <w:pPr>
        <w:pStyle w:val="Ttulo21"/>
        <w:rPr>
          <w:rPrChange w:id="231" w:author="Thiago Cruz" w:date="2017-10-26T17:34:00Z">
            <w:rPr/>
          </w:rPrChange>
        </w:rPr>
      </w:pPr>
      <w:bookmarkStart w:id="232" w:name="_Toc496803932"/>
      <w:proofErr w:type="spellStart"/>
      <w:r w:rsidRPr="001D3F2C">
        <w:lastRenderedPageBreak/>
        <w:t>Anexo</w:t>
      </w:r>
      <w:proofErr w:type="spellEnd"/>
      <w:r w:rsidRPr="001D3F2C">
        <w:t xml:space="preserve"> </w:t>
      </w:r>
      <w:r w:rsidR="001D3F2C">
        <w:t>11.</w:t>
      </w:r>
      <w:r w:rsidRPr="001D3F2C">
        <w:t>3 – Dockerfile</w:t>
      </w:r>
      <w:r w:rsidR="009A72E7" w:rsidRPr="001D3F2C">
        <w:t xml:space="preserve"> </w:t>
      </w:r>
      <w:r w:rsidR="00666779" w:rsidRPr="0033526A">
        <w:t>–</w:t>
      </w:r>
      <w:r w:rsidRPr="008F2423">
        <w:t xml:space="preserve"> AR</w:t>
      </w:r>
      <w:r w:rsidRPr="009C6E52">
        <w:rPr>
          <w:rPrChange w:id="233" w:author="Thiago Cruz" w:date="2017-10-26T17:34:00Z">
            <w:rPr/>
          </w:rPrChange>
        </w:rPr>
        <w:t>M</w:t>
      </w:r>
      <w:bookmarkEnd w:id="232"/>
    </w:p>
    <w:p w14:paraId="6B5D6599" w14:textId="77777777" w:rsidR="00666779" w:rsidRPr="009C6E52" w:rsidRDefault="00666779" w:rsidP="00826C4F">
      <w:pPr>
        <w:rPr>
          <w:lang w:val="en-US"/>
          <w:rPrChange w:id="234" w:author="Thiago Cruz" w:date="2017-10-26T17:34:00Z">
            <w:rPr/>
          </w:rPrChange>
        </w:rPr>
      </w:pPr>
    </w:p>
    <w:p w14:paraId="03532BCD" w14:textId="77777777" w:rsidR="00666779" w:rsidRPr="00666779" w:rsidRDefault="00666779" w:rsidP="00666779">
      <w:pPr>
        <w:rPr>
          <w:lang w:val="en-US"/>
        </w:rPr>
      </w:pPr>
      <w:r w:rsidRPr="00666779">
        <w:rPr>
          <w:lang w:val="en-US"/>
        </w:rPr>
        <w:t>FROM resin/</w:t>
      </w:r>
      <w:proofErr w:type="spellStart"/>
      <w:r w:rsidRPr="00666779">
        <w:rPr>
          <w:lang w:val="en-US"/>
        </w:rPr>
        <w:t>rpi-</w:t>
      </w:r>
      <w:proofErr w:type="gramStart"/>
      <w:r w:rsidRPr="00666779">
        <w:rPr>
          <w:lang w:val="en-US"/>
        </w:rPr>
        <w:t>raspbian:jessie</w:t>
      </w:r>
      <w:proofErr w:type="spellEnd"/>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 xml:space="preserve">MAINTAINER Thiago </w:t>
      </w:r>
      <w:proofErr w:type="spellStart"/>
      <w:r w:rsidRPr="00666779">
        <w:rPr>
          <w:lang w:val="en-US"/>
        </w:rPr>
        <w:t>Soares</w:t>
      </w:r>
      <w:proofErr w:type="spellEnd"/>
      <w:r w:rsidRPr="00666779">
        <w:rPr>
          <w:lang w:val="en-US"/>
        </w:rPr>
        <w:t xml:space="preserve"> &lt;thiagosoarescruz0@gmail.com&gt;</w:t>
      </w:r>
    </w:p>
    <w:p w14:paraId="3D111488" w14:textId="77777777" w:rsidR="00666779" w:rsidRPr="00666779" w:rsidRDefault="00666779" w:rsidP="00666779">
      <w:pPr>
        <w:rPr>
          <w:lang w:val="en-US"/>
        </w:rPr>
      </w:pPr>
    </w:p>
    <w:p w14:paraId="534D7C2C" w14:textId="77777777" w:rsidR="00666779" w:rsidRPr="00666779" w:rsidRDefault="00666779" w:rsidP="00666779">
      <w:pPr>
        <w:rPr>
          <w:lang w:val="en-US"/>
        </w:rPr>
      </w:pPr>
      <w:r w:rsidRPr="00666779">
        <w:rPr>
          <w:lang w:val="en-US"/>
        </w:rPr>
        <w:t># Install MySQL client</w:t>
      </w:r>
    </w:p>
    <w:p w14:paraId="5EA18ADC" w14:textId="77777777" w:rsidR="00666779" w:rsidRPr="00666779" w:rsidRDefault="00666779" w:rsidP="00666779">
      <w:pPr>
        <w:rPr>
          <w:lang w:val="en-US"/>
        </w:rPr>
      </w:pPr>
      <w:r w:rsidRPr="00666779">
        <w:rPr>
          <w:lang w:val="en-US"/>
        </w:rPr>
        <w:t>RUN apt-get update -</w:t>
      </w:r>
      <w:proofErr w:type="spellStart"/>
      <w:r w:rsidRPr="00666779">
        <w:rPr>
          <w:lang w:val="en-US"/>
        </w:rPr>
        <w:t>qq</w:t>
      </w:r>
      <w:proofErr w:type="spellEnd"/>
    </w:p>
    <w:p w14:paraId="765902D2" w14:textId="77777777" w:rsidR="00666779" w:rsidRPr="00666779" w:rsidRDefault="00666779" w:rsidP="00666779">
      <w:pPr>
        <w:rPr>
          <w:lang w:val="en-US"/>
        </w:rPr>
      </w:pPr>
    </w:p>
    <w:p w14:paraId="4FCE1784" w14:textId="77777777" w:rsidR="00666779" w:rsidRPr="00666779" w:rsidRDefault="00666779" w:rsidP="00666779">
      <w:pPr>
        <w:rPr>
          <w:lang w:val="en-US"/>
        </w:rPr>
      </w:pPr>
      <w:r w:rsidRPr="00666779">
        <w:rPr>
          <w:lang w:val="en-US"/>
        </w:rPr>
        <w:t># Install Build essentials</w:t>
      </w:r>
    </w:p>
    <w:p w14:paraId="30690C14" w14:textId="77777777" w:rsidR="00666779" w:rsidRPr="00666779" w:rsidRDefault="00666779" w:rsidP="00666779">
      <w:pPr>
        <w:rPr>
          <w:lang w:val="en-US"/>
        </w:rPr>
      </w:pPr>
      <w:r w:rsidRPr="00666779">
        <w:rPr>
          <w:lang w:val="en-US"/>
        </w:rPr>
        <w:t>RUN apt-get update -</w:t>
      </w:r>
      <w:proofErr w:type="spellStart"/>
      <w:r w:rsidRPr="00666779">
        <w:rPr>
          <w:lang w:val="en-US"/>
        </w:rPr>
        <w:t>yq</w:t>
      </w:r>
      <w:proofErr w:type="spellEnd"/>
      <w:r w:rsidRPr="00666779">
        <w:rPr>
          <w:lang w:val="en-US"/>
        </w:rPr>
        <w:t xml:space="preserve">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 xml:space="preserve">RUN apt-get install -y </w:t>
      </w:r>
      <w:proofErr w:type="spellStart"/>
      <w:r w:rsidRPr="00666779">
        <w:rPr>
          <w:lang w:val="en-US"/>
        </w:rPr>
        <w:t>mysql</w:t>
      </w:r>
      <w:proofErr w:type="spellEnd"/>
      <w:r w:rsidRPr="00666779">
        <w:rPr>
          <w:lang w:val="en-US"/>
        </w:rPr>
        <w:t>-client build-essential ca-certificates curl build-essential \</w:t>
      </w:r>
    </w:p>
    <w:p w14:paraId="4DD9ACEE" w14:textId="77777777" w:rsidR="00666779" w:rsidRPr="00666779" w:rsidRDefault="00666779" w:rsidP="00666779">
      <w:pPr>
        <w:rPr>
          <w:lang w:val="en-US"/>
        </w:rPr>
      </w:pPr>
      <w:r w:rsidRPr="00666779">
        <w:rPr>
          <w:lang w:val="en-US"/>
        </w:rPr>
        <w:t xml:space="preserve">    </w:t>
      </w:r>
      <w:proofErr w:type="spellStart"/>
      <w:r w:rsidRPr="00666779">
        <w:rPr>
          <w:lang w:val="en-US"/>
        </w:rPr>
        <w:t>libpq</w:t>
      </w:r>
      <w:proofErr w:type="spellEnd"/>
      <w:r w:rsidRPr="00666779">
        <w:rPr>
          <w:lang w:val="en-US"/>
        </w:rPr>
        <w:t xml:space="preserve">-dev </w:t>
      </w:r>
      <w:proofErr w:type="spellStart"/>
      <w:r w:rsidRPr="00666779">
        <w:rPr>
          <w:lang w:val="en-US"/>
        </w:rPr>
        <w:t>nodejs</w:t>
      </w:r>
      <w:proofErr w:type="spellEnd"/>
      <w:r w:rsidRPr="00666779">
        <w:rPr>
          <w:lang w:val="en-US"/>
        </w:rPr>
        <w:t xml:space="preserve"> </w:t>
      </w:r>
      <w:proofErr w:type="spellStart"/>
      <w:r w:rsidRPr="00666779">
        <w:rPr>
          <w:lang w:val="en-US"/>
        </w:rPr>
        <w:t>nodejs</w:t>
      </w:r>
      <w:proofErr w:type="spellEnd"/>
      <w:r w:rsidRPr="00666779">
        <w:rPr>
          <w:lang w:val="en-US"/>
        </w:rPr>
        <w:t xml:space="preserve">-legacy </w:t>
      </w:r>
      <w:proofErr w:type="spellStart"/>
      <w:r w:rsidRPr="00666779">
        <w:rPr>
          <w:lang w:val="en-US"/>
        </w:rPr>
        <w:t>mysql</w:t>
      </w:r>
      <w:proofErr w:type="spellEnd"/>
      <w:r w:rsidRPr="00666779">
        <w:rPr>
          <w:lang w:val="en-US"/>
        </w:rPr>
        <w:t xml:space="preserve">-server </w:t>
      </w:r>
      <w:proofErr w:type="spellStart"/>
      <w:r w:rsidRPr="00666779">
        <w:rPr>
          <w:lang w:val="en-US"/>
        </w:rPr>
        <w:t>libmysqlclient</w:t>
      </w:r>
      <w:proofErr w:type="spellEnd"/>
      <w:r w:rsidRPr="00666779">
        <w:rPr>
          <w:lang w:val="en-US"/>
        </w:rPr>
        <w:t>-dev &amp;&amp; \</w:t>
      </w:r>
    </w:p>
    <w:p w14:paraId="32CBFCB4"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apt-get </w:t>
      </w:r>
      <w:proofErr w:type="spellStart"/>
      <w:r w:rsidRPr="00666779">
        <w:rPr>
          <w:lang w:val="en-US"/>
        </w:rPr>
        <w:t>autoremove</w:t>
      </w:r>
      <w:proofErr w:type="spellEnd"/>
      <w:r w:rsidRPr="00666779">
        <w:rPr>
          <w:lang w:val="en-US"/>
        </w:rPr>
        <w:t xml:space="preserve"> -y &amp;&amp; \</w:t>
      </w:r>
    </w:p>
    <w:p w14:paraId="56AA61DA"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w:t>
      </w:r>
      <w:proofErr w:type="spellStart"/>
      <w:r w:rsidRPr="00666779">
        <w:rPr>
          <w:lang w:val="en-US"/>
        </w:rPr>
        <w:t>rm</w:t>
      </w:r>
      <w:proofErr w:type="spellEnd"/>
      <w:r w:rsidRPr="00666779">
        <w:rPr>
          <w:lang w:val="en-US"/>
        </w:rPr>
        <w:t xml:space="preserve"> -</w:t>
      </w:r>
      <w:proofErr w:type="spellStart"/>
      <w:r w:rsidRPr="00666779">
        <w:rPr>
          <w:lang w:val="en-US"/>
        </w:rPr>
        <w:t>rf</w:t>
      </w:r>
      <w:proofErr w:type="spellEnd"/>
      <w:r w:rsidRPr="00666779">
        <w:rPr>
          <w:lang w:val="en-US"/>
        </w:rPr>
        <w:t xml:space="preserve"> /</w:t>
      </w:r>
      <w:proofErr w:type="spellStart"/>
      <w:r w:rsidRPr="00666779">
        <w:rPr>
          <w:lang w:val="en-US"/>
        </w:rPr>
        <w:t>var</w:t>
      </w:r>
      <w:proofErr w:type="spellEnd"/>
      <w:r w:rsidRPr="00666779">
        <w:rPr>
          <w:lang w:val="en-US"/>
        </w:rPr>
        <w:t>/lib/apt/lists/*</w:t>
      </w:r>
    </w:p>
    <w:p w14:paraId="6178C794" w14:textId="77777777" w:rsidR="00666779" w:rsidRPr="00666779" w:rsidRDefault="00666779" w:rsidP="00666779">
      <w:pPr>
        <w:rPr>
          <w:lang w:val="en-US"/>
        </w:rPr>
      </w:pPr>
    </w:p>
    <w:p w14:paraId="718D5B5E" w14:textId="77777777" w:rsidR="00666779" w:rsidRPr="00666779" w:rsidRDefault="00666779" w:rsidP="00666779">
      <w:pPr>
        <w:rPr>
          <w:lang w:val="en-US"/>
        </w:rPr>
      </w:pPr>
      <w:r w:rsidRPr="00666779">
        <w:rPr>
          <w:lang w:val="en-US"/>
        </w:rPr>
        <w:t xml:space="preserve"># </w:t>
      </w:r>
      <w:proofErr w:type="spellStart"/>
      <w:r w:rsidRPr="00666779">
        <w:rPr>
          <w:lang w:val="en-US"/>
        </w:rPr>
        <w:t>Mkdir</w:t>
      </w:r>
      <w:proofErr w:type="spellEnd"/>
    </w:p>
    <w:p w14:paraId="56F726D9" w14:textId="77777777" w:rsidR="00666779" w:rsidRPr="00666779" w:rsidRDefault="00666779" w:rsidP="00666779">
      <w:pPr>
        <w:rPr>
          <w:lang w:val="en-US"/>
        </w:rPr>
      </w:pPr>
      <w:r w:rsidRPr="00666779">
        <w:rPr>
          <w:lang w:val="en-US"/>
        </w:rPr>
        <w:t xml:space="preserve">RUN </w:t>
      </w:r>
      <w:proofErr w:type="spellStart"/>
      <w:r w:rsidRPr="00666779">
        <w:rPr>
          <w:lang w:val="en-US"/>
        </w:rPr>
        <w:t>mkdir</w:t>
      </w:r>
      <w:proofErr w:type="spellEnd"/>
      <w:r w:rsidRPr="00666779">
        <w:rPr>
          <w:lang w:val="en-US"/>
        </w:rPr>
        <w:t xml:space="preserve"> -p /home/app</w:t>
      </w:r>
    </w:p>
    <w:p w14:paraId="629A3CDB" w14:textId="77777777" w:rsidR="00666779" w:rsidRPr="00666779" w:rsidRDefault="00666779" w:rsidP="00666779">
      <w:pPr>
        <w:rPr>
          <w:lang w:val="en-US"/>
        </w:rPr>
      </w:pPr>
    </w:p>
    <w:p w14:paraId="521D7839" w14:textId="77777777" w:rsidR="00666779" w:rsidRPr="00666779" w:rsidRDefault="00666779" w:rsidP="00666779">
      <w:pPr>
        <w:rPr>
          <w:lang w:val="en-US"/>
        </w:rPr>
      </w:pPr>
      <w:r w:rsidRPr="00666779">
        <w:rPr>
          <w:lang w:val="en-US"/>
        </w:rPr>
        <w:t xml:space="preserve"># </w:t>
      </w:r>
      <w:proofErr w:type="spellStart"/>
      <w:r w:rsidRPr="00666779">
        <w:rPr>
          <w:lang w:val="en-US"/>
        </w:rPr>
        <w:t>Workdir</w:t>
      </w:r>
      <w:proofErr w:type="spellEnd"/>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 xml:space="preserve">#Add </w:t>
      </w:r>
      <w:proofErr w:type="spellStart"/>
      <w:r w:rsidRPr="00666779">
        <w:rPr>
          <w:lang w:val="en-US"/>
        </w:rPr>
        <w:t>sidekiq</w:t>
      </w:r>
      <w:proofErr w:type="spellEnd"/>
      <w:r w:rsidRPr="00666779">
        <w:rPr>
          <w:lang w:val="en-US"/>
        </w:rPr>
        <w:t xml:space="preserve"> </w:t>
      </w:r>
      <w:proofErr w:type="spellStart"/>
      <w:r w:rsidRPr="00666779">
        <w:rPr>
          <w:lang w:val="en-US"/>
        </w:rPr>
        <w:t>pid</w:t>
      </w:r>
      <w:proofErr w:type="spellEnd"/>
    </w:p>
    <w:p w14:paraId="70E2C0CC" w14:textId="77777777" w:rsidR="00666779" w:rsidRPr="00666779" w:rsidRDefault="00666779" w:rsidP="00666779">
      <w:pPr>
        <w:rPr>
          <w:lang w:val="en-US"/>
        </w:rPr>
      </w:pPr>
      <w:r w:rsidRPr="00666779">
        <w:rPr>
          <w:lang w:val="en-US"/>
        </w:rPr>
        <w:t xml:space="preserve">ADD </w:t>
      </w:r>
      <w:proofErr w:type="spellStart"/>
      <w:r w:rsidRPr="00666779">
        <w:rPr>
          <w:lang w:val="en-US"/>
        </w:rPr>
        <w:t>sidekiq.pid</w:t>
      </w:r>
      <w:proofErr w:type="spellEnd"/>
      <w:r w:rsidRPr="00666779">
        <w:rPr>
          <w:lang w:val="en-US"/>
        </w:rPr>
        <w:t xml:space="preserve"> /home/app/</w:t>
      </w:r>
      <w:proofErr w:type="spellStart"/>
      <w:r w:rsidRPr="00666779">
        <w:rPr>
          <w:lang w:val="en-US"/>
        </w:rPr>
        <w:t>tmp</w:t>
      </w:r>
      <w:proofErr w:type="spellEnd"/>
      <w:r w:rsidRPr="00666779">
        <w:rPr>
          <w:lang w:val="en-US"/>
        </w:rPr>
        <w:t>/</w:t>
      </w:r>
      <w:proofErr w:type="spellStart"/>
      <w:r w:rsidRPr="00666779">
        <w:rPr>
          <w:lang w:val="en-US"/>
        </w:rPr>
        <w:t>pids</w:t>
      </w:r>
      <w:proofErr w:type="spellEnd"/>
      <w:r w:rsidRPr="00666779">
        <w:rPr>
          <w:lang w:val="en-US"/>
        </w:rPr>
        <w:t>/</w:t>
      </w:r>
    </w:p>
    <w:p w14:paraId="460B353D" w14:textId="77777777" w:rsidR="00666779" w:rsidRPr="00666779" w:rsidRDefault="00666779" w:rsidP="00666779">
      <w:pPr>
        <w:rPr>
          <w:lang w:val="en-US"/>
        </w:rPr>
      </w:pPr>
    </w:p>
    <w:p w14:paraId="37064AFD" w14:textId="77777777" w:rsidR="00666779" w:rsidRPr="00666779" w:rsidRDefault="00666779" w:rsidP="00666779">
      <w:pPr>
        <w:rPr>
          <w:lang w:val="en-US"/>
        </w:rPr>
      </w:pPr>
      <w:r w:rsidRPr="00666779">
        <w:rPr>
          <w:lang w:val="en-US"/>
        </w:rPr>
        <w:t># ADD gems</w:t>
      </w:r>
    </w:p>
    <w:p w14:paraId="07779FFC" w14:textId="77777777" w:rsidR="00666779" w:rsidRPr="00666779" w:rsidRDefault="00666779" w:rsidP="00666779">
      <w:pPr>
        <w:rPr>
          <w:lang w:val="en-US"/>
        </w:rPr>
      </w:pPr>
      <w:r w:rsidRPr="00666779">
        <w:rPr>
          <w:lang w:val="en-US"/>
        </w:rPr>
        <w:t xml:space="preserve">ADD </w:t>
      </w:r>
      <w:proofErr w:type="spellStart"/>
      <w:r w:rsidRPr="00666779">
        <w:rPr>
          <w:lang w:val="en-US"/>
        </w:rPr>
        <w:t>Gemfile</w:t>
      </w:r>
      <w:proofErr w:type="spellEnd"/>
      <w:r w:rsidRPr="00666779">
        <w:rPr>
          <w:lang w:val="en-US"/>
        </w:rPr>
        <w:t xml:space="preserve"> /home/app/</w:t>
      </w:r>
      <w:proofErr w:type="spellStart"/>
      <w:r w:rsidRPr="00666779">
        <w:rPr>
          <w:lang w:val="en-US"/>
        </w:rPr>
        <w:t>Gemfile</w:t>
      </w:r>
      <w:proofErr w:type="spellEnd"/>
    </w:p>
    <w:p w14:paraId="13413262" w14:textId="77777777" w:rsidR="00666779" w:rsidRPr="00666779" w:rsidRDefault="00666779" w:rsidP="00666779">
      <w:pPr>
        <w:rPr>
          <w:lang w:val="en-US"/>
        </w:rPr>
      </w:pPr>
      <w:r w:rsidRPr="00666779">
        <w:rPr>
          <w:lang w:val="en-US"/>
        </w:rPr>
        <w:t xml:space="preserve">ADD </w:t>
      </w:r>
      <w:proofErr w:type="spellStart"/>
      <w:r w:rsidRPr="00666779">
        <w:rPr>
          <w:lang w:val="en-US"/>
        </w:rPr>
        <w:t>Gemfile.lock</w:t>
      </w:r>
      <w:proofErr w:type="spellEnd"/>
      <w:r w:rsidRPr="00666779">
        <w:rPr>
          <w:lang w:val="en-US"/>
        </w:rPr>
        <w:t xml:space="preserve"> /home/app/</w:t>
      </w:r>
      <w:proofErr w:type="spellStart"/>
      <w:r w:rsidRPr="00666779">
        <w:rPr>
          <w:lang w:val="en-US"/>
        </w:rPr>
        <w:t>Gemfile.lock</w:t>
      </w:r>
      <w:proofErr w:type="spellEnd"/>
    </w:p>
    <w:p w14:paraId="4736970B" w14:textId="77777777" w:rsidR="00666779" w:rsidRPr="00666779" w:rsidRDefault="00666779" w:rsidP="00666779">
      <w:pPr>
        <w:rPr>
          <w:lang w:val="en-US"/>
        </w:rPr>
      </w:pPr>
    </w:p>
    <w:p w14:paraId="144D58BD" w14:textId="77777777" w:rsidR="00666779" w:rsidRPr="00666779" w:rsidRDefault="00666779" w:rsidP="00666779">
      <w:pPr>
        <w:rPr>
          <w:lang w:val="en-US"/>
        </w:rPr>
      </w:pPr>
      <w:r w:rsidRPr="00666779">
        <w:rPr>
          <w:lang w:val="en-US"/>
        </w:rPr>
        <w:t># Install RVM, Ruby, and Bundler</w:t>
      </w:r>
    </w:p>
    <w:p w14:paraId="76521908" w14:textId="77777777" w:rsidR="00666779" w:rsidRPr="00666779" w:rsidRDefault="00666779" w:rsidP="00666779">
      <w:pPr>
        <w:rPr>
          <w:lang w:val="en-US"/>
        </w:rPr>
      </w:pPr>
      <w:r w:rsidRPr="00666779">
        <w:rPr>
          <w:lang w:val="en-US"/>
        </w:rPr>
        <w:t>RUN \curl -</w:t>
      </w:r>
      <w:proofErr w:type="spellStart"/>
      <w:r w:rsidRPr="00666779">
        <w:rPr>
          <w:lang w:val="en-US"/>
        </w:rPr>
        <w:t>sSL</w:t>
      </w:r>
      <w:proofErr w:type="spellEnd"/>
      <w:r w:rsidRPr="00666779">
        <w:rPr>
          <w:lang w:val="en-US"/>
        </w:rPr>
        <w:t xml:space="preserve"> https://rvm.io/mpapis.asc | </w:t>
      </w:r>
      <w:proofErr w:type="spellStart"/>
      <w:r w:rsidRPr="00666779">
        <w:rPr>
          <w:lang w:val="en-US"/>
        </w:rPr>
        <w:t>gpg</w:t>
      </w:r>
      <w:proofErr w:type="spellEnd"/>
      <w:r w:rsidRPr="00666779">
        <w:rPr>
          <w:lang w:val="en-US"/>
        </w:rPr>
        <w:t xml:space="preserve">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w:t>
      </w:r>
      <w:proofErr w:type="spellStart"/>
      <w:r w:rsidRPr="00666779">
        <w:rPr>
          <w:lang w:val="en-US"/>
        </w:rPr>
        <w:t>etc</w:t>
      </w:r>
      <w:proofErr w:type="spellEnd"/>
      <w:r w:rsidRPr="00666779">
        <w:rPr>
          <w:lang w:val="en-US"/>
        </w:rPr>
        <w:t>/</w:t>
      </w:r>
      <w:proofErr w:type="spellStart"/>
      <w:r w:rsidRPr="00666779">
        <w:rPr>
          <w:lang w:val="en-US"/>
        </w:rPr>
        <w:t>profile.d</w:t>
      </w:r>
      <w:proofErr w:type="spellEnd"/>
      <w:r w:rsidRPr="00666779">
        <w:rPr>
          <w:lang w:val="en-US"/>
        </w:rPr>
        <w:t>/rvm.sh"</w:t>
      </w:r>
    </w:p>
    <w:p w14:paraId="6F32E2F2" w14:textId="77777777" w:rsidR="00666779" w:rsidRPr="00666779" w:rsidRDefault="00666779" w:rsidP="00666779">
      <w:pPr>
        <w:rPr>
          <w:lang w:val="en-US"/>
        </w:rPr>
      </w:pPr>
      <w:r w:rsidRPr="00666779">
        <w:rPr>
          <w:lang w:val="en-US"/>
        </w:rPr>
        <w:t>RUN /bin/bash -l -c "</w:t>
      </w:r>
      <w:proofErr w:type="spellStart"/>
      <w:r w:rsidRPr="00666779">
        <w:rPr>
          <w:lang w:val="en-US"/>
        </w:rPr>
        <w:t>rvm</w:t>
      </w:r>
      <w:proofErr w:type="spellEnd"/>
      <w:r w:rsidRPr="00666779">
        <w:rPr>
          <w:lang w:val="en-US"/>
        </w:rPr>
        <w:t xml:space="preserve"> install 2.3.3"</w:t>
      </w:r>
    </w:p>
    <w:p w14:paraId="0E394DA3" w14:textId="77777777" w:rsidR="00666779" w:rsidRPr="00666779" w:rsidRDefault="00666779" w:rsidP="00666779">
      <w:pPr>
        <w:rPr>
          <w:lang w:val="en-US"/>
        </w:rPr>
      </w:pPr>
      <w:r w:rsidRPr="00666779">
        <w:rPr>
          <w:lang w:val="en-US"/>
        </w:rPr>
        <w:t>RUN /bin/bash -l -c "gem install bundle --no-</w:t>
      </w:r>
      <w:proofErr w:type="spellStart"/>
      <w:r w:rsidRPr="00666779">
        <w:rPr>
          <w:lang w:val="en-US"/>
        </w:rPr>
        <w:t>ri</w:t>
      </w:r>
      <w:proofErr w:type="spellEnd"/>
      <w:r w:rsidRPr="00666779">
        <w:rPr>
          <w:lang w:val="en-US"/>
        </w:rPr>
        <w:t xml:space="preserve"> --no-</w:t>
      </w:r>
      <w:proofErr w:type="spellStart"/>
      <w:r w:rsidRPr="00666779">
        <w:rPr>
          <w:lang w:val="en-US"/>
        </w:rPr>
        <w:t>rdoc</w:t>
      </w:r>
      <w:proofErr w:type="spellEnd"/>
      <w:r w:rsidRPr="00666779">
        <w:rPr>
          <w:lang w:val="en-US"/>
        </w:rPr>
        <w:t>"</w:t>
      </w:r>
    </w:p>
    <w:p w14:paraId="47641319" w14:textId="77777777" w:rsidR="00666779" w:rsidRPr="00666779" w:rsidRDefault="00666779" w:rsidP="00666779">
      <w:pPr>
        <w:rPr>
          <w:lang w:val="en-US"/>
        </w:rPr>
      </w:pPr>
      <w:r w:rsidRPr="00666779">
        <w:rPr>
          <w:lang w:val="en-US"/>
        </w:rPr>
        <w:t xml:space="preserve">#RUN /bin/bash -l -c "apt-get install -y </w:t>
      </w:r>
      <w:proofErr w:type="spellStart"/>
      <w:r w:rsidRPr="00666779">
        <w:rPr>
          <w:lang w:val="en-US"/>
        </w:rPr>
        <w:t>rubygems</w:t>
      </w:r>
      <w:proofErr w:type="spellEnd"/>
      <w:r w:rsidRPr="00666779">
        <w:rPr>
          <w:lang w:val="en-US"/>
        </w:rPr>
        <w:t>"</w:t>
      </w:r>
    </w:p>
    <w:p w14:paraId="653D785A" w14:textId="77777777" w:rsidR="00666779" w:rsidRPr="00666779" w:rsidRDefault="00666779" w:rsidP="00666779">
      <w:pPr>
        <w:rPr>
          <w:lang w:val="en-US"/>
        </w:rPr>
      </w:pPr>
      <w:r w:rsidRPr="00666779">
        <w:rPr>
          <w:lang w:val="en-US"/>
        </w:rPr>
        <w:t>#RUN /bin/bash -l -c "gem install rails"</w:t>
      </w:r>
    </w:p>
    <w:p w14:paraId="023EFF79" w14:textId="77777777" w:rsidR="00666779" w:rsidRPr="00666779" w:rsidRDefault="00666779" w:rsidP="00666779">
      <w:pPr>
        <w:rPr>
          <w:lang w:val="en-US"/>
        </w:rPr>
      </w:pPr>
    </w:p>
    <w:p w14:paraId="45DB7237" w14:textId="77777777" w:rsidR="00666779" w:rsidRPr="00666779" w:rsidRDefault="00666779" w:rsidP="00666779">
      <w:pPr>
        <w:rPr>
          <w:lang w:val="en-US"/>
        </w:rPr>
      </w:pPr>
      <w:r w:rsidRPr="00666779">
        <w:rPr>
          <w:lang w:val="en-US"/>
        </w:rPr>
        <w:t xml:space="preserve"># </w:t>
      </w:r>
      <w:proofErr w:type="spellStart"/>
      <w:r w:rsidRPr="00666779">
        <w:rPr>
          <w:lang w:val="en-US"/>
        </w:rPr>
        <w:t>Workdir</w:t>
      </w:r>
      <w:proofErr w:type="spellEnd"/>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77777777" w:rsidR="00666779" w:rsidRPr="00666779" w:rsidRDefault="00666779" w:rsidP="00666779">
      <w:pPr>
        <w:rPr>
          <w:lang w:val="en-US"/>
        </w:rPr>
      </w:pPr>
      <w:r w:rsidRPr="00666779">
        <w:rPr>
          <w:lang w:val="en-US"/>
        </w:rPr>
        <w:t># Create user and group</w:t>
      </w:r>
    </w:p>
    <w:p w14:paraId="33A2C5CA" w14:textId="77777777" w:rsidR="00666779" w:rsidRPr="00666779" w:rsidRDefault="00666779" w:rsidP="00666779">
      <w:pPr>
        <w:rPr>
          <w:lang w:val="en-US"/>
        </w:rPr>
      </w:pPr>
      <w:r w:rsidRPr="00666779">
        <w:rPr>
          <w:lang w:val="en-US"/>
        </w:rPr>
        <w:t xml:space="preserve">RUN </w:t>
      </w:r>
      <w:proofErr w:type="spellStart"/>
      <w:r w:rsidRPr="00666779">
        <w:rPr>
          <w:lang w:val="en-US"/>
        </w:rPr>
        <w:t>groupadd</w:t>
      </w:r>
      <w:proofErr w:type="spellEnd"/>
      <w:r w:rsidRPr="00666779">
        <w:rPr>
          <w:lang w:val="en-US"/>
        </w:rPr>
        <w:t xml:space="preserve"> --</w:t>
      </w:r>
      <w:proofErr w:type="spellStart"/>
      <w:r w:rsidRPr="00666779">
        <w:rPr>
          <w:lang w:val="en-US"/>
        </w:rPr>
        <w:t>gid</w:t>
      </w:r>
      <w:proofErr w:type="spellEnd"/>
      <w:r w:rsidRPr="00666779">
        <w:rPr>
          <w:lang w:val="en-US"/>
        </w:rPr>
        <w:t xml:space="preserve"> 9999 app</w:t>
      </w:r>
    </w:p>
    <w:p w14:paraId="068AA104" w14:textId="77777777" w:rsidR="00666779" w:rsidRPr="00666779" w:rsidRDefault="00666779" w:rsidP="00666779">
      <w:pPr>
        <w:rPr>
          <w:lang w:val="en-US"/>
        </w:rPr>
      </w:pPr>
      <w:r w:rsidRPr="00666779">
        <w:rPr>
          <w:lang w:val="en-US"/>
        </w:rPr>
        <w:t xml:space="preserve">RUN </w:t>
      </w:r>
      <w:proofErr w:type="spellStart"/>
      <w:r w:rsidRPr="00666779">
        <w:rPr>
          <w:lang w:val="en-US"/>
        </w:rPr>
        <w:t>useradd</w:t>
      </w:r>
      <w:proofErr w:type="spellEnd"/>
      <w:r w:rsidRPr="00666779">
        <w:rPr>
          <w:lang w:val="en-US"/>
        </w:rPr>
        <w:t xml:space="preserve"> --</w:t>
      </w:r>
      <w:proofErr w:type="spellStart"/>
      <w:r w:rsidRPr="00666779">
        <w:rPr>
          <w:lang w:val="en-US"/>
        </w:rPr>
        <w:t>uid</w:t>
      </w:r>
      <w:proofErr w:type="spellEnd"/>
      <w:r w:rsidRPr="00666779">
        <w:rPr>
          <w:lang w:val="en-US"/>
        </w:rPr>
        <w:t xml:space="preserve"> 9999 --</w:t>
      </w:r>
      <w:proofErr w:type="spellStart"/>
      <w:r w:rsidRPr="00666779">
        <w:rPr>
          <w:lang w:val="en-US"/>
        </w:rPr>
        <w:t>gid</w:t>
      </w:r>
      <w:proofErr w:type="spellEnd"/>
      <w:r w:rsidRPr="00666779">
        <w:rPr>
          <w:lang w:val="en-US"/>
        </w:rPr>
        <w:t xml:space="preserve"> app </w:t>
      </w:r>
      <w:proofErr w:type="spellStart"/>
      <w:r w:rsidRPr="00666779">
        <w:rPr>
          <w:lang w:val="en-US"/>
        </w:rPr>
        <w:t>app</w:t>
      </w:r>
      <w:proofErr w:type="spellEnd"/>
    </w:p>
    <w:p w14:paraId="0F4FC6A3" w14:textId="77777777" w:rsidR="00666779" w:rsidRPr="00666779" w:rsidRDefault="00666779" w:rsidP="00666779">
      <w:pPr>
        <w:rPr>
          <w:lang w:val="en-US"/>
        </w:rPr>
      </w:pPr>
      <w:r w:rsidRPr="00666779">
        <w:rPr>
          <w:lang w:val="en-US"/>
        </w:rPr>
        <w:t xml:space="preserve">RUN </w:t>
      </w:r>
      <w:proofErr w:type="spellStart"/>
      <w:r w:rsidRPr="00666779">
        <w:rPr>
          <w:lang w:val="en-US"/>
        </w:rPr>
        <w:t>chown</w:t>
      </w:r>
      <w:proofErr w:type="spellEnd"/>
      <w:r w:rsidRPr="00666779">
        <w:rPr>
          <w:lang w:val="en-US"/>
        </w:rPr>
        <w:t xml:space="preserve"> -R </w:t>
      </w:r>
      <w:proofErr w:type="spellStart"/>
      <w:proofErr w:type="gramStart"/>
      <w:r w:rsidRPr="00666779">
        <w:rPr>
          <w:lang w:val="en-US"/>
        </w:rPr>
        <w:t>app:app</w:t>
      </w:r>
      <w:proofErr w:type="spellEnd"/>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77777777" w:rsidR="00666779" w:rsidRPr="00666779" w:rsidRDefault="00666779" w:rsidP="00666779">
      <w:pPr>
        <w:rPr>
          <w:lang w:val="en-US"/>
        </w:rPr>
      </w:pPr>
      <w:r w:rsidRPr="00666779">
        <w:rPr>
          <w:lang w:val="en-US"/>
        </w:rPr>
        <w:t># 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xml:space="preserve"># </w:t>
      </w:r>
      <w:proofErr w:type="spellStart"/>
      <w:r>
        <w:t>Expose</w:t>
      </w:r>
      <w:proofErr w:type="spellEnd"/>
      <w:r>
        <w:t xml:space="preserve"> </w:t>
      </w:r>
      <w:proofErr w:type="spellStart"/>
      <w:r>
        <w:t>app</w:t>
      </w:r>
      <w:proofErr w:type="spellEnd"/>
      <w:r>
        <w:t xml:space="preserve"> </w:t>
      </w:r>
      <w:proofErr w:type="spellStart"/>
      <w:r>
        <w:t>port</w:t>
      </w:r>
      <w:proofErr w:type="spellEnd"/>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235" w:name="_Toc496803933"/>
      <w:r>
        <w:lastRenderedPageBreak/>
        <w:t xml:space="preserve">Anexo </w:t>
      </w:r>
      <w:r w:rsidR="001D3F2C">
        <w:t>11.</w:t>
      </w:r>
      <w:r>
        <w:t>4 – Docker-compose versão 2 - ARM</w:t>
      </w:r>
      <w:bookmarkEnd w:id="235"/>
    </w:p>
    <w:p w14:paraId="11725661" w14:textId="77777777" w:rsidR="00076584" w:rsidRDefault="00076584" w:rsidP="001C5D56"/>
    <w:p w14:paraId="2F3F79A2" w14:textId="77777777" w:rsidR="001C5D56" w:rsidRPr="009C6E52" w:rsidRDefault="001C5D56" w:rsidP="001C5D56">
      <w:pPr>
        <w:rPr>
          <w:lang w:val="en-US"/>
          <w:rPrChange w:id="236" w:author="Thiago Cruz" w:date="2017-10-26T17:34:00Z">
            <w:rPr/>
          </w:rPrChange>
        </w:rPr>
      </w:pPr>
      <w:r w:rsidRPr="009C6E52">
        <w:rPr>
          <w:lang w:val="en-US"/>
          <w:rPrChange w:id="237" w:author="Thiago Cruz" w:date="2017-10-26T17:34:00Z">
            <w:rPr/>
          </w:rPrChange>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w:t>
      </w:r>
      <w:proofErr w:type="spellStart"/>
      <w:r w:rsidRPr="001C5D56">
        <w:rPr>
          <w:lang w:val="en-US"/>
        </w:rPr>
        <w:t>db</w:t>
      </w:r>
      <w:proofErr w:type="spellEnd"/>
      <w:r w:rsidRPr="001C5D56">
        <w:rPr>
          <w:lang w:val="en-US"/>
        </w:rPr>
        <w:t>:</w:t>
      </w:r>
    </w:p>
    <w:p w14:paraId="00D66BC8"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rpi-mysql</w:t>
      </w:r>
      <w:proofErr w:type="spellEnd"/>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r w:rsidRPr="001C5D56">
        <w:rPr>
          <w:lang w:val="en-US"/>
        </w:rPr>
        <w:t>-data:/</w:t>
      </w:r>
      <w:proofErr w:type="spellStart"/>
      <w:r w:rsidRPr="001C5D56">
        <w:rPr>
          <w:lang w:val="en-US"/>
        </w:rPr>
        <w:t>var</w:t>
      </w:r>
      <w:proofErr w:type="spellEnd"/>
      <w:r w:rsidRPr="001C5D56">
        <w:rPr>
          <w:lang w:val="en-US"/>
        </w:rPr>
        <w:t>/lib/</w:t>
      </w:r>
      <w:proofErr w:type="spellStart"/>
      <w:r w:rsidRPr="001C5D56">
        <w:rPr>
          <w:lang w:val="en-US"/>
        </w:rPr>
        <w:t>mysql</w:t>
      </w:r>
      <w:proofErr w:type="spellEnd"/>
      <w:r w:rsidRPr="001C5D56">
        <w:rPr>
          <w:lang w:val="en-US"/>
        </w:rPr>
        <w:t>"</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w:t>
      </w:r>
      <w:proofErr w:type="spellStart"/>
      <w:r w:rsidRPr="001C5D56">
        <w:rPr>
          <w:lang w:val="en-US"/>
        </w:rPr>
        <w:t>redis</w:t>
      </w:r>
      <w:proofErr w:type="spellEnd"/>
      <w:r w:rsidRPr="001C5D56">
        <w:rPr>
          <w:lang w:val="en-US"/>
        </w:rPr>
        <w:t>:</w:t>
      </w:r>
    </w:p>
    <w:p w14:paraId="47F47867"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rpi-redis</w:t>
      </w:r>
      <w:proofErr w:type="spellEnd"/>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w:t>
      </w:r>
      <w:proofErr w:type="spellStart"/>
      <w:r w:rsidRPr="001C5D56">
        <w:rPr>
          <w:lang w:val="en-US"/>
        </w:rPr>
        <w:t>app_base</w:t>
      </w:r>
      <w:proofErr w:type="spellEnd"/>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w:t>
      </w:r>
      <w:proofErr w:type="spellStart"/>
      <w:r w:rsidRPr="001C5D56">
        <w:rPr>
          <w:lang w:val="en-US"/>
        </w:rPr>
        <w:t>db</w:t>
      </w:r>
      <w:proofErr w:type="spellEnd"/>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0A6F5F90"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6DB1C3AB"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44431E27"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w:t>
      </w:r>
      <w:proofErr w:type="spellStart"/>
      <w:r w:rsidRPr="001C5D56">
        <w:rPr>
          <w:lang w:val="en-US"/>
        </w:rPr>
        <w:t>app_base</w:t>
      </w:r>
      <w:proofErr w:type="spellEnd"/>
    </w:p>
    <w:p w14:paraId="63AF3D30" w14:textId="77777777" w:rsidR="001C5D56" w:rsidRPr="001C5D56" w:rsidRDefault="001C5D56" w:rsidP="001C5D56">
      <w:pPr>
        <w:rPr>
          <w:lang w:val="en-US"/>
        </w:rPr>
      </w:pPr>
      <w:r w:rsidRPr="001C5D56">
        <w:rPr>
          <w:lang w:val="en-US"/>
        </w:rPr>
        <w:t xml:space="preserve"> #command: bundler exec </w:t>
      </w:r>
      <w:proofErr w:type="spellStart"/>
      <w:r w:rsidRPr="001C5D56">
        <w:rPr>
          <w:lang w:val="en-US"/>
        </w:rPr>
        <w:t>sidekiq</w:t>
      </w:r>
      <w:proofErr w:type="spellEnd"/>
    </w:p>
    <w:p w14:paraId="54CB36D3" w14:textId="77777777"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w:t>
      </w:r>
      <w:proofErr w:type="spellStart"/>
      <w:r w:rsidRPr="001C5D56">
        <w:rPr>
          <w:lang w:val="en-US"/>
        </w:rPr>
        <w:t>sidekiq</w:t>
      </w:r>
      <w:proofErr w:type="spellEnd"/>
      <w:r w:rsidRPr="001C5D56">
        <w:rPr>
          <w:lang w:val="en-US"/>
        </w:rPr>
        <w:t>'</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w:t>
      </w:r>
      <w:proofErr w:type="spellStart"/>
      <w:r w:rsidRPr="001C5D56">
        <w:rPr>
          <w:lang w:val="en-US"/>
        </w:rPr>
        <w:t>ui</w:t>
      </w:r>
      <w:proofErr w:type="spellEnd"/>
      <w:r w:rsidRPr="001C5D56">
        <w:rPr>
          <w:lang w:val="en-US"/>
        </w:rPr>
        <w:t>:</w:t>
      </w:r>
    </w:p>
    <w:p w14:paraId="44BC214C" w14:textId="77777777" w:rsidR="001C5D56" w:rsidRPr="001C5D56" w:rsidRDefault="001C5D56" w:rsidP="001C5D56">
      <w:pPr>
        <w:rPr>
          <w:lang w:val="en-US"/>
        </w:rPr>
      </w:pPr>
      <w:r w:rsidRPr="001C5D56">
        <w:rPr>
          <w:lang w:val="en-US"/>
        </w:rPr>
        <w:t xml:space="preserve">      image: </w:t>
      </w:r>
      <w:proofErr w:type="spellStart"/>
      <w:r w:rsidRPr="001C5D56">
        <w:rPr>
          <w:lang w:val="en-US"/>
        </w:rPr>
        <w:t>portainer</w:t>
      </w:r>
      <w:proofErr w:type="spellEnd"/>
      <w:r w:rsidRPr="001C5D56">
        <w:rPr>
          <w:lang w:val="en-US"/>
        </w:rPr>
        <w:t>/</w:t>
      </w:r>
      <w:proofErr w:type="spellStart"/>
      <w:r w:rsidRPr="001C5D56">
        <w:rPr>
          <w:lang w:val="en-US"/>
        </w:rPr>
        <w:t>portainer</w:t>
      </w:r>
      <w:proofErr w:type="spellEnd"/>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
    <w:p w14:paraId="53ABBFB1" w14:textId="77777777" w:rsidR="001C5D56" w:rsidRDefault="001C5D56" w:rsidP="001C5D56">
      <w:r w:rsidRPr="001C5D56">
        <w:rPr>
          <w:lang w:val="en-US"/>
        </w:rPr>
        <w:t xml:space="preserve">      </w:t>
      </w:r>
      <w:proofErr w:type="spellStart"/>
      <w:proofErr w:type="gramStart"/>
      <w:r>
        <w:t>expose</w:t>
      </w:r>
      <w:proofErr w:type="spellEnd"/>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spellStart"/>
      <w:proofErr w:type="gramStart"/>
      <w:r>
        <w:t>ports</w:t>
      </w:r>
      <w:proofErr w:type="spellEnd"/>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spellStart"/>
      <w:proofErr w:type="gramStart"/>
      <w:r>
        <w:t>db</w:t>
      </w:r>
      <w:proofErr w:type="spellEnd"/>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238" w:name="_Toc496803934"/>
      <w:r>
        <w:lastRenderedPageBreak/>
        <w:t xml:space="preserve">Anexo </w:t>
      </w:r>
      <w:r w:rsidR="001D3F2C">
        <w:t>11.</w:t>
      </w:r>
      <w:r>
        <w:t>5</w:t>
      </w:r>
      <w:r w:rsidR="005B1CAB">
        <w:t xml:space="preserve"> – Docker-compose versão 3</w:t>
      </w:r>
      <w:r w:rsidR="00142517">
        <w:t xml:space="preserve"> - ARM</w:t>
      </w:r>
      <w:bookmarkEnd w:id="238"/>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w:t>
      </w:r>
      <w:proofErr w:type="spellStart"/>
      <w:r w:rsidRPr="00B60B16">
        <w:rPr>
          <w:lang w:val="en-US"/>
        </w:rPr>
        <w:t>db</w:t>
      </w:r>
      <w:proofErr w:type="spellEnd"/>
      <w:r w:rsidRPr="00B60B16">
        <w:rPr>
          <w:lang w:val="en-US"/>
        </w:rPr>
        <w:t>:</w:t>
      </w:r>
    </w:p>
    <w:p w14:paraId="21134E66" w14:textId="77777777" w:rsidR="00B60B16" w:rsidRPr="00B60B16" w:rsidRDefault="00B60B16" w:rsidP="00B60B16">
      <w:pPr>
        <w:rPr>
          <w:lang w:val="en-US"/>
        </w:rPr>
      </w:pPr>
      <w:r w:rsidRPr="00B60B16">
        <w:rPr>
          <w:lang w:val="en-US"/>
        </w:rPr>
        <w:t xml:space="preserve">    image: </w:t>
      </w:r>
      <w:proofErr w:type="spellStart"/>
      <w:r w:rsidRPr="00B60B16">
        <w:rPr>
          <w:lang w:val="en-US"/>
        </w:rPr>
        <w:t>hypriot</w:t>
      </w:r>
      <w:proofErr w:type="spellEnd"/>
      <w:r w:rsidRPr="00B60B16">
        <w:rPr>
          <w:lang w:val="en-US"/>
        </w:rPr>
        <w:t>/</w:t>
      </w:r>
      <w:proofErr w:type="spellStart"/>
      <w:r w:rsidRPr="00B60B16">
        <w:rPr>
          <w:lang w:val="en-US"/>
        </w:rPr>
        <w:t>rpi-mysql</w:t>
      </w:r>
      <w:proofErr w:type="spellEnd"/>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r w:rsidRPr="00B60B16">
        <w:rPr>
          <w:lang w:val="en-US"/>
        </w:rPr>
        <w:t>-data:/</w:t>
      </w:r>
      <w:proofErr w:type="spellStart"/>
      <w:r w:rsidRPr="00B60B16">
        <w:rPr>
          <w:lang w:val="en-US"/>
        </w:rPr>
        <w:t>var</w:t>
      </w:r>
      <w:proofErr w:type="spellEnd"/>
      <w:r w:rsidRPr="00B60B16">
        <w:rPr>
          <w:lang w:val="en-US"/>
        </w:rPr>
        <w:t>/lib/</w:t>
      </w:r>
      <w:proofErr w:type="spellStart"/>
      <w:r w:rsidRPr="00B60B16">
        <w:rPr>
          <w:lang w:val="en-US"/>
        </w:rPr>
        <w:t>mysql</w:t>
      </w:r>
      <w:proofErr w:type="spellEnd"/>
      <w:r w:rsidRPr="00B60B16">
        <w:rPr>
          <w:lang w:val="en-US"/>
        </w:rPr>
        <w:t>"</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9C6E52" w:rsidRDefault="00B60B16" w:rsidP="00B60B16">
      <w:pPr>
        <w:rPr>
          <w:lang w:val="en-US"/>
          <w:rPrChange w:id="239" w:author="Thiago Cruz" w:date="2017-10-26T17:34:00Z">
            <w:rPr/>
          </w:rPrChange>
        </w:rPr>
      </w:pPr>
      <w:r w:rsidRPr="00B60B16">
        <w:rPr>
          <w:lang w:val="en-US"/>
        </w:rPr>
        <w:t xml:space="preserve">  </w:t>
      </w:r>
      <w:proofErr w:type="spellStart"/>
      <w:r w:rsidRPr="009C6E52">
        <w:rPr>
          <w:lang w:val="en-US"/>
          <w:rPrChange w:id="240" w:author="Thiago Cruz" w:date="2017-10-26T17:34:00Z">
            <w:rPr/>
          </w:rPrChange>
        </w:rPr>
        <w:t>redis</w:t>
      </w:r>
      <w:proofErr w:type="spellEnd"/>
      <w:r w:rsidRPr="009C6E52">
        <w:rPr>
          <w:lang w:val="en-US"/>
          <w:rPrChange w:id="241" w:author="Thiago Cruz" w:date="2017-10-26T17:34:00Z">
            <w:rPr/>
          </w:rPrChange>
        </w:rPr>
        <w:t>:</w:t>
      </w:r>
    </w:p>
    <w:p w14:paraId="42AD1E8F" w14:textId="77777777" w:rsidR="00B60B16" w:rsidRPr="009C6E52" w:rsidRDefault="00B60B16" w:rsidP="00B60B16">
      <w:pPr>
        <w:rPr>
          <w:lang w:val="en-US"/>
          <w:rPrChange w:id="242" w:author="Thiago Cruz" w:date="2017-10-26T17:34:00Z">
            <w:rPr/>
          </w:rPrChange>
        </w:rPr>
      </w:pPr>
      <w:r w:rsidRPr="009C6E52">
        <w:rPr>
          <w:lang w:val="en-US"/>
          <w:rPrChange w:id="243" w:author="Thiago Cruz" w:date="2017-10-26T17:34:00Z">
            <w:rPr/>
          </w:rPrChange>
        </w:rPr>
        <w:t xml:space="preserve">    image: </w:t>
      </w:r>
      <w:proofErr w:type="spellStart"/>
      <w:r w:rsidRPr="009C6E52">
        <w:rPr>
          <w:lang w:val="en-US"/>
          <w:rPrChange w:id="244" w:author="Thiago Cruz" w:date="2017-10-26T17:34:00Z">
            <w:rPr/>
          </w:rPrChange>
        </w:rPr>
        <w:t>hypriot</w:t>
      </w:r>
      <w:proofErr w:type="spellEnd"/>
      <w:r w:rsidRPr="009C6E52">
        <w:rPr>
          <w:lang w:val="en-US"/>
          <w:rPrChange w:id="245" w:author="Thiago Cruz" w:date="2017-10-26T17:34:00Z">
            <w:rPr/>
          </w:rPrChange>
        </w:rPr>
        <w:t>/</w:t>
      </w:r>
      <w:proofErr w:type="spellStart"/>
      <w:r w:rsidRPr="009C6E52">
        <w:rPr>
          <w:lang w:val="en-US"/>
          <w:rPrChange w:id="246" w:author="Thiago Cruz" w:date="2017-10-26T17:34:00Z">
            <w:rPr/>
          </w:rPrChange>
        </w:rPr>
        <w:t>rpi-redis</w:t>
      </w:r>
      <w:proofErr w:type="spellEnd"/>
    </w:p>
    <w:p w14:paraId="067A1DAF" w14:textId="77777777" w:rsidR="00B60B16" w:rsidRPr="009C6E52" w:rsidRDefault="00B60B16" w:rsidP="00B60B16">
      <w:pPr>
        <w:rPr>
          <w:lang w:val="en-US"/>
          <w:rPrChange w:id="247" w:author="Thiago Cruz" w:date="2017-10-26T17:34:00Z">
            <w:rPr/>
          </w:rPrChange>
        </w:rPr>
      </w:pPr>
      <w:r w:rsidRPr="009C6E52">
        <w:rPr>
          <w:lang w:val="en-US"/>
          <w:rPrChange w:id="248" w:author="Thiago Cruz" w:date="2017-10-26T17:34:00Z">
            <w:rPr/>
          </w:rPrChange>
        </w:rPr>
        <w:t xml:space="preserve">    ports:</w:t>
      </w:r>
    </w:p>
    <w:p w14:paraId="15D16BDD" w14:textId="77777777" w:rsidR="00B60B16" w:rsidRPr="009C6E52" w:rsidRDefault="00B60B16" w:rsidP="00B60B16">
      <w:pPr>
        <w:rPr>
          <w:lang w:val="en-US"/>
          <w:rPrChange w:id="249" w:author="Thiago Cruz" w:date="2017-10-26T17:34:00Z">
            <w:rPr/>
          </w:rPrChange>
        </w:rPr>
      </w:pPr>
      <w:r w:rsidRPr="009C6E52">
        <w:rPr>
          <w:lang w:val="en-US"/>
          <w:rPrChange w:id="250" w:author="Thiago Cruz" w:date="2017-10-26T17:34:00Z">
            <w:rPr/>
          </w:rPrChange>
        </w:rPr>
        <w:t xml:space="preserve">      - "6379:6379"</w:t>
      </w:r>
    </w:p>
    <w:p w14:paraId="1E23B3FC" w14:textId="77777777" w:rsidR="00B60B16" w:rsidRPr="009C6E52" w:rsidRDefault="00B60B16" w:rsidP="00B60B16">
      <w:pPr>
        <w:rPr>
          <w:lang w:val="en-US"/>
          <w:rPrChange w:id="251" w:author="Thiago Cruz" w:date="2017-10-26T17:34:00Z">
            <w:rPr/>
          </w:rPrChange>
        </w:rPr>
      </w:pPr>
      <w:r w:rsidRPr="009C6E52">
        <w:rPr>
          <w:lang w:val="en-US"/>
          <w:rPrChange w:id="252" w:author="Thiago Cruz" w:date="2017-10-26T17:34:00Z">
            <w:rPr/>
          </w:rPrChange>
        </w:rPr>
        <w:t xml:space="preserve">    volumes:</w:t>
      </w:r>
    </w:p>
    <w:p w14:paraId="5ABC94F3" w14:textId="77777777" w:rsidR="00B60B16" w:rsidRPr="009C6E52" w:rsidRDefault="00B60B16" w:rsidP="00B60B16">
      <w:pPr>
        <w:rPr>
          <w:lang w:val="en-US"/>
          <w:rPrChange w:id="253" w:author="Thiago Cruz" w:date="2017-10-26T17:34:00Z">
            <w:rPr/>
          </w:rPrChange>
        </w:rPr>
      </w:pPr>
      <w:r w:rsidRPr="009C6E52">
        <w:rPr>
          <w:lang w:val="en-US"/>
          <w:rPrChange w:id="254" w:author="Thiago Cruz" w:date="2017-10-26T17:34:00Z">
            <w:rPr/>
          </w:rPrChange>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w:t>
      </w:r>
      <w:proofErr w:type="spellStart"/>
      <w:r w:rsidRPr="00B60B16">
        <w:rPr>
          <w:lang w:val="en-US"/>
        </w:rPr>
        <w:t>app_base</w:t>
      </w:r>
      <w:proofErr w:type="spellEnd"/>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phalanx_app</w:t>
      </w:r>
      <w:proofErr w:type="spellEnd"/>
      <w:r w:rsidRPr="00B60B16">
        <w:rPr>
          <w:lang w:val="en-US"/>
        </w:rPr>
        <w:t xml:space="preserve"> </w:t>
      </w:r>
    </w:p>
    <w:p w14:paraId="46CFBDB5"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w:t>
      </w:r>
      <w:proofErr w:type="spellStart"/>
      <w:r w:rsidRPr="00B60B16">
        <w:rPr>
          <w:lang w:val="en-US"/>
        </w:rPr>
        <w:t>db</w:t>
      </w:r>
      <w:proofErr w:type="spellEnd"/>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w:t>
      </w:r>
      <w:proofErr w:type="spellStart"/>
      <w:r w:rsidRPr="00B60B16">
        <w:rPr>
          <w:lang w:val="en-US"/>
        </w:rPr>
        <w:t>depends_on</w:t>
      </w:r>
      <w:proofErr w:type="spellEnd"/>
      <w:r w:rsidRPr="00B60B16">
        <w:rPr>
          <w:lang w:val="en-US"/>
        </w:rPr>
        <w:t>:</w:t>
      </w:r>
    </w:p>
    <w:p w14:paraId="3BC3D6E0" w14:textId="77777777" w:rsidR="00B60B16" w:rsidRPr="00B60B16" w:rsidRDefault="00B60B16" w:rsidP="00B60B16">
      <w:pPr>
        <w:rPr>
          <w:lang w:val="en-US"/>
        </w:rPr>
      </w:pPr>
      <w:r w:rsidRPr="00B60B16">
        <w:rPr>
          <w:lang w:val="en-US"/>
        </w:rPr>
        <w:lastRenderedPageBreak/>
        <w:t xml:space="preserve">          - </w:t>
      </w:r>
      <w:proofErr w:type="spellStart"/>
      <w:r w:rsidRPr="00B60B16">
        <w:rPr>
          <w:lang w:val="en-US"/>
        </w:rPr>
        <w:t>db</w:t>
      </w:r>
      <w:proofErr w:type="spellEnd"/>
    </w:p>
    <w:p w14:paraId="63171608" w14:textId="77777777" w:rsidR="00B60B16" w:rsidRPr="00B60B16" w:rsidRDefault="00B60B16" w:rsidP="00B60B16">
      <w:pPr>
        <w:rPr>
          <w:lang w:val="en-US"/>
        </w:rPr>
      </w:pPr>
      <w:r w:rsidRPr="00B60B16">
        <w:rPr>
          <w:lang w:val="en-US"/>
        </w:rPr>
        <w:t xml:space="preserve">          - </w:t>
      </w:r>
      <w:proofErr w:type="spellStart"/>
      <w:r w:rsidRPr="00B60B16">
        <w:rPr>
          <w:lang w:val="en-US"/>
        </w:rPr>
        <w:t>redis</w:t>
      </w:r>
      <w:proofErr w:type="spellEnd"/>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DD8CDC5" w14:textId="77777777" w:rsidR="00B60B16" w:rsidRPr="00B60B16" w:rsidRDefault="00B60B16" w:rsidP="00B60B16">
      <w:pPr>
        <w:rPr>
          <w:lang w:val="en-US"/>
        </w:rPr>
      </w:pPr>
    </w:p>
    <w:p w14:paraId="215AB724" w14:textId="77777777" w:rsidR="00B60B16" w:rsidRPr="00B60B16" w:rsidRDefault="00B60B16" w:rsidP="00B60B16">
      <w:pPr>
        <w:rPr>
          <w:lang w:val="en-US"/>
        </w:rPr>
      </w:pPr>
      <w:r w:rsidRPr="00B60B16">
        <w:rPr>
          <w:lang w:val="en-US"/>
        </w:rPr>
        <w:t xml:space="preserve">    # service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77777777" w:rsidR="00B60B16" w:rsidRPr="00B60B16" w:rsidRDefault="00B60B16" w:rsidP="00B60B16">
      <w:pPr>
        <w:rPr>
          <w:lang w:val="en-US"/>
        </w:rPr>
      </w:pPr>
      <w:r w:rsidRPr="00B60B16">
        <w:rPr>
          <w:lang w:val="en-US"/>
        </w:rPr>
        <w:t xml:space="preserve">      #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77777777" w:rsidR="00B60B16" w:rsidRPr="00B60B16" w:rsidRDefault="00B60B16" w:rsidP="00B60B16">
      <w:pPr>
        <w:rPr>
          <w:lang w:val="en-US"/>
        </w:rPr>
      </w:pPr>
      <w:r w:rsidRPr="00B60B16">
        <w:rPr>
          <w:lang w:val="en-US"/>
        </w:rPr>
        <w:t xml:space="preserve">        # 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6768A9AC" w14:textId="77777777" w:rsidR="00B60B16" w:rsidRPr="00B60B16" w:rsidRDefault="00B60B16" w:rsidP="00B60B16">
      <w:pPr>
        <w:rPr>
          <w:lang w:val="en-US"/>
        </w:rPr>
      </w:pPr>
      <w:r w:rsidRPr="00B60B16">
        <w:rPr>
          <w:lang w:val="en-US"/>
        </w:rPr>
        <w:t xml:space="preserve">          memory: 512M</w:t>
      </w:r>
    </w:p>
    <w:p w14:paraId="354209D2" w14:textId="77777777" w:rsidR="00B60B16" w:rsidRPr="00B60B16" w:rsidRDefault="00B60B16" w:rsidP="00B60B16">
      <w:pPr>
        <w:rPr>
          <w:lang w:val="en-US"/>
        </w:rPr>
      </w:pPr>
      <w:r w:rsidRPr="00B60B16">
        <w:rPr>
          <w:lang w:val="en-US"/>
        </w:rPr>
        <w:t xml:space="preserve">        # 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01EBFA64" w14:textId="77777777" w:rsidR="00B60B16" w:rsidRPr="00B60B16" w:rsidRDefault="00B60B16" w:rsidP="00B60B16">
      <w:pPr>
        <w:rPr>
          <w:lang w:val="en-US"/>
        </w:rPr>
      </w:pPr>
      <w:r w:rsidRPr="00B60B16">
        <w:rPr>
          <w:lang w:val="en-US"/>
        </w:rPr>
        <w:t xml:space="preserve">          memory: 256M</w:t>
      </w:r>
    </w:p>
    <w:p w14:paraId="54F18699" w14:textId="77777777" w:rsidR="00B60B16" w:rsidRPr="00B60B16" w:rsidRDefault="00B60B16" w:rsidP="00B60B16">
      <w:pPr>
        <w:rPr>
          <w:lang w:val="en-US"/>
        </w:rPr>
      </w:pPr>
      <w:r w:rsidRPr="00B60B16">
        <w:rPr>
          <w:lang w:val="en-US"/>
        </w:rPr>
        <w:t xml:space="preserve">      # service restart policy</w:t>
      </w:r>
    </w:p>
    <w:p w14:paraId="50C5853C" w14:textId="77777777" w:rsidR="00B60B16" w:rsidRPr="00B60B16" w:rsidRDefault="00B60B16" w:rsidP="00B60B16">
      <w:pPr>
        <w:rPr>
          <w:lang w:val="en-US"/>
        </w:rPr>
      </w:pPr>
      <w:r w:rsidRPr="00B60B16">
        <w:rPr>
          <w:lang w:val="en-US"/>
        </w:rPr>
        <w:t xml:space="preserve">      </w:t>
      </w:r>
      <w:proofErr w:type="spellStart"/>
      <w:r w:rsidRPr="00B60B16">
        <w:rPr>
          <w:lang w:val="en-US"/>
        </w:rPr>
        <w:t>restart_policy</w:t>
      </w:r>
      <w:proofErr w:type="spellEnd"/>
      <w:r w:rsidRPr="00B60B16">
        <w:rPr>
          <w:lang w:val="en-US"/>
        </w:rPr>
        <w:t>:</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w:t>
      </w:r>
      <w:proofErr w:type="spellStart"/>
      <w:r w:rsidRPr="00B60B16">
        <w:rPr>
          <w:lang w:val="en-US"/>
        </w:rPr>
        <w:t>max_attempts</w:t>
      </w:r>
      <w:proofErr w:type="spellEnd"/>
      <w:r w:rsidRPr="00B60B16">
        <w:rPr>
          <w:lang w:val="en-US"/>
        </w:rPr>
        <w:t>: 10</w:t>
      </w:r>
    </w:p>
    <w:p w14:paraId="725D50F9" w14:textId="77777777" w:rsidR="00B60B16" w:rsidRPr="00B60B16" w:rsidRDefault="00B60B16" w:rsidP="00B60B16">
      <w:pPr>
        <w:rPr>
          <w:lang w:val="en-US"/>
        </w:rPr>
      </w:pPr>
      <w:r w:rsidRPr="00B60B16">
        <w:rPr>
          <w:lang w:val="en-US"/>
        </w:rPr>
        <w:t xml:space="preserve">        window: 120s</w:t>
      </w:r>
    </w:p>
    <w:p w14:paraId="00F8659C" w14:textId="77777777" w:rsidR="00B60B16" w:rsidRPr="00B60B16" w:rsidRDefault="00B60B16" w:rsidP="00B60B16">
      <w:pPr>
        <w:rPr>
          <w:lang w:val="en-US"/>
        </w:rPr>
      </w:pPr>
      <w:r w:rsidRPr="00B60B16">
        <w:rPr>
          <w:lang w:val="en-US"/>
        </w:rPr>
        <w:t xml:space="preserve">      # service update configuration</w:t>
      </w:r>
    </w:p>
    <w:p w14:paraId="545EBC9B" w14:textId="77777777" w:rsidR="00B60B16" w:rsidRPr="00B60B16" w:rsidRDefault="00B60B16" w:rsidP="00B60B16">
      <w:pPr>
        <w:rPr>
          <w:lang w:val="en-US"/>
        </w:rPr>
      </w:pPr>
      <w:r w:rsidRPr="00B60B16">
        <w:rPr>
          <w:lang w:val="en-US"/>
        </w:rPr>
        <w:t xml:space="preserve">      </w:t>
      </w:r>
      <w:proofErr w:type="spellStart"/>
      <w:r w:rsidRPr="00B60B16">
        <w:rPr>
          <w:lang w:val="en-US"/>
        </w:rPr>
        <w:t>update_config</w:t>
      </w:r>
      <w:proofErr w:type="spellEnd"/>
      <w:r w:rsidRPr="00B60B16">
        <w:rPr>
          <w:lang w:val="en-US"/>
        </w:rPr>
        <w:t>:</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w:t>
      </w:r>
      <w:proofErr w:type="spellStart"/>
      <w:r w:rsidRPr="00B60B16">
        <w:rPr>
          <w:lang w:val="en-US"/>
        </w:rPr>
        <w:t>failure_action</w:t>
      </w:r>
      <w:proofErr w:type="spellEnd"/>
      <w:r w:rsidRPr="00B60B16">
        <w:rPr>
          <w:lang w:val="en-US"/>
        </w:rPr>
        <w:t>: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w:t>
      </w:r>
      <w:proofErr w:type="spellStart"/>
      <w:r w:rsidRPr="00B60B16">
        <w:rPr>
          <w:lang w:val="en-US"/>
        </w:rPr>
        <w:t>max_failure_ratio</w:t>
      </w:r>
      <w:proofErr w:type="spellEnd"/>
      <w:r w:rsidRPr="00B60B16">
        <w:rPr>
          <w:lang w:val="en-US"/>
        </w:rPr>
        <w:t>: 0.3</w:t>
      </w:r>
    </w:p>
    <w:p w14:paraId="44E44ECE" w14:textId="77777777" w:rsidR="00B60B16" w:rsidRPr="00B60B16" w:rsidRDefault="00B60B16" w:rsidP="00B60B16">
      <w:pPr>
        <w:rPr>
          <w:lang w:val="en-US"/>
        </w:rPr>
      </w:pPr>
      <w:r w:rsidRPr="00B60B16">
        <w:rPr>
          <w:lang w:val="en-US"/>
        </w:rPr>
        <w:t xml:space="preserve">      # 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w:t>
      </w:r>
      <w:proofErr w:type="spellStart"/>
      <w:r w:rsidRPr="00B60B16">
        <w:rPr>
          <w:lang w:val="en-US"/>
        </w:rPr>
        <w:t>dockerui</w:t>
      </w:r>
      <w:proofErr w:type="spellEnd"/>
      <w:r w:rsidRPr="00B60B16">
        <w:rPr>
          <w:lang w:val="en-US"/>
        </w:rPr>
        <w:t>:</w:t>
      </w:r>
    </w:p>
    <w:p w14:paraId="199B426A" w14:textId="77777777" w:rsidR="00B60B16" w:rsidRPr="00B60B16" w:rsidRDefault="00B60B16" w:rsidP="00B60B16">
      <w:pPr>
        <w:rPr>
          <w:lang w:val="en-US"/>
        </w:rPr>
      </w:pPr>
      <w:r w:rsidRPr="00B60B16">
        <w:rPr>
          <w:lang w:val="en-US"/>
        </w:rPr>
        <w:t xml:space="preserve">    image: </w:t>
      </w:r>
      <w:proofErr w:type="spellStart"/>
      <w:r w:rsidRPr="00B60B16">
        <w:rPr>
          <w:lang w:val="en-US"/>
        </w:rPr>
        <w:t>portainer</w:t>
      </w:r>
      <w:proofErr w:type="spellEnd"/>
      <w:r w:rsidRPr="00B60B16">
        <w:rPr>
          <w:lang w:val="en-US"/>
        </w:rPr>
        <w:t>/</w:t>
      </w:r>
      <w:proofErr w:type="spellStart"/>
      <w:r w:rsidRPr="00B60B16">
        <w:rPr>
          <w:lang w:val="en-US"/>
        </w:rPr>
        <w:t>portainer</w:t>
      </w:r>
      <w:proofErr w:type="spellEnd"/>
    </w:p>
    <w:p w14:paraId="744FA2CA" w14:textId="77777777" w:rsidR="00B60B16" w:rsidRPr="00B60B16" w:rsidRDefault="00B60B16" w:rsidP="00B60B16">
      <w:pPr>
        <w:rPr>
          <w:lang w:val="en-US"/>
        </w:rPr>
      </w:pPr>
      <w:r w:rsidRPr="00B60B16">
        <w:rPr>
          <w:lang w:val="en-US"/>
        </w:rPr>
        <w:t xml:space="preserve">    #restart: always</w:t>
      </w:r>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lastRenderedPageBreak/>
        <w:t xml:space="preserve">  worker:</w:t>
      </w:r>
    </w:p>
    <w:p w14:paraId="722F6061" w14:textId="77777777" w:rsidR="00B60B16" w:rsidRPr="00B60B16" w:rsidRDefault="00B60B16" w:rsidP="00B60B16">
      <w:pPr>
        <w:rPr>
          <w:lang w:val="en-US"/>
        </w:rPr>
      </w:pPr>
      <w:r w:rsidRPr="00B60B16">
        <w:rPr>
          <w:lang w:val="en-US"/>
        </w:rPr>
        <w:t xml:space="preserve">    &lt;&lt;: *</w:t>
      </w:r>
      <w:proofErr w:type="spellStart"/>
      <w:r w:rsidRPr="00B60B16">
        <w:rPr>
          <w:lang w:val="en-US"/>
        </w:rPr>
        <w:t>app_base</w:t>
      </w:r>
      <w:proofErr w:type="spellEnd"/>
    </w:p>
    <w:p w14:paraId="1E916A0B"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phalanx_worker</w:t>
      </w:r>
      <w:proofErr w:type="spellEnd"/>
    </w:p>
    <w:p w14:paraId="4B9DE4C3"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w:t>
      </w:r>
      <w:proofErr w:type="spellStart"/>
      <w:r w:rsidRPr="00B60B16">
        <w:rPr>
          <w:lang w:val="en-US"/>
        </w:rPr>
        <w:t>sidekiq</w:t>
      </w:r>
      <w:proofErr w:type="spellEnd"/>
      <w:r w:rsidRPr="00B60B16">
        <w:rPr>
          <w:lang w:val="en-US"/>
        </w:rPr>
        <w:t>'</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w:t>
      </w:r>
      <w:proofErr w:type="spellStart"/>
      <w:r w:rsidRPr="004F6D7C">
        <w:rPr>
          <w:lang w:val="en-US"/>
        </w:rPr>
        <w:t>depends_on</w:t>
      </w:r>
      <w:proofErr w:type="spellEnd"/>
      <w:r w:rsidRPr="004F6D7C">
        <w:rPr>
          <w:lang w:val="en-US"/>
        </w:rPr>
        <w:t>:</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Default="00B60B16" w:rsidP="00B60B16">
      <w:r w:rsidRPr="004F6D7C">
        <w:rPr>
          <w:lang w:val="en-US"/>
        </w:rPr>
        <w:t xml:space="preserve">  </w:t>
      </w:r>
      <w:proofErr w:type="spellStart"/>
      <w:proofErr w:type="gramStart"/>
      <w:r>
        <w:t>viz</w:t>
      </w:r>
      <w:proofErr w:type="spellEnd"/>
      <w:proofErr w:type="gramEnd"/>
      <w:r>
        <w:t>:</w:t>
      </w:r>
    </w:p>
    <w:p w14:paraId="09317B73" w14:textId="77777777" w:rsidR="00B60B16" w:rsidRDefault="00B60B16" w:rsidP="00B60B16">
      <w:r>
        <w:t xml:space="preserve">     </w:t>
      </w:r>
      <w:proofErr w:type="spellStart"/>
      <w:proofErr w:type="gramStart"/>
      <w:r>
        <w:t>image</w:t>
      </w:r>
      <w:proofErr w:type="spellEnd"/>
      <w:proofErr w:type="gramEnd"/>
      <w:r>
        <w:t>: alexellis2/</w:t>
      </w:r>
      <w:proofErr w:type="spellStart"/>
      <w:r>
        <w:t>visualizer-arm</w:t>
      </w:r>
      <w:proofErr w:type="spellEnd"/>
    </w:p>
    <w:p w14:paraId="4A59AAC4" w14:textId="77777777" w:rsidR="00B60B16" w:rsidRDefault="00B60B16" w:rsidP="00B60B16">
      <w:r>
        <w:t xml:space="preserve">     </w:t>
      </w:r>
      <w:proofErr w:type="spellStart"/>
      <w:proofErr w:type="gramStart"/>
      <w:r>
        <w:t>ports</w:t>
      </w:r>
      <w:proofErr w:type="spellEnd"/>
      <w:proofErr w:type="gramEnd"/>
      <w:r>
        <w:t xml:space="preserve">: </w:t>
      </w:r>
    </w:p>
    <w:p w14:paraId="6CF8FFAF" w14:textId="77777777" w:rsidR="00B60B16" w:rsidRPr="004F6D7C" w:rsidRDefault="00B60B16" w:rsidP="00B60B16">
      <w:pPr>
        <w:rPr>
          <w:lang w:val="en-US"/>
        </w:rPr>
      </w:pPr>
      <w: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w:t>
      </w:r>
      <w:proofErr w:type="spellStart"/>
      <w:r w:rsidRPr="004F6D7C">
        <w:rPr>
          <w:lang w:val="en-US"/>
        </w:rPr>
        <w:t>db</w:t>
      </w:r>
      <w:proofErr w:type="spellEnd"/>
      <w:r w:rsidRPr="004F6D7C">
        <w:rPr>
          <w:lang w:val="en-US"/>
        </w:rPr>
        <w:t>-data:</w:t>
      </w:r>
    </w:p>
    <w:p w14:paraId="06DC5DFA" w14:textId="77777777" w:rsidR="00B60B16" w:rsidRPr="004F6D7C" w:rsidRDefault="00B60B16" w:rsidP="003A59F0">
      <w:pPr>
        <w:rPr>
          <w:lang w:val="en-US"/>
        </w:rPr>
      </w:pPr>
    </w:p>
    <w:sectPr w:rsidR="00B60B16" w:rsidRPr="004F6D7C">
      <w:headerReference w:type="default" r:id="rId35"/>
      <w:footerReference w:type="default" r:id="rId36"/>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5" w:author="Thiago Cruz [2]" w:date="2017-07-25T22:28:00Z" w:initials="TC">
    <w:p w14:paraId="57892181" w14:textId="77777777" w:rsidR="00D47D04" w:rsidRDefault="00D47D04">
      <w:r w:rsidRPr="00624911">
        <w:rPr>
          <w:rFonts w:ascii="Liberation Serif" w:eastAsia="DejaVu Sans" w:hAnsi="Liberation Serif" w:cs="DejaVu Sans"/>
          <w:lang w:bidi="en-US"/>
        </w:rPr>
        <w:t xml:space="preserve">O </w:t>
      </w:r>
      <w:proofErr w:type="spellStart"/>
      <w:r w:rsidRPr="00624911">
        <w:rPr>
          <w:rFonts w:ascii="Liberation Serif" w:eastAsia="DejaVu Sans" w:hAnsi="Liberation Serif" w:cs="DejaVu Sans"/>
          <w:lang w:bidi="en-US"/>
        </w:rPr>
        <w:t>Tsuru</w:t>
      </w:r>
      <w:proofErr w:type="spellEnd"/>
      <w:r w:rsidRPr="00624911">
        <w:rPr>
          <w:rFonts w:ascii="Liberation Serif" w:eastAsia="DejaVu Sans" w:hAnsi="Liberation Serif" w:cs="DejaVu Sans"/>
          <w:lang w:bidi="en-US"/>
        </w:rPr>
        <w:t xml:space="preserve">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27FB22" w14:textId="77777777" w:rsidR="00D66911" w:rsidRDefault="00D66911">
      <w:r>
        <w:separator/>
      </w:r>
    </w:p>
  </w:endnote>
  <w:endnote w:type="continuationSeparator" w:id="0">
    <w:p w14:paraId="661A8E5D" w14:textId="77777777" w:rsidR="00D66911" w:rsidRDefault="00D669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D47D04" w:rsidRDefault="00D47D04">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487639" w14:textId="77777777" w:rsidR="00D66911" w:rsidRDefault="00D66911">
      <w:r>
        <w:separator/>
      </w:r>
    </w:p>
  </w:footnote>
  <w:footnote w:type="continuationSeparator" w:id="0">
    <w:p w14:paraId="7C0E0AC1" w14:textId="77777777" w:rsidR="00D66911" w:rsidRDefault="00D66911">
      <w:r>
        <w:continuationSeparator/>
      </w:r>
    </w:p>
  </w:footnote>
  <w:footnote w:id="1">
    <w:p w14:paraId="3A477492" w14:textId="1066DE99" w:rsidR="00D47D04" w:rsidRPr="001E03D1" w:rsidRDefault="00D47D04">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D47D04" w:rsidRPr="0000038E" w:rsidRDefault="00D47D04">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D47D04" w:rsidRPr="0087606B" w:rsidRDefault="00D47D04">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D47D04" w:rsidRPr="00393659" w:rsidRDefault="00D47D04">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D47D04" w:rsidRPr="006A3FDD" w:rsidRDefault="00D47D04"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12176E35" w14:textId="13C4E9E9" w:rsidR="00D47D04" w:rsidRPr="000D189A" w:rsidRDefault="00D47D04">
      <w:pPr>
        <w:pStyle w:val="Textodenotaderodap"/>
        <w:rPr>
          <w:lang w:val="pt-BR"/>
        </w:rPr>
      </w:pPr>
      <w:r>
        <w:rPr>
          <w:rStyle w:val="Refdenotaderodap"/>
        </w:rPr>
        <w:t>4</w:t>
      </w:r>
      <w:r>
        <w:t xml:space="preserve"> </w:t>
      </w:r>
      <w:r w:rsidRPr="00D45B60">
        <w:t>https://www.docker.com/docker-mac</w:t>
      </w:r>
    </w:p>
  </w:footnote>
  <w:footnote w:id="7">
    <w:p w14:paraId="69381509" w14:textId="7C961EC0" w:rsidR="00D47D04" w:rsidRPr="00DA3E43" w:rsidRDefault="00D47D04">
      <w:pPr>
        <w:pStyle w:val="Textodenotaderodap"/>
        <w:rPr>
          <w:lang w:val="pt-BR"/>
        </w:rPr>
      </w:pPr>
      <w:r>
        <w:rPr>
          <w:rStyle w:val="Refdenotaderodap"/>
        </w:rPr>
        <w:t>5</w:t>
      </w:r>
      <w:r>
        <w:t xml:space="preserve"> </w:t>
      </w:r>
      <w:r w:rsidRPr="002401A5">
        <w:t>https://github.com/gomex/docker-para-desenvolvedores/blob/master/manuscript/porque.md</w:t>
      </w:r>
    </w:p>
  </w:footnote>
  <w:footnote w:id="8">
    <w:p w14:paraId="620E24DA" w14:textId="408CD162" w:rsidR="00D47D04" w:rsidRPr="007E3C42" w:rsidRDefault="00D47D04">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9">
    <w:p w14:paraId="73E74BAA" w14:textId="77777777" w:rsidR="00D47D04" w:rsidRPr="00393659" w:rsidRDefault="00D47D04" w:rsidP="0006177F">
      <w:pPr>
        <w:pStyle w:val="Textodenotaderodap"/>
      </w:pPr>
      <w:r>
        <w:rPr>
          <w:rStyle w:val="Refdenotaderodap"/>
        </w:rPr>
        <w:t>2</w:t>
      </w:r>
      <w:r>
        <w:t xml:space="preserve"> </w:t>
      </w:r>
      <w:r w:rsidRPr="00393659">
        <w:t>https://developers.redhat.com/blog/2016/02/24/10-things-to-avoid-in-docker-containers/</w:t>
      </w:r>
      <w:r>
        <w:t>, tradução nossa</w:t>
      </w:r>
    </w:p>
  </w:footnote>
  <w:footnote w:id="10">
    <w:p w14:paraId="08A63D6A" w14:textId="33AA0073" w:rsidR="00D47D04" w:rsidRPr="00A85B21" w:rsidRDefault="00D47D04">
      <w:pPr>
        <w:pStyle w:val="Textodenotaderodap"/>
        <w:rPr>
          <w:lang w:val="pt-BR"/>
        </w:rPr>
      </w:pPr>
      <w:r>
        <w:rPr>
          <w:rStyle w:val="Refdenotaderodap"/>
        </w:rPr>
        <w:t>7</w:t>
      </w:r>
      <w:r>
        <w:t xml:space="preserve"> </w:t>
      </w:r>
      <w:r w:rsidRPr="00930E45">
        <w:t>http://training.play-with-docker.com/about/</w:t>
      </w:r>
    </w:p>
  </w:footnote>
  <w:footnote w:id="11">
    <w:p w14:paraId="73850802" w14:textId="7D95A3F0" w:rsidR="00D47D04" w:rsidRPr="00A85B21" w:rsidRDefault="00D47D04">
      <w:pPr>
        <w:pStyle w:val="Textodenotaderodap"/>
        <w:rPr>
          <w:lang w:val="pt-BR"/>
        </w:rPr>
      </w:pPr>
      <w:r>
        <w:rPr>
          <w:rStyle w:val="Refdenotaderodap"/>
        </w:rPr>
        <w:t>8</w:t>
      </w:r>
      <w:r>
        <w:t xml:space="preserve"> </w:t>
      </w:r>
      <w:r w:rsidRPr="00CD494D">
        <w:t>https://github.com/docker/labs</w:t>
      </w:r>
    </w:p>
  </w:footnote>
  <w:footnote w:id="12">
    <w:p w14:paraId="6BB44EE3" w14:textId="6E19317C" w:rsidR="00D47D04" w:rsidRPr="0072040E" w:rsidRDefault="00D47D04" w:rsidP="0072040E">
      <w:pPr>
        <w:pStyle w:val="Textodenotaderodap"/>
      </w:pPr>
      <w:r>
        <w:rPr>
          <w:rStyle w:val="Refdenotaderodap"/>
        </w:rPr>
        <w:t>9</w:t>
      </w:r>
      <w:r>
        <w:t xml:space="preserve"> </w:t>
      </w:r>
      <w:hyperlink r:id="rId1" w:history="1">
        <w:r w:rsidRPr="00856A9C">
          <w:rPr>
            <w:rStyle w:val="Hiperlink"/>
            <w:color w:val="000000" w:themeColor="text1"/>
            <w:u w:val="none"/>
          </w:rPr>
          <w:t>https://github.com/gomex/docker-para-desenvolvedores/blob/master/manuscript/organizacao.md</w:t>
        </w:r>
      </w:hyperlink>
    </w:p>
  </w:footnote>
  <w:footnote w:id="13">
    <w:p w14:paraId="5279E266" w14:textId="3A95153D" w:rsidR="00D47D04" w:rsidRPr="0072040E" w:rsidRDefault="00D47D04">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4">
    <w:p w14:paraId="3EAF17A9" w14:textId="0B8040BD" w:rsidR="00D47D04" w:rsidRPr="0072040E" w:rsidRDefault="00D47D04">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D47D04" w:rsidRDefault="00D47D04">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5">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0">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2">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3">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4">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9"/>
  </w:num>
  <w:num w:numId="2">
    <w:abstractNumId w:val="5"/>
  </w:num>
  <w:num w:numId="3">
    <w:abstractNumId w:val="2"/>
  </w:num>
  <w:num w:numId="4">
    <w:abstractNumId w:val="11"/>
  </w:num>
  <w:num w:numId="5">
    <w:abstractNumId w:val="12"/>
  </w:num>
  <w:num w:numId="6">
    <w:abstractNumId w:val="4"/>
  </w:num>
  <w:num w:numId="7">
    <w:abstractNumId w:val="13"/>
  </w:num>
  <w:num w:numId="8">
    <w:abstractNumId w:val="0"/>
  </w:num>
  <w:num w:numId="9">
    <w:abstractNumId w:val="1"/>
  </w:num>
  <w:num w:numId="10">
    <w:abstractNumId w:val="7"/>
  </w:num>
  <w:num w:numId="11">
    <w:abstractNumId w:val="14"/>
  </w:num>
  <w:num w:numId="12">
    <w:abstractNumId w:val="10"/>
  </w:num>
  <w:num w:numId="13">
    <w:abstractNumId w:val="6"/>
  </w:num>
  <w:num w:numId="14">
    <w:abstractNumId w:val="8"/>
  </w:num>
  <w:num w:numId="15">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None" w15:userId="Thiago Cruz"/>
  </w15:person>
  <w15:person w15:author="Thiago Cruz [2]">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6F16"/>
    <w:rsid w:val="00006F5D"/>
    <w:rsid w:val="0001233B"/>
    <w:rsid w:val="00013EB8"/>
    <w:rsid w:val="000154CF"/>
    <w:rsid w:val="0001679C"/>
    <w:rsid w:val="00024811"/>
    <w:rsid w:val="000403F2"/>
    <w:rsid w:val="00050DA4"/>
    <w:rsid w:val="000600DD"/>
    <w:rsid w:val="0006177F"/>
    <w:rsid w:val="00064559"/>
    <w:rsid w:val="00067480"/>
    <w:rsid w:val="00067AB3"/>
    <w:rsid w:val="00067D53"/>
    <w:rsid w:val="00073BB5"/>
    <w:rsid w:val="00074610"/>
    <w:rsid w:val="00076584"/>
    <w:rsid w:val="00077DE7"/>
    <w:rsid w:val="00083EF0"/>
    <w:rsid w:val="000845B3"/>
    <w:rsid w:val="00084DCD"/>
    <w:rsid w:val="00085BAF"/>
    <w:rsid w:val="00086281"/>
    <w:rsid w:val="00087C69"/>
    <w:rsid w:val="00091112"/>
    <w:rsid w:val="000937CC"/>
    <w:rsid w:val="000A0532"/>
    <w:rsid w:val="000A080A"/>
    <w:rsid w:val="000A7CE0"/>
    <w:rsid w:val="000B30B9"/>
    <w:rsid w:val="000B3411"/>
    <w:rsid w:val="000B7445"/>
    <w:rsid w:val="000C245C"/>
    <w:rsid w:val="000C2F80"/>
    <w:rsid w:val="000C5351"/>
    <w:rsid w:val="000C6FC5"/>
    <w:rsid w:val="000D0DB1"/>
    <w:rsid w:val="000D189A"/>
    <w:rsid w:val="000D1C8B"/>
    <w:rsid w:val="000D6FB7"/>
    <w:rsid w:val="000E6F57"/>
    <w:rsid w:val="000F0D4D"/>
    <w:rsid w:val="000F6964"/>
    <w:rsid w:val="001003CD"/>
    <w:rsid w:val="00101D56"/>
    <w:rsid w:val="0010368D"/>
    <w:rsid w:val="0010417B"/>
    <w:rsid w:val="00105871"/>
    <w:rsid w:val="00106081"/>
    <w:rsid w:val="001225C8"/>
    <w:rsid w:val="00122B3C"/>
    <w:rsid w:val="00123B8D"/>
    <w:rsid w:val="00126FAE"/>
    <w:rsid w:val="0013289C"/>
    <w:rsid w:val="00134CF7"/>
    <w:rsid w:val="00142517"/>
    <w:rsid w:val="00145620"/>
    <w:rsid w:val="001502E0"/>
    <w:rsid w:val="00153A1A"/>
    <w:rsid w:val="001547B6"/>
    <w:rsid w:val="0015691C"/>
    <w:rsid w:val="0017031F"/>
    <w:rsid w:val="00176F31"/>
    <w:rsid w:val="00180959"/>
    <w:rsid w:val="001A3F07"/>
    <w:rsid w:val="001A3F23"/>
    <w:rsid w:val="001B379C"/>
    <w:rsid w:val="001B4130"/>
    <w:rsid w:val="001B4E98"/>
    <w:rsid w:val="001B7DEA"/>
    <w:rsid w:val="001C4B8F"/>
    <w:rsid w:val="001C5D56"/>
    <w:rsid w:val="001D0F94"/>
    <w:rsid w:val="001D3F2C"/>
    <w:rsid w:val="001D4D81"/>
    <w:rsid w:val="001E03D1"/>
    <w:rsid w:val="001E1CF0"/>
    <w:rsid w:val="001E2921"/>
    <w:rsid w:val="001E65B3"/>
    <w:rsid w:val="001F11CC"/>
    <w:rsid w:val="00210B91"/>
    <w:rsid w:val="0022087F"/>
    <w:rsid w:val="0022348F"/>
    <w:rsid w:val="002235BC"/>
    <w:rsid w:val="002271DA"/>
    <w:rsid w:val="00232344"/>
    <w:rsid w:val="002401A5"/>
    <w:rsid w:val="0024331D"/>
    <w:rsid w:val="0024513D"/>
    <w:rsid w:val="00247037"/>
    <w:rsid w:val="00250D8C"/>
    <w:rsid w:val="00254DF2"/>
    <w:rsid w:val="002561A2"/>
    <w:rsid w:val="00261573"/>
    <w:rsid w:val="00266F4B"/>
    <w:rsid w:val="0026742C"/>
    <w:rsid w:val="0027048E"/>
    <w:rsid w:val="00270D92"/>
    <w:rsid w:val="00274DAB"/>
    <w:rsid w:val="00285086"/>
    <w:rsid w:val="00293D5D"/>
    <w:rsid w:val="002A18A3"/>
    <w:rsid w:val="002A3CFA"/>
    <w:rsid w:val="002A5105"/>
    <w:rsid w:val="002B35F7"/>
    <w:rsid w:val="002B79F8"/>
    <w:rsid w:val="002C1CF9"/>
    <w:rsid w:val="002C6298"/>
    <w:rsid w:val="002C6832"/>
    <w:rsid w:val="002D3E0F"/>
    <w:rsid w:val="002D443A"/>
    <w:rsid w:val="002D48B9"/>
    <w:rsid w:val="002E210D"/>
    <w:rsid w:val="002E7762"/>
    <w:rsid w:val="002F26AE"/>
    <w:rsid w:val="002F6429"/>
    <w:rsid w:val="0030195F"/>
    <w:rsid w:val="00303BFA"/>
    <w:rsid w:val="00306B78"/>
    <w:rsid w:val="00310F06"/>
    <w:rsid w:val="003129CB"/>
    <w:rsid w:val="0031712E"/>
    <w:rsid w:val="00333C20"/>
    <w:rsid w:val="0033526A"/>
    <w:rsid w:val="00335BFE"/>
    <w:rsid w:val="00346BAF"/>
    <w:rsid w:val="00346F59"/>
    <w:rsid w:val="0034724E"/>
    <w:rsid w:val="00347AD0"/>
    <w:rsid w:val="00360999"/>
    <w:rsid w:val="00372254"/>
    <w:rsid w:val="003811C5"/>
    <w:rsid w:val="00385309"/>
    <w:rsid w:val="00385B8F"/>
    <w:rsid w:val="00393659"/>
    <w:rsid w:val="00397ACD"/>
    <w:rsid w:val="003A59F0"/>
    <w:rsid w:val="003A7EF2"/>
    <w:rsid w:val="003B4D07"/>
    <w:rsid w:val="003B79D6"/>
    <w:rsid w:val="003C2963"/>
    <w:rsid w:val="003C3299"/>
    <w:rsid w:val="003D0E05"/>
    <w:rsid w:val="003D2836"/>
    <w:rsid w:val="003D2F6B"/>
    <w:rsid w:val="003E282C"/>
    <w:rsid w:val="003F254F"/>
    <w:rsid w:val="003F5F33"/>
    <w:rsid w:val="00403392"/>
    <w:rsid w:val="0040364E"/>
    <w:rsid w:val="00406A65"/>
    <w:rsid w:val="0041229C"/>
    <w:rsid w:val="00414453"/>
    <w:rsid w:val="00414AA2"/>
    <w:rsid w:val="004261E6"/>
    <w:rsid w:val="00430BF9"/>
    <w:rsid w:val="00431480"/>
    <w:rsid w:val="004528D9"/>
    <w:rsid w:val="00454A0C"/>
    <w:rsid w:val="00455B24"/>
    <w:rsid w:val="004621DB"/>
    <w:rsid w:val="00462A6B"/>
    <w:rsid w:val="004641F8"/>
    <w:rsid w:val="00464BD8"/>
    <w:rsid w:val="004653FF"/>
    <w:rsid w:val="00471493"/>
    <w:rsid w:val="00476A9A"/>
    <w:rsid w:val="00481231"/>
    <w:rsid w:val="004834C2"/>
    <w:rsid w:val="00485209"/>
    <w:rsid w:val="0048528F"/>
    <w:rsid w:val="00485E2C"/>
    <w:rsid w:val="00491F99"/>
    <w:rsid w:val="004A1D20"/>
    <w:rsid w:val="004A4A70"/>
    <w:rsid w:val="004A664D"/>
    <w:rsid w:val="004B6454"/>
    <w:rsid w:val="004C2B6F"/>
    <w:rsid w:val="004D0475"/>
    <w:rsid w:val="004D29CD"/>
    <w:rsid w:val="004E0971"/>
    <w:rsid w:val="004E2807"/>
    <w:rsid w:val="004E4902"/>
    <w:rsid w:val="004E6EC3"/>
    <w:rsid w:val="004F36B6"/>
    <w:rsid w:val="004F6D7C"/>
    <w:rsid w:val="0050044B"/>
    <w:rsid w:val="00503F8F"/>
    <w:rsid w:val="0050405E"/>
    <w:rsid w:val="00521BCB"/>
    <w:rsid w:val="00521F7A"/>
    <w:rsid w:val="0052391B"/>
    <w:rsid w:val="00527AFA"/>
    <w:rsid w:val="00541FE6"/>
    <w:rsid w:val="005442B7"/>
    <w:rsid w:val="00547F8D"/>
    <w:rsid w:val="0056094B"/>
    <w:rsid w:val="00561437"/>
    <w:rsid w:val="00565A08"/>
    <w:rsid w:val="005663E8"/>
    <w:rsid w:val="00571369"/>
    <w:rsid w:val="00571925"/>
    <w:rsid w:val="005723E3"/>
    <w:rsid w:val="00572EC7"/>
    <w:rsid w:val="0058370B"/>
    <w:rsid w:val="005837C3"/>
    <w:rsid w:val="005975E3"/>
    <w:rsid w:val="005A2170"/>
    <w:rsid w:val="005B1535"/>
    <w:rsid w:val="005B1CAB"/>
    <w:rsid w:val="005B2A32"/>
    <w:rsid w:val="005B4F7F"/>
    <w:rsid w:val="005B529A"/>
    <w:rsid w:val="005C0C6F"/>
    <w:rsid w:val="005D23A5"/>
    <w:rsid w:val="005D5743"/>
    <w:rsid w:val="005E313E"/>
    <w:rsid w:val="005E4CE9"/>
    <w:rsid w:val="005E730E"/>
    <w:rsid w:val="005F17E3"/>
    <w:rsid w:val="005F3C9F"/>
    <w:rsid w:val="005F6AAD"/>
    <w:rsid w:val="005F770B"/>
    <w:rsid w:val="00602990"/>
    <w:rsid w:val="006063FB"/>
    <w:rsid w:val="00606531"/>
    <w:rsid w:val="00607A79"/>
    <w:rsid w:val="00614232"/>
    <w:rsid w:val="00614D34"/>
    <w:rsid w:val="006152D8"/>
    <w:rsid w:val="006226FC"/>
    <w:rsid w:val="00624911"/>
    <w:rsid w:val="006258E1"/>
    <w:rsid w:val="00636A20"/>
    <w:rsid w:val="00637A4B"/>
    <w:rsid w:val="00640B48"/>
    <w:rsid w:val="0064121B"/>
    <w:rsid w:val="00641D25"/>
    <w:rsid w:val="00661C0C"/>
    <w:rsid w:val="00661E99"/>
    <w:rsid w:val="0066417B"/>
    <w:rsid w:val="00666779"/>
    <w:rsid w:val="00671E6C"/>
    <w:rsid w:val="0067200C"/>
    <w:rsid w:val="00672C52"/>
    <w:rsid w:val="00672F6E"/>
    <w:rsid w:val="00676E77"/>
    <w:rsid w:val="00677958"/>
    <w:rsid w:val="006802EC"/>
    <w:rsid w:val="006813D0"/>
    <w:rsid w:val="006826F3"/>
    <w:rsid w:val="00682A09"/>
    <w:rsid w:val="00685706"/>
    <w:rsid w:val="00685994"/>
    <w:rsid w:val="006876CB"/>
    <w:rsid w:val="0069080E"/>
    <w:rsid w:val="006A3FDD"/>
    <w:rsid w:val="006B0736"/>
    <w:rsid w:val="006B41B9"/>
    <w:rsid w:val="006B6147"/>
    <w:rsid w:val="006C391A"/>
    <w:rsid w:val="006C4114"/>
    <w:rsid w:val="006D61C6"/>
    <w:rsid w:val="006D7E80"/>
    <w:rsid w:val="006F63FC"/>
    <w:rsid w:val="006F67B3"/>
    <w:rsid w:val="00704BCC"/>
    <w:rsid w:val="00707398"/>
    <w:rsid w:val="00711B15"/>
    <w:rsid w:val="00717614"/>
    <w:rsid w:val="0072040E"/>
    <w:rsid w:val="007204D3"/>
    <w:rsid w:val="00722534"/>
    <w:rsid w:val="0072741D"/>
    <w:rsid w:val="00733F42"/>
    <w:rsid w:val="00734325"/>
    <w:rsid w:val="0073445F"/>
    <w:rsid w:val="007344CF"/>
    <w:rsid w:val="00743AB4"/>
    <w:rsid w:val="00752470"/>
    <w:rsid w:val="00753420"/>
    <w:rsid w:val="007537B8"/>
    <w:rsid w:val="007635CF"/>
    <w:rsid w:val="00763C82"/>
    <w:rsid w:val="00766294"/>
    <w:rsid w:val="0077216E"/>
    <w:rsid w:val="00772BE7"/>
    <w:rsid w:val="00780FF9"/>
    <w:rsid w:val="00785B0B"/>
    <w:rsid w:val="0079088C"/>
    <w:rsid w:val="00797E99"/>
    <w:rsid w:val="007A0141"/>
    <w:rsid w:val="007A1451"/>
    <w:rsid w:val="007A3492"/>
    <w:rsid w:val="007B073E"/>
    <w:rsid w:val="007B109F"/>
    <w:rsid w:val="007B3259"/>
    <w:rsid w:val="007B3808"/>
    <w:rsid w:val="007B483F"/>
    <w:rsid w:val="007B6ED3"/>
    <w:rsid w:val="007C3CB5"/>
    <w:rsid w:val="007C4504"/>
    <w:rsid w:val="007C6075"/>
    <w:rsid w:val="007D26B2"/>
    <w:rsid w:val="007E3C42"/>
    <w:rsid w:val="007F086C"/>
    <w:rsid w:val="007F273D"/>
    <w:rsid w:val="007F4E9E"/>
    <w:rsid w:val="00803924"/>
    <w:rsid w:val="008129A6"/>
    <w:rsid w:val="008175CA"/>
    <w:rsid w:val="008250B9"/>
    <w:rsid w:val="00825438"/>
    <w:rsid w:val="00826C4F"/>
    <w:rsid w:val="00832C99"/>
    <w:rsid w:val="008376E9"/>
    <w:rsid w:val="0084592E"/>
    <w:rsid w:val="00845ADE"/>
    <w:rsid w:val="0085053A"/>
    <w:rsid w:val="0085086C"/>
    <w:rsid w:val="00850B4B"/>
    <w:rsid w:val="00852079"/>
    <w:rsid w:val="00856462"/>
    <w:rsid w:val="00856A9C"/>
    <w:rsid w:val="008603D9"/>
    <w:rsid w:val="00863120"/>
    <w:rsid w:val="00864D88"/>
    <w:rsid w:val="008735D4"/>
    <w:rsid w:val="00874D17"/>
    <w:rsid w:val="0087606B"/>
    <w:rsid w:val="00883BF9"/>
    <w:rsid w:val="00887424"/>
    <w:rsid w:val="008931E9"/>
    <w:rsid w:val="008A3DA0"/>
    <w:rsid w:val="008A414F"/>
    <w:rsid w:val="008A7B21"/>
    <w:rsid w:val="008B207A"/>
    <w:rsid w:val="008B2D13"/>
    <w:rsid w:val="008C5769"/>
    <w:rsid w:val="008C5EF0"/>
    <w:rsid w:val="008D2322"/>
    <w:rsid w:val="008D2905"/>
    <w:rsid w:val="008D2973"/>
    <w:rsid w:val="008D3844"/>
    <w:rsid w:val="008D7670"/>
    <w:rsid w:val="008E1F22"/>
    <w:rsid w:val="008F20DB"/>
    <w:rsid w:val="008F2423"/>
    <w:rsid w:val="008F4E9E"/>
    <w:rsid w:val="008F6BDC"/>
    <w:rsid w:val="009048D7"/>
    <w:rsid w:val="009056A8"/>
    <w:rsid w:val="00906BBF"/>
    <w:rsid w:val="00911701"/>
    <w:rsid w:val="00913062"/>
    <w:rsid w:val="009148A9"/>
    <w:rsid w:val="00914F24"/>
    <w:rsid w:val="00920030"/>
    <w:rsid w:val="00926B4F"/>
    <w:rsid w:val="009272F2"/>
    <w:rsid w:val="0093029C"/>
    <w:rsid w:val="00930941"/>
    <w:rsid w:val="00930E45"/>
    <w:rsid w:val="00944B98"/>
    <w:rsid w:val="00944C9D"/>
    <w:rsid w:val="00944EC6"/>
    <w:rsid w:val="00956F27"/>
    <w:rsid w:val="00960B0F"/>
    <w:rsid w:val="009616BC"/>
    <w:rsid w:val="00987E85"/>
    <w:rsid w:val="009941F6"/>
    <w:rsid w:val="009A0F0F"/>
    <w:rsid w:val="009A72E7"/>
    <w:rsid w:val="009B7066"/>
    <w:rsid w:val="009C46F4"/>
    <w:rsid w:val="009C59BA"/>
    <w:rsid w:val="009C6E52"/>
    <w:rsid w:val="009C7518"/>
    <w:rsid w:val="009D1517"/>
    <w:rsid w:val="009D3AAB"/>
    <w:rsid w:val="009D4E07"/>
    <w:rsid w:val="009E12D3"/>
    <w:rsid w:val="009E20D1"/>
    <w:rsid w:val="009E265D"/>
    <w:rsid w:val="009F762E"/>
    <w:rsid w:val="00A0222B"/>
    <w:rsid w:val="00A11AA0"/>
    <w:rsid w:val="00A2031C"/>
    <w:rsid w:val="00A23BC3"/>
    <w:rsid w:val="00A25B51"/>
    <w:rsid w:val="00A25BBE"/>
    <w:rsid w:val="00A3306E"/>
    <w:rsid w:val="00A33A8E"/>
    <w:rsid w:val="00A35D8E"/>
    <w:rsid w:val="00A410A5"/>
    <w:rsid w:val="00A43D63"/>
    <w:rsid w:val="00A46687"/>
    <w:rsid w:val="00A520D0"/>
    <w:rsid w:val="00A60B42"/>
    <w:rsid w:val="00A61A9B"/>
    <w:rsid w:val="00A649C5"/>
    <w:rsid w:val="00A74FE8"/>
    <w:rsid w:val="00A77315"/>
    <w:rsid w:val="00A77A20"/>
    <w:rsid w:val="00A85B21"/>
    <w:rsid w:val="00A87F8D"/>
    <w:rsid w:val="00A94FE2"/>
    <w:rsid w:val="00A960BD"/>
    <w:rsid w:val="00AA0A65"/>
    <w:rsid w:val="00AA4185"/>
    <w:rsid w:val="00AB0CD9"/>
    <w:rsid w:val="00AB37B3"/>
    <w:rsid w:val="00AD509E"/>
    <w:rsid w:val="00AD5AFC"/>
    <w:rsid w:val="00AD751B"/>
    <w:rsid w:val="00AE744D"/>
    <w:rsid w:val="00AE7878"/>
    <w:rsid w:val="00AF7BD3"/>
    <w:rsid w:val="00B010D3"/>
    <w:rsid w:val="00B03842"/>
    <w:rsid w:val="00B04AB9"/>
    <w:rsid w:val="00B05341"/>
    <w:rsid w:val="00B05507"/>
    <w:rsid w:val="00B0786C"/>
    <w:rsid w:val="00B11711"/>
    <w:rsid w:val="00B152FC"/>
    <w:rsid w:val="00B21878"/>
    <w:rsid w:val="00B23059"/>
    <w:rsid w:val="00B32420"/>
    <w:rsid w:val="00B34EF9"/>
    <w:rsid w:val="00B362CB"/>
    <w:rsid w:val="00B42F44"/>
    <w:rsid w:val="00B47D71"/>
    <w:rsid w:val="00B53899"/>
    <w:rsid w:val="00B555E6"/>
    <w:rsid w:val="00B60B16"/>
    <w:rsid w:val="00B62555"/>
    <w:rsid w:val="00B63BCF"/>
    <w:rsid w:val="00B657CE"/>
    <w:rsid w:val="00B665A8"/>
    <w:rsid w:val="00B779BF"/>
    <w:rsid w:val="00B80512"/>
    <w:rsid w:val="00B95B4F"/>
    <w:rsid w:val="00BA03C0"/>
    <w:rsid w:val="00BA5715"/>
    <w:rsid w:val="00BC5171"/>
    <w:rsid w:val="00BE2CE9"/>
    <w:rsid w:val="00BE3BD3"/>
    <w:rsid w:val="00BE6554"/>
    <w:rsid w:val="00C03393"/>
    <w:rsid w:val="00C0428B"/>
    <w:rsid w:val="00C06FDD"/>
    <w:rsid w:val="00C1191E"/>
    <w:rsid w:val="00C13074"/>
    <w:rsid w:val="00C13597"/>
    <w:rsid w:val="00C179D8"/>
    <w:rsid w:val="00C23A5B"/>
    <w:rsid w:val="00C24C6E"/>
    <w:rsid w:val="00C254AC"/>
    <w:rsid w:val="00C31E4A"/>
    <w:rsid w:val="00C32B1E"/>
    <w:rsid w:val="00C3368C"/>
    <w:rsid w:val="00C34F7E"/>
    <w:rsid w:val="00C447ED"/>
    <w:rsid w:val="00C4500A"/>
    <w:rsid w:val="00C45A05"/>
    <w:rsid w:val="00C470E3"/>
    <w:rsid w:val="00C47444"/>
    <w:rsid w:val="00C50AD0"/>
    <w:rsid w:val="00C6207A"/>
    <w:rsid w:val="00C75113"/>
    <w:rsid w:val="00C759CF"/>
    <w:rsid w:val="00C812F2"/>
    <w:rsid w:val="00C82018"/>
    <w:rsid w:val="00C84BC7"/>
    <w:rsid w:val="00C914BA"/>
    <w:rsid w:val="00C97CFA"/>
    <w:rsid w:val="00CA3F9E"/>
    <w:rsid w:val="00CB2FBF"/>
    <w:rsid w:val="00CB499E"/>
    <w:rsid w:val="00CB6EC5"/>
    <w:rsid w:val="00CD18C6"/>
    <w:rsid w:val="00CD494D"/>
    <w:rsid w:val="00CE4928"/>
    <w:rsid w:val="00CF43A5"/>
    <w:rsid w:val="00CF7D4B"/>
    <w:rsid w:val="00D04052"/>
    <w:rsid w:val="00D049F4"/>
    <w:rsid w:val="00D04A58"/>
    <w:rsid w:val="00D05179"/>
    <w:rsid w:val="00D06D5D"/>
    <w:rsid w:val="00D10D40"/>
    <w:rsid w:val="00D12AE4"/>
    <w:rsid w:val="00D14EE6"/>
    <w:rsid w:val="00D16185"/>
    <w:rsid w:val="00D169C8"/>
    <w:rsid w:val="00D176F3"/>
    <w:rsid w:val="00D22DB7"/>
    <w:rsid w:val="00D26637"/>
    <w:rsid w:val="00D27F3A"/>
    <w:rsid w:val="00D31583"/>
    <w:rsid w:val="00D32606"/>
    <w:rsid w:val="00D340D5"/>
    <w:rsid w:val="00D3463E"/>
    <w:rsid w:val="00D4075E"/>
    <w:rsid w:val="00D41AAA"/>
    <w:rsid w:val="00D441F4"/>
    <w:rsid w:val="00D45B60"/>
    <w:rsid w:val="00D477AC"/>
    <w:rsid w:val="00D47D04"/>
    <w:rsid w:val="00D60355"/>
    <w:rsid w:val="00D61ACB"/>
    <w:rsid w:val="00D6448A"/>
    <w:rsid w:val="00D644FC"/>
    <w:rsid w:val="00D66911"/>
    <w:rsid w:val="00D81961"/>
    <w:rsid w:val="00D924EF"/>
    <w:rsid w:val="00D9318B"/>
    <w:rsid w:val="00D97EB1"/>
    <w:rsid w:val="00DA3B03"/>
    <w:rsid w:val="00DA3E43"/>
    <w:rsid w:val="00DA4ADE"/>
    <w:rsid w:val="00DA5852"/>
    <w:rsid w:val="00DB1795"/>
    <w:rsid w:val="00DC0F6F"/>
    <w:rsid w:val="00DC44BD"/>
    <w:rsid w:val="00DC4729"/>
    <w:rsid w:val="00DD156D"/>
    <w:rsid w:val="00DD299F"/>
    <w:rsid w:val="00DD2C3A"/>
    <w:rsid w:val="00DD52E1"/>
    <w:rsid w:val="00DE425A"/>
    <w:rsid w:val="00DF2720"/>
    <w:rsid w:val="00DF6434"/>
    <w:rsid w:val="00E0080A"/>
    <w:rsid w:val="00E01C51"/>
    <w:rsid w:val="00E034B5"/>
    <w:rsid w:val="00E1308E"/>
    <w:rsid w:val="00E140DA"/>
    <w:rsid w:val="00E15E6B"/>
    <w:rsid w:val="00E16053"/>
    <w:rsid w:val="00E20064"/>
    <w:rsid w:val="00E2019C"/>
    <w:rsid w:val="00E24166"/>
    <w:rsid w:val="00E243B9"/>
    <w:rsid w:val="00E32A92"/>
    <w:rsid w:val="00E5025E"/>
    <w:rsid w:val="00E52696"/>
    <w:rsid w:val="00E531AA"/>
    <w:rsid w:val="00E53CE2"/>
    <w:rsid w:val="00E60423"/>
    <w:rsid w:val="00E6378E"/>
    <w:rsid w:val="00E72F6C"/>
    <w:rsid w:val="00E82534"/>
    <w:rsid w:val="00E8474D"/>
    <w:rsid w:val="00E855BD"/>
    <w:rsid w:val="00E85B2D"/>
    <w:rsid w:val="00E9272F"/>
    <w:rsid w:val="00E92D59"/>
    <w:rsid w:val="00E96A15"/>
    <w:rsid w:val="00E978D8"/>
    <w:rsid w:val="00E978F9"/>
    <w:rsid w:val="00EA2014"/>
    <w:rsid w:val="00EA5213"/>
    <w:rsid w:val="00EB3EC4"/>
    <w:rsid w:val="00EB7029"/>
    <w:rsid w:val="00EC22AB"/>
    <w:rsid w:val="00EC4FC8"/>
    <w:rsid w:val="00EC75E1"/>
    <w:rsid w:val="00ED1EE9"/>
    <w:rsid w:val="00EE0993"/>
    <w:rsid w:val="00EE27E6"/>
    <w:rsid w:val="00EE5989"/>
    <w:rsid w:val="00EE59A9"/>
    <w:rsid w:val="00EF4219"/>
    <w:rsid w:val="00F010BE"/>
    <w:rsid w:val="00F1016A"/>
    <w:rsid w:val="00F1018C"/>
    <w:rsid w:val="00F12DAD"/>
    <w:rsid w:val="00F156D3"/>
    <w:rsid w:val="00F20750"/>
    <w:rsid w:val="00F22F25"/>
    <w:rsid w:val="00F40451"/>
    <w:rsid w:val="00F44276"/>
    <w:rsid w:val="00F643F2"/>
    <w:rsid w:val="00F7112C"/>
    <w:rsid w:val="00F743AF"/>
    <w:rsid w:val="00F7772B"/>
    <w:rsid w:val="00F8236A"/>
    <w:rsid w:val="00F83601"/>
    <w:rsid w:val="00F85312"/>
    <w:rsid w:val="00F875FD"/>
    <w:rsid w:val="00F92466"/>
    <w:rsid w:val="00F93EA0"/>
    <w:rsid w:val="00F9787E"/>
    <w:rsid w:val="00F978D2"/>
    <w:rsid w:val="00F978E9"/>
    <w:rsid w:val="00FA18B2"/>
    <w:rsid w:val="00FA6443"/>
    <w:rsid w:val="00FC1BAA"/>
    <w:rsid w:val="00FD252F"/>
    <w:rsid w:val="00FD2649"/>
    <w:rsid w:val="00FD4655"/>
    <w:rsid w:val="00FF5B6A"/>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25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hyperlink" Target="http://training.play-with-docker.com/" TargetMode="External"/><Relationship Id="rId32" Type="http://schemas.openxmlformats.org/officeDocument/2006/relationships/hyperlink" Target="https://training.docker.com/"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comments" Target="comments.xml"/><Relationship Id="rId34" Type="http://schemas.microsoft.com/office/2011/relationships/commentsExtended" Target="commentsExtended.xml"/><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ntTable" Target="fontTable.xml"/><Relationship Id="rId38" Type="http://schemas.microsoft.com/office/2011/relationships/people" Target="people.xml"/><Relationship Id="rId39" Type="http://schemas.openxmlformats.org/officeDocument/2006/relationships/theme" Target="theme/theme1.xml"/><Relationship Id="rId40" Type="http://schemas.microsoft.com/office/2016/09/relationships/commentsIds" Target="commentsId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A78D8-D176-104D-B37A-F313BAD50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63</Pages>
  <Words>9350</Words>
  <Characters>50491</Characters>
  <Application>Microsoft Macintosh Word</Application>
  <DocSecurity>0</DocSecurity>
  <Lines>420</Lines>
  <Paragraphs>119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59722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1402</cp:revision>
  <cp:lastPrinted>2016-06-27T13:00:00Z</cp:lastPrinted>
  <dcterms:created xsi:type="dcterms:W3CDTF">2016-06-27T13:03:00Z</dcterms:created>
  <dcterms:modified xsi:type="dcterms:W3CDTF">2017-10-26T19:56:00Z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