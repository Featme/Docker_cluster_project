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3E7E57F7" w:rsidR="009C7518" w:rsidRDefault="00E82534">
      <w:pPr>
        <w:jc w:val="center"/>
        <w:rPr>
          <w:b/>
          <w:sz w:val="32"/>
          <w:szCs w:val="32"/>
        </w:rPr>
      </w:pPr>
      <w:r>
        <w:rPr>
          <w:b/>
          <w:sz w:val="32"/>
          <w:szCs w:val="32"/>
        </w:rPr>
        <w:softHyphen/>
      </w:r>
      <w:r>
        <w:rPr>
          <w:b/>
          <w:sz w:val="32"/>
          <w:szCs w:val="32"/>
        </w:rPr>
        <w:softHyphen/>
      </w:r>
      <w:r>
        <w:rPr>
          <w:b/>
          <w:sz w:val="32"/>
          <w:szCs w:val="32"/>
        </w:rPr>
        <w:softHyphen/>
      </w:r>
      <w:r>
        <w:rPr>
          <w:b/>
          <w:sz w:val="32"/>
          <w:szCs w:val="32"/>
        </w:rPr>
        <w:softHyphen/>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54B1FF89" w:rsidR="005D7A58" w:rsidRDefault="005D7A58">
      <w:pPr>
        <w:ind w:left="4536"/>
      </w:pPr>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60D3F088" w:rsidR="009C7518" w:rsidRDefault="00626343">
      <w:pPr>
        <w:ind w:left="4536"/>
      </w:pPr>
      <w:r>
        <w:t>“</w:t>
      </w:r>
      <w:r w:rsidR="00C254AC">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191F76D0" w14:textId="5B5F5498" w:rsidR="00192F18" w:rsidRPr="00192F18"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192F18" w:rsidRPr="00192F18">
        <w:rPr>
          <w:noProof/>
          <w:color w:val="000000"/>
          <w:lang w:val="en-US"/>
        </w:rPr>
        <w:t xml:space="preserve">Figura </w:t>
      </w:r>
      <w:r w:rsidR="00192F18" w:rsidRPr="00192F18">
        <w:rPr>
          <w:noProof/>
          <w:lang w:val="en-US"/>
        </w:rPr>
        <w:t>1</w:t>
      </w:r>
      <w:r w:rsidR="00192F18" w:rsidRPr="00192F18">
        <w:rPr>
          <w:noProof/>
          <w:color w:val="000000"/>
          <w:lang w:val="en-US"/>
        </w:rPr>
        <w:t>: Clound</w:t>
      </w:r>
      <w:r w:rsidR="00192F18" w:rsidRPr="00192F18">
        <w:rPr>
          <w:noProof/>
          <w:lang w:val="en-US"/>
        </w:rPr>
        <w:tab/>
      </w:r>
      <w:r w:rsidR="00192F18">
        <w:rPr>
          <w:noProof/>
        </w:rPr>
        <w:fldChar w:fldCharType="begin"/>
      </w:r>
      <w:r w:rsidR="00192F18" w:rsidRPr="00192F18">
        <w:rPr>
          <w:noProof/>
          <w:lang w:val="en-US"/>
        </w:rPr>
        <w:instrText xml:space="preserve"> PAGEREF _Toc497408490 \h </w:instrText>
      </w:r>
      <w:r w:rsidR="00192F18">
        <w:rPr>
          <w:noProof/>
        </w:rPr>
      </w:r>
      <w:r w:rsidR="00192F18">
        <w:rPr>
          <w:noProof/>
        </w:rPr>
        <w:fldChar w:fldCharType="separate"/>
      </w:r>
      <w:r w:rsidR="00192F18" w:rsidRPr="00192F18">
        <w:rPr>
          <w:noProof/>
          <w:lang w:val="en-US"/>
        </w:rPr>
        <w:t>13</w:t>
      </w:r>
      <w:r w:rsidR="00192F18">
        <w:rPr>
          <w:noProof/>
        </w:rPr>
        <w:fldChar w:fldCharType="end"/>
      </w:r>
    </w:p>
    <w:p w14:paraId="671DB83E" w14:textId="733D250E" w:rsidR="00192F18" w:rsidRPr="00192F18" w:rsidRDefault="00192F18">
      <w:pPr>
        <w:pStyle w:val="ndicedeilustraes"/>
        <w:tabs>
          <w:tab w:val="right" w:leader="dot" w:pos="9061"/>
        </w:tabs>
        <w:rPr>
          <w:rFonts w:eastAsiaTheme="minorEastAsia" w:cstheme="minorBidi"/>
          <w:smallCaps w:val="0"/>
          <w:noProof/>
          <w:color w:val="auto"/>
          <w:sz w:val="24"/>
          <w:szCs w:val="24"/>
          <w:lang w:val="en-US" w:eastAsia="pt-BR"/>
        </w:rPr>
      </w:pPr>
      <w:r w:rsidRPr="00192F18">
        <w:rPr>
          <w:noProof/>
          <w:color w:val="000000"/>
          <w:lang w:val="en-US"/>
        </w:rPr>
        <w:t xml:space="preserve">Figura </w:t>
      </w:r>
      <w:r w:rsidRPr="00192F18">
        <w:rPr>
          <w:noProof/>
          <w:lang w:val="en-US"/>
        </w:rPr>
        <w:t>2</w:t>
      </w:r>
      <w:r w:rsidRPr="00192F18">
        <w:rPr>
          <w:noProof/>
          <w:color w:val="000000"/>
          <w:lang w:val="en-US"/>
        </w:rPr>
        <w:t>: Joseph Carl</w:t>
      </w:r>
      <w:r w:rsidRPr="00192F18">
        <w:rPr>
          <w:noProof/>
          <w:lang w:val="en-US"/>
        </w:rPr>
        <w:tab/>
      </w:r>
      <w:r>
        <w:rPr>
          <w:noProof/>
        </w:rPr>
        <w:fldChar w:fldCharType="begin"/>
      </w:r>
      <w:r w:rsidRPr="00192F18">
        <w:rPr>
          <w:noProof/>
          <w:lang w:val="en-US"/>
        </w:rPr>
        <w:instrText xml:space="preserve"> PAGEREF _Toc497408491 \h </w:instrText>
      </w:r>
      <w:r>
        <w:rPr>
          <w:noProof/>
        </w:rPr>
      </w:r>
      <w:r>
        <w:rPr>
          <w:noProof/>
        </w:rPr>
        <w:fldChar w:fldCharType="separate"/>
      </w:r>
      <w:r w:rsidRPr="00192F18">
        <w:rPr>
          <w:noProof/>
          <w:lang w:val="en-US"/>
        </w:rPr>
        <w:t>14</w:t>
      </w:r>
      <w:r>
        <w:rPr>
          <w:noProof/>
        </w:rPr>
        <w:fldChar w:fldCharType="end"/>
      </w:r>
    </w:p>
    <w:p w14:paraId="7A320294" w14:textId="0BC38220" w:rsidR="00192F18" w:rsidRPr="00192F18" w:rsidRDefault="00192F18">
      <w:pPr>
        <w:pStyle w:val="ndicedeilustraes"/>
        <w:tabs>
          <w:tab w:val="right" w:leader="dot" w:pos="9061"/>
        </w:tabs>
        <w:rPr>
          <w:rFonts w:eastAsiaTheme="minorEastAsia" w:cstheme="minorBidi"/>
          <w:smallCaps w:val="0"/>
          <w:noProof/>
          <w:color w:val="auto"/>
          <w:sz w:val="24"/>
          <w:szCs w:val="24"/>
          <w:lang w:val="en-US" w:eastAsia="pt-BR"/>
        </w:rPr>
      </w:pPr>
      <w:r w:rsidRPr="00192F18">
        <w:rPr>
          <w:noProof/>
          <w:color w:val="000000"/>
          <w:lang w:val="en-US"/>
        </w:rPr>
        <w:t xml:space="preserve">Figura </w:t>
      </w:r>
      <w:r w:rsidRPr="00192F18">
        <w:rPr>
          <w:noProof/>
          <w:lang w:val="en-US"/>
        </w:rPr>
        <w:t>3</w:t>
      </w:r>
      <w:r w:rsidRPr="00192F18">
        <w:rPr>
          <w:noProof/>
          <w:color w:val="000000"/>
          <w:lang w:val="en-US"/>
        </w:rPr>
        <w:t>: John McCarthy</w:t>
      </w:r>
      <w:r w:rsidRPr="00192F18">
        <w:rPr>
          <w:noProof/>
          <w:lang w:val="en-US"/>
        </w:rPr>
        <w:tab/>
      </w:r>
      <w:r>
        <w:rPr>
          <w:noProof/>
        </w:rPr>
        <w:fldChar w:fldCharType="begin"/>
      </w:r>
      <w:r w:rsidRPr="00192F18">
        <w:rPr>
          <w:noProof/>
          <w:lang w:val="en-US"/>
        </w:rPr>
        <w:instrText xml:space="preserve"> PAGEREF _Toc497408492 \h </w:instrText>
      </w:r>
      <w:r>
        <w:rPr>
          <w:noProof/>
        </w:rPr>
      </w:r>
      <w:r>
        <w:rPr>
          <w:noProof/>
        </w:rPr>
        <w:fldChar w:fldCharType="separate"/>
      </w:r>
      <w:r w:rsidRPr="00192F18">
        <w:rPr>
          <w:noProof/>
          <w:lang w:val="en-US"/>
        </w:rPr>
        <w:t>14</w:t>
      </w:r>
      <w:r>
        <w:rPr>
          <w:noProof/>
        </w:rPr>
        <w:fldChar w:fldCharType="end"/>
      </w:r>
    </w:p>
    <w:p w14:paraId="6B99E2B8" w14:textId="6663B8CD" w:rsidR="00192F18" w:rsidRPr="00192F18" w:rsidRDefault="00192F18">
      <w:pPr>
        <w:pStyle w:val="ndicedeilustraes"/>
        <w:tabs>
          <w:tab w:val="right" w:leader="dot" w:pos="9061"/>
        </w:tabs>
        <w:rPr>
          <w:rFonts w:eastAsiaTheme="minorEastAsia" w:cstheme="minorBidi"/>
          <w:smallCaps w:val="0"/>
          <w:noProof/>
          <w:color w:val="auto"/>
          <w:sz w:val="24"/>
          <w:szCs w:val="24"/>
          <w:lang w:val="en-US" w:eastAsia="pt-BR"/>
        </w:rPr>
      </w:pPr>
      <w:r w:rsidRPr="00192F18">
        <w:rPr>
          <w:noProof/>
          <w:color w:val="000000"/>
          <w:lang w:val="en-US"/>
        </w:rPr>
        <w:t xml:space="preserve">Figura </w:t>
      </w:r>
      <w:r w:rsidRPr="00192F18">
        <w:rPr>
          <w:noProof/>
          <w:lang w:val="en-US"/>
        </w:rPr>
        <w:t>4</w:t>
      </w:r>
      <w:r w:rsidRPr="00192F18">
        <w:rPr>
          <w:noProof/>
          <w:color w:val="000000"/>
          <w:lang w:val="en-US"/>
        </w:rPr>
        <w:t>: Ramnath Chellappa</w:t>
      </w:r>
      <w:r w:rsidRPr="00192F18">
        <w:rPr>
          <w:noProof/>
          <w:lang w:val="en-US"/>
        </w:rPr>
        <w:tab/>
      </w:r>
      <w:r>
        <w:rPr>
          <w:noProof/>
        </w:rPr>
        <w:fldChar w:fldCharType="begin"/>
      </w:r>
      <w:r w:rsidRPr="00192F18">
        <w:rPr>
          <w:noProof/>
          <w:lang w:val="en-US"/>
        </w:rPr>
        <w:instrText xml:space="preserve"> PAGEREF _Toc497408493 \h </w:instrText>
      </w:r>
      <w:r>
        <w:rPr>
          <w:noProof/>
        </w:rPr>
      </w:r>
      <w:r>
        <w:rPr>
          <w:noProof/>
        </w:rPr>
        <w:fldChar w:fldCharType="separate"/>
      </w:r>
      <w:r w:rsidRPr="00192F18">
        <w:rPr>
          <w:noProof/>
          <w:lang w:val="en-US"/>
        </w:rPr>
        <w:t>15</w:t>
      </w:r>
      <w:r>
        <w:rPr>
          <w:noProof/>
        </w:rPr>
        <w:fldChar w:fldCharType="end"/>
      </w:r>
    </w:p>
    <w:p w14:paraId="099BAFE6" w14:textId="1AB56CA3"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5</w:t>
      </w:r>
      <w:r w:rsidRPr="009E7A08">
        <w:rPr>
          <w:noProof/>
          <w:color w:val="000000"/>
        </w:rPr>
        <w:t>: Modelos de Implementação</w:t>
      </w:r>
      <w:r>
        <w:rPr>
          <w:noProof/>
        </w:rPr>
        <w:tab/>
      </w:r>
      <w:r>
        <w:rPr>
          <w:noProof/>
        </w:rPr>
        <w:fldChar w:fldCharType="begin"/>
      </w:r>
      <w:r>
        <w:rPr>
          <w:noProof/>
        </w:rPr>
        <w:instrText xml:space="preserve"> PAGEREF _Toc497408494 \h </w:instrText>
      </w:r>
      <w:r>
        <w:rPr>
          <w:noProof/>
        </w:rPr>
      </w:r>
      <w:r>
        <w:rPr>
          <w:noProof/>
        </w:rPr>
        <w:fldChar w:fldCharType="separate"/>
      </w:r>
      <w:r>
        <w:rPr>
          <w:noProof/>
        </w:rPr>
        <w:t>16</w:t>
      </w:r>
      <w:r>
        <w:rPr>
          <w:noProof/>
        </w:rPr>
        <w:fldChar w:fldCharType="end"/>
      </w:r>
    </w:p>
    <w:p w14:paraId="34B7B231" w14:textId="3D156CBA"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6</w:t>
      </w:r>
      <w:r w:rsidRPr="009E7A08">
        <w:rPr>
          <w:noProof/>
          <w:color w:val="000000"/>
        </w:rPr>
        <w:t>: Nuvem pública</w:t>
      </w:r>
      <w:r>
        <w:rPr>
          <w:noProof/>
        </w:rPr>
        <w:tab/>
      </w:r>
      <w:r>
        <w:rPr>
          <w:noProof/>
        </w:rPr>
        <w:fldChar w:fldCharType="begin"/>
      </w:r>
      <w:r>
        <w:rPr>
          <w:noProof/>
        </w:rPr>
        <w:instrText xml:space="preserve"> PAGEREF _Toc497408495 \h </w:instrText>
      </w:r>
      <w:r>
        <w:rPr>
          <w:noProof/>
        </w:rPr>
      </w:r>
      <w:r>
        <w:rPr>
          <w:noProof/>
        </w:rPr>
        <w:fldChar w:fldCharType="separate"/>
      </w:r>
      <w:r>
        <w:rPr>
          <w:noProof/>
        </w:rPr>
        <w:t>17</w:t>
      </w:r>
      <w:r>
        <w:rPr>
          <w:noProof/>
        </w:rPr>
        <w:fldChar w:fldCharType="end"/>
      </w:r>
    </w:p>
    <w:p w14:paraId="063BDF04" w14:textId="79F8E84B"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7</w:t>
      </w:r>
      <w:r w:rsidRPr="009E7A08">
        <w:rPr>
          <w:noProof/>
          <w:color w:val="000000"/>
        </w:rPr>
        <w:t>: Nuvem Privada</w:t>
      </w:r>
      <w:r>
        <w:rPr>
          <w:noProof/>
        </w:rPr>
        <w:tab/>
      </w:r>
      <w:r>
        <w:rPr>
          <w:noProof/>
        </w:rPr>
        <w:fldChar w:fldCharType="begin"/>
      </w:r>
      <w:r>
        <w:rPr>
          <w:noProof/>
        </w:rPr>
        <w:instrText xml:space="preserve"> PAGEREF _Toc497408496 \h </w:instrText>
      </w:r>
      <w:r>
        <w:rPr>
          <w:noProof/>
        </w:rPr>
      </w:r>
      <w:r>
        <w:rPr>
          <w:noProof/>
        </w:rPr>
        <w:fldChar w:fldCharType="separate"/>
      </w:r>
      <w:r>
        <w:rPr>
          <w:noProof/>
        </w:rPr>
        <w:t>18</w:t>
      </w:r>
      <w:r>
        <w:rPr>
          <w:noProof/>
        </w:rPr>
        <w:fldChar w:fldCharType="end"/>
      </w:r>
    </w:p>
    <w:p w14:paraId="41E74E6E" w14:textId="5CF48572"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8</w:t>
      </w:r>
      <w:r w:rsidRPr="009E7A08">
        <w:rPr>
          <w:noProof/>
          <w:color w:val="000000"/>
        </w:rPr>
        <w:t>: Nuvem Comunitária</w:t>
      </w:r>
      <w:r>
        <w:rPr>
          <w:noProof/>
        </w:rPr>
        <w:tab/>
      </w:r>
      <w:r>
        <w:rPr>
          <w:noProof/>
        </w:rPr>
        <w:fldChar w:fldCharType="begin"/>
      </w:r>
      <w:r>
        <w:rPr>
          <w:noProof/>
        </w:rPr>
        <w:instrText xml:space="preserve"> PAGEREF _Toc497408497 \h </w:instrText>
      </w:r>
      <w:r>
        <w:rPr>
          <w:noProof/>
        </w:rPr>
      </w:r>
      <w:r>
        <w:rPr>
          <w:noProof/>
        </w:rPr>
        <w:fldChar w:fldCharType="separate"/>
      </w:r>
      <w:r>
        <w:rPr>
          <w:noProof/>
        </w:rPr>
        <w:t>19</w:t>
      </w:r>
      <w:r>
        <w:rPr>
          <w:noProof/>
        </w:rPr>
        <w:fldChar w:fldCharType="end"/>
      </w:r>
    </w:p>
    <w:p w14:paraId="61B8B1B8" w14:textId="2BB05E87"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9</w:t>
      </w:r>
      <w:r w:rsidRPr="009E7A08">
        <w:rPr>
          <w:noProof/>
          <w:color w:val="000000"/>
        </w:rPr>
        <w:t>: Modelos de Implementação</w:t>
      </w:r>
      <w:r>
        <w:rPr>
          <w:noProof/>
        </w:rPr>
        <w:tab/>
      </w:r>
      <w:r>
        <w:rPr>
          <w:noProof/>
        </w:rPr>
        <w:fldChar w:fldCharType="begin"/>
      </w:r>
      <w:r>
        <w:rPr>
          <w:noProof/>
        </w:rPr>
        <w:instrText xml:space="preserve"> PAGEREF _Toc497408498 \h </w:instrText>
      </w:r>
      <w:r>
        <w:rPr>
          <w:noProof/>
        </w:rPr>
      </w:r>
      <w:r>
        <w:rPr>
          <w:noProof/>
        </w:rPr>
        <w:fldChar w:fldCharType="separate"/>
      </w:r>
      <w:r>
        <w:rPr>
          <w:noProof/>
        </w:rPr>
        <w:t>20</w:t>
      </w:r>
      <w:r>
        <w:rPr>
          <w:noProof/>
        </w:rPr>
        <w:fldChar w:fldCharType="end"/>
      </w:r>
    </w:p>
    <w:p w14:paraId="0586BEEF" w14:textId="7F4518BC"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10</w:t>
      </w:r>
      <w:r w:rsidRPr="009E7A08">
        <w:rPr>
          <w:noProof/>
          <w:color w:val="000000"/>
        </w:rPr>
        <w:t>: Modelos de Serviço</w:t>
      </w:r>
      <w:r>
        <w:rPr>
          <w:noProof/>
        </w:rPr>
        <w:tab/>
      </w:r>
      <w:r>
        <w:rPr>
          <w:noProof/>
        </w:rPr>
        <w:fldChar w:fldCharType="begin"/>
      </w:r>
      <w:r>
        <w:rPr>
          <w:noProof/>
        </w:rPr>
        <w:instrText xml:space="preserve"> PAGEREF _Toc497408499 \h </w:instrText>
      </w:r>
      <w:r>
        <w:rPr>
          <w:noProof/>
        </w:rPr>
      </w:r>
      <w:r>
        <w:rPr>
          <w:noProof/>
        </w:rPr>
        <w:fldChar w:fldCharType="separate"/>
      </w:r>
      <w:r>
        <w:rPr>
          <w:noProof/>
        </w:rPr>
        <w:t>23</w:t>
      </w:r>
      <w:r>
        <w:rPr>
          <w:noProof/>
        </w:rPr>
        <w:fldChar w:fldCharType="end"/>
      </w:r>
    </w:p>
    <w:p w14:paraId="1D577732" w14:textId="18D2D6CA"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11</w:t>
      </w:r>
      <w:r w:rsidRPr="009E7A08">
        <w:rPr>
          <w:noProof/>
          <w:color w:val="000000"/>
        </w:rPr>
        <w:t xml:space="preserve"> Hypervisor Hospedado</w:t>
      </w:r>
      <w:r>
        <w:rPr>
          <w:noProof/>
        </w:rPr>
        <w:tab/>
      </w:r>
      <w:r>
        <w:rPr>
          <w:noProof/>
        </w:rPr>
        <w:fldChar w:fldCharType="begin"/>
      </w:r>
      <w:r>
        <w:rPr>
          <w:noProof/>
        </w:rPr>
        <w:instrText xml:space="preserve"> PAGEREF _Toc497408500 \h </w:instrText>
      </w:r>
      <w:r>
        <w:rPr>
          <w:noProof/>
        </w:rPr>
      </w:r>
      <w:r>
        <w:rPr>
          <w:noProof/>
        </w:rPr>
        <w:fldChar w:fldCharType="separate"/>
      </w:r>
      <w:r>
        <w:rPr>
          <w:noProof/>
        </w:rPr>
        <w:t>24</w:t>
      </w:r>
      <w:r>
        <w:rPr>
          <w:noProof/>
        </w:rPr>
        <w:fldChar w:fldCharType="end"/>
      </w:r>
    </w:p>
    <w:p w14:paraId="3F847E9F" w14:textId="6B86CBD6" w:rsidR="00192F18" w:rsidRDefault="00192F18">
      <w:pPr>
        <w:pStyle w:val="ndicedeilustraes"/>
        <w:tabs>
          <w:tab w:val="right" w:leader="dot" w:pos="9061"/>
        </w:tabs>
        <w:rPr>
          <w:rFonts w:eastAsiaTheme="minorEastAsia" w:cstheme="minorBidi"/>
          <w:smallCaps w:val="0"/>
          <w:noProof/>
          <w:color w:val="auto"/>
          <w:sz w:val="24"/>
          <w:szCs w:val="24"/>
          <w:lang w:eastAsia="pt-BR"/>
        </w:rPr>
      </w:pPr>
      <w:r>
        <w:rPr>
          <w:noProof/>
        </w:rPr>
        <w:t>Figura 12 - Evolução do Hypervisor</w:t>
      </w:r>
      <w:r>
        <w:rPr>
          <w:noProof/>
        </w:rPr>
        <w:tab/>
      </w:r>
      <w:r>
        <w:rPr>
          <w:noProof/>
        </w:rPr>
        <w:fldChar w:fldCharType="begin"/>
      </w:r>
      <w:r>
        <w:rPr>
          <w:noProof/>
        </w:rPr>
        <w:instrText xml:space="preserve"> PAGEREF _Toc497408501 \h </w:instrText>
      </w:r>
      <w:r>
        <w:rPr>
          <w:noProof/>
        </w:rPr>
      </w:r>
      <w:r>
        <w:rPr>
          <w:noProof/>
        </w:rPr>
        <w:fldChar w:fldCharType="separate"/>
      </w:r>
      <w:r>
        <w:rPr>
          <w:noProof/>
        </w:rPr>
        <w:t>25</w:t>
      </w:r>
      <w:r>
        <w:rPr>
          <w:noProof/>
        </w:rPr>
        <w:fldChar w:fldCharType="end"/>
      </w:r>
    </w:p>
    <w:p w14:paraId="58FA8236" w14:textId="0EC25D26" w:rsidR="00192F18" w:rsidRDefault="00192F18">
      <w:pPr>
        <w:pStyle w:val="ndicedeilustraes"/>
        <w:tabs>
          <w:tab w:val="right" w:leader="dot" w:pos="9061"/>
        </w:tabs>
        <w:rPr>
          <w:rFonts w:eastAsiaTheme="minorEastAsia" w:cstheme="minorBidi"/>
          <w:smallCaps w:val="0"/>
          <w:noProof/>
          <w:color w:val="auto"/>
          <w:sz w:val="24"/>
          <w:szCs w:val="24"/>
          <w:lang w:eastAsia="pt-BR"/>
        </w:rPr>
      </w:pPr>
      <w:r>
        <w:rPr>
          <w:noProof/>
        </w:rPr>
        <w:t>Figura 13 - Virtualização por Container</w:t>
      </w:r>
      <w:r>
        <w:rPr>
          <w:noProof/>
        </w:rPr>
        <w:tab/>
      </w:r>
      <w:r>
        <w:rPr>
          <w:noProof/>
        </w:rPr>
        <w:fldChar w:fldCharType="begin"/>
      </w:r>
      <w:r>
        <w:rPr>
          <w:noProof/>
        </w:rPr>
        <w:instrText xml:space="preserve"> PAGEREF _Toc497408502 \h </w:instrText>
      </w:r>
      <w:r>
        <w:rPr>
          <w:noProof/>
        </w:rPr>
      </w:r>
      <w:r>
        <w:rPr>
          <w:noProof/>
        </w:rPr>
        <w:fldChar w:fldCharType="separate"/>
      </w:r>
      <w:r>
        <w:rPr>
          <w:noProof/>
        </w:rPr>
        <w:t>25</w:t>
      </w:r>
      <w:r>
        <w:rPr>
          <w:noProof/>
        </w:rPr>
        <w:fldChar w:fldCharType="end"/>
      </w:r>
    </w:p>
    <w:p w14:paraId="1D623367" w14:textId="517C266A" w:rsidR="00192F18" w:rsidRDefault="00192F18">
      <w:pPr>
        <w:pStyle w:val="ndicedeilustraes"/>
        <w:tabs>
          <w:tab w:val="right" w:leader="dot" w:pos="9061"/>
        </w:tabs>
        <w:rPr>
          <w:rFonts w:eastAsiaTheme="minorEastAsia" w:cstheme="minorBidi"/>
          <w:smallCaps w:val="0"/>
          <w:noProof/>
          <w:color w:val="auto"/>
          <w:sz w:val="24"/>
          <w:szCs w:val="24"/>
          <w:lang w:eastAsia="pt-BR"/>
        </w:rPr>
      </w:pPr>
      <w:r>
        <w:rPr>
          <w:noProof/>
        </w:rPr>
        <w:t>Figura 16 LXC vs KVM</w:t>
      </w:r>
      <w:r>
        <w:rPr>
          <w:noProof/>
        </w:rPr>
        <w:tab/>
      </w:r>
      <w:r>
        <w:rPr>
          <w:noProof/>
        </w:rPr>
        <w:fldChar w:fldCharType="begin"/>
      </w:r>
      <w:r>
        <w:rPr>
          <w:noProof/>
        </w:rPr>
        <w:instrText xml:space="preserve"> PAGEREF _Toc497408503 \h </w:instrText>
      </w:r>
      <w:r>
        <w:rPr>
          <w:noProof/>
        </w:rPr>
      </w:r>
      <w:r>
        <w:rPr>
          <w:noProof/>
        </w:rPr>
        <w:fldChar w:fldCharType="separate"/>
      </w:r>
      <w:r>
        <w:rPr>
          <w:noProof/>
        </w:rPr>
        <w:t>28</w:t>
      </w:r>
      <w:r>
        <w:rPr>
          <w:noProof/>
        </w:rPr>
        <w:fldChar w:fldCharType="end"/>
      </w:r>
    </w:p>
    <w:p w14:paraId="5B5AAB77" w14:textId="22DA7F69" w:rsidR="00192F18" w:rsidRPr="00192F18" w:rsidRDefault="00192F18">
      <w:pPr>
        <w:pStyle w:val="ndicedeilustraes"/>
        <w:tabs>
          <w:tab w:val="right" w:leader="dot" w:pos="9061"/>
        </w:tabs>
        <w:rPr>
          <w:rFonts w:eastAsiaTheme="minorEastAsia" w:cstheme="minorBidi"/>
          <w:smallCaps w:val="0"/>
          <w:noProof/>
          <w:color w:val="auto"/>
          <w:sz w:val="24"/>
          <w:szCs w:val="24"/>
          <w:lang w:val="en-US" w:eastAsia="pt-BR"/>
        </w:rPr>
      </w:pPr>
      <w:r w:rsidRPr="009E7A08">
        <w:rPr>
          <w:noProof/>
          <w:lang w:val="en-US"/>
        </w:rPr>
        <w:t>Figura 17 - Play with docker</w:t>
      </w:r>
      <w:r w:rsidRPr="00192F18">
        <w:rPr>
          <w:noProof/>
          <w:lang w:val="en-US"/>
        </w:rPr>
        <w:tab/>
      </w:r>
      <w:r>
        <w:rPr>
          <w:noProof/>
        </w:rPr>
        <w:fldChar w:fldCharType="begin"/>
      </w:r>
      <w:r w:rsidRPr="00192F18">
        <w:rPr>
          <w:noProof/>
          <w:lang w:val="en-US"/>
        </w:rPr>
        <w:instrText xml:space="preserve"> PAGEREF _Toc497408504 \h </w:instrText>
      </w:r>
      <w:r>
        <w:rPr>
          <w:noProof/>
        </w:rPr>
      </w:r>
      <w:r>
        <w:rPr>
          <w:noProof/>
        </w:rPr>
        <w:fldChar w:fldCharType="separate"/>
      </w:r>
      <w:r w:rsidRPr="00192F18">
        <w:rPr>
          <w:noProof/>
          <w:lang w:val="en-US"/>
        </w:rPr>
        <w:t>41</w:t>
      </w:r>
      <w:r>
        <w:rPr>
          <w:noProof/>
        </w:rPr>
        <w:fldChar w:fldCharType="end"/>
      </w:r>
    </w:p>
    <w:p w14:paraId="4070E526" w14:textId="1CCD7DB8" w:rsidR="00192F18" w:rsidRPr="00192F18" w:rsidRDefault="00192F18">
      <w:pPr>
        <w:pStyle w:val="ndicedeilustraes"/>
        <w:tabs>
          <w:tab w:val="right" w:leader="dot" w:pos="9061"/>
        </w:tabs>
        <w:rPr>
          <w:rFonts w:eastAsiaTheme="minorEastAsia" w:cstheme="minorBidi"/>
          <w:smallCaps w:val="0"/>
          <w:noProof/>
          <w:color w:val="auto"/>
          <w:sz w:val="24"/>
          <w:szCs w:val="24"/>
          <w:lang w:val="en-US" w:eastAsia="pt-BR"/>
        </w:rPr>
      </w:pPr>
      <w:r w:rsidRPr="009E7A08">
        <w:rPr>
          <w:noProof/>
          <w:lang w:val="en-US"/>
        </w:rPr>
        <w:t>Figura 18 - Shell do Play with Docker.</w:t>
      </w:r>
      <w:r w:rsidRPr="00192F18">
        <w:rPr>
          <w:noProof/>
          <w:lang w:val="en-US"/>
        </w:rPr>
        <w:tab/>
      </w:r>
      <w:r>
        <w:rPr>
          <w:noProof/>
        </w:rPr>
        <w:fldChar w:fldCharType="begin"/>
      </w:r>
      <w:r w:rsidRPr="00192F18">
        <w:rPr>
          <w:noProof/>
          <w:lang w:val="en-US"/>
        </w:rPr>
        <w:instrText xml:space="preserve"> PAGEREF _Toc497408505 \h </w:instrText>
      </w:r>
      <w:r>
        <w:rPr>
          <w:noProof/>
        </w:rPr>
      </w:r>
      <w:r>
        <w:rPr>
          <w:noProof/>
        </w:rPr>
        <w:fldChar w:fldCharType="separate"/>
      </w:r>
      <w:r w:rsidRPr="00192F18">
        <w:rPr>
          <w:noProof/>
          <w:lang w:val="en-US"/>
        </w:rPr>
        <w:t>42</w:t>
      </w:r>
      <w:r>
        <w:rPr>
          <w:noProof/>
        </w:rPr>
        <w:fldChar w:fldCharType="end"/>
      </w:r>
    </w:p>
    <w:p w14:paraId="74350D00" w14:textId="77777777" w:rsidR="009C7518" w:rsidRPr="00863120" w:rsidRDefault="00C254AC">
      <w:pPr>
        <w:pStyle w:val="ndicedeilustraes"/>
        <w:rPr>
          <w:lang w:val="en-US"/>
        </w:rPr>
      </w:pPr>
      <w:r>
        <w:fldChar w:fldCharType="end"/>
      </w:r>
    </w:p>
    <w:p w14:paraId="3240A1E7" w14:textId="77777777" w:rsidR="009C7518" w:rsidRPr="00863120" w:rsidRDefault="00C254AC">
      <w:pPr>
        <w:rPr>
          <w:b/>
          <w:sz w:val="28"/>
          <w:szCs w:val="28"/>
          <w:lang w:val="en-US"/>
        </w:rPr>
      </w:pPr>
      <w:r w:rsidRPr="00863120">
        <w:rPr>
          <w:lang w:val="en-US"/>
        </w:rPr>
        <w:br w:type="page"/>
      </w:r>
    </w:p>
    <w:p w14:paraId="372F138F" w14:textId="251F18A1" w:rsidR="003E0E34" w:rsidRDefault="00C254AC" w:rsidP="00007375">
      <w:pPr>
        <w:spacing w:after="360"/>
        <w:jc w:val="center"/>
      </w:pPr>
      <w:r>
        <w:rPr>
          <w:b/>
          <w:sz w:val="28"/>
          <w:szCs w:val="28"/>
        </w:rPr>
        <w:lastRenderedPageBreak/>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 xml:space="preserve">Implementação de software em ambiente/maquina (QA — testes ou de </w:t>
            </w:r>
            <w:proofErr w:type="spellStart"/>
            <w:r>
              <w:t>Prod</w:t>
            </w:r>
            <w:proofErr w:type="spellEnd"/>
            <w:r>
              <w:t xml:space="preserve">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proofErr w:type="spellStart"/>
            <w:r>
              <w:t>Quality</w:t>
            </w:r>
            <w:proofErr w:type="spellEnd"/>
            <w:r>
              <w:t xml:space="preserve"> </w:t>
            </w:r>
            <w:proofErr w:type="spellStart"/>
            <w:r>
              <w:t>Assurance</w:t>
            </w:r>
            <w:proofErr w:type="spellEnd"/>
            <w:r>
              <w:t xml:space="preserve"> (Ambiente de mensuração de Qualidade/Testes de novas implementações)</w:t>
            </w:r>
          </w:p>
        </w:tc>
      </w:tr>
      <w:tr w:rsidR="003E0E34" w14:paraId="509E6944" w14:textId="77777777" w:rsidTr="00D826C9">
        <w:tc>
          <w:tcPr>
            <w:tcW w:w="4530" w:type="dxa"/>
          </w:tcPr>
          <w:p w14:paraId="32F61748" w14:textId="775E2276" w:rsidR="003E0E34" w:rsidRDefault="00597579">
            <w:proofErr w:type="spellStart"/>
            <w:r>
              <w:t>Downtime</w:t>
            </w:r>
            <w:proofErr w:type="spellEnd"/>
          </w:p>
        </w:tc>
        <w:tc>
          <w:tcPr>
            <w:tcW w:w="4531" w:type="dxa"/>
          </w:tcPr>
          <w:p w14:paraId="267944CC" w14:textId="77777777" w:rsidR="00597579" w:rsidRDefault="00597579" w:rsidP="00597579">
            <w:r>
              <w:t xml:space="preserve">Tempo de queda (instabilidade) de uma aplicação ao ser colocada em </w:t>
            </w:r>
            <w:proofErr w:type="gramStart"/>
            <w:r>
              <w:t>um ambiente via</w:t>
            </w:r>
            <w:proofErr w:type="gramEnd"/>
            <w:r>
              <w:t xml:space="preserve">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proofErr w:type="spellStart"/>
            <w:r>
              <w:t>Libs</w:t>
            </w:r>
            <w:proofErr w:type="spellEnd"/>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proofErr w:type="spellStart"/>
            <w:r>
              <w:t>Dev</w:t>
            </w:r>
            <w:proofErr w:type="spellEnd"/>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proofErr w:type="spellStart"/>
            <w:r>
              <w:t>Prod</w:t>
            </w:r>
            <w:proofErr w:type="spellEnd"/>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proofErr w:type="spellStart"/>
            <w:r>
              <w:t>Operation</w:t>
            </w:r>
            <w:proofErr w:type="spellEnd"/>
            <w:r>
              <w:t xml:space="preserve">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 xml:space="preserve">Computador ou </w:t>
            </w:r>
            <w:proofErr w:type="spellStart"/>
            <w:r>
              <w:t>device</w:t>
            </w:r>
            <w:proofErr w:type="spellEnd"/>
            <w:r>
              <w:t xml:space="preserve"> conectado a uma rede que pode executar instruções computacionais.</w:t>
            </w:r>
          </w:p>
        </w:tc>
      </w:tr>
      <w:tr w:rsidR="00FB4CF0" w14:paraId="28813E53" w14:textId="77777777" w:rsidTr="00D826C9">
        <w:tc>
          <w:tcPr>
            <w:tcW w:w="4530" w:type="dxa"/>
          </w:tcPr>
          <w:p w14:paraId="5738EFB1" w14:textId="429B881F" w:rsidR="00FB4CF0" w:rsidRDefault="006E4B9D">
            <w:proofErr w:type="spellStart"/>
            <w:r>
              <w:t>Daemon</w:t>
            </w:r>
            <w:proofErr w:type="spellEnd"/>
          </w:p>
        </w:tc>
        <w:tc>
          <w:tcPr>
            <w:tcW w:w="4531" w:type="dxa"/>
          </w:tcPr>
          <w:p w14:paraId="3E504559" w14:textId="44DE4EDF" w:rsidR="00FB4CF0" w:rsidRDefault="003A540C">
            <w:r>
              <w:t>Execução de aplicações em background</w:t>
            </w:r>
            <w:r w:rsidR="00C51C27">
              <w:t>. Informa o PID da aplicação, mais não bloqueia uma sessão do terminal.</w:t>
            </w:r>
          </w:p>
        </w:tc>
      </w:tr>
      <w:tr w:rsidR="00FB4CF0" w14:paraId="658DF9C1" w14:textId="77777777" w:rsidTr="00D826C9">
        <w:tc>
          <w:tcPr>
            <w:tcW w:w="4530" w:type="dxa"/>
          </w:tcPr>
          <w:p w14:paraId="0140CB93" w14:textId="3CF3080B" w:rsidR="00FB4CF0" w:rsidRDefault="00B322FF">
            <w:proofErr w:type="spellStart"/>
            <w:r>
              <w:rPr>
                <w:rFonts w:eastAsia="Times New Roman"/>
                <w:color w:val="000000" w:themeColor="text1"/>
              </w:rPr>
              <w:t>M</w:t>
            </w:r>
            <w:r w:rsidRPr="00007375">
              <w:rPr>
                <w:rFonts w:eastAsia="Times New Roman"/>
                <w:color w:val="000000" w:themeColor="text1"/>
              </w:rPr>
              <w:t>ount</w:t>
            </w:r>
            <w:proofErr w:type="spellEnd"/>
            <w:r w:rsidRPr="00007375">
              <w:rPr>
                <w:rFonts w:eastAsia="Times New Roman"/>
                <w:color w:val="000000" w:themeColor="text1"/>
              </w:rPr>
              <w:t xml:space="preserve"> </w:t>
            </w:r>
            <w:r>
              <w:rPr>
                <w:rFonts w:eastAsia="Times New Roman"/>
                <w:color w:val="000000" w:themeColor="text1"/>
              </w:rPr>
              <w:t>P</w:t>
            </w:r>
            <w:r w:rsidRPr="00007375">
              <w:rPr>
                <w:rFonts w:eastAsia="Times New Roman"/>
                <w:color w:val="000000" w:themeColor="text1"/>
              </w:rPr>
              <w:t>oint</w:t>
            </w:r>
          </w:p>
        </w:tc>
        <w:tc>
          <w:tcPr>
            <w:tcW w:w="4531" w:type="dxa"/>
          </w:tcPr>
          <w:p w14:paraId="2DCE7C94" w14:textId="4BB33C6F" w:rsidR="00FB4CF0" w:rsidRDefault="0078657A">
            <w:proofErr w:type="spellStart"/>
            <w:r>
              <w:t>Storage</w:t>
            </w:r>
            <w:proofErr w:type="spellEnd"/>
            <w:r>
              <w:t xml:space="preserve"> no disco, local que pode ser utilizado para guardar dados de execução do container.</w:t>
            </w:r>
          </w:p>
        </w:tc>
      </w:tr>
      <w:tr w:rsidR="00FB4CF0" w14:paraId="6B678DD3" w14:textId="77777777" w:rsidTr="00D826C9">
        <w:tc>
          <w:tcPr>
            <w:tcW w:w="4530" w:type="dxa"/>
          </w:tcPr>
          <w:p w14:paraId="12B34B1A" w14:textId="4A4A5AB9" w:rsidR="00FB4CF0" w:rsidRDefault="00936E5C">
            <w:proofErr w:type="spellStart"/>
            <w:r>
              <w:rPr>
                <w:rFonts w:eastAsia="Times New Roman"/>
                <w:color w:val="000000" w:themeColor="text1"/>
              </w:rPr>
              <w:t>Chown</w:t>
            </w:r>
            <w:proofErr w:type="spellEnd"/>
          </w:p>
        </w:tc>
        <w:tc>
          <w:tcPr>
            <w:tcW w:w="4531" w:type="dxa"/>
          </w:tcPr>
          <w:p w14:paraId="0354E87C" w14:textId="34C8B132" w:rsidR="00FB4CF0" w:rsidRDefault="006F2A3B">
            <w:r>
              <w:t>Comando Linux que define permissões escrita/leitura para pastas e arquivos dentro do diretório.</w:t>
            </w:r>
          </w:p>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3AF27B17" w14:textId="77777777" w:rsidR="00727CEF"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242038" w:history="1">
            <w:r w:rsidR="00727CEF" w:rsidRPr="002706A3">
              <w:rPr>
                <w:rStyle w:val="Hiperlink"/>
                <w:noProof/>
              </w:rPr>
              <w:t>INTRODUÇÃO</w:t>
            </w:r>
            <w:r w:rsidR="00727CEF">
              <w:rPr>
                <w:noProof/>
                <w:webHidden/>
              </w:rPr>
              <w:tab/>
            </w:r>
            <w:r w:rsidR="00727CEF">
              <w:rPr>
                <w:noProof/>
                <w:webHidden/>
              </w:rPr>
              <w:fldChar w:fldCharType="begin"/>
            </w:r>
            <w:r w:rsidR="00727CEF">
              <w:rPr>
                <w:noProof/>
                <w:webHidden/>
              </w:rPr>
              <w:instrText xml:space="preserve"> PAGEREF _Toc497242038 \h </w:instrText>
            </w:r>
            <w:r w:rsidR="00727CEF">
              <w:rPr>
                <w:noProof/>
                <w:webHidden/>
              </w:rPr>
            </w:r>
            <w:r w:rsidR="00727CEF">
              <w:rPr>
                <w:noProof/>
                <w:webHidden/>
              </w:rPr>
              <w:fldChar w:fldCharType="separate"/>
            </w:r>
            <w:r w:rsidR="00727CEF">
              <w:rPr>
                <w:noProof/>
                <w:webHidden/>
              </w:rPr>
              <w:t>11</w:t>
            </w:r>
            <w:r w:rsidR="00727CEF">
              <w:rPr>
                <w:noProof/>
                <w:webHidden/>
              </w:rPr>
              <w:fldChar w:fldCharType="end"/>
            </w:r>
          </w:hyperlink>
        </w:p>
        <w:p w14:paraId="0368F19C" w14:textId="77777777" w:rsidR="00727CEF" w:rsidRDefault="00B80F40">
          <w:pPr>
            <w:pStyle w:val="Sumrio1"/>
            <w:tabs>
              <w:tab w:val="right" w:leader="dot" w:pos="9061"/>
            </w:tabs>
            <w:rPr>
              <w:rFonts w:eastAsiaTheme="minorEastAsia" w:cstheme="minorBidi"/>
              <w:b w:val="0"/>
              <w:bCs w:val="0"/>
              <w:noProof/>
            </w:rPr>
          </w:pPr>
          <w:hyperlink w:anchor="_Toc497242039" w:history="1">
            <w:r w:rsidR="00727CEF" w:rsidRPr="002706A3">
              <w:rPr>
                <w:rStyle w:val="Hiperlink"/>
                <w:noProof/>
              </w:rPr>
              <w:t>2 Computação em Nuvem</w:t>
            </w:r>
            <w:r w:rsidR="00727CEF">
              <w:rPr>
                <w:noProof/>
                <w:webHidden/>
              </w:rPr>
              <w:tab/>
            </w:r>
            <w:r w:rsidR="00727CEF">
              <w:rPr>
                <w:noProof/>
                <w:webHidden/>
              </w:rPr>
              <w:fldChar w:fldCharType="begin"/>
            </w:r>
            <w:r w:rsidR="00727CEF">
              <w:rPr>
                <w:noProof/>
                <w:webHidden/>
              </w:rPr>
              <w:instrText xml:space="preserve"> PAGEREF _Toc497242039 \h </w:instrText>
            </w:r>
            <w:r w:rsidR="00727CEF">
              <w:rPr>
                <w:noProof/>
                <w:webHidden/>
              </w:rPr>
            </w:r>
            <w:r w:rsidR="00727CEF">
              <w:rPr>
                <w:noProof/>
                <w:webHidden/>
              </w:rPr>
              <w:fldChar w:fldCharType="separate"/>
            </w:r>
            <w:r w:rsidR="00727CEF">
              <w:rPr>
                <w:noProof/>
                <w:webHidden/>
              </w:rPr>
              <w:t>13</w:t>
            </w:r>
            <w:r w:rsidR="00727CEF">
              <w:rPr>
                <w:noProof/>
                <w:webHidden/>
              </w:rPr>
              <w:fldChar w:fldCharType="end"/>
            </w:r>
          </w:hyperlink>
        </w:p>
        <w:p w14:paraId="6C098F63" w14:textId="77777777" w:rsidR="00727CEF" w:rsidRDefault="00B80F40">
          <w:pPr>
            <w:pStyle w:val="Sumrio1"/>
            <w:tabs>
              <w:tab w:val="right" w:leader="dot" w:pos="9061"/>
            </w:tabs>
            <w:rPr>
              <w:rFonts w:eastAsiaTheme="minorEastAsia" w:cstheme="minorBidi"/>
              <w:b w:val="0"/>
              <w:bCs w:val="0"/>
              <w:noProof/>
            </w:rPr>
          </w:pPr>
          <w:hyperlink w:anchor="_Toc497242040" w:history="1">
            <w:r w:rsidR="00727CEF" w:rsidRPr="002706A3">
              <w:rPr>
                <w:rStyle w:val="Hiperlink"/>
                <w:noProof/>
              </w:rPr>
              <w:t>2.1 História</w:t>
            </w:r>
            <w:r w:rsidR="00727CEF">
              <w:rPr>
                <w:noProof/>
                <w:webHidden/>
              </w:rPr>
              <w:tab/>
            </w:r>
            <w:r w:rsidR="00727CEF">
              <w:rPr>
                <w:noProof/>
                <w:webHidden/>
              </w:rPr>
              <w:fldChar w:fldCharType="begin"/>
            </w:r>
            <w:r w:rsidR="00727CEF">
              <w:rPr>
                <w:noProof/>
                <w:webHidden/>
              </w:rPr>
              <w:instrText xml:space="preserve"> PAGEREF _Toc497242040 \h </w:instrText>
            </w:r>
            <w:r w:rsidR="00727CEF">
              <w:rPr>
                <w:noProof/>
                <w:webHidden/>
              </w:rPr>
            </w:r>
            <w:r w:rsidR="00727CEF">
              <w:rPr>
                <w:noProof/>
                <w:webHidden/>
              </w:rPr>
              <w:fldChar w:fldCharType="separate"/>
            </w:r>
            <w:r w:rsidR="00727CEF">
              <w:rPr>
                <w:noProof/>
                <w:webHidden/>
              </w:rPr>
              <w:t>14</w:t>
            </w:r>
            <w:r w:rsidR="00727CEF">
              <w:rPr>
                <w:noProof/>
                <w:webHidden/>
              </w:rPr>
              <w:fldChar w:fldCharType="end"/>
            </w:r>
          </w:hyperlink>
        </w:p>
        <w:p w14:paraId="45CEBF20" w14:textId="77777777" w:rsidR="00727CEF" w:rsidRDefault="00B80F40">
          <w:pPr>
            <w:pStyle w:val="Sumrio1"/>
            <w:tabs>
              <w:tab w:val="right" w:leader="dot" w:pos="9061"/>
            </w:tabs>
            <w:rPr>
              <w:rFonts w:eastAsiaTheme="minorEastAsia" w:cstheme="minorBidi"/>
              <w:b w:val="0"/>
              <w:bCs w:val="0"/>
              <w:noProof/>
            </w:rPr>
          </w:pPr>
          <w:hyperlink w:anchor="_Toc497242041" w:history="1">
            <w:r w:rsidR="00727CEF" w:rsidRPr="002706A3">
              <w:rPr>
                <w:rStyle w:val="Hiperlink"/>
                <w:noProof/>
              </w:rPr>
              <w:t>2.2 Modelos de implantação</w:t>
            </w:r>
            <w:r w:rsidR="00727CEF">
              <w:rPr>
                <w:noProof/>
                <w:webHidden/>
              </w:rPr>
              <w:tab/>
            </w:r>
            <w:r w:rsidR="00727CEF">
              <w:rPr>
                <w:noProof/>
                <w:webHidden/>
              </w:rPr>
              <w:fldChar w:fldCharType="begin"/>
            </w:r>
            <w:r w:rsidR="00727CEF">
              <w:rPr>
                <w:noProof/>
                <w:webHidden/>
              </w:rPr>
              <w:instrText xml:space="preserve"> PAGEREF _Toc497242041 \h </w:instrText>
            </w:r>
            <w:r w:rsidR="00727CEF">
              <w:rPr>
                <w:noProof/>
                <w:webHidden/>
              </w:rPr>
            </w:r>
            <w:r w:rsidR="00727CEF">
              <w:rPr>
                <w:noProof/>
                <w:webHidden/>
              </w:rPr>
              <w:fldChar w:fldCharType="separate"/>
            </w:r>
            <w:r w:rsidR="00727CEF">
              <w:rPr>
                <w:noProof/>
                <w:webHidden/>
              </w:rPr>
              <w:t>16</w:t>
            </w:r>
            <w:r w:rsidR="00727CEF">
              <w:rPr>
                <w:noProof/>
                <w:webHidden/>
              </w:rPr>
              <w:fldChar w:fldCharType="end"/>
            </w:r>
          </w:hyperlink>
        </w:p>
        <w:p w14:paraId="278719B3" w14:textId="77777777" w:rsidR="00727CEF" w:rsidRDefault="00B80F40">
          <w:pPr>
            <w:pStyle w:val="Sumrio2"/>
            <w:tabs>
              <w:tab w:val="right" w:leader="dot" w:pos="9061"/>
            </w:tabs>
            <w:rPr>
              <w:rFonts w:eastAsiaTheme="minorEastAsia" w:cstheme="minorBidi"/>
              <w:b w:val="0"/>
              <w:bCs w:val="0"/>
              <w:noProof/>
              <w:sz w:val="24"/>
              <w:szCs w:val="24"/>
            </w:rPr>
          </w:pPr>
          <w:hyperlink w:anchor="_Toc497242042" w:history="1">
            <w:r w:rsidR="00727CEF" w:rsidRPr="002706A3">
              <w:rPr>
                <w:rStyle w:val="Hiperlink"/>
                <w:noProof/>
              </w:rPr>
              <w:t>2.2.1 Nuvem Pública</w:t>
            </w:r>
            <w:r w:rsidR="00727CEF">
              <w:rPr>
                <w:noProof/>
                <w:webHidden/>
              </w:rPr>
              <w:tab/>
            </w:r>
            <w:r w:rsidR="00727CEF">
              <w:rPr>
                <w:noProof/>
                <w:webHidden/>
              </w:rPr>
              <w:fldChar w:fldCharType="begin"/>
            </w:r>
            <w:r w:rsidR="00727CEF">
              <w:rPr>
                <w:noProof/>
                <w:webHidden/>
              </w:rPr>
              <w:instrText xml:space="preserve"> PAGEREF _Toc497242042 \h </w:instrText>
            </w:r>
            <w:r w:rsidR="00727CEF">
              <w:rPr>
                <w:noProof/>
                <w:webHidden/>
              </w:rPr>
            </w:r>
            <w:r w:rsidR="00727CEF">
              <w:rPr>
                <w:noProof/>
                <w:webHidden/>
              </w:rPr>
              <w:fldChar w:fldCharType="separate"/>
            </w:r>
            <w:r w:rsidR="00727CEF">
              <w:rPr>
                <w:noProof/>
                <w:webHidden/>
              </w:rPr>
              <w:t>17</w:t>
            </w:r>
            <w:r w:rsidR="00727CEF">
              <w:rPr>
                <w:noProof/>
                <w:webHidden/>
              </w:rPr>
              <w:fldChar w:fldCharType="end"/>
            </w:r>
          </w:hyperlink>
        </w:p>
        <w:p w14:paraId="04F1B129" w14:textId="77777777" w:rsidR="00727CEF" w:rsidRDefault="00B80F40">
          <w:pPr>
            <w:pStyle w:val="Sumrio2"/>
            <w:tabs>
              <w:tab w:val="right" w:leader="dot" w:pos="9061"/>
            </w:tabs>
            <w:rPr>
              <w:rFonts w:eastAsiaTheme="minorEastAsia" w:cstheme="minorBidi"/>
              <w:b w:val="0"/>
              <w:bCs w:val="0"/>
              <w:noProof/>
              <w:sz w:val="24"/>
              <w:szCs w:val="24"/>
            </w:rPr>
          </w:pPr>
          <w:hyperlink w:anchor="_Toc497242043" w:history="1">
            <w:r w:rsidR="00727CEF" w:rsidRPr="002706A3">
              <w:rPr>
                <w:rStyle w:val="Hiperlink"/>
                <w:noProof/>
              </w:rPr>
              <w:t>2.2.2 Nuvem Privada</w:t>
            </w:r>
            <w:r w:rsidR="00727CEF">
              <w:rPr>
                <w:noProof/>
                <w:webHidden/>
              </w:rPr>
              <w:tab/>
            </w:r>
            <w:r w:rsidR="00727CEF">
              <w:rPr>
                <w:noProof/>
                <w:webHidden/>
              </w:rPr>
              <w:fldChar w:fldCharType="begin"/>
            </w:r>
            <w:r w:rsidR="00727CEF">
              <w:rPr>
                <w:noProof/>
                <w:webHidden/>
              </w:rPr>
              <w:instrText xml:space="preserve"> PAGEREF _Toc497242043 \h </w:instrText>
            </w:r>
            <w:r w:rsidR="00727CEF">
              <w:rPr>
                <w:noProof/>
                <w:webHidden/>
              </w:rPr>
            </w:r>
            <w:r w:rsidR="00727CEF">
              <w:rPr>
                <w:noProof/>
                <w:webHidden/>
              </w:rPr>
              <w:fldChar w:fldCharType="separate"/>
            </w:r>
            <w:r w:rsidR="00727CEF">
              <w:rPr>
                <w:noProof/>
                <w:webHidden/>
              </w:rPr>
              <w:t>18</w:t>
            </w:r>
            <w:r w:rsidR="00727CEF">
              <w:rPr>
                <w:noProof/>
                <w:webHidden/>
              </w:rPr>
              <w:fldChar w:fldCharType="end"/>
            </w:r>
          </w:hyperlink>
        </w:p>
        <w:p w14:paraId="47263029" w14:textId="77777777" w:rsidR="00727CEF" w:rsidRDefault="00B80F40">
          <w:pPr>
            <w:pStyle w:val="Sumrio2"/>
            <w:tabs>
              <w:tab w:val="right" w:leader="dot" w:pos="9061"/>
            </w:tabs>
            <w:rPr>
              <w:rFonts w:eastAsiaTheme="minorEastAsia" w:cstheme="minorBidi"/>
              <w:b w:val="0"/>
              <w:bCs w:val="0"/>
              <w:noProof/>
              <w:sz w:val="24"/>
              <w:szCs w:val="24"/>
            </w:rPr>
          </w:pPr>
          <w:hyperlink w:anchor="_Toc497242044" w:history="1">
            <w:r w:rsidR="00727CEF" w:rsidRPr="002706A3">
              <w:rPr>
                <w:rStyle w:val="Hiperlink"/>
                <w:noProof/>
              </w:rPr>
              <w:t>2.2.3 Nuvem Comunitária</w:t>
            </w:r>
            <w:r w:rsidR="00727CEF">
              <w:rPr>
                <w:noProof/>
                <w:webHidden/>
              </w:rPr>
              <w:tab/>
            </w:r>
            <w:r w:rsidR="00727CEF">
              <w:rPr>
                <w:noProof/>
                <w:webHidden/>
              </w:rPr>
              <w:fldChar w:fldCharType="begin"/>
            </w:r>
            <w:r w:rsidR="00727CEF">
              <w:rPr>
                <w:noProof/>
                <w:webHidden/>
              </w:rPr>
              <w:instrText xml:space="preserve"> PAGEREF _Toc497242044 \h </w:instrText>
            </w:r>
            <w:r w:rsidR="00727CEF">
              <w:rPr>
                <w:noProof/>
                <w:webHidden/>
              </w:rPr>
            </w:r>
            <w:r w:rsidR="00727CEF">
              <w:rPr>
                <w:noProof/>
                <w:webHidden/>
              </w:rPr>
              <w:fldChar w:fldCharType="separate"/>
            </w:r>
            <w:r w:rsidR="00727CEF">
              <w:rPr>
                <w:noProof/>
                <w:webHidden/>
              </w:rPr>
              <w:t>19</w:t>
            </w:r>
            <w:r w:rsidR="00727CEF">
              <w:rPr>
                <w:noProof/>
                <w:webHidden/>
              </w:rPr>
              <w:fldChar w:fldCharType="end"/>
            </w:r>
          </w:hyperlink>
        </w:p>
        <w:p w14:paraId="1F126C90" w14:textId="77777777" w:rsidR="00727CEF" w:rsidRDefault="00B80F40">
          <w:pPr>
            <w:pStyle w:val="Sumrio2"/>
            <w:tabs>
              <w:tab w:val="right" w:leader="dot" w:pos="9061"/>
            </w:tabs>
            <w:rPr>
              <w:rFonts w:eastAsiaTheme="minorEastAsia" w:cstheme="minorBidi"/>
              <w:b w:val="0"/>
              <w:bCs w:val="0"/>
              <w:noProof/>
              <w:sz w:val="24"/>
              <w:szCs w:val="24"/>
            </w:rPr>
          </w:pPr>
          <w:hyperlink w:anchor="_Toc497242045" w:history="1">
            <w:r w:rsidR="00727CEF" w:rsidRPr="002706A3">
              <w:rPr>
                <w:rStyle w:val="Hiperlink"/>
                <w:noProof/>
              </w:rPr>
              <w:t>2.2.3 Nuvem Híbrida</w:t>
            </w:r>
            <w:r w:rsidR="00727CEF">
              <w:rPr>
                <w:noProof/>
                <w:webHidden/>
              </w:rPr>
              <w:tab/>
            </w:r>
            <w:r w:rsidR="00727CEF">
              <w:rPr>
                <w:noProof/>
                <w:webHidden/>
              </w:rPr>
              <w:fldChar w:fldCharType="begin"/>
            </w:r>
            <w:r w:rsidR="00727CEF">
              <w:rPr>
                <w:noProof/>
                <w:webHidden/>
              </w:rPr>
              <w:instrText xml:space="preserve"> PAGEREF _Toc497242045 \h </w:instrText>
            </w:r>
            <w:r w:rsidR="00727CEF">
              <w:rPr>
                <w:noProof/>
                <w:webHidden/>
              </w:rPr>
            </w:r>
            <w:r w:rsidR="00727CEF">
              <w:rPr>
                <w:noProof/>
                <w:webHidden/>
              </w:rPr>
              <w:fldChar w:fldCharType="separate"/>
            </w:r>
            <w:r w:rsidR="00727CEF">
              <w:rPr>
                <w:noProof/>
                <w:webHidden/>
              </w:rPr>
              <w:t>20</w:t>
            </w:r>
            <w:r w:rsidR="00727CEF">
              <w:rPr>
                <w:noProof/>
                <w:webHidden/>
              </w:rPr>
              <w:fldChar w:fldCharType="end"/>
            </w:r>
          </w:hyperlink>
        </w:p>
        <w:p w14:paraId="20DB97B9" w14:textId="77777777" w:rsidR="00727CEF" w:rsidRDefault="00B80F40">
          <w:pPr>
            <w:pStyle w:val="Sumrio1"/>
            <w:tabs>
              <w:tab w:val="right" w:leader="dot" w:pos="9061"/>
            </w:tabs>
            <w:rPr>
              <w:rFonts w:eastAsiaTheme="minorEastAsia" w:cstheme="minorBidi"/>
              <w:b w:val="0"/>
              <w:bCs w:val="0"/>
              <w:noProof/>
            </w:rPr>
          </w:pPr>
          <w:hyperlink w:anchor="_Toc497242046" w:history="1">
            <w:r w:rsidR="00727CEF" w:rsidRPr="002706A3">
              <w:rPr>
                <w:rStyle w:val="Hiperlink"/>
                <w:noProof/>
              </w:rPr>
              <w:t>2.3 Princípios da computação em nuvem</w:t>
            </w:r>
            <w:r w:rsidR="00727CEF">
              <w:rPr>
                <w:noProof/>
                <w:webHidden/>
              </w:rPr>
              <w:tab/>
            </w:r>
            <w:r w:rsidR="00727CEF">
              <w:rPr>
                <w:noProof/>
                <w:webHidden/>
              </w:rPr>
              <w:fldChar w:fldCharType="begin"/>
            </w:r>
            <w:r w:rsidR="00727CEF">
              <w:rPr>
                <w:noProof/>
                <w:webHidden/>
              </w:rPr>
              <w:instrText xml:space="preserve"> PAGEREF _Toc497242046 \h </w:instrText>
            </w:r>
            <w:r w:rsidR="00727CEF">
              <w:rPr>
                <w:noProof/>
                <w:webHidden/>
              </w:rPr>
            </w:r>
            <w:r w:rsidR="00727CEF">
              <w:rPr>
                <w:noProof/>
                <w:webHidden/>
              </w:rPr>
              <w:fldChar w:fldCharType="separate"/>
            </w:r>
            <w:r w:rsidR="00727CEF">
              <w:rPr>
                <w:noProof/>
                <w:webHidden/>
              </w:rPr>
              <w:t>21</w:t>
            </w:r>
            <w:r w:rsidR="00727CEF">
              <w:rPr>
                <w:noProof/>
                <w:webHidden/>
              </w:rPr>
              <w:fldChar w:fldCharType="end"/>
            </w:r>
          </w:hyperlink>
        </w:p>
        <w:p w14:paraId="23584BA8" w14:textId="77777777" w:rsidR="00727CEF" w:rsidRDefault="00B80F40">
          <w:pPr>
            <w:pStyle w:val="Sumrio1"/>
            <w:tabs>
              <w:tab w:val="right" w:leader="dot" w:pos="9061"/>
            </w:tabs>
            <w:rPr>
              <w:rFonts w:eastAsiaTheme="minorEastAsia" w:cstheme="minorBidi"/>
              <w:b w:val="0"/>
              <w:bCs w:val="0"/>
              <w:noProof/>
            </w:rPr>
          </w:pPr>
          <w:hyperlink w:anchor="_Toc497242047" w:history="1">
            <w:r w:rsidR="00727CEF" w:rsidRPr="002706A3">
              <w:rPr>
                <w:rStyle w:val="Hiperlink"/>
                <w:noProof/>
              </w:rPr>
              <w:t>2.4 Modelos de Serviços</w:t>
            </w:r>
            <w:r w:rsidR="00727CEF">
              <w:rPr>
                <w:noProof/>
                <w:webHidden/>
              </w:rPr>
              <w:tab/>
            </w:r>
            <w:r w:rsidR="00727CEF">
              <w:rPr>
                <w:noProof/>
                <w:webHidden/>
              </w:rPr>
              <w:fldChar w:fldCharType="begin"/>
            </w:r>
            <w:r w:rsidR="00727CEF">
              <w:rPr>
                <w:noProof/>
                <w:webHidden/>
              </w:rPr>
              <w:instrText xml:space="preserve"> PAGEREF _Toc497242047 \h </w:instrText>
            </w:r>
            <w:r w:rsidR="00727CEF">
              <w:rPr>
                <w:noProof/>
                <w:webHidden/>
              </w:rPr>
            </w:r>
            <w:r w:rsidR="00727CEF">
              <w:rPr>
                <w:noProof/>
                <w:webHidden/>
              </w:rPr>
              <w:fldChar w:fldCharType="separate"/>
            </w:r>
            <w:r w:rsidR="00727CEF">
              <w:rPr>
                <w:noProof/>
                <w:webHidden/>
              </w:rPr>
              <w:t>23</w:t>
            </w:r>
            <w:r w:rsidR="00727CEF">
              <w:rPr>
                <w:noProof/>
                <w:webHidden/>
              </w:rPr>
              <w:fldChar w:fldCharType="end"/>
            </w:r>
          </w:hyperlink>
        </w:p>
        <w:p w14:paraId="0D5B2F65" w14:textId="77777777" w:rsidR="00727CEF" w:rsidRDefault="00B80F40">
          <w:pPr>
            <w:pStyle w:val="Sumrio1"/>
            <w:tabs>
              <w:tab w:val="right" w:leader="dot" w:pos="9061"/>
            </w:tabs>
            <w:rPr>
              <w:rFonts w:eastAsiaTheme="minorEastAsia" w:cstheme="minorBidi"/>
              <w:b w:val="0"/>
              <w:bCs w:val="0"/>
              <w:noProof/>
            </w:rPr>
          </w:pPr>
          <w:hyperlink w:anchor="_Toc497242048" w:history="1">
            <w:r w:rsidR="00727CEF" w:rsidRPr="002706A3">
              <w:rPr>
                <w:rStyle w:val="Hiperlink"/>
                <w:noProof/>
              </w:rPr>
              <w:t>3 Container vs Virtualização</w:t>
            </w:r>
            <w:r w:rsidR="00727CEF">
              <w:rPr>
                <w:noProof/>
                <w:webHidden/>
              </w:rPr>
              <w:tab/>
            </w:r>
            <w:r w:rsidR="00727CEF">
              <w:rPr>
                <w:noProof/>
                <w:webHidden/>
              </w:rPr>
              <w:fldChar w:fldCharType="begin"/>
            </w:r>
            <w:r w:rsidR="00727CEF">
              <w:rPr>
                <w:noProof/>
                <w:webHidden/>
              </w:rPr>
              <w:instrText xml:space="preserve"> PAGEREF _Toc497242048 \h </w:instrText>
            </w:r>
            <w:r w:rsidR="00727CEF">
              <w:rPr>
                <w:noProof/>
                <w:webHidden/>
              </w:rPr>
            </w:r>
            <w:r w:rsidR="00727CEF">
              <w:rPr>
                <w:noProof/>
                <w:webHidden/>
              </w:rPr>
              <w:fldChar w:fldCharType="separate"/>
            </w:r>
            <w:r w:rsidR="00727CEF">
              <w:rPr>
                <w:noProof/>
                <w:webHidden/>
              </w:rPr>
              <w:t>24</w:t>
            </w:r>
            <w:r w:rsidR="00727CEF">
              <w:rPr>
                <w:noProof/>
                <w:webHidden/>
              </w:rPr>
              <w:fldChar w:fldCharType="end"/>
            </w:r>
          </w:hyperlink>
        </w:p>
        <w:p w14:paraId="7E35F47A" w14:textId="77777777" w:rsidR="00727CEF" w:rsidRDefault="00B80F40">
          <w:pPr>
            <w:pStyle w:val="Sumrio1"/>
            <w:tabs>
              <w:tab w:val="right" w:leader="dot" w:pos="9061"/>
            </w:tabs>
            <w:rPr>
              <w:rFonts w:eastAsiaTheme="minorEastAsia" w:cstheme="minorBidi"/>
              <w:b w:val="0"/>
              <w:bCs w:val="0"/>
              <w:noProof/>
            </w:rPr>
          </w:pPr>
          <w:hyperlink w:anchor="_Toc497242049" w:history="1">
            <w:r w:rsidR="00727CEF" w:rsidRPr="002706A3">
              <w:rPr>
                <w:rStyle w:val="Hiperlink"/>
                <w:noProof/>
              </w:rPr>
              <w:t>3.1 LXC Containers</w:t>
            </w:r>
            <w:r w:rsidR="00727CEF">
              <w:rPr>
                <w:noProof/>
                <w:webHidden/>
              </w:rPr>
              <w:tab/>
            </w:r>
            <w:r w:rsidR="00727CEF">
              <w:rPr>
                <w:noProof/>
                <w:webHidden/>
              </w:rPr>
              <w:fldChar w:fldCharType="begin"/>
            </w:r>
            <w:r w:rsidR="00727CEF">
              <w:rPr>
                <w:noProof/>
                <w:webHidden/>
              </w:rPr>
              <w:instrText xml:space="preserve"> PAGEREF _Toc497242049 \h </w:instrText>
            </w:r>
            <w:r w:rsidR="00727CEF">
              <w:rPr>
                <w:noProof/>
                <w:webHidden/>
              </w:rPr>
            </w:r>
            <w:r w:rsidR="00727CEF">
              <w:rPr>
                <w:noProof/>
                <w:webHidden/>
              </w:rPr>
              <w:fldChar w:fldCharType="separate"/>
            </w:r>
            <w:r w:rsidR="00727CEF">
              <w:rPr>
                <w:noProof/>
                <w:webHidden/>
              </w:rPr>
              <w:t>27</w:t>
            </w:r>
            <w:r w:rsidR="00727CEF">
              <w:rPr>
                <w:noProof/>
                <w:webHidden/>
              </w:rPr>
              <w:fldChar w:fldCharType="end"/>
            </w:r>
          </w:hyperlink>
        </w:p>
        <w:p w14:paraId="76F0F4C3" w14:textId="77777777" w:rsidR="00727CEF" w:rsidRDefault="00B80F40">
          <w:pPr>
            <w:pStyle w:val="Sumrio1"/>
            <w:tabs>
              <w:tab w:val="right" w:leader="dot" w:pos="9061"/>
            </w:tabs>
            <w:rPr>
              <w:rFonts w:eastAsiaTheme="minorEastAsia" w:cstheme="minorBidi"/>
              <w:b w:val="0"/>
              <w:bCs w:val="0"/>
              <w:noProof/>
            </w:rPr>
          </w:pPr>
          <w:hyperlink w:anchor="_Toc497242050" w:history="1">
            <w:r w:rsidR="00727CEF" w:rsidRPr="002706A3">
              <w:rPr>
                <w:rStyle w:val="Hiperlink"/>
                <w:noProof/>
              </w:rPr>
              <w:t>4. Docker</w:t>
            </w:r>
            <w:r w:rsidR="00727CEF">
              <w:rPr>
                <w:noProof/>
                <w:webHidden/>
              </w:rPr>
              <w:tab/>
            </w:r>
            <w:r w:rsidR="00727CEF">
              <w:rPr>
                <w:noProof/>
                <w:webHidden/>
              </w:rPr>
              <w:fldChar w:fldCharType="begin"/>
            </w:r>
            <w:r w:rsidR="00727CEF">
              <w:rPr>
                <w:noProof/>
                <w:webHidden/>
              </w:rPr>
              <w:instrText xml:space="preserve"> PAGEREF _Toc497242050 \h </w:instrText>
            </w:r>
            <w:r w:rsidR="00727CEF">
              <w:rPr>
                <w:noProof/>
                <w:webHidden/>
              </w:rPr>
            </w:r>
            <w:r w:rsidR="00727CEF">
              <w:rPr>
                <w:noProof/>
                <w:webHidden/>
              </w:rPr>
              <w:fldChar w:fldCharType="separate"/>
            </w:r>
            <w:r w:rsidR="00727CEF">
              <w:rPr>
                <w:noProof/>
                <w:webHidden/>
              </w:rPr>
              <w:t>30</w:t>
            </w:r>
            <w:r w:rsidR="00727CEF">
              <w:rPr>
                <w:noProof/>
                <w:webHidden/>
              </w:rPr>
              <w:fldChar w:fldCharType="end"/>
            </w:r>
          </w:hyperlink>
        </w:p>
        <w:p w14:paraId="14EAD434" w14:textId="77777777" w:rsidR="00727CEF" w:rsidRDefault="00B80F40">
          <w:pPr>
            <w:pStyle w:val="Sumrio1"/>
            <w:tabs>
              <w:tab w:val="right" w:leader="dot" w:pos="9061"/>
            </w:tabs>
            <w:rPr>
              <w:rFonts w:eastAsiaTheme="minorEastAsia" w:cstheme="minorBidi"/>
              <w:b w:val="0"/>
              <w:bCs w:val="0"/>
              <w:noProof/>
            </w:rPr>
          </w:pPr>
          <w:hyperlink w:anchor="_Toc497242051" w:history="1">
            <w:r w:rsidR="00727CEF" w:rsidRPr="002706A3">
              <w:rPr>
                <w:rStyle w:val="Hiperlink"/>
                <w:noProof/>
              </w:rPr>
              <w:t>4.1 Instalação do Docker</w:t>
            </w:r>
            <w:r w:rsidR="00727CEF">
              <w:rPr>
                <w:noProof/>
                <w:webHidden/>
              </w:rPr>
              <w:tab/>
            </w:r>
            <w:r w:rsidR="00727CEF">
              <w:rPr>
                <w:noProof/>
                <w:webHidden/>
              </w:rPr>
              <w:fldChar w:fldCharType="begin"/>
            </w:r>
            <w:r w:rsidR="00727CEF">
              <w:rPr>
                <w:noProof/>
                <w:webHidden/>
              </w:rPr>
              <w:instrText xml:space="preserve"> PAGEREF _Toc497242051 \h </w:instrText>
            </w:r>
            <w:r w:rsidR="00727CEF">
              <w:rPr>
                <w:noProof/>
                <w:webHidden/>
              </w:rPr>
            </w:r>
            <w:r w:rsidR="00727CEF">
              <w:rPr>
                <w:noProof/>
                <w:webHidden/>
              </w:rPr>
              <w:fldChar w:fldCharType="separate"/>
            </w:r>
            <w:r w:rsidR="00727CEF">
              <w:rPr>
                <w:noProof/>
                <w:webHidden/>
              </w:rPr>
              <w:t>32</w:t>
            </w:r>
            <w:r w:rsidR="00727CEF">
              <w:rPr>
                <w:noProof/>
                <w:webHidden/>
              </w:rPr>
              <w:fldChar w:fldCharType="end"/>
            </w:r>
          </w:hyperlink>
        </w:p>
        <w:p w14:paraId="0FDB9002" w14:textId="77777777" w:rsidR="00727CEF" w:rsidRDefault="00B80F40">
          <w:pPr>
            <w:pStyle w:val="Sumrio1"/>
            <w:tabs>
              <w:tab w:val="right" w:leader="dot" w:pos="9061"/>
            </w:tabs>
            <w:rPr>
              <w:rFonts w:eastAsiaTheme="minorEastAsia" w:cstheme="minorBidi"/>
              <w:b w:val="0"/>
              <w:bCs w:val="0"/>
              <w:noProof/>
            </w:rPr>
          </w:pPr>
          <w:hyperlink w:anchor="_Toc497242052" w:history="1">
            <w:r w:rsidR="00727CEF" w:rsidRPr="002706A3">
              <w:rPr>
                <w:rStyle w:val="Hiperlink"/>
                <w:noProof/>
              </w:rPr>
              <w:t>4.2 Arquivos de Configuração</w:t>
            </w:r>
            <w:r w:rsidR="00727CEF">
              <w:rPr>
                <w:noProof/>
                <w:webHidden/>
              </w:rPr>
              <w:tab/>
            </w:r>
            <w:r w:rsidR="00727CEF">
              <w:rPr>
                <w:noProof/>
                <w:webHidden/>
              </w:rPr>
              <w:fldChar w:fldCharType="begin"/>
            </w:r>
            <w:r w:rsidR="00727CEF">
              <w:rPr>
                <w:noProof/>
                <w:webHidden/>
              </w:rPr>
              <w:instrText xml:space="preserve"> PAGEREF _Toc497242052 \h </w:instrText>
            </w:r>
            <w:r w:rsidR="00727CEF">
              <w:rPr>
                <w:noProof/>
                <w:webHidden/>
              </w:rPr>
            </w:r>
            <w:r w:rsidR="00727CEF">
              <w:rPr>
                <w:noProof/>
                <w:webHidden/>
              </w:rPr>
              <w:fldChar w:fldCharType="separate"/>
            </w:r>
            <w:r w:rsidR="00727CEF">
              <w:rPr>
                <w:noProof/>
                <w:webHidden/>
              </w:rPr>
              <w:t>33</w:t>
            </w:r>
            <w:r w:rsidR="00727CEF">
              <w:rPr>
                <w:noProof/>
                <w:webHidden/>
              </w:rPr>
              <w:fldChar w:fldCharType="end"/>
            </w:r>
          </w:hyperlink>
        </w:p>
        <w:p w14:paraId="75304A48" w14:textId="77777777" w:rsidR="00727CEF" w:rsidRDefault="00B80F40">
          <w:pPr>
            <w:pStyle w:val="Sumrio2"/>
            <w:tabs>
              <w:tab w:val="right" w:leader="dot" w:pos="9061"/>
            </w:tabs>
            <w:rPr>
              <w:rFonts w:eastAsiaTheme="minorEastAsia" w:cstheme="minorBidi"/>
              <w:b w:val="0"/>
              <w:bCs w:val="0"/>
              <w:noProof/>
              <w:sz w:val="24"/>
              <w:szCs w:val="24"/>
            </w:rPr>
          </w:pPr>
          <w:hyperlink w:anchor="_Toc497242053" w:history="1">
            <w:r w:rsidR="00727CEF" w:rsidRPr="002706A3">
              <w:rPr>
                <w:rStyle w:val="Hiperlink"/>
                <w:noProof/>
              </w:rPr>
              <w:t>4.2.1 Docker-Compose</w:t>
            </w:r>
            <w:r w:rsidR="00727CEF">
              <w:rPr>
                <w:noProof/>
                <w:webHidden/>
              </w:rPr>
              <w:tab/>
            </w:r>
            <w:r w:rsidR="00727CEF">
              <w:rPr>
                <w:noProof/>
                <w:webHidden/>
              </w:rPr>
              <w:fldChar w:fldCharType="begin"/>
            </w:r>
            <w:r w:rsidR="00727CEF">
              <w:rPr>
                <w:noProof/>
                <w:webHidden/>
              </w:rPr>
              <w:instrText xml:space="preserve"> PAGEREF _Toc497242053 \h </w:instrText>
            </w:r>
            <w:r w:rsidR="00727CEF">
              <w:rPr>
                <w:noProof/>
                <w:webHidden/>
              </w:rPr>
            </w:r>
            <w:r w:rsidR="00727CEF">
              <w:rPr>
                <w:noProof/>
                <w:webHidden/>
              </w:rPr>
              <w:fldChar w:fldCharType="separate"/>
            </w:r>
            <w:r w:rsidR="00727CEF">
              <w:rPr>
                <w:noProof/>
                <w:webHidden/>
              </w:rPr>
              <w:t>33</w:t>
            </w:r>
            <w:r w:rsidR="00727CEF">
              <w:rPr>
                <w:noProof/>
                <w:webHidden/>
              </w:rPr>
              <w:fldChar w:fldCharType="end"/>
            </w:r>
          </w:hyperlink>
        </w:p>
        <w:p w14:paraId="589E96C7" w14:textId="77777777" w:rsidR="00727CEF" w:rsidRDefault="00B80F40">
          <w:pPr>
            <w:pStyle w:val="Sumrio2"/>
            <w:tabs>
              <w:tab w:val="right" w:leader="dot" w:pos="9061"/>
            </w:tabs>
            <w:rPr>
              <w:rFonts w:eastAsiaTheme="minorEastAsia" w:cstheme="minorBidi"/>
              <w:b w:val="0"/>
              <w:bCs w:val="0"/>
              <w:noProof/>
              <w:sz w:val="24"/>
              <w:szCs w:val="24"/>
            </w:rPr>
          </w:pPr>
          <w:hyperlink w:anchor="_Toc497242054" w:history="1">
            <w:r w:rsidR="00727CEF" w:rsidRPr="002706A3">
              <w:rPr>
                <w:rStyle w:val="Hiperlink"/>
                <w:noProof/>
              </w:rPr>
              <w:t>4.2.2 Docker File</w:t>
            </w:r>
            <w:r w:rsidR="00727CEF">
              <w:rPr>
                <w:noProof/>
                <w:webHidden/>
              </w:rPr>
              <w:tab/>
            </w:r>
            <w:r w:rsidR="00727CEF">
              <w:rPr>
                <w:noProof/>
                <w:webHidden/>
              </w:rPr>
              <w:fldChar w:fldCharType="begin"/>
            </w:r>
            <w:r w:rsidR="00727CEF">
              <w:rPr>
                <w:noProof/>
                <w:webHidden/>
              </w:rPr>
              <w:instrText xml:space="preserve"> PAGEREF _Toc497242054 \h </w:instrText>
            </w:r>
            <w:r w:rsidR="00727CEF">
              <w:rPr>
                <w:noProof/>
                <w:webHidden/>
              </w:rPr>
            </w:r>
            <w:r w:rsidR="00727CEF">
              <w:rPr>
                <w:noProof/>
                <w:webHidden/>
              </w:rPr>
              <w:fldChar w:fldCharType="separate"/>
            </w:r>
            <w:r w:rsidR="00727CEF">
              <w:rPr>
                <w:noProof/>
                <w:webHidden/>
              </w:rPr>
              <w:t>34</w:t>
            </w:r>
            <w:r w:rsidR="00727CEF">
              <w:rPr>
                <w:noProof/>
                <w:webHidden/>
              </w:rPr>
              <w:fldChar w:fldCharType="end"/>
            </w:r>
          </w:hyperlink>
        </w:p>
        <w:p w14:paraId="570B3C6A" w14:textId="77777777" w:rsidR="00727CEF" w:rsidRDefault="00B80F40">
          <w:pPr>
            <w:pStyle w:val="Sumrio2"/>
            <w:tabs>
              <w:tab w:val="right" w:leader="dot" w:pos="9061"/>
            </w:tabs>
            <w:rPr>
              <w:rFonts w:eastAsiaTheme="minorEastAsia" w:cstheme="minorBidi"/>
              <w:b w:val="0"/>
              <w:bCs w:val="0"/>
              <w:noProof/>
              <w:sz w:val="24"/>
              <w:szCs w:val="24"/>
            </w:rPr>
          </w:pPr>
          <w:hyperlink w:anchor="_Toc497242055" w:history="1">
            <w:r w:rsidR="00727CEF" w:rsidRPr="002706A3">
              <w:rPr>
                <w:rStyle w:val="Hiperlink"/>
                <w:noProof/>
              </w:rPr>
              <w:t>4.2.3 Docker Swarm</w:t>
            </w:r>
            <w:r w:rsidR="00727CEF">
              <w:rPr>
                <w:noProof/>
                <w:webHidden/>
              </w:rPr>
              <w:tab/>
            </w:r>
            <w:r w:rsidR="00727CEF">
              <w:rPr>
                <w:noProof/>
                <w:webHidden/>
              </w:rPr>
              <w:fldChar w:fldCharType="begin"/>
            </w:r>
            <w:r w:rsidR="00727CEF">
              <w:rPr>
                <w:noProof/>
                <w:webHidden/>
              </w:rPr>
              <w:instrText xml:space="preserve"> PAGEREF _Toc497242055 \h </w:instrText>
            </w:r>
            <w:r w:rsidR="00727CEF">
              <w:rPr>
                <w:noProof/>
                <w:webHidden/>
              </w:rPr>
            </w:r>
            <w:r w:rsidR="00727CEF">
              <w:rPr>
                <w:noProof/>
                <w:webHidden/>
              </w:rPr>
              <w:fldChar w:fldCharType="separate"/>
            </w:r>
            <w:r w:rsidR="00727CEF">
              <w:rPr>
                <w:noProof/>
                <w:webHidden/>
              </w:rPr>
              <w:t>35</w:t>
            </w:r>
            <w:r w:rsidR="00727CEF">
              <w:rPr>
                <w:noProof/>
                <w:webHidden/>
              </w:rPr>
              <w:fldChar w:fldCharType="end"/>
            </w:r>
          </w:hyperlink>
        </w:p>
        <w:p w14:paraId="65198C77" w14:textId="77777777" w:rsidR="00727CEF" w:rsidRDefault="00B80F40">
          <w:pPr>
            <w:pStyle w:val="Sumrio1"/>
            <w:tabs>
              <w:tab w:val="right" w:leader="dot" w:pos="9061"/>
            </w:tabs>
            <w:rPr>
              <w:rFonts w:eastAsiaTheme="minorEastAsia" w:cstheme="minorBidi"/>
              <w:b w:val="0"/>
              <w:bCs w:val="0"/>
              <w:noProof/>
            </w:rPr>
          </w:pPr>
          <w:hyperlink w:anchor="_Toc497242056" w:history="1">
            <w:r w:rsidR="00727CEF" w:rsidRPr="002706A3">
              <w:rPr>
                <w:rStyle w:val="Hiperlink"/>
                <w:noProof/>
              </w:rPr>
              <w:t>4.3 Docker Imagem</w:t>
            </w:r>
            <w:r w:rsidR="00727CEF">
              <w:rPr>
                <w:noProof/>
                <w:webHidden/>
              </w:rPr>
              <w:tab/>
            </w:r>
            <w:r w:rsidR="00727CEF">
              <w:rPr>
                <w:noProof/>
                <w:webHidden/>
              </w:rPr>
              <w:fldChar w:fldCharType="begin"/>
            </w:r>
            <w:r w:rsidR="00727CEF">
              <w:rPr>
                <w:noProof/>
                <w:webHidden/>
              </w:rPr>
              <w:instrText xml:space="preserve"> PAGEREF _Toc497242056 \h </w:instrText>
            </w:r>
            <w:r w:rsidR="00727CEF">
              <w:rPr>
                <w:noProof/>
                <w:webHidden/>
              </w:rPr>
            </w:r>
            <w:r w:rsidR="00727CEF">
              <w:rPr>
                <w:noProof/>
                <w:webHidden/>
              </w:rPr>
              <w:fldChar w:fldCharType="separate"/>
            </w:r>
            <w:r w:rsidR="00727CEF">
              <w:rPr>
                <w:noProof/>
                <w:webHidden/>
              </w:rPr>
              <w:t>36</w:t>
            </w:r>
            <w:r w:rsidR="00727CEF">
              <w:rPr>
                <w:noProof/>
                <w:webHidden/>
              </w:rPr>
              <w:fldChar w:fldCharType="end"/>
            </w:r>
          </w:hyperlink>
        </w:p>
        <w:p w14:paraId="202EA8E5" w14:textId="77777777" w:rsidR="00727CEF" w:rsidRDefault="00B80F40">
          <w:pPr>
            <w:pStyle w:val="Sumrio2"/>
            <w:tabs>
              <w:tab w:val="right" w:leader="dot" w:pos="9061"/>
            </w:tabs>
            <w:rPr>
              <w:rFonts w:eastAsiaTheme="minorEastAsia" w:cstheme="minorBidi"/>
              <w:b w:val="0"/>
              <w:bCs w:val="0"/>
              <w:noProof/>
              <w:sz w:val="24"/>
              <w:szCs w:val="24"/>
            </w:rPr>
          </w:pPr>
          <w:hyperlink w:anchor="_Toc497242057" w:history="1">
            <w:r w:rsidR="00727CEF" w:rsidRPr="002706A3">
              <w:rPr>
                <w:rStyle w:val="Hiperlink"/>
                <w:noProof/>
              </w:rPr>
              <w:t>4.3.1 DockerHub</w:t>
            </w:r>
            <w:r w:rsidR="00727CEF">
              <w:rPr>
                <w:noProof/>
                <w:webHidden/>
              </w:rPr>
              <w:tab/>
            </w:r>
            <w:r w:rsidR="00727CEF">
              <w:rPr>
                <w:noProof/>
                <w:webHidden/>
              </w:rPr>
              <w:fldChar w:fldCharType="begin"/>
            </w:r>
            <w:r w:rsidR="00727CEF">
              <w:rPr>
                <w:noProof/>
                <w:webHidden/>
              </w:rPr>
              <w:instrText xml:space="preserve"> PAGEREF _Toc497242057 \h </w:instrText>
            </w:r>
            <w:r w:rsidR="00727CEF">
              <w:rPr>
                <w:noProof/>
                <w:webHidden/>
              </w:rPr>
            </w:r>
            <w:r w:rsidR="00727CEF">
              <w:rPr>
                <w:noProof/>
                <w:webHidden/>
              </w:rPr>
              <w:fldChar w:fldCharType="separate"/>
            </w:r>
            <w:r w:rsidR="00727CEF">
              <w:rPr>
                <w:noProof/>
                <w:webHidden/>
              </w:rPr>
              <w:t>38</w:t>
            </w:r>
            <w:r w:rsidR="00727CEF">
              <w:rPr>
                <w:noProof/>
                <w:webHidden/>
              </w:rPr>
              <w:fldChar w:fldCharType="end"/>
            </w:r>
          </w:hyperlink>
        </w:p>
        <w:p w14:paraId="39120FBD" w14:textId="77777777" w:rsidR="00727CEF" w:rsidRDefault="00B80F40">
          <w:pPr>
            <w:pStyle w:val="Sumrio1"/>
            <w:tabs>
              <w:tab w:val="right" w:leader="dot" w:pos="9061"/>
            </w:tabs>
            <w:rPr>
              <w:rFonts w:eastAsiaTheme="minorEastAsia" w:cstheme="minorBidi"/>
              <w:b w:val="0"/>
              <w:bCs w:val="0"/>
              <w:noProof/>
            </w:rPr>
          </w:pPr>
          <w:hyperlink w:anchor="_Toc497242058" w:history="1">
            <w:r w:rsidR="00727CEF" w:rsidRPr="002706A3">
              <w:rPr>
                <w:rStyle w:val="Hiperlink"/>
                <w:noProof/>
              </w:rPr>
              <w:t>4.5 Play with Docker</w:t>
            </w:r>
            <w:r w:rsidR="00727CEF">
              <w:rPr>
                <w:noProof/>
                <w:webHidden/>
              </w:rPr>
              <w:tab/>
            </w:r>
            <w:r w:rsidR="00727CEF">
              <w:rPr>
                <w:noProof/>
                <w:webHidden/>
              </w:rPr>
              <w:fldChar w:fldCharType="begin"/>
            </w:r>
            <w:r w:rsidR="00727CEF">
              <w:rPr>
                <w:noProof/>
                <w:webHidden/>
              </w:rPr>
              <w:instrText xml:space="preserve"> PAGEREF _Toc497242058 \h </w:instrText>
            </w:r>
            <w:r w:rsidR="00727CEF">
              <w:rPr>
                <w:noProof/>
                <w:webHidden/>
              </w:rPr>
            </w:r>
            <w:r w:rsidR="00727CEF">
              <w:rPr>
                <w:noProof/>
                <w:webHidden/>
              </w:rPr>
              <w:fldChar w:fldCharType="separate"/>
            </w:r>
            <w:r w:rsidR="00727CEF">
              <w:rPr>
                <w:noProof/>
                <w:webHidden/>
              </w:rPr>
              <w:t>39</w:t>
            </w:r>
            <w:r w:rsidR="00727CEF">
              <w:rPr>
                <w:noProof/>
                <w:webHidden/>
              </w:rPr>
              <w:fldChar w:fldCharType="end"/>
            </w:r>
          </w:hyperlink>
        </w:p>
        <w:p w14:paraId="04F2A87F" w14:textId="77777777" w:rsidR="00727CEF" w:rsidRDefault="00B80F40">
          <w:pPr>
            <w:pStyle w:val="Sumrio1"/>
            <w:tabs>
              <w:tab w:val="right" w:leader="dot" w:pos="9061"/>
            </w:tabs>
            <w:rPr>
              <w:rFonts w:eastAsiaTheme="minorEastAsia" w:cstheme="minorBidi"/>
              <w:b w:val="0"/>
              <w:bCs w:val="0"/>
              <w:noProof/>
            </w:rPr>
          </w:pPr>
          <w:hyperlink w:anchor="_Toc497242059" w:history="1">
            <w:r w:rsidR="00727CEF" w:rsidRPr="002706A3">
              <w:rPr>
                <w:rStyle w:val="Hiperlink"/>
                <w:noProof/>
              </w:rPr>
              <w:t>4.6 Comunidade</w:t>
            </w:r>
            <w:r w:rsidR="00727CEF">
              <w:rPr>
                <w:noProof/>
                <w:webHidden/>
              </w:rPr>
              <w:tab/>
            </w:r>
            <w:r w:rsidR="00727CEF">
              <w:rPr>
                <w:noProof/>
                <w:webHidden/>
              </w:rPr>
              <w:fldChar w:fldCharType="begin"/>
            </w:r>
            <w:r w:rsidR="00727CEF">
              <w:rPr>
                <w:noProof/>
                <w:webHidden/>
              </w:rPr>
              <w:instrText xml:space="preserve"> PAGEREF _Toc497242059 \h </w:instrText>
            </w:r>
            <w:r w:rsidR="00727CEF">
              <w:rPr>
                <w:noProof/>
                <w:webHidden/>
              </w:rPr>
            </w:r>
            <w:r w:rsidR="00727CEF">
              <w:rPr>
                <w:noProof/>
                <w:webHidden/>
              </w:rPr>
              <w:fldChar w:fldCharType="separate"/>
            </w:r>
            <w:r w:rsidR="00727CEF">
              <w:rPr>
                <w:noProof/>
                <w:webHidden/>
              </w:rPr>
              <w:t>41</w:t>
            </w:r>
            <w:r w:rsidR="00727CEF">
              <w:rPr>
                <w:noProof/>
                <w:webHidden/>
              </w:rPr>
              <w:fldChar w:fldCharType="end"/>
            </w:r>
          </w:hyperlink>
        </w:p>
        <w:p w14:paraId="6C36B3A6" w14:textId="77777777" w:rsidR="00727CEF" w:rsidRDefault="00B80F40">
          <w:pPr>
            <w:pStyle w:val="Sumrio1"/>
            <w:tabs>
              <w:tab w:val="right" w:leader="dot" w:pos="9061"/>
            </w:tabs>
            <w:rPr>
              <w:rFonts w:eastAsiaTheme="minorEastAsia" w:cstheme="minorBidi"/>
              <w:b w:val="0"/>
              <w:bCs w:val="0"/>
              <w:noProof/>
            </w:rPr>
          </w:pPr>
          <w:hyperlink w:anchor="_Toc497242060" w:history="1">
            <w:r w:rsidR="00727CEF" w:rsidRPr="002706A3">
              <w:rPr>
                <w:rStyle w:val="Hiperlink"/>
                <w:noProof/>
              </w:rPr>
              <w:t>5 Boas práticas de Construção da aplicação (Doze fatores)</w:t>
            </w:r>
            <w:r w:rsidR="00727CEF">
              <w:rPr>
                <w:noProof/>
                <w:webHidden/>
              </w:rPr>
              <w:tab/>
            </w:r>
            <w:r w:rsidR="00727CEF">
              <w:rPr>
                <w:noProof/>
                <w:webHidden/>
              </w:rPr>
              <w:fldChar w:fldCharType="begin"/>
            </w:r>
            <w:r w:rsidR="00727CEF">
              <w:rPr>
                <w:noProof/>
                <w:webHidden/>
              </w:rPr>
              <w:instrText xml:space="preserve"> PAGEREF _Toc497242060 \h </w:instrText>
            </w:r>
            <w:r w:rsidR="00727CEF">
              <w:rPr>
                <w:noProof/>
                <w:webHidden/>
              </w:rPr>
            </w:r>
            <w:r w:rsidR="00727CEF">
              <w:rPr>
                <w:noProof/>
                <w:webHidden/>
              </w:rPr>
              <w:fldChar w:fldCharType="separate"/>
            </w:r>
            <w:r w:rsidR="00727CEF">
              <w:rPr>
                <w:noProof/>
                <w:webHidden/>
              </w:rPr>
              <w:t>42</w:t>
            </w:r>
            <w:r w:rsidR="00727CEF">
              <w:rPr>
                <w:noProof/>
                <w:webHidden/>
              </w:rPr>
              <w:fldChar w:fldCharType="end"/>
            </w:r>
          </w:hyperlink>
        </w:p>
        <w:p w14:paraId="0996EB42" w14:textId="77777777" w:rsidR="00727CEF" w:rsidRDefault="00B80F40">
          <w:pPr>
            <w:pStyle w:val="Sumrio1"/>
            <w:tabs>
              <w:tab w:val="right" w:leader="dot" w:pos="9061"/>
            </w:tabs>
            <w:rPr>
              <w:rFonts w:eastAsiaTheme="minorEastAsia" w:cstheme="minorBidi"/>
              <w:b w:val="0"/>
              <w:bCs w:val="0"/>
              <w:noProof/>
            </w:rPr>
          </w:pPr>
          <w:hyperlink w:anchor="_Toc497242061" w:history="1">
            <w:r w:rsidR="00727CEF" w:rsidRPr="002706A3">
              <w:rPr>
                <w:rStyle w:val="Hiperlink"/>
                <w:noProof/>
              </w:rPr>
              <w:t>6 Software de gerenciamento de containers</w:t>
            </w:r>
            <w:r w:rsidR="00727CEF">
              <w:rPr>
                <w:noProof/>
                <w:webHidden/>
              </w:rPr>
              <w:tab/>
            </w:r>
            <w:r w:rsidR="00727CEF">
              <w:rPr>
                <w:noProof/>
                <w:webHidden/>
              </w:rPr>
              <w:fldChar w:fldCharType="begin"/>
            </w:r>
            <w:r w:rsidR="00727CEF">
              <w:rPr>
                <w:noProof/>
                <w:webHidden/>
              </w:rPr>
              <w:instrText xml:space="preserve"> PAGEREF _Toc497242061 \h </w:instrText>
            </w:r>
            <w:r w:rsidR="00727CEF">
              <w:rPr>
                <w:noProof/>
                <w:webHidden/>
              </w:rPr>
            </w:r>
            <w:r w:rsidR="00727CEF">
              <w:rPr>
                <w:noProof/>
                <w:webHidden/>
              </w:rPr>
              <w:fldChar w:fldCharType="separate"/>
            </w:r>
            <w:r w:rsidR="00727CEF">
              <w:rPr>
                <w:noProof/>
                <w:webHidden/>
              </w:rPr>
              <w:t>44</w:t>
            </w:r>
            <w:r w:rsidR="00727CEF">
              <w:rPr>
                <w:noProof/>
                <w:webHidden/>
              </w:rPr>
              <w:fldChar w:fldCharType="end"/>
            </w:r>
          </w:hyperlink>
        </w:p>
        <w:p w14:paraId="7DCBF181" w14:textId="77777777" w:rsidR="00727CEF" w:rsidRDefault="00B80F40">
          <w:pPr>
            <w:pStyle w:val="Sumrio1"/>
            <w:tabs>
              <w:tab w:val="right" w:leader="dot" w:pos="9061"/>
            </w:tabs>
            <w:rPr>
              <w:rFonts w:eastAsiaTheme="minorEastAsia" w:cstheme="minorBidi"/>
              <w:b w:val="0"/>
              <w:bCs w:val="0"/>
              <w:noProof/>
            </w:rPr>
          </w:pPr>
          <w:hyperlink w:anchor="_Toc497242062" w:history="1">
            <w:r w:rsidR="00727CEF" w:rsidRPr="002706A3">
              <w:rPr>
                <w:rStyle w:val="Hiperlink"/>
                <w:noProof/>
              </w:rPr>
              <w:t>13 Estudo de Caso</w:t>
            </w:r>
            <w:r w:rsidR="00727CEF">
              <w:rPr>
                <w:noProof/>
                <w:webHidden/>
              </w:rPr>
              <w:tab/>
            </w:r>
            <w:r w:rsidR="00727CEF">
              <w:rPr>
                <w:noProof/>
                <w:webHidden/>
              </w:rPr>
              <w:fldChar w:fldCharType="begin"/>
            </w:r>
            <w:r w:rsidR="00727CEF">
              <w:rPr>
                <w:noProof/>
                <w:webHidden/>
              </w:rPr>
              <w:instrText xml:space="preserve"> PAGEREF _Toc497242062 \h </w:instrText>
            </w:r>
            <w:r w:rsidR="00727CEF">
              <w:rPr>
                <w:noProof/>
                <w:webHidden/>
              </w:rPr>
            </w:r>
            <w:r w:rsidR="00727CEF">
              <w:rPr>
                <w:noProof/>
                <w:webHidden/>
              </w:rPr>
              <w:fldChar w:fldCharType="separate"/>
            </w:r>
            <w:r w:rsidR="00727CEF">
              <w:rPr>
                <w:noProof/>
                <w:webHidden/>
              </w:rPr>
              <w:t>45</w:t>
            </w:r>
            <w:r w:rsidR="00727CEF">
              <w:rPr>
                <w:noProof/>
                <w:webHidden/>
              </w:rPr>
              <w:fldChar w:fldCharType="end"/>
            </w:r>
          </w:hyperlink>
        </w:p>
        <w:p w14:paraId="13FCDA5A" w14:textId="77777777" w:rsidR="00727CEF" w:rsidRDefault="00B80F40">
          <w:pPr>
            <w:pStyle w:val="Sumrio1"/>
            <w:tabs>
              <w:tab w:val="right" w:leader="dot" w:pos="9061"/>
            </w:tabs>
            <w:rPr>
              <w:rFonts w:eastAsiaTheme="minorEastAsia" w:cstheme="minorBidi"/>
              <w:b w:val="0"/>
              <w:bCs w:val="0"/>
              <w:noProof/>
            </w:rPr>
          </w:pPr>
          <w:hyperlink w:anchor="_Toc497242063" w:history="1">
            <w:r w:rsidR="00727CEF" w:rsidRPr="002706A3">
              <w:rPr>
                <w:rStyle w:val="Hiperlink"/>
                <w:noProof/>
              </w:rPr>
              <w:t>14 Infraestrutura</w:t>
            </w:r>
            <w:r w:rsidR="00727CEF">
              <w:rPr>
                <w:noProof/>
                <w:webHidden/>
              </w:rPr>
              <w:tab/>
            </w:r>
            <w:r w:rsidR="00727CEF">
              <w:rPr>
                <w:noProof/>
                <w:webHidden/>
              </w:rPr>
              <w:fldChar w:fldCharType="begin"/>
            </w:r>
            <w:r w:rsidR="00727CEF">
              <w:rPr>
                <w:noProof/>
                <w:webHidden/>
              </w:rPr>
              <w:instrText xml:space="preserve"> PAGEREF _Toc497242063 \h </w:instrText>
            </w:r>
            <w:r w:rsidR="00727CEF">
              <w:rPr>
                <w:noProof/>
                <w:webHidden/>
              </w:rPr>
            </w:r>
            <w:r w:rsidR="00727CEF">
              <w:rPr>
                <w:noProof/>
                <w:webHidden/>
              </w:rPr>
              <w:fldChar w:fldCharType="separate"/>
            </w:r>
            <w:r w:rsidR="00727CEF">
              <w:rPr>
                <w:noProof/>
                <w:webHidden/>
              </w:rPr>
              <w:t>52</w:t>
            </w:r>
            <w:r w:rsidR="00727CEF">
              <w:rPr>
                <w:noProof/>
                <w:webHidden/>
              </w:rPr>
              <w:fldChar w:fldCharType="end"/>
            </w:r>
          </w:hyperlink>
        </w:p>
        <w:p w14:paraId="6651652B" w14:textId="77777777" w:rsidR="00727CEF" w:rsidRDefault="00B80F40">
          <w:pPr>
            <w:pStyle w:val="Sumrio1"/>
            <w:tabs>
              <w:tab w:val="right" w:leader="dot" w:pos="9061"/>
            </w:tabs>
            <w:rPr>
              <w:rFonts w:eastAsiaTheme="minorEastAsia" w:cstheme="minorBidi"/>
              <w:b w:val="0"/>
              <w:bCs w:val="0"/>
              <w:noProof/>
            </w:rPr>
          </w:pPr>
          <w:hyperlink w:anchor="_Toc497242064" w:history="1">
            <w:r w:rsidR="00727CEF" w:rsidRPr="002706A3">
              <w:rPr>
                <w:rStyle w:val="Hiperlink"/>
                <w:noProof/>
              </w:rPr>
              <w:t>19 Referências</w:t>
            </w:r>
            <w:r w:rsidR="00727CEF">
              <w:rPr>
                <w:noProof/>
                <w:webHidden/>
              </w:rPr>
              <w:tab/>
            </w:r>
            <w:r w:rsidR="00727CEF">
              <w:rPr>
                <w:noProof/>
                <w:webHidden/>
              </w:rPr>
              <w:fldChar w:fldCharType="begin"/>
            </w:r>
            <w:r w:rsidR="00727CEF">
              <w:rPr>
                <w:noProof/>
                <w:webHidden/>
              </w:rPr>
              <w:instrText xml:space="preserve"> PAGEREF _Toc497242064 \h </w:instrText>
            </w:r>
            <w:r w:rsidR="00727CEF">
              <w:rPr>
                <w:noProof/>
                <w:webHidden/>
              </w:rPr>
            </w:r>
            <w:r w:rsidR="00727CEF">
              <w:rPr>
                <w:noProof/>
                <w:webHidden/>
              </w:rPr>
              <w:fldChar w:fldCharType="separate"/>
            </w:r>
            <w:r w:rsidR="00727CEF">
              <w:rPr>
                <w:noProof/>
                <w:webHidden/>
              </w:rPr>
              <w:t>55</w:t>
            </w:r>
            <w:r w:rsidR="00727CEF">
              <w:rPr>
                <w:noProof/>
                <w:webHidden/>
              </w:rPr>
              <w:fldChar w:fldCharType="end"/>
            </w:r>
          </w:hyperlink>
        </w:p>
        <w:p w14:paraId="5BA2FE7B" w14:textId="77777777" w:rsidR="00727CEF" w:rsidRDefault="00B80F40">
          <w:pPr>
            <w:pStyle w:val="Sumrio1"/>
            <w:tabs>
              <w:tab w:val="right" w:leader="dot" w:pos="9061"/>
            </w:tabs>
            <w:rPr>
              <w:rFonts w:eastAsiaTheme="minorEastAsia" w:cstheme="minorBidi"/>
              <w:b w:val="0"/>
              <w:bCs w:val="0"/>
              <w:noProof/>
            </w:rPr>
          </w:pPr>
          <w:hyperlink w:anchor="_Toc497242065" w:history="1">
            <w:r w:rsidR="00727CEF" w:rsidRPr="002706A3">
              <w:rPr>
                <w:rStyle w:val="Hiperlink"/>
                <w:noProof/>
              </w:rPr>
              <w:t>11 Anexos</w:t>
            </w:r>
            <w:r w:rsidR="00727CEF">
              <w:rPr>
                <w:noProof/>
                <w:webHidden/>
              </w:rPr>
              <w:tab/>
            </w:r>
            <w:r w:rsidR="00727CEF">
              <w:rPr>
                <w:noProof/>
                <w:webHidden/>
              </w:rPr>
              <w:fldChar w:fldCharType="begin"/>
            </w:r>
            <w:r w:rsidR="00727CEF">
              <w:rPr>
                <w:noProof/>
                <w:webHidden/>
              </w:rPr>
              <w:instrText xml:space="preserve"> PAGEREF _Toc497242065 \h </w:instrText>
            </w:r>
            <w:r w:rsidR="00727CEF">
              <w:rPr>
                <w:noProof/>
                <w:webHidden/>
              </w:rPr>
            </w:r>
            <w:r w:rsidR="00727CEF">
              <w:rPr>
                <w:noProof/>
                <w:webHidden/>
              </w:rPr>
              <w:fldChar w:fldCharType="separate"/>
            </w:r>
            <w:r w:rsidR="00727CEF">
              <w:rPr>
                <w:noProof/>
                <w:webHidden/>
              </w:rPr>
              <w:t>57</w:t>
            </w:r>
            <w:r w:rsidR="00727CEF">
              <w:rPr>
                <w:noProof/>
                <w:webHidden/>
              </w:rPr>
              <w:fldChar w:fldCharType="end"/>
            </w:r>
          </w:hyperlink>
        </w:p>
        <w:p w14:paraId="1709A90D" w14:textId="77777777" w:rsidR="00727CEF" w:rsidRDefault="00B80F40">
          <w:pPr>
            <w:pStyle w:val="Sumrio2"/>
            <w:tabs>
              <w:tab w:val="right" w:leader="dot" w:pos="9061"/>
            </w:tabs>
            <w:rPr>
              <w:rFonts w:eastAsiaTheme="minorEastAsia" w:cstheme="minorBidi"/>
              <w:b w:val="0"/>
              <w:bCs w:val="0"/>
              <w:noProof/>
              <w:sz w:val="24"/>
              <w:szCs w:val="24"/>
            </w:rPr>
          </w:pPr>
          <w:hyperlink w:anchor="_Toc497242066" w:history="1">
            <w:r w:rsidR="00727CEF" w:rsidRPr="002706A3">
              <w:rPr>
                <w:rStyle w:val="Hiperlink"/>
                <w:noProof/>
              </w:rPr>
              <w:t>Anexo 11.1 – Dockerfile - X86</w:t>
            </w:r>
            <w:r w:rsidR="00727CEF">
              <w:rPr>
                <w:noProof/>
                <w:webHidden/>
              </w:rPr>
              <w:tab/>
            </w:r>
            <w:r w:rsidR="00727CEF">
              <w:rPr>
                <w:noProof/>
                <w:webHidden/>
              </w:rPr>
              <w:fldChar w:fldCharType="begin"/>
            </w:r>
            <w:r w:rsidR="00727CEF">
              <w:rPr>
                <w:noProof/>
                <w:webHidden/>
              </w:rPr>
              <w:instrText xml:space="preserve"> PAGEREF _Toc497242066 \h </w:instrText>
            </w:r>
            <w:r w:rsidR="00727CEF">
              <w:rPr>
                <w:noProof/>
                <w:webHidden/>
              </w:rPr>
            </w:r>
            <w:r w:rsidR="00727CEF">
              <w:rPr>
                <w:noProof/>
                <w:webHidden/>
              </w:rPr>
              <w:fldChar w:fldCharType="separate"/>
            </w:r>
            <w:r w:rsidR="00727CEF">
              <w:rPr>
                <w:noProof/>
                <w:webHidden/>
              </w:rPr>
              <w:t>57</w:t>
            </w:r>
            <w:r w:rsidR="00727CEF">
              <w:rPr>
                <w:noProof/>
                <w:webHidden/>
              </w:rPr>
              <w:fldChar w:fldCharType="end"/>
            </w:r>
          </w:hyperlink>
        </w:p>
        <w:p w14:paraId="68A70E91" w14:textId="77777777" w:rsidR="00727CEF" w:rsidRDefault="00B80F40">
          <w:pPr>
            <w:pStyle w:val="Sumrio2"/>
            <w:tabs>
              <w:tab w:val="right" w:leader="dot" w:pos="9061"/>
            </w:tabs>
            <w:rPr>
              <w:rFonts w:eastAsiaTheme="minorEastAsia" w:cstheme="minorBidi"/>
              <w:b w:val="0"/>
              <w:bCs w:val="0"/>
              <w:noProof/>
              <w:sz w:val="24"/>
              <w:szCs w:val="24"/>
            </w:rPr>
          </w:pPr>
          <w:hyperlink w:anchor="_Toc497242067" w:history="1">
            <w:r w:rsidR="00727CEF" w:rsidRPr="002706A3">
              <w:rPr>
                <w:rStyle w:val="Hiperlink"/>
                <w:noProof/>
              </w:rPr>
              <w:t>Anexo 11.2 – Docker-compose versão 2 - X86</w:t>
            </w:r>
            <w:r w:rsidR="00727CEF">
              <w:rPr>
                <w:noProof/>
                <w:webHidden/>
              </w:rPr>
              <w:tab/>
            </w:r>
            <w:r w:rsidR="00727CEF">
              <w:rPr>
                <w:noProof/>
                <w:webHidden/>
              </w:rPr>
              <w:fldChar w:fldCharType="begin"/>
            </w:r>
            <w:r w:rsidR="00727CEF">
              <w:rPr>
                <w:noProof/>
                <w:webHidden/>
              </w:rPr>
              <w:instrText xml:space="preserve"> PAGEREF _Toc497242067 \h </w:instrText>
            </w:r>
            <w:r w:rsidR="00727CEF">
              <w:rPr>
                <w:noProof/>
                <w:webHidden/>
              </w:rPr>
            </w:r>
            <w:r w:rsidR="00727CEF">
              <w:rPr>
                <w:noProof/>
                <w:webHidden/>
              </w:rPr>
              <w:fldChar w:fldCharType="separate"/>
            </w:r>
            <w:r w:rsidR="00727CEF">
              <w:rPr>
                <w:noProof/>
                <w:webHidden/>
              </w:rPr>
              <w:t>59</w:t>
            </w:r>
            <w:r w:rsidR="00727CEF">
              <w:rPr>
                <w:noProof/>
                <w:webHidden/>
              </w:rPr>
              <w:fldChar w:fldCharType="end"/>
            </w:r>
          </w:hyperlink>
        </w:p>
        <w:p w14:paraId="6BE6CF61" w14:textId="77777777" w:rsidR="00727CEF" w:rsidRDefault="00B80F40">
          <w:pPr>
            <w:pStyle w:val="Sumrio2"/>
            <w:tabs>
              <w:tab w:val="right" w:leader="dot" w:pos="9061"/>
            </w:tabs>
            <w:rPr>
              <w:rFonts w:eastAsiaTheme="minorEastAsia" w:cstheme="minorBidi"/>
              <w:b w:val="0"/>
              <w:bCs w:val="0"/>
              <w:noProof/>
              <w:sz w:val="24"/>
              <w:szCs w:val="24"/>
            </w:rPr>
          </w:pPr>
          <w:hyperlink w:anchor="_Toc497242068" w:history="1">
            <w:r w:rsidR="00727CEF" w:rsidRPr="002706A3">
              <w:rPr>
                <w:rStyle w:val="Hiperlink"/>
                <w:noProof/>
              </w:rPr>
              <w:t>Anexo 11.3 – Dockerfile – ARM</w:t>
            </w:r>
            <w:r w:rsidR="00727CEF">
              <w:rPr>
                <w:noProof/>
                <w:webHidden/>
              </w:rPr>
              <w:tab/>
            </w:r>
            <w:r w:rsidR="00727CEF">
              <w:rPr>
                <w:noProof/>
                <w:webHidden/>
              </w:rPr>
              <w:fldChar w:fldCharType="begin"/>
            </w:r>
            <w:r w:rsidR="00727CEF">
              <w:rPr>
                <w:noProof/>
                <w:webHidden/>
              </w:rPr>
              <w:instrText xml:space="preserve"> PAGEREF _Toc497242068 \h </w:instrText>
            </w:r>
            <w:r w:rsidR="00727CEF">
              <w:rPr>
                <w:noProof/>
                <w:webHidden/>
              </w:rPr>
            </w:r>
            <w:r w:rsidR="00727CEF">
              <w:rPr>
                <w:noProof/>
                <w:webHidden/>
              </w:rPr>
              <w:fldChar w:fldCharType="separate"/>
            </w:r>
            <w:r w:rsidR="00727CEF">
              <w:rPr>
                <w:noProof/>
                <w:webHidden/>
              </w:rPr>
              <w:t>61</w:t>
            </w:r>
            <w:r w:rsidR="00727CEF">
              <w:rPr>
                <w:noProof/>
                <w:webHidden/>
              </w:rPr>
              <w:fldChar w:fldCharType="end"/>
            </w:r>
          </w:hyperlink>
        </w:p>
        <w:p w14:paraId="10AE9C00" w14:textId="77777777" w:rsidR="00727CEF" w:rsidRDefault="00B80F40">
          <w:pPr>
            <w:pStyle w:val="Sumrio2"/>
            <w:tabs>
              <w:tab w:val="right" w:leader="dot" w:pos="9061"/>
            </w:tabs>
            <w:rPr>
              <w:rFonts w:eastAsiaTheme="minorEastAsia" w:cstheme="minorBidi"/>
              <w:b w:val="0"/>
              <w:bCs w:val="0"/>
              <w:noProof/>
              <w:sz w:val="24"/>
              <w:szCs w:val="24"/>
            </w:rPr>
          </w:pPr>
          <w:hyperlink w:anchor="_Toc497242069" w:history="1">
            <w:r w:rsidR="00727CEF" w:rsidRPr="002706A3">
              <w:rPr>
                <w:rStyle w:val="Hiperlink"/>
                <w:noProof/>
              </w:rPr>
              <w:t>Anexo 11.4 – Docker-compose versão 2 - ARM</w:t>
            </w:r>
            <w:r w:rsidR="00727CEF">
              <w:rPr>
                <w:noProof/>
                <w:webHidden/>
              </w:rPr>
              <w:tab/>
            </w:r>
            <w:r w:rsidR="00727CEF">
              <w:rPr>
                <w:noProof/>
                <w:webHidden/>
              </w:rPr>
              <w:fldChar w:fldCharType="begin"/>
            </w:r>
            <w:r w:rsidR="00727CEF">
              <w:rPr>
                <w:noProof/>
                <w:webHidden/>
              </w:rPr>
              <w:instrText xml:space="preserve"> PAGEREF _Toc497242069 \h </w:instrText>
            </w:r>
            <w:r w:rsidR="00727CEF">
              <w:rPr>
                <w:noProof/>
                <w:webHidden/>
              </w:rPr>
            </w:r>
            <w:r w:rsidR="00727CEF">
              <w:rPr>
                <w:noProof/>
                <w:webHidden/>
              </w:rPr>
              <w:fldChar w:fldCharType="separate"/>
            </w:r>
            <w:r w:rsidR="00727CEF">
              <w:rPr>
                <w:noProof/>
                <w:webHidden/>
              </w:rPr>
              <w:t>63</w:t>
            </w:r>
            <w:r w:rsidR="00727CEF">
              <w:rPr>
                <w:noProof/>
                <w:webHidden/>
              </w:rPr>
              <w:fldChar w:fldCharType="end"/>
            </w:r>
          </w:hyperlink>
        </w:p>
        <w:p w14:paraId="15A364E0" w14:textId="77777777" w:rsidR="00727CEF" w:rsidRDefault="00B80F40">
          <w:pPr>
            <w:pStyle w:val="Sumrio2"/>
            <w:tabs>
              <w:tab w:val="right" w:leader="dot" w:pos="9061"/>
            </w:tabs>
            <w:rPr>
              <w:rFonts w:eastAsiaTheme="minorEastAsia" w:cstheme="minorBidi"/>
              <w:b w:val="0"/>
              <w:bCs w:val="0"/>
              <w:noProof/>
              <w:sz w:val="24"/>
              <w:szCs w:val="24"/>
            </w:rPr>
          </w:pPr>
          <w:hyperlink w:anchor="_Toc497242070" w:history="1">
            <w:r w:rsidR="00727CEF" w:rsidRPr="002706A3">
              <w:rPr>
                <w:rStyle w:val="Hiperlink"/>
                <w:noProof/>
              </w:rPr>
              <w:t>Anexo 11.5 – Docker-compose versão 3 - ARM</w:t>
            </w:r>
            <w:r w:rsidR="00727CEF">
              <w:rPr>
                <w:noProof/>
                <w:webHidden/>
              </w:rPr>
              <w:tab/>
            </w:r>
            <w:r w:rsidR="00727CEF">
              <w:rPr>
                <w:noProof/>
                <w:webHidden/>
              </w:rPr>
              <w:fldChar w:fldCharType="begin"/>
            </w:r>
            <w:r w:rsidR="00727CEF">
              <w:rPr>
                <w:noProof/>
                <w:webHidden/>
              </w:rPr>
              <w:instrText xml:space="preserve"> PAGEREF _Toc497242070 \h </w:instrText>
            </w:r>
            <w:r w:rsidR="00727CEF">
              <w:rPr>
                <w:noProof/>
                <w:webHidden/>
              </w:rPr>
            </w:r>
            <w:r w:rsidR="00727CEF">
              <w:rPr>
                <w:noProof/>
                <w:webHidden/>
              </w:rPr>
              <w:fldChar w:fldCharType="separate"/>
            </w:r>
            <w:r w:rsidR="00727CEF">
              <w:rPr>
                <w:noProof/>
                <w:webHidden/>
              </w:rPr>
              <w:t>65</w:t>
            </w:r>
            <w:r w:rsidR="00727CEF">
              <w:rPr>
                <w:noProof/>
                <w:webHidden/>
              </w:rPr>
              <w:fldChar w:fldCharType="end"/>
            </w:r>
          </w:hyperlink>
        </w:p>
        <w:p w14:paraId="6765FAF1" w14:textId="029E7429" w:rsidR="0058370B" w:rsidRDefault="0058370B">
          <w:r>
            <w:rPr>
              <w:b/>
              <w:bCs/>
              <w:noProof/>
            </w:rPr>
            <w:fldChar w:fldCharType="end"/>
          </w:r>
        </w:p>
      </w:sdtContent>
    </w:sdt>
    <w:p w14:paraId="69D14D6D" w14:textId="77777777" w:rsidR="009C7518" w:rsidRDefault="00C254AC">
      <w:pPr>
        <w:pStyle w:val="Ttulo11"/>
      </w:pPr>
      <w:bookmarkStart w:id="2" w:name="_Toc496802689"/>
      <w:bookmarkStart w:id="3" w:name="_Toc496802918"/>
      <w:bookmarkStart w:id="4" w:name="_Toc497242038"/>
      <w:r>
        <w:rPr>
          <w:szCs w:val="28"/>
        </w:rPr>
        <w:lastRenderedPageBreak/>
        <w:t>INTRODUÇÃO</w:t>
      </w:r>
      <w:bookmarkEnd w:id="2"/>
      <w:bookmarkEnd w:id="3"/>
      <w:bookmarkEnd w:id="4"/>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t>Mell</w:t>
      </w:r>
      <w:proofErr w:type="spellEnd"/>
      <w:r>
        <w:t xml:space="preserve"> </w:t>
      </w:r>
      <w:proofErr w:type="spellStart"/>
      <w:r>
        <w:t>and</w:t>
      </w:r>
      <w:proofErr w:type="spellEnd"/>
      <w:r>
        <w:t xml:space="preserve"> </w:t>
      </w:r>
      <w:proofErr w:type="spellStart"/>
      <w:r>
        <w:t>Grance</w:t>
      </w:r>
      <w:proofErr w:type="spellEnd"/>
      <w: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w:t>
      </w:r>
      <w:proofErr w:type="spellStart"/>
      <w:r>
        <w:t>meta-dados</w:t>
      </w:r>
      <w:proofErr w:type="spellEnd"/>
      <w: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t>downtime</w:t>
      </w:r>
      <w:proofErr w:type="spellEnd"/>
      <w:r>
        <w:t xml:space="preserv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w:t>
      </w:r>
      <w:proofErr w:type="spellStart"/>
      <w:r>
        <w:t>micro-serviços</w:t>
      </w:r>
      <w:proofErr w:type="spellEnd"/>
      <w:r>
        <w:t xml:space="preserve">. </w:t>
      </w:r>
    </w:p>
    <w:p w14:paraId="20E0BE90" w14:textId="77777777" w:rsidR="009C7518" w:rsidRDefault="00C254AC" w:rsidP="00134CF7">
      <w:pPr>
        <w:widowControl w:val="0"/>
        <w:ind w:firstLine="708"/>
      </w:pPr>
      <w: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t>midlewares</w:t>
      </w:r>
      <w:proofErr w:type="spellEnd"/>
      <w:r>
        <w:t xml:space="preserve"> (</w:t>
      </w:r>
      <w:proofErr w:type="spellStart"/>
      <w:r>
        <w:t>APIs</w:t>
      </w:r>
      <w:proofErr w:type="spellEnd"/>
      <w:r>
        <w:t>).</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 xml:space="preserve">O conceito de container visa resolver estes e outros problemas; se encaixa perfeitamente para a programação em </w:t>
      </w:r>
      <w:proofErr w:type="spellStart"/>
      <w:r>
        <w:t>micro-serviço</w:t>
      </w:r>
      <w:proofErr w:type="spellEnd"/>
      <w:r>
        <w:t>,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 xml:space="preserve">No capítulo 4, irei falar sobre alguns softwares de deploy (implementação) e os conceitos relativos a essa nova arquitetura de PaaS, me fundamentarei em alguns como: o </w:t>
      </w:r>
      <w:proofErr w:type="spellStart"/>
      <w:r>
        <w:rPr>
          <w:shd w:val="clear" w:color="auto" w:fill="FFFF00"/>
        </w:rPr>
        <w:t>Tsuru</w:t>
      </w:r>
      <w:proofErr w:type="spellEnd"/>
      <w:r>
        <w:rPr>
          <w:shd w:val="clear" w:color="auto" w:fill="FFFF00"/>
        </w:rPr>
        <w:t xml:space="preserve">, </w:t>
      </w:r>
      <w:proofErr w:type="spellStart"/>
      <w:r>
        <w:rPr>
          <w:shd w:val="clear" w:color="auto" w:fill="FFFF00"/>
        </w:rPr>
        <w:t>Vagran</w:t>
      </w:r>
      <w:proofErr w:type="spellEnd"/>
      <w:r>
        <w:rPr>
          <w:shd w:val="clear" w:color="auto" w:fill="FFFF00"/>
        </w:rPr>
        <w:t xml:space="preserve">, </w:t>
      </w:r>
      <w:proofErr w:type="spellStart"/>
      <w:r>
        <w:rPr>
          <w:shd w:val="clear" w:color="auto" w:fill="FFFF00"/>
        </w:rPr>
        <w:t>Kubernet</w:t>
      </w:r>
      <w:proofErr w:type="spellEnd"/>
      <w:r>
        <w:rPr>
          <w:shd w:val="clear" w:color="auto" w:fill="FFFF00"/>
        </w:rPr>
        <w: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 xml:space="preserve">No </w:t>
      </w:r>
      <w:proofErr w:type="spellStart"/>
      <w:r>
        <w:rPr>
          <w:shd w:val="clear" w:color="auto" w:fill="FFFF00"/>
        </w:rPr>
        <w:t>capítlulo</w:t>
      </w:r>
      <w:proofErr w:type="spellEnd"/>
      <w:r>
        <w:rPr>
          <w:shd w:val="clear" w:color="auto" w:fill="FFFF00"/>
        </w:rPr>
        <w:t xml:space="preserve"> 7, irei abordar e fundamentar a teoria sobre programação em </w:t>
      </w:r>
      <w:proofErr w:type="spellStart"/>
      <w:r>
        <w:rPr>
          <w:shd w:val="clear" w:color="auto" w:fill="FFFF00"/>
        </w:rPr>
        <w:t>micro-serviço</w:t>
      </w:r>
      <w:proofErr w:type="spellEnd"/>
      <w:r>
        <w:rPr>
          <w:shd w:val="clear" w:color="auto" w:fill="FFFF00"/>
        </w:rPr>
        <w:t>,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5" w:name="_Toc496802690"/>
      <w:bookmarkStart w:id="6" w:name="_Toc496802919"/>
      <w:bookmarkStart w:id="7" w:name="_Toc497242039"/>
      <w:r>
        <w:lastRenderedPageBreak/>
        <w:t>2 C</w:t>
      </w:r>
      <w:bookmarkEnd w:id="5"/>
      <w:bookmarkEnd w:id="6"/>
      <w:r w:rsidR="0056345D">
        <w:t>omputação em Nuvem</w:t>
      </w:r>
      <w:bookmarkEnd w:id="7"/>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 xml:space="preserve">Ao invés de manter servidores e infraestrutura especializada para processamento de dados, </w:t>
      </w:r>
      <w:proofErr w:type="spellStart"/>
      <w:r>
        <w:t>storage</w:t>
      </w:r>
      <w:proofErr w:type="spellEnd"/>
      <w: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B80F40" w:rsidRDefault="00B80F40">
                            <w:pPr>
                              <w:pStyle w:val="Legenda"/>
                            </w:pPr>
                            <w:bookmarkStart w:id="8" w:name="_Toc482039959"/>
                            <w:bookmarkStart w:id="9" w:name="_Toc482302119"/>
                            <w:bookmarkStart w:id="10" w:name="_Toc482039817"/>
                            <w:bookmarkStart w:id="11" w:name="_Toc497408490"/>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1"/>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B80F40" w:rsidRDefault="00B80F40">
                      <w:pPr>
                        <w:pStyle w:val="Legenda"/>
                      </w:pPr>
                      <w:bookmarkStart w:id="12" w:name="_Toc482039959"/>
                      <w:bookmarkStart w:id="13" w:name="_Toc482302119"/>
                      <w:bookmarkStart w:id="14" w:name="_Toc482039817"/>
                      <w:bookmarkStart w:id="15" w:name="_Toc497408490"/>
                      <w:r>
                        <w:rPr>
                          <w:color w:val="000000"/>
                        </w:rPr>
                        <w:t xml:space="preserve">Figura </w:t>
                      </w:r>
                      <w:r>
                        <w:rPr>
                          <w:color w:val="000000"/>
                        </w:rPr>
                        <w:fldChar w:fldCharType="begin"/>
                      </w:r>
                      <w:r>
                        <w:instrText>SEQ Figura \* ARABIC</w:instrText>
                      </w:r>
                      <w:r>
                        <w:fldChar w:fldCharType="separate"/>
                      </w:r>
                      <w:r>
                        <w:t>1</w:t>
                      </w:r>
                      <w:r>
                        <w:fldChar w:fldCharType="end"/>
                      </w:r>
                      <w:bookmarkEnd w:id="12"/>
                      <w:bookmarkEnd w:id="13"/>
                      <w:bookmarkEnd w:id="14"/>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5"/>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6" w:name="_Toc496802691"/>
      <w:bookmarkStart w:id="17" w:name="_Toc496802920"/>
      <w:bookmarkStart w:id="18" w:name="_Toc497242040"/>
      <w:r>
        <w:rPr>
          <w:sz w:val="26"/>
          <w:szCs w:val="26"/>
        </w:rPr>
        <w:lastRenderedPageBreak/>
        <w:t>2.1 História</w:t>
      </w:r>
      <w:bookmarkEnd w:id="16"/>
      <w:bookmarkEnd w:id="17"/>
      <w:bookmarkEnd w:id="18"/>
    </w:p>
    <w:p w14:paraId="3995A0EA" w14:textId="77777777" w:rsidR="009C7518" w:rsidRDefault="00C254AC">
      <w:pPr>
        <w:shd w:val="clear" w:color="auto" w:fill="FFFFFF"/>
        <w:spacing w:beforeAutospacing="1" w:afterAutospacing="1"/>
        <w:ind w:firstLine="720"/>
        <w:rPr>
          <w:color w:val="000000"/>
        </w:rPr>
      </w:pPr>
      <w:r>
        <w:rPr>
          <w:color w:val="000000"/>
        </w:rPr>
        <w:t xml:space="preserve">A principal funcionalidade da computação em nuvem é a utilização de recursos computacionais por meio da web, e a idéia não é tão recente, a ideia já existia em 1960, com Joseph Carl </w:t>
      </w:r>
      <w:proofErr w:type="spellStart"/>
      <w:r>
        <w:rPr>
          <w:color w:val="000000"/>
        </w:rPr>
        <w:t>Robnett</w:t>
      </w:r>
      <w:proofErr w:type="spellEnd"/>
      <w:r>
        <w:rPr>
          <w:color w:val="000000"/>
        </w:rPr>
        <w:t xml:space="preserve"> </w:t>
      </w:r>
      <w:proofErr w:type="spellStart"/>
      <w:r>
        <w:rPr>
          <w:color w:val="000000"/>
        </w:rPr>
        <w:t>Licklider</w:t>
      </w:r>
      <w:proofErr w:type="spellEnd"/>
      <w:r>
        <w:rPr>
          <w:color w:val="000000"/>
        </w:rPr>
        <w:t>.</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proofErr w:type="spellStart"/>
      <w:r>
        <w:rPr>
          <w:i/>
          <w:iCs/>
          <w:color w:val="000000"/>
        </w:rPr>
        <w:t>Advanced</w:t>
      </w:r>
      <w:proofErr w:type="spellEnd"/>
      <w:r>
        <w:rPr>
          <w:i/>
          <w:iCs/>
          <w:color w:val="000000"/>
        </w:rPr>
        <w:t xml:space="preserve"> </w:t>
      </w:r>
      <w:proofErr w:type="spellStart"/>
      <w:r>
        <w:rPr>
          <w:i/>
          <w:iCs/>
          <w:color w:val="000000"/>
        </w:rPr>
        <w:t>Research</w:t>
      </w:r>
      <w:proofErr w:type="spellEnd"/>
      <w:r>
        <w:rPr>
          <w:i/>
          <w:iCs/>
          <w:color w:val="000000"/>
        </w:rPr>
        <w:t xml:space="preserve"> </w:t>
      </w:r>
      <w:proofErr w:type="spellStart"/>
      <w:r>
        <w:rPr>
          <w:i/>
          <w:iCs/>
          <w:color w:val="000000"/>
        </w:rPr>
        <w:t>Projects</w:t>
      </w:r>
      <w:proofErr w:type="spellEnd"/>
      <w:r>
        <w:rPr>
          <w:i/>
          <w:iCs/>
          <w:color w:val="000000"/>
        </w:rPr>
        <w:t xml:space="preserve"> </w:t>
      </w:r>
      <w:proofErr w:type="spellStart"/>
      <w:r>
        <w:rPr>
          <w:i/>
          <w:iCs/>
          <w:color w:val="000000"/>
        </w:rPr>
        <w:t>Agency</w:t>
      </w:r>
      <w:proofErr w:type="spellEnd"/>
      <w:r>
        <w:rPr>
          <w:i/>
          <w:iCs/>
          <w:color w:val="000000"/>
        </w:rPr>
        <w:t xml:space="preserve">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B80F40" w:rsidRDefault="00B80F40">
                            <w:pPr>
                              <w:pStyle w:val="Legenda"/>
                            </w:pPr>
                            <w:bookmarkStart w:id="19" w:name="_Toc482302120"/>
                            <w:bookmarkStart w:id="20" w:name="_Toc482039818"/>
                            <w:bookmarkStart w:id="21" w:name="_Toc482039960"/>
                            <w:bookmarkStart w:id="22" w:name="_Toc497408491"/>
                            <w:r>
                              <w:rPr>
                                <w:color w:val="000000"/>
                              </w:rPr>
                              <w:t xml:space="preserve">Figura </w:t>
                            </w:r>
                            <w:r>
                              <w:rPr>
                                <w:color w:val="000000"/>
                              </w:rPr>
                              <w:fldChar w:fldCharType="begin"/>
                            </w:r>
                            <w:r>
                              <w:instrText>SEQ Figura \* ARABIC</w:instrText>
                            </w:r>
                            <w:r>
                              <w:fldChar w:fldCharType="separate"/>
                            </w:r>
                            <w:r>
                              <w:t>2</w:t>
                            </w:r>
                            <w:r>
                              <w:fldChar w:fldCharType="end"/>
                            </w:r>
                            <w:bookmarkEnd w:id="19"/>
                            <w:bookmarkEnd w:id="20"/>
                            <w:bookmarkEnd w:id="21"/>
                            <w:r>
                              <w:rPr>
                                <w:color w:val="000000"/>
                              </w:rPr>
                              <w:t>: Joseph Carl Fonte: http://www.psynergie.com/psychologie-internet/photo-joseph-licklider.jpg</w:t>
                            </w:r>
                            <w:bookmarkEnd w:id="22"/>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B80F40" w:rsidRDefault="00B80F40">
                      <w:pPr>
                        <w:pStyle w:val="Legenda"/>
                      </w:pPr>
                      <w:bookmarkStart w:id="23" w:name="_Toc482302120"/>
                      <w:bookmarkStart w:id="24" w:name="_Toc482039818"/>
                      <w:bookmarkStart w:id="25" w:name="_Toc482039960"/>
                      <w:bookmarkStart w:id="26" w:name="_Toc497408491"/>
                      <w:r>
                        <w:rPr>
                          <w:color w:val="000000"/>
                        </w:rPr>
                        <w:t xml:space="preserve">Figura </w:t>
                      </w:r>
                      <w:r>
                        <w:rPr>
                          <w:color w:val="000000"/>
                        </w:rPr>
                        <w:fldChar w:fldCharType="begin"/>
                      </w:r>
                      <w:r>
                        <w:instrText>SEQ Figura \* ARABIC</w:instrText>
                      </w:r>
                      <w:r>
                        <w:fldChar w:fldCharType="separate"/>
                      </w:r>
                      <w:r>
                        <w:t>2</w:t>
                      </w:r>
                      <w:r>
                        <w:fldChar w:fldCharType="end"/>
                      </w:r>
                      <w:bookmarkEnd w:id="23"/>
                      <w:bookmarkEnd w:id="24"/>
                      <w:bookmarkEnd w:id="25"/>
                      <w:r>
                        <w:rPr>
                          <w:color w:val="000000"/>
                        </w:rPr>
                        <w:t>: Joseph Carl Fonte: http://www.psynergie.com/psychologie-internet/photo-joseph-licklider.jpg</w:t>
                      </w:r>
                      <w:bookmarkEnd w:id="26"/>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B80F40" w:rsidRDefault="00B80F40">
                            <w:pPr>
                              <w:pStyle w:val="Legenda"/>
                            </w:pPr>
                            <w:bookmarkStart w:id="27" w:name="_Toc482302121"/>
                            <w:bookmarkStart w:id="28" w:name="_Toc482039961"/>
                            <w:bookmarkStart w:id="29" w:name="_Toc482039819"/>
                            <w:bookmarkStart w:id="30" w:name="_Toc497408492"/>
                            <w:r>
                              <w:rPr>
                                <w:color w:val="000000"/>
                              </w:rPr>
                              <w:t xml:space="preserve">Figura </w:t>
                            </w:r>
                            <w:r>
                              <w:rPr>
                                <w:color w:val="000000"/>
                              </w:rPr>
                              <w:fldChar w:fldCharType="begin"/>
                            </w:r>
                            <w:r>
                              <w:instrText>SEQ Figura \* ARABIC</w:instrText>
                            </w:r>
                            <w:r>
                              <w:fldChar w:fldCharType="separate"/>
                            </w:r>
                            <w:r>
                              <w:t>3</w:t>
                            </w:r>
                            <w:r>
                              <w:fldChar w:fldCharType="end"/>
                            </w:r>
                            <w:bookmarkEnd w:id="27"/>
                            <w:bookmarkEnd w:id="28"/>
                            <w:bookmarkEnd w:id="29"/>
                            <w:r>
                              <w:rPr>
                                <w:color w:val="000000"/>
                              </w:rPr>
                              <w:t>: John McCarthy Fonte: http://www-formal.stanford.edu/jmc/jmccolor.jpg</w:t>
                            </w:r>
                            <w:bookmarkEnd w:id="30"/>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B80F40" w:rsidRDefault="00B80F40">
                      <w:pPr>
                        <w:pStyle w:val="Legenda"/>
                      </w:pPr>
                      <w:bookmarkStart w:id="31" w:name="_Toc482302121"/>
                      <w:bookmarkStart w:id="32" w:name="_Toc482039961"/>
                      <w:bookmarkStart w:id="33" w:name="_Toc482039819"/>
                      <w:bookmarkStart w:id="34" w:name="_Toc497408492"/>
                      <w:r>
                        <w:rPr>
                          <w:color w:val="000000"/>
                        </w:rPr>
                        <w:t xml:space="preserve">Figura </w:t>
                      </w:r>
                      <w:r>
                        <w:rPr>
                          <w:color w:val="000000"/>
                        </w:rPr>
                        <w:fldChar w:fldCharType="begin"/>
                      </w:r>
                      <w:r>
                        <w:instrText>SEQ Figura \* ARABIC</w:instrText>
                      </w:r>
                      <w:r>
                        <w:fldChar w:fldCharType="separate"/>
                      </w:r>
                      <w:r>
                        <w:t>3</w:t>
                      </w:r>
                      <w:r>
                        <w:fldChar w:fldCharType="end"/>
                      </w:r>
                      <w:bookmarkEnd w:id="31"/>
                      <w:bookmarkEnd w:id="32"/>
                      <w:bookmarkEnd w:id="33"/>
                      <w:r>
                        <w:rPr>
                          <w:color w:val="000000"/>
                        </w:rPr>
                        <w:t>: John McCarthy Fonte: http://www-formal.stanford.edu/jmc/jmccolor.jpg</w:t>
                      </w:r>
                      <w:bookmarkEnd w:id="34"/>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B80F40" w:rsidRDefault="00B80F40">
                            <w:pPr>
                              <w:pStyle w:val="Legenda"/>
                            </w:pPr>
                            <w:bookmarkStart w:id="35" w:name="_Toc482302122"/>
                            <w:bookmarkStart w:id="36" w:name="_Toc482039962"/>
                            <w:bookmarkStart w:id="37" w:name="_Toc482039820"/>
                            <w:bookmarkStart w:id="38" w:name="_Toc497408493"/>
                            <w:r>
                              <w:rPr>
                                <w:color w:val="000000"/>
                              </w:rPr>
                              <w:t xml:space="preserve">Figura </w:t>
                            </w:r>
                            <w:r>
                              <w:rPr>
                                <w:color w:val="000000"/>
                              </w:rPr>
                              <w:fldChar w:fldCharType="begin"/>
                            </w:r>
                            <w:r>
                              <w:instrText>SEQ Figura \* ARABIC</w:instrText>
                            </w:r>
                            <w:r>
                              <w:fldChar w:fldCharType="separate"/>
                            </w:r>
                            <w:r>
                              <w:t>4</w:t>
                            </w:r>
                            <w:r>
                              <w:fldChar w:fldCharType="end"/>
                            </w:r>
                            <w:bookmarkEnd w:id="35"/>
                            <w:bookmarkEnd w:id="36"/>
                            <w:bookmarkEnd w:id="37"/>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38"/>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B80F40" w:rsidRDefault="00B80F40">
                      <w:pPr>
                        <w:pStyle w:val="Legenda"/>
                      </w:pPr>
                      <w:bookmarkStart w:id="39" w:name="_Toc482302122"/>
                      <w:bookmarkStart w:id="40" w:name="_Toc482039962"/>
                      <w:bookmarkStart w:id="41" w:name="_Toc482039820"/>
                      <w:bookmarkStart w:id="42" w:name="_Toc497408493"/>
                      <w:r>
                        <w:rPr>
                          <w:color w:val="000000"/>
                        </w:rPr>
                        <w:t xml:space="preserve">Figura </w:t>
                      </w:r>
                      <w:r>
                        <w:rPr>
                          <w:color w:val="000000"/>
                        </w:rPr>
                        <w:fldChar w:fldCharType="begin"/>
                      </w:r>
                      <w:r>
                        <w:instrText>SEQ Figura \* ARABIC</w:instrText>
                      </w:r>
                      <w:r>
                        <w:fldChar w:fldCharType="separate"/>
                      </w:r>
                      <w:r>
                        <w:t>4</w:t>
                      </w:r>
                      <w:r>
                        <w:fldChar w:fldCharType="end"/>
                      </w:r>
                      <w:bookmarkEnd w:id="39"/>
                      <w:bookmarkEnd w:id="40"/>
                      <w:bookmarkEnd w:id="41"/>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42"/>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 xml:space="preserve">A partir do sucesso dessa empresa, outras grandes começaram a investir na área, como à </w:t>
      </w:r>
      <w:proofErr w:type="spellStart"/>
      <w:r>
        <w:rPr>
          <w:color w:val="000000"/>
        </w:rPr>
        <w:t>Amazon</w:t>
      </w:r>
      <w:proofErr w:type="spellEnd"/>
      <w:r>
        <w:rPr>
          <w:color w:val="000000"/>
        </w:rPr>
        <w:t>,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3" w:name="_Toc496802692"/>
      <w:bookmarkStart w:id="44" w:name="_Toc496802921"/>
      <w:bookmarkStart w:id="45" w:name="_Toc497242041"/>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B80F40" w:rsidRDefault="00B80F40">
                            <w:pPr>
                              <w:pStyle w:val="Legenda"/>
                            </w:pPr>
                            <w:bookmarkStart w:id="46" w:name="_Toc482302123"/>
                            <w:bookmarkStart w:id="47" w:name="_Toc482039963"/>
                            <w:bookmarkStart w:id="48" w:name="_Toc482039821"/>
                            <w:bookmarkStart w:id="49" w:name="_Toc497408494"/>
                            <w:r>
                              <w:rPr>
                                <w:color w:val="000000"/>
                              </w:rPr>
                              <w:t xml:space="preserve">Figura </w:t>
                            </w:r>
                            <w:r>
                              <w:rPr>
                                <w:color w:val="000000"/>
                              </w:rPr>
                              <w:fldChar w:fldCharType="begin"/>
                            </w:r>
                            <w:r>
                              <w:instrText>SEQ Figura \* ARABIC</w:instrText>
                            </w:r>
                            <w:r>
                              <w:fldChar w:fldCharType="separate"/>
                            </w:r>
                            <w:r>
                              <w:t>5</w:t>
                            </w:r>
                            <w:r>
                              <w:fldChar w:fldCharType="end"/>
                            </w:r>
                            <w:bookmarkEnd w:id="46"/>
                            <w:bookmarkEnd w:id="47"/>
                            <w:bookmarkEnd w:id="48"/>
                            <w:r>
                              <w:rPr>
                                <w:color w:val="000000"/>
                              </w:rPr>
                              <w:t>: Modelos de Implementação Fonte: http://www.vividdynamics.com/wp-content/uploads/2013/12/cloud-hosting.jpg</w:t>
                            </w:r>
                            <w:bookmarkEnd w:id="49"/>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B80F40" w:rsidRDefault="00B80F40">
                      <w:pPr>
                        <w:pStyle w:val="Legenda"/>
                      </w:pPr>
                      <w:bookmarkStart w:id="50" w:name="_Toc482302123"/>
                      <w:bookmarkStart w:id="51" w:name="_Toc482039963"/>
                      <w:bookmarkStart w:id="52" w:name="_Toc482039821"/>
                      <w:bookmarkStart w:id="53" w:name="_Toc497408494"/>
                      <w:r>
                        <w:rPr>
                          <w:color w:val="000000"/>
                        </w:rPr>
                        <w:t xml:space="preserve">Figura </w:t>
                      </w:r>
                      <w:r>
                        <w:rPr>
                          <w:color w:val="000000"/>
                        </w:rPr>
                        <w:fldChar w:fldCharType="begin"/>
                      </w:r>
                      <w:r>
                        <w:instrText>SEQ Figura \* ARABIC</w:instrText>
                      </w:r>
                      <w:r>
                        <w:fldChar w:fldCharType="separate"/>
                      </w:r>
                      <w:r>
                        <w:t>5</w:t>
                      </w:r>
                      <w:r>
                        <w:fldChar w:fldCharType="end"/>
                      </w:r>
                      <w:bookmarkEnd w:id="50"/>
                      <w:bookmarkEnd w:id="51"/>
                      <w:bookmarkEnd w:id="52"/>
                      <w:r>
                        <w:rPr>
                          <w:color w:val="000000"/>
                        </w:rPr>
                        <w:t>: Modelos de Implementação Fonte: http://www.vividdynamics.com/wp-content/uploads/2013/12/cloud-hosting.jpg</w:t>
                      </w:r>
                      <w:bookmarkEnd w:id="53"/>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3"/>
      <w:bookmarkEnd w:id="44"/>
      <w:bookmarkEnd w:id="45"/>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4" w:name="_Toc496802693"/>
      <w:bookmarkStart w:id="55" w:name="_Toc496802922"/>
      <w:bookmarkStart w:id="56" w:name="_Toc497242042"/>
      <w:r>
        <w:lastRenderedPageBreak/>
        <w:t>2.2.1 Nuvem Pública</w:t>
      </w:r>
      <w:bookmarkEnd w:id="54"/>
      <w:bookmarkEnd w:id="55"/>
      <w:bookmarkEnd w:id="5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B80F40" w:rsidRDefault="00B80F40">
                            <w:pPr>
                              <w:pStyle w:val="Legenda"/>
                            </w:pPr>
                            <w:bookmarkStart w:id="57" w:name="_Toc482302124"/>
                            <w:bookmarkStart w:id="58" w:name="_Toc482039964"/>
                            <w:bookmarkStart w:id="59" w:name="_Toc482039822"/>
                            <w:bookmarkStart w:id="60" w:name="_Toc497408495"/>
                            <w:r>
                              <w:rPr>
                                <w:color w:val="000000"/>
                              </w:rPr>
                              <w:t xml:space="preserve">Figura </w:t>
                            </w:r>
                            <w:r>
                              <w:rPr>
                                <w:color w:val="000000"/>
                              </w:rPr>
                              <w:fldChar w:fldCharType="begin"/>
                            </w:r>
                            <w:r>
                              <w:instrText>SEQ Figura \* ARABIC</w:instrText>
                            </w:r>
                            <w:r>
                              <w:fldChar w:fldCharType="separate"/>
                            </w:r>
                            <w:r>
                              <w:t>6</w:t>
                            </w:r>
                            <w:r>
                              <w:fldChar w:fldCharType="end"/>
                            </w:r>
                            <w:bookmarkEnd w:id="57"/>
                            <w:bookmarkEnd w:id="58"/>
                            <w:bookmarkEnd w:id="59"/>
                            <w:r>
                              <w:rPr>
                                <w:color w:val="000000"/>
                              </w:rPr>
                              <w:t>: Nuvem pública Fonte: http://www.ximedica.info/images/uploads/the_cloud-resized-600.jpg</w:t>
                            </w:r>
                            <w:bookmarkEnd w:id="60"/>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B80F40" w:rsidRDefault="00B80F40">
                      <w:pPr>
                        <w:pStyle w:val="Legenda"/>
                      </w:pPr>
                      <w:bookmarkStart w:id="61" w:name="_Toc482302124"/>
                      <w:bookmarkStart w:id="62" w:name="_Toc482039964"/>
                      <w:bookmarkStart w:id="63" w:name="_Toc482039822"/>
                      <w:bookmarkStart w:id="64" w:name="_Toc497408495"/>
                      <w:r>
                        <w:rPr>
                          <w:color w:val="000000"/>
                        </w:rPr>
                        <w:t xml:space="preserve">Figura </w:t>
                      </w:r>
                      <w:r>
                        <w:rPr>
                          <w:color w:val="000000"/>
                        </w:rPr>
                        <w:fldChar w:fldCharType="begin"/>
                      </w:r>
                      <w:r>
                        <w:instrText>SEQ Figura \* ARABIC</w:instrText>
                      </w:r>
                      <w:r>
                        <w:fldChar w:fldCharType="separate"/>
                      </w:r>
                      <w:r>
                        <w:t>6</w:t>
                      </w:r>
                      <w:r>
                        <w:fldChar w:fldCharType="end"/>
                      </w:r>
                      <w:bookmarkEnd w:id="61"/>
                      <w:bookmarkEnd w:id="62"/>
                      <w:bookmarkEnd w:id="63"/>
                      <w:r>
                        <w:rPr>
                          <w:color w:val="000000"/>
                        </w:rPr>
                        <w:t>: Nuvem pública Fonte: http://www.ximedica.info/images/uploads/the_cloud-resized-600.jpg</w:t>
                      </w:r>
                      <w:bookmarkEnd w:id="64"/>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t>VPNs</w:t>
      </w:r>
      <w:proofErr w:type="spellEnd"/>
      <w:r>
        <w:t xml:space="preserve">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5" w:name="_Toc496802694"/>
      <w:bookmarkStart w:id="66" w:name="_Toc496802923"/>
      <w:bookmarkStart w:id="67" w:name="_Toc497242043"/>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B80F40" w:rsidRDefault="00B80F40">
                            <w:pPr>
                              <w:pStyle w:val="Legenda"/>
                            </w:pPr>
                            <w:bookmarkStart w:id="68" w:name="_Toc482302125"/>
                            <w:bookmarkStart w:id="69" w:name="_Toc482039965"/>
                            <w:bookmarkStart w:id="70" w:name="_Toc482039823"/>
                            <w:bookmarkStart w:id="71" w:name="_Toc497408496"/>
                            <w:r>
                              <w:rPr>
                                <w:color w:val="000000"/>
                              </w:rPr>
                              <w:t xml:space="preserve">Figura </w:t>
                            </w:r>
                            <w:r>
                              <w:rPr>
                                <w:color w:val="000000"/>
                              </w:rPr>
                              <w:fldChar w:fldCharType="begin"/>
                            </w:r>
                            <w:r>
                              <w:instrText>SEQ Figura \* ARABIC</w:instrText>
                            </w:r>
                            <w:r>
                              <w:fldChar w:fldCharType="separate"/>
                            </w:r>
                            <w:r>
                              <w:t>7</w:t>
                            </w:r>
                            <w:r>
                              <w:fldChar w:fldCharType="end"/>
                            </w:r>
                            <w:bookmarkEnd w:id="68"/>
                            <w:bookmarkEnd w:id="69"/>
                            <w:bookmarkEnd w:id="70"/>
                            <w:r>
                              <w:rPr>
                                <w:color w:val="000000"/>
                              </w:rPr>
                              <w:t>: Nuvem Privada Fonte: https://web-material3.yokogawa.com/image_8952.jpg</w:t>
                            </w:r>
                            <w:bookmarkEnd w:id="71"/>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B80F40" w:rsidRDefault="00B80F40">
                      <w:pPr>
                        <w:pStyle w:val="Legenda"/>
                      </w:pPr>
                      <w:bookmarkStart w:id="72" w:name="_Toc482302125"/>
                      <w:bookmarkStart w:id="73" w:name="_Toc482039965"/>
                      <w:bookmarkStart w:id="74" w:name="_Toc482039823"/>
                      <w:bookmarkStart w:id="75" w:name="_Toc497408496"/>
                      <w:r>
                        <w:rPr>
                          <w:color w:val="000000"/>
                        </w:rPr>
                        <w:t xml:space="preserve">Figura </w:t>
                      </w:r>
                      <w:r>
                        <w:rPr>
                          <w:color w:val="000000"/>
                        </w:rPr>
                        <w:fldChar w:fldCharType="begin"/>
                      </w:r>
                      <w:r>
                        <w:instrText>SEQ Figura \* ARABIC</w:instrText>
                      </w:r>
                      <w:r>
                        <w:fldChar w:fldCharType="separate"/>
                      </w:r>
                      <w:r>
                        <w:t>7</w:t>
                      </w:r>
                      <w:r>
                        <w:fldChar w:fldCharType="end"/>
                      </w:r>
                      <w:bookmarkEnd w:id="72"/>
                      <w:bookmarkEnd w:id="73"/>
                      <w:bookmarkEnd w:id="74"/>
                      <w:r>
                        <w:rPr>
                          <w:color w:val="000000"/>
                        </w:rPr>
                        <w:t>: Nuvem Privada Fonte: https://web-material3.yokogawa.com/image_8952.jpg</w:t>
                      </w:r>
                      <w:bookmarkEnd w:id="75"/>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5"/>
      <w:bookmarkEnd w:id="66"/>
      <w:bookmarkEnd w:id="67"/>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6" w:name="_Toc496802695"/>
      <w:bookmarkStart w:id="77" w:name="_Toc496802924"/>
      <w:bookmarkStart w:id="78" w:name="_Toc497242044"/>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B80F40" w:rsidRDefault="00B80F40">
                            <w:pPr>
                              <w:pStyle w:val="Legenda"/>
                            </w:pPr>
                            <w:bookmarkStart w:id="79" w:name="_Toc482302126"/>
                            <w:bookmarkStart w:id="80" w:name="_Toc482039966"/>
                            <w:bookmarkStart w:id="81" w:name="_Toc482039824"/>
                            <w:bookmarkStart w:id="82" w:name="_Toc497408497"/>
                            <w:r>
                              <w:rPr>
                                <w:color w:val="000000"/>
                              </w:rPr>
                              <w:t xml:space="preserve">Figura </w:t>
                            </w:r>
                            <w:r>
                              <w:rPr>
                                <w:color w:val="000000"/>
                              </w:rPr>
                              <w:fldChar w:fldCharType="begin"/>
                            </w:r>
                            <w:r>
                              <w:instrText>SEQ Figura \* ARABIC</w:instrText>
                            </w:r>
                            <w:r>
                              <w:fldChar w:fldCharType="separate"/>
                            </w:r>
                            <w:r>
                              <w:t>8</w:t>
                            </w:r>
                            <w:r>
                              <w:fldChar w:fldCharType="end"/>
                            </w:r>
                            <w:bookmarkEnd w:id="79"/>
                            <w:bookmarkEnd w:id="80"/>
                            <w:bookmarkEnd w:id="81"/>
                            <w:r>
                              <w:rPr>
                                <w:color w:val="000000"/>
                              </w:rPr>
                              <w:t>: Nuvem Comunitária Fonte: https://lh4.googleusercontent.com/NWf67CzmfbXLVsj60ZRyC-eX-UcdAt3ITRZcgedyN4dBbGU0BOWdCSNdtuqz9DxZ4fHNC6GLnUlreeoRX__8c07l61YMMoY3zxKJvMkbFfx92vjjDYLm1ai2STm0h4XQfA</w:t>
                            </w:r>
                            <w:bookmarkEnd w:id="82"/>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B80F40" w:rsidRDefault="00B80F40">
                      <w:pPr>
                        <w:pStyle w:val="Legenda"/>
                      </w:pPr>
                      <w:bookmarkStart w:id="83" w:name="_Toc482302126"/>
                      <w:bookmarkStart w:id="84" w:name="_Toc482039966"/>
                      <w:bookmarkStart w:id="85" w:name="_Toc482039824"/>
                      <w:bookmarkStart w:id="86" w:name="_Toc497408497"/>
                      <w:r>
                        <w:rPr>
                          <w:color w:val="000000"/>
                        </w:rPr>
                        <w:t xml:space="preserve">Figura </w:t>
                      </w:r>
                      <w:r>
                        <w:rPr>
                          <w:color w:val="000000"/>
                        </w:rPr>
                        <w:fldChar w:fldCharType="begin"/>
                      </w:r>
                      <w:r>
                        <w:instrText>SEQ Figura \* ARABIC</w:instrText>
                      </w:r>
                      <w:r>
                        <w:fldChar w:fldCharType="separate"/>
                      </w:r>
                      <w:r>
                        <w:t>8</w:t>
                      </w:r>
                      <w:r>
                        <w:fldChar w:fldCharType="end"/>
                      </w:r>
                      <w:bookmarkEnd w:id="83"/>
                      <w:bookmarkEnd w:id="84"/>
                      <w:bookmarkEnd w:id="85"/>
                      <w:r>
                        <w:rPr>
                          <w:color w:val="000000"/>
                        </w:rPr>
                        <w:t>: Nuvem Comunitária Fonte: https://lh4.googleusercontent.com/NWf67CzmfbXLVsj60ZRyC-eX-UcdAt3ITRZcgedyN4dBbGU0BOWdCSNdtuqz9DxZ4fHNC6GLnUlreeoRX__8c07l61YMMoY3zxKJvMkbFfx92vjjDYLm1ai2STm0h4XQfA</w:t>
                      </w:r>
                      <w:bookmarkEnd w:id="86"/>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6"/>
      <w:bookmarkEnd w:id="77"/>
      <w:bookmarkEnd w:id="78"/>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87" w:name="_Toc496802696"/>
      <w:bookmarkStart w:id="88" w:name="_Toc496802925"/>
      <w:bookmarkStart w:id="89" w:name="_Toc497242045"/>
      <w:r>
        <w:lastRenderedPageBreak/>
        <w:t>2.2.3 Nuvem Híbrida</w:t>
      </w:r>
      <w:bookmarkEnd w:id="87"/>
      <w:bookmarkEnd w:id="88"/>
      <w:bookmarkEnd w:id="89"/>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B80F40" w:rsidRDefault="00B80F40">
                            <w:pPr>
                              <w:pStyle w:val="Legenda"/>
                            </w:pPr>
                            <w:bookmarkStart w:id="90" w:name="_Toc482302127"/>
                            <w:bookmarkStart w:id="91" w:name="_Toc482039967"/>
                            <w:bookmarkStart w:id="92" w:name="_Toc482039825"/>
                            <w:bookmarkStart w:id="93" w:name="_Toc497408498"/>
                            <w:r>
                              <w:rPr>
                                <w:color w:val="000000"/>
                              </w:rPr>
                              <w:t xml:space="preserve">Figura </w:t>
                            </w:r>
                            <w:r>
                              <w:rPr>
                                <w:color w:val="000000"/>
                              </w:rPr>
                              <w:fldChar w:fldCharType="begin"/>
                            </w:r>
                            <w:r>
                              <w:instrText>SEQ Figura \* ARABIC</w:instrText>
                            </w:r>
                            <w:r>
                              <w:fldChar w:fldCharType="separate"/>
                            </w:r>
                            <w:r>
                              <w:t>9</w:t>
                            </w:r>
                            <w:r>
                              <w:fldChar w:fldCharType="end"/>
                            </w:r>
                            <w:bookmarkEnd w:id="90"/>
                            <w:bookmarkEnd w:id="91"/>
                            <w:bookmarkEnd w:id="92"/>
                            <w:r>
                              <w:rPr>
                                <w:color w:val="000000"/>
                              </w:rPr>
                              <w:t>: Modelos de Implementação Fonte: https://puserscontentstorage.blob.core.windows.net/userimages/de1cc483-bb71-4170-bd25-0c04f167acf5/c9851e30-da98-4765-92bb-d33ca089ff49image32.png</w:t>
                            </w:r>
                            <w:bookmarkEnd w:id="93"/>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B80F40" w:rsidRDefault="00B80F40">
                      <w:pPr>
                        <w:pStyle w:val="Legenda"/>
                      </w:pPr>
                      <w:bookmarkStart w:id="94" w:name="_Toc482302127"/>
                      <w:bookmarkStart w:id="95" w:name="_Toc482039967"/>
                      <w:bookmarkStart w:id="96" w:name="_Toc482039825"/>
                      <w:bookmarkStart w:id="97" w:name="_Toc497408498"/>
                      <w:r>
                        <w:rPr>
                          <w:color w:val="000000"/>
                        </w:rPr>
                        <w:t xml:space="preserve">Figura </w:t>
                      </w:r>
                      <w:r>
                        <w:rPr>
                          <w:color w:val="000000"/>
                        </w:rPr>
                        <w:fldChar w:fldCharType="begin"/>
                      </w:r>
                      <w:r>
                        <w:instrText>SEQ Figura \* ARABIC</w:instrText>
                      </w:r>
                      <w:r>
                        <w:fldChar w:fldCharType="separate"/>
                      </w:r>
                      <w:r>
                        <w:t>9</w:t>
                      </w:r>
                      <w:r>
                        <w:fldChar w:fldCharType="end"/>
                      </w:r>
                      <w:bookmarkEnd w:id="94"/>
                      <w:bookmarkEnd w:id="95"/>
                      <w:bookmarkEnd w:id="96"/>
                      <w:r>
                        <w:rPr>
                          <w:color w:val="000000"/>
                        </w:rPr>
                        <w:t>: Modelos de Implementação Fonte: https://puserscontentstorage.blob.core.windows.net/userimages/de1cc483-bb71-4170-bd25-0c04f167acf5/c9851e30-da98-4765-92bb-d33ca089ff49image32.png</w:t>
                      </w:r>
                      <w:bookmarkEnd w:id="97"/>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98" w:name="_Toc496802697"/>
      <w:bookmarkStart w:id="99" w:name="_Toc496802926"/>
      <w:bookmarkStart w:id="100" w:name="_Toc497242046"/>
      <w:r>
        <w:lastRenderedPageBreak/>
        <w:t>2.3 Princípios da computação em nuvem</w:t>
      </w:r>
      <w:bookmarkEnd w:id="98"/>
      <w:bookmarkEnd w:id="99"/>
      <w:bookmarkEnd w:id="100"/>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1" w:name="_Toc496802698"/>
      <w:bookmarkStart w:id="102" w:name="_Toc496802927"/>
      <w:bookmarkStart w:id="103" w:name="_Toc497242047"/>
      <w:r>
        <w:lastRenderedPageBreak/>
        <w:t>2.4 Modelos de Serviços</w:t>
      </w:r>
      <w:bookmarkEnd w:id="101"/>
      <w:bookmarkEnd w:id="102"/>
      <w:bookmarkEnd w:id="103"/>
      <w:r>
        <w:t xml:space="preserve"> </w:t>
      </w:r>
    </w:p>
    <w:p w14:paraId="3392C5F4" w14:textId="77777777" w:rsidR="009C7518" w:rsidRPr="00D04052" w:rsidRDefault="00C254AC" w:rsidP="00D04052">
      <w:pPr>
        <w:ind w:firstLine="421"/>
      </w:pPr>
      <w:r>
        <w:t>A idéia de Computação em Nuvem é composta por modelos de serviços, esses modelos são pagos conforme a necessidade e o uso dos mesmos (</w:t>
      </w:r>
      <w:proofErr w:type="spellStart"/>
      <w:r>
        <w:t>pay</w:t>
      </w:r>
      <w:proofErr w:type="spellEnd"/>
      <w:r>
        <w:t xml:space="preserve">-per-use),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w:t>
      </w:r>
      <w:proofErr w:type="spellStart"/>
      <w:r w:rsidRPr="00CB2FBF">
        <w:rPr>
          <w:rFonts w:cs="Times New Roman"/>
          <w:sz w:val="24"/>
          <w:highlight w:val="yellow"/>
        </w:rPr>
        <w:t>Aulbach</w:t>
      </w:r>
      <w:proofErr w:type="spellEnd"/>
      <w:r w:rsidRPr="00CB2FBF">
        <w:rPr>
          <w:rFonts w:cs="Times New Roman"/>
          <w:sz w:val="24"/>
          <w:highlight w:val="yellow"/>
        </w:rPr>
        <w:t>,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Infraestrutura como Serviço (</w:t>
      </w:r>
      <w:proofErr w:type="spellStart"/>
      <w:r>
        <w:rPr>
          <w:rFonts w:cs="Times New Roman"/>
          <w:sz w:val="24"/>
        </w:rPr>
        <w:t>IaaS</w:t>
      </w:r>
      <w:proofErr w:type="spellEnd"/>
      <w:r>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B80F40" w:rsidRDefault="00B80F40">
                            <w:pPr>
                              <w:pStyle w:val="Legenda"/>
                            </w:pPr>
                            <w:bookmarkStart w:id="104" w:name="_Toc482039826"/>
                            <w:bookmarkStart w:id="105" w:name="_Toc482302128"/>
                            <w:bookmarkStart w:id="106" w:name="_Toc482039968"/>
                            <w:bookmarkStart w:id="107" w:name="_Toc497408499"/>
                            <w:r>
                              <w:rPr>
                                <w:color w:val="000000"/>
                              </w:rPr>
                              <w:t xml:space="preserve">Figura </w:t>
                            </w:r>
                            <w:r>
                              <w:rPr>
                                <w:color w:val="000000"/>
                              </w:rPr>
                              <w:fldChar w:fldCharType="begin"/>
                            </w:r>
                            <w:r>
                              <w:instrText>SEQ Figura \* ARABIC</w:instrText>
                            </w:r>
                            <w:r>
                              <w:fldChar w:fldCharType="separate"/>
                            </w:r>
                            <w:r>
                              <w:t>10</w:t>
                            </w:r>
                            <w:r>
                              <w:fldChar w:fldCharType="end"/>
                            </w:r>
                            <w:bookmarkEnd w:id="104"/>
                            <w:bookmarkEnd w:id="105"/>
                            <w:bookmarkEnd w:id="106"/>
                            <w:r>
                              <w:rPr>
                                <w:color w:val="000000"/>
                              </w:rPr>
                              <w:t>: Modelos de Serviço Fonte: http://ftp.unipar.br/~seinpar/2013/artigos/Rogerio%20Schueroff%20Vandresen.pdf</w:t>
                            </w:r>
                            <w:bookmarkEnd w:id="107"/>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B80F40" w:rsidRDefault="00B80F40">
                      <w:pPr>
                        <w:pStyle w:val="Legenda"/>
                      </w:pPr>
                      <w:bookmarkStart w:id="108" w:name="_Toc482039826"/>
                      <w:bookmarkStart w:id="109" w:name="_Toc482302128"/>
                      <w:bookmarkStart w:id="110" w:name="_Toc482039968"/>
                      <w:bookmarkStart w:id="111" w:name="_Toc497408499"/>
                      <w:r>
                        <w:rPr>
                          <w:color w:val="000000"/>
                        </w:rPr>
                        <w:t xml:space="preserve">Figura </w:t>
                      </w:r>
                      <w:r>
                        <w:rPr>
                          <w:color w:val="000000"/>
                        </w:rPr>
                        <w:fldChar w:fldCharType="begin"/>
                      </w:r>
                      <w:r>
                        <w:instrText>SEQ Figura \* ARABIC</w:instrText>
                      </w:r>
                      <w:r>
                        <w:fldChar w:fldCharType="separate"/>
                      </w:r>
                      <w:r>
                        <w:t>10</w:t>
                      </w:r>
                      <w:r>
                        <w:fldChar w:fldCharType="end"/>
                      </w:r>
                      <w:bookmarkEnd w:id="108"/>
                      <w:bookmarkEnd w:id="109"/>
                      <w:bookmarkEnd w:id="110"/>
                      <w:r>
                        <w:rPr>
                          <w:color w:val="000000"/>
                        </w:rPr>
                        <w:t>: Modelos de Serviço Fonte: http://ftp.unipar.br/~seinpar/2013/artigos/Rogerio%20Schueroff%20Vandresen.pdf</w:t>
                      </w:r>
                      <w:bookmarkEnd w:id="111"/>
                    </w:p>
                  </w:txbxContent>
                </v:textbox>
                <w10:wrap type="square"/>
              </v:rect>
            </w:pict>
          </mc:Fallback>
        </mc:AlternateContent>
      </w:r>
    </w:p>
    <w:p w14:paraId="589B472E" w14:textId="77777777" w:rsidR="009C7518" w:rsidRDefault="00C254AC">
      <w:r>
        <w:br w:type="page"/>
      </w:r>
    </w:p>
    <w:p w14:paraId="580691CA" w14:textId="0D3459A5" w:rsidR="009C7518" w:rsidRDefault="00C254AC">
      <w:pPr>
        <w:pStyle w:val="Ttulo11"/>
      </w:pPr>
      <w:bookmarkStart w:id="112" w:name="_Toc496802699"/>
      <w:bookmarkStart w:id="113" w:name="_Toc496802928"/>
      <w:bookmarkStart w:id="114" w:name="_Toc497242048"/>
      <w:r>
        <w:lastRenderedPageBreak/>
        <w:t xml:space="preserve">3 </w:t>
      </w:r>
      <w:r w:rsidR="00671E6C">
        <w:t>Container vs V</w:t>
      </w:r>
      <w:r w:rsidRPr="0077216E">
        <w:t>irtualização</w:t>
      </w:r>
      <w:bookmarkEnd w:id="112"/>
      <w:bookmarkEnd w:id="113"/>
      <w:bookmarkEnd w:id="114"/>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B80F40" w:rsidRDefault="00B80F40">
                            <w:pPr>
                              <w:pStyle w:val="Legenda"/>
                            </w:pPr>
                            <w:bookmarkStart w:id="115" w:name="_Toc482302129"/>
                            <w:bookmarkStart w:id="116" w:name="_Toc482039969"/>
                            <w:bookmarkStart w:id="117" w:name="_Toc482039827"/>
                            <w:bookmarkStart w:id="118" w:name="_Toc497408500"/>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5"/>
                            <w:bookmarkEnd w:id="116"/>
                            <w:bookmarkEnd w:id="117"/>
                            <w:r>
                              <w:rPr>
                                <w:color w:val="000000"/>
                              </w:rPr>
                              <w:t xml:space="preserve"> Hospedado Fonte: http://3way.com.br/saiba-como-a-virtualizacao-por-container-mudou-a-infraestrutura-de-ti/</w:t>
                            </w:r>
                            <w:bookmarkEnd w:id="118"/>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B80F40" w:rsidRDefault="00B80F40">
                      <w:pPr>
                        <w:pStyle w:val="Legenda"/>
                      </w:pPr>
                      <w:bookmarkStart w:id="119" w:name="_Toc482302129"/>
                      <w:bookmarkStart w:id="120" w:name="_Toc482039969"/>
                      <w:bookmarkStart w:id="121" w:name="_Toc482039827"/>
                      <w:bookmarkStart w:id="122" w:name="_Toc497408500"/>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9"/>
                      <w:bookmarkEnd w:id="120"/>
                      <w:bookmarkEnd w:id="121"/>
                      <w:r>
                        <w:rPr>
                          <w:color w:val="000000"/>
                        </w:rPr>
                        <w:t xml:space="preserve"> Hospedado Fonte: http://3way.com.br/saiba-como-a-virtualizacao-por-container-mudou-a-infraestrutura-de-ti/</w:t>
                      </w:r>
                      <w:bookmarkEnd w:id="122"/>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216A6583" w:rsidR="009C7518" w:rsidRDefault="00400525">
      <w:pPr>
        <w:keepNext/>
      </w:pPr>
      <w:r>
        <w:rPr>
          <w:noProof/>
        </w:rPr>
        <w:lastRenderedPageBreak/>
        <mc:AlternateContent>
          <mc:Choice Requires="wps">
            <w:drawing>
              <wp:anchor distT="0" distB="0" distL="114300" distR="114300" simplePos="0" relativeHeight="251660288" behindDoc="0" locked="0" layoutInCell="1" allowOverlap="1" wp14:anchorId="09C508FE" wp14:editId="66F6A6CD">
                <wp:simplePos x="0" y="0"/>
                <wp:positionH relativeFrom="column">
                  <wp:posOffset>902970</wp:posOffset>
                </wp:positionH>
                <wp:positionV relativeFrom="paragraph">
                  <wp:posOffset>2915920</wp:posOffset>
                </wp:positionV>
                <wp:extent cx="3892550" cy="330200"/>
                <wp:effectExtent l="0" t="0" r="0" b="0"/>
                <wp:wrapThrough wrapText="bothSides">
                  <wp:wrapPolygon edited="0">
                    <wp:start x="0" y="0"/>
                    <wp:lineTo x="0" y="0"/>
                    <wp:lineTo x="0" y="0"/>
                  </wp:wrapPolygon>
                </wp:wrapThrough>
                <wp:docPr id="18" name="Caixa de Texto 18"/>
                <wp:cNvGraphicFramePr/>
                <a:graphic xmlns:a="http://schemas.openxmlformats.org/drawingml/2006/main">
                  <a:graphicData uri="http://schemas.microsoft.com/office/word/2010/wordprocessingShape">
                    <wps:wsp>
                      <wps:cNvSpPr txBox="1"/>
                      <wps:spPr>
                        <a:xfrm>
                          <a:off x="0" y="0"/>
                          <a:ext cx="3892550" cy="330200"/>
                        </a:xfrm>
                        <a:prstGeom prst="rect">
                          <a:avLst/>
                        </a:prstGeom>
                        <a:solidFill>
                          <a:prstClr val="white"/>
                        </a:solidFill>
                        <a:ln>
                          <a:noFill/>
                        </a:ln>
                        <a:effectLst/>
                      </wps:spPr>
                      <wps:txbx>
                        <w:txbxContent>
                          <w:p w14:paraId="476DF02C" w14:textId="3121EF3B" w:rsidR="00B80F40" w:rsidRPr="00C249FC" w:rsidRDefault="00B80F40" w:rsidP="00400525">
                            <w:pPr>
                              <w:pStyle w:val="Legenda"/>
                              <w:rPr>
                                <w:rFonts w:eastAsia="Calibri" w:cs="Times New Roman"/>
                                <w:noProof/>
                              </w:rPr>
                            </w:pPr>
                            <w:bookmarkStart w:id="123" w:name="_Toc497408501"/>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C508FE" id="_x0000_t202" coordsize="21600,21600" o:spt="202" path="m0,0l0,21600,21600,21600,21600,0xe">
                <v:stroke joinstyle="miter"/>
                <v:path gradientshapeok="t" o:connecttype="rect"/>
              </v:shapetype>
              <v:shape id="_x0000_s1037" type="#_x0000_t202" style="position:absolute;margin-left:71.1pt;margin-top:229.6pt;width:306.5pt;height:2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" stroked="f">
                <v:textbox style="mso-fit-shape-to-text:t" inset="0,0,0,0">
                  <w:txbxContent>
                    <w:p w14:paraId="476DF02C" w14:textId="3121EF3B" w:rsidR="00B80F40" w:rsidRPr="00C249FC" w:rsidRDefault="00B80F40" w:rsidP="00400525">
                      <w:pPr>
                        <w:pStyle w:val="Legenda"/>
                        <w:rPr>
                          <w:rFonts w:eastAsia="Calibri" w:cs="Times New Roman"/>
                          <w:noProof/>
                        </w:rPr>
                      </w:pPr>
                      <w:bookmarkStart w:id="124" w:name="_Toc497408501"/>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24"/>
                    </w:p>
                  </w:txbxContent>
                </v:textbox>
                <w10:wrap type="through"/>
              </v:shape>
            </w:pict>
          </mc:Fallback>
        </mc:AlternateContent>
      </w:r>
      <w:r w:rsidR="00C254AC">
        <w:rPr>
          <w:noProof/>
        </w:rPr>
        <w:drawing>
          <wp:anchor distT="0" distB="0" distL="114300" distR="114300" simplePos="0" relativeHeight="251658240" behindDoc="0" locked="0" layoutInCell="1" allowOverlap="1" wp14:anchorId="0E1880E5" wp14:editId="75FAF915">
            <wp:simplePos x="0" y="0"/>
            <wp:positionH relativeFrom="column">
              <wp:posOffset>903131</wp:posOffset>
            </wp:positionH>
            <wp:positionV relativeFrom="paragraph">
              <wp:posOffset>0</wp:posOffset>
            </wp:positionV>
            <wp:extent cx="3892550" cy="2858770"/>
            <wp:effectExtent l="0" t="0" r="0" b="0"/>
            <wp:wrapTopAndBottom/>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892550" cy="2858770"/>
                    </a:xfrm>
                    <a:prstGeom prst="rect">
                      <a:avLst/>
                    </a:prstGeom>
                  </pic:spPr>
                </pic:pic>
              </a:graphicData>
            </a:graphic>
            <wp14:sizeRelH relativeFrom="page">
              <wp14:pctWidth>0</wp14:pctWidth>
            </wp14:sizeRelH>
            <wp14:sizeRelV relativeFrom="page">
              <wp14:pctHeight>0</wp14:pctHeight>
            </wp14:sizeRelV>
          </wp:anchor>
        </w:drawing>
      </w:r>
    </w:p>
    <w:p w14:paraId="3F856F29" w14:textId="77777777" w:rsidR="00400525" w:rsidRDefault="00400525">
      <w:pPr>
        <w:pStyle w:val="Legenda"/>
        <w:jc w:val="both"/>
      </w:pPr>
      <w:bookmarkStart w:id="125" w:name="_Toc482302130"/>
    </w:p>
    <w:p w14:paraId="7D0659AC" w14:textId="77777777" w:rsidR="00400525" w:rsidRDefault="00400525">
      <w:pPr>
        <w:pStyle w:val="Legenda"/>
        <w:jc w:val="both"/>
      </w:pPr>
    </w:p>
    <w:p w14:paraId="7AAACB57" w14:textId="01B49386" w:rsidR="009C7518" w:rsidRDefault="001C3A34" w:rsidP="00464BD8">
      <w:pPr>
        <w:ind w:firstLine="708"/>
      </w:pPr>
      <w:r>
        <w:rPr>
          <w:noProof/>
        </w:rPr>
        <mc:AlternateContent>
          <mc:Choice Requires="wps">
            <w:drawing>
              <wp:anchor distT="0" distB="0" distL="114300" distR="114300" simplePos="0" relativeHeight="251663360" behindDoc="0" locked="0" layoutInCell="1" allowOverlap="1" wp14:anchorId="2377CD12" wp14:editId="4602E190">
                <wp:simplePos x="0" y="0"/>
                <wp:positionH relativeFrom="column">
                  <wp:posOffset>913765</wp:posOffset>
                </wp:positionH>
                <wp:positionV relativeFrom="paragraph">
                  <wp:posOffset>3957320</wp:posOffset>
                </wp:positionV>
                <wp:extent cx="3828415" cy="476250"/>
                <wp:effectExtent l="0" t="0" r="0" b="0"/>
                <wp:wrapThrough wrapText="bothSides">
                  <wp:wrapPolygon edited="0">
                    <wp:start x="0" y="0"/>
                    <wp:lineTo x="0" y="0"/>
                    <wp:lineTo x="0" y="0"/>
                  </wp:wrapPolygon>
                </wp:wrapThrough>
                <wp:docPr id="21" name="Caixa de Texto 21"/>
                <wp:cNvGraphicFramePr/>
                <a:graphic xmlns:a="http://schemas.openxmlformats.org/drawingml/2006/main">
                  <a:graphicData uri="http://schemas.microsoft.com/office/word/2010/wordprocessingShape">
                    <wps:wsp>
                      <wps:cNvSpPr txBox="1"/>
                      <wps:spPr>
                        <a:xfrm>
                          <a:off x="0" y="0"/>
                          <a:ext cx="3828415" cy="476250"/>
                        </a:xfrm>
                        <a:prstGeom prst="rect">
                          <a:avLst/>
                        </a:prstGeom>
                        <a:solidFill>
                          <a:prstClr val="white"/>
                        </a:solidFill>
                        <a:ln>
                          <a:noFill/>
                        </a:ln>
                        <a:effectLst/>
                      </wps:spPr>
                      <wps:txbx>
                        <w:txbxContent>
                          <w:p w14:paraId="65DEFBBD" w14:textId="1FB4837E" w:rsidR="00B80F40" w:rsidRPr="006422F2" w:rsidRDefault="00B80F40" w:rsidP="001C3A34">
                            <w:pPr>
                              <w:pStyle w:val="Legenda"/>
                              <w:rPr>
                                <w:rFonts w:eastAsia="Calibri" w:cs="Times New Roman"/>
                                <w:noProof/>
                              </w:rPr>
                            </w:pPr>
                            <w:bookmarkStart w:id="126" w:name="_Toc497408502"/>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7CD12" id="_x0000_s1038" type="#_x0000_t202" style="position:absolute;left:0;text-align:left;margin-left:71.95pt;margin-top:311.6pt;width:301.45pt;height:3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" stroked="f">
                <v:textbox style="mso-fit-shape-to-text:t" inset="0,0,0,0">
                  <w:txbxContent>
                    <w:p w14:paraId="65DEFBBD" w14:textId="1FB4837E" w:rsidR="00B80F40" w:rsidRPr="006422F2" w:rsidRDefault="00B80F40" w:rsidP="001C3A34">
                      <w:pPr>
                        <w:pStyle w:val="Legenda"/>
                        <w:rPr>
                          <w:rFonts w:eastAsia="Calibri" w:cs="Times New Roman"/>
                          <w:noProof/>
                        </w:rPr>
                      </w:pPr>
                      <w:bookmarkStart w:id="127" w:name="_Toc497408502"/>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7"/>
                    </w:p>
                  </w:txbxContent>
                </v:textbox>
                <w10:wrap type="through"/>
              </v:shape>
            </w:pict>
          </mc:Fallback>
        </mc:AlternateContent>
      </w:r>
      <w:r>
        <w:rPr>
          <w:noProof/>
        </w:rPr>
        <w:drawing>
          <wp:anchor distT="0" distB="0" distL="114300" distR="114300" simplePos="0" relativeHeight="251661312" behindDoc="0" locked="0" layoutInCell="1" allowOverlap="1" wp14:anchorId="1ED05F0F" wp14:editId="47F174FC">
            <wp:simplePos x="0" y="0"/>
            <wp:positionH relativeFrom="column">
              <wp:posOffset>913773</wp:posOffset>
            </wp:positionH>
            <wp:positionV relativeFrom="paragraph">
              <wp:posOffset>871855</wp:posOffset>
            </wp:positionV>
            <wp:extent cx="3828415" cy="3028315"/>
            <wp:effectExtent l="0" t="0" r="6985" b="0"/>
            <wp:wrapTopAndBottom/>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828415" cy="3028315"/>
                    </a:xfrm>
                    <a:prstGeom prst="rect">
                      <a:avLst/>
                    </a:prstGeom>
                  </pic:spPr>
                </pic:pic>
              </a:graphicData>
            </a:graphic>
            <wp14:sizeRelH relativeFrom="page">
              <wp14:pctWidth>0</wp14:pctWidth>
            </wp14:sizeRelH>
            <wp14:sizeRelV relativeFrom="page">
              <wp14:pctHeight>0</wp14:pctHeight>
            </wp14:sizeRelV>
          </wp:anchor>
        </w:drawing>
      </w:r>
      <w:bookmarkEnd w:id="125"/>
      <w:r w:rsidR="00C254AC">
        <w:t xml:space="preserve">O modelo de containers elimina a camada do sistema operacional que existia para </w:t>
      </w:r>
      <w:r w:rsidR="00A94FE2">
        <w:t>cada máquina</w:t>
      </w:r>
      <w:r w:rsidR="00C254AC">
        <w:t xml:space="preserve"> virtualizada e o hypervisor para gerenciar as instâncias </w:t>
      </w:r>
      <w:r w:rsidR="00A94FE2">
        <w:t xml:space="preserve">virtualizadas. A virtualização </w:t>
      </w:r>
      <w:r w:rsidR="00C254AC">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65D54DF6" w:rsidR="009C7518" w:rsidRDefault="009C7518">
      <w:pPr>
        <w:keepNext/>
      </w:pPr>
    </w:p>
    <w:p w14:paraId="078C1AEE" w14:textId="77777777" w:rsidR="001C3A34" w:rsidRDefault="001C3A34">
      <w:pPr>
        <w:pStyle w:val="Legenda"/>
        <w:jc w:val="both"/>
      </w:pPr>
      <w:bookmarkStart w:id="128" w:name="_Toc482302131"/>
    </w:p>
    <w:p w14:paraId="24F1C620" w14:textId="77777777" w:rsidR="001C3A34" w:rsidRDefault="001C3A34">
      <w:pPr>
        <w:pStyle w:val="Legenda"/>
        <w:jc w:val="both"/>
      </w:pPr>
    </w:p>
    <w:bookmarkEnd w:id="128"/>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046A222D" w:rsidR="009C7518" w:rsidRPr="007173CF" w:rsidRDefault="00C254AC">
      <w:pPr>
        <w:rPr>
          <w:highlight w:val="yellow"/>
        </w:rPr>
      </w:pPr>
      <w:r w:rsidRPr="007173CF">
        <w:rPr>
          <w:highlight w:val="yellow"/>
        </w:rPr>
        <w:t xml:space="preserve">Basicamente há uma abstração do nível de sistema operacional, pois as configurações ficam no container e o mesmo pode ser tem um alto nível de provisionamento, podendo ser </w:t>
      </w:r>
      <w:r w:rsidRPr="007173CF">
        <w:rPr>
          <w:highlight w:val="yellow"/>
        </w:rPr>
        <w:lastRenderedPageBreak/>
        <w:t xml:space="preserve">replicado sem menores problemas, simplificando muito a implementação em diferentes máquinas e ambientes de homologação (QA, </w:t>
      </w:r>
      <w:proofErr w:type="spellStart"/>
      <w:r w:rsidRPr="007173CF">
        <w:rPr>
          <w:highlight w:val="yellow"/>
        </w:rPr>
        <w:t>Staging</w:t>
      </w:r>
      <w:proofErr w:type="spellEnd"/>
      <w:r w:rsidRPr="007173CF">
        <w:rPr>
          <w:highlight w:val="yellow"/>
        </w:rPr>
        <w:t>, Produção); o container pode ser baixado em qualquer lugar, e máquina hospedeira utilizando o Dockerhub (repositório do docker).</w:t>
      </w:r>
    </w:p>
    <w:p w14:paraId="388F678B" w14:textId="6B8569B1" w:rsidR="009C7518" w:rsidRDefault="00C254AC" w:rsidP="00250D8C">
      <w:pPr>
        <w:ind w:firstLine="708"/>
      </w:pPr>
      <w:r w:rsidRPr="007173CF">
        <w:rPr>
          <w:highlight w:val="yellow"/>
        </w:rPr>
        <w:t>Esse dinamismo foi um dos alicerces da computação em nuvem, permitindo replicações de recursos, aplicações e escalabilidade a níveis nunca vistos antes.</w:t>
      </w:r>
      <w:r>
        <w:t xml:space="preserve">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129" w:name="_Toc496802700"/>
      <w:bookmarkStart w:id="130" w:name="_Toc496802929"/>
      <w:bookmarkStart w:id="131" w:name="_Toc497242049"/>
      <w:r w:rsidRPr="00D22DB7">
        <w:lastRenderedPageBreak/>
        <w:t>3.1 LXC Containers</w:t>
      </w:r>
      <w:bookmarkEnd w:id="129"/>
      <w:bookmarkEnd w:id="130"/>
      <w:bookmarkEnd w:id="131"/>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 xml:space="preserve">Cristiano </w:t>
        </w:r>
        <w:proofErr w:type="spellStart"/>
        <w:r>
          <w:rPr>
            <w:rStyle w:val="LigaodeInternet"/>
            <w:color w:val="000000" w:themeColor="text1"/>
            <w:highlight w:val="white"/>
            <w:u w:val="none"/>
          </w:rPr>
          <w:t>Diedrich</w:t>
        </w:r>
        <w:proofErr w:type="spellEnd"/>
      </w:hyperlink>
      <w:r w:rsidR="00A87F8D">
        <w:rPr>
          <w:color w:val="000000" w:themeColor="text1"/>
        </w:rPr>
        <w:t xml:space="preserve"> – “</w:t>
      </w:r>
      <w:r>
        <w:rPr>
          <w:color w:val="000000" w:themeColor="text1"/>
        </w:rPr>
        <w:t>o projeto do</w:t>
      </w:r>
      <w:r>
        <w:rPr>
          <w:color w:val="000000" w:themeColor="text1"/>
          <w:shd w:val="clear" w:color="auto" w:fill="FFFFFF"/>
        </w:rPr>
        <w:t xml:space="preserve"> LXC, trazia as seguintes fases: LXC, </w:t>
      </w:r>
      <w:proofErr w:type="spellStart"/>
      <w:r>
        <w:rPr>
          <w:color w:val="000000" w:themeColor="text1"/>
          <w:shd w:val="clear" w:color="auto" w:fill="FFFFFF"/>
        </w:rPr>
        <w:t>chroot</w:t>
      </w:r>
      <w:proofErr w:type="spellEnd"/>
      <w:r>
        <w:rPr>
          <w:color w:val="000000" w:themeColor="text1"/>
          <w:shd w:val="clear" w:color="auto" w:fill="FFFFFF"/>
        </w:rPr>
        <w:t xml:space="preserve"> com esteroides. O objetivo do projeto era ser uma alternativa a já consolidada tecnologia de </w:t>
      </w:r>
      <w:proofErr w:type="spellStart"/>
      <w:r>
        <w:rPr>
          <w:color w:val="000000" w:themeColor="text1"/>
          <w:shd w:val="clear" w:color="auto" w:fill="FFFFFF"/>
        </w:rPr>
        <w:t>chroot</w:t>
      </w:r>
      <w:proofErr w:type="spellEnd"/>
      <w:r>
        <w:rPr>
          <w:color w:val="000000" w:themeColor="text1"/>
          <w:shd w:val="clear" w:color="auto" w:fill="FFFFFF"/>
        </w:rPr>
        <w:t xml:space="preserve">, sendo um meio termo entre máquina virtual e </w:t>
      </w:r>
      <w:proofErr w:type="spellStart"/>
      <w:r>
        <w:rPr>
          <w:color w:val="000000" w:themeColor="text1"/>
          <w:shd w:val="clear" w:color="auto" w:fill="FFFFFF"/>
        </w:rPr>
        <w:t>chroot</w:t>
      </w:r>
      <w:proofErr w:type="spellEnd"/>
      <w:r>
        <w:rPr>
          <w:color w:val="000000" w:themeColor="text1"/>
          <w:shd w:val="clear" w:color="auto" w:fill="FFFFFF"/>
        </w:rPr>
        <w: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 xml:space="preserve">um kernel </w:t>
      </w:r>
      <w:proofErr w:type="gramStart"/>
      <w:r>
        <w:rPr>
          <w:color w:val="000000" w:themeColor="text1"/>
          <w:shd w:val="clear" w:color="auto" w:fill="FFFFFF"/>
        </w:rPr>
        <w:t>separado.”</w:t>
      </w:r>
      <w:proofErr w:type="gramEnd"/>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 xml:space="preserve">O container tem a característica de isolar os recursos do sistema dos recursos da aplicação, criando assim um ambiente isolado; o mesmo poder consumir recursos do sistema como: </w:t>
      </w:r>
      <w:proofErr w:type="spellStart"/>
      <w:r>
        <w:rPr>
          <w:color w:val="000000"/>
        </w:rPr>
        <w:t>namespace</w:t>
      </w:r>
      <w:proofErr w:type="spellEnd"/>
      <w:r>
        <w:rPr>
          <w:color w:val="000000"/>
        </w:rPr>
        <w:t xml:space="preserve">, </w:t>
      </w:r>
      <w:proofErr w:type="spellStart"/>
      <w:r>
        <w:rPr>
          <w:color w:val="000000"/>
        </w:rPr>
        <w:t>chroot</w:t>
      </w:r>
      <w:proofErr w:type="spellEnd"/>
      <w:r>
        <w:rPr>
          <w:color w:val="000000"/>
        </w:rPr>
        <w:t xml:space="preserve">, </w:t>
      </w:r>
      <w:proofErr w:type="spellStart"/>
      <w:r>
        <w:rPr>
          <w:color w:val="000000"/>
        </w:rPr>
        <w:t>cgroups</w:t>
      </w:r>
      <w:proofErr w:type="spellEnd"/>
      <w:r>
        <w:rPr>
          <w:color w:val="000000"/>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4751DD66"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xml:space="preserve">) - “ Os containers fornecem um ambiente mais próximo possível de um sistema operacional do que você conseguiria de uma máquina virtual, mas sem a sobrecarga da execução separada do kernel e da simulação de hardware do </w:t>
      </w:r>
      <w:proofErr w:type="gramStart"/>
      <w:r>
        <w:rPr>
          <w:color w:val="000000"/>
        </w:rPr>
        <w:t>sistema.”</w:t>
      </w:r>
      <w:proofErr w:type="gramEnd"/>
      <w:r w:rsidR="0000038E">
        <w:rPr>
          <w:rStyle w:val="Refdenotaderodap"/>
        </w:rPr>
        <w:footnoteReference w:customMarkFollows="1" w:id="3"/>
        <w:t>2</w:t>
      </w:r>
    </w:p>
    <w:p w14:paraId="2236304D" w14:textId="77777777" w:rsidR="006D61C6" w:rsidRDefault="006D61C6" w:rsidP="00145620">
      <w:pPr>
        <w:ind w:firstLine="708"/>
      </w:pPr>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0DF74C25" w:rsidR="009C7518" w:rsidRDefault="00C254AC">
      <w:pPr>
        <w:pStyle w:val="Legenda"/>
        <w:jc w:val="both"/>
      </w:pPr>
      <w:bookmarkStart w:id="132" w:name="_Toc482302132"/>
      <w:r>
        <w:t xml:space="preserve">Figura </w:t>
      </w:r>
      <w:r>
        <w:fldChar w:fldCharType="begin"/>
      </w:r>
      <w:r>
        <w:instrText>SEQ Figura \* ARABIC</w:instrText>
      </w:r>
      <w:r>
        <w:fldChar w:fldCharType="separate"/>
      </w:r>
      <w:r w:rsidR="00400525">
        <w:rPr>
          <w:noProof/>
        </w:rPr>
        <w:t>15</w:t>
      </w:r>
      <w:r>
        <w:fldChar w:fldCharType="end"/>
      </w:r>
      <w:bookmarkEnd w:id="132"/>
      <w:r>
        <w:t xml:space="preserve"> - LXC Container Fonte: http://3way.com.br/saiba-como-a-virtualizacao-por-container-revolucionou-a-infraestrutura-de-ti-part2/.png</w:t>
      </w:r>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8E54C07" w:rsidR="009C7518" w:rsidRDefault="00C254AC">
      <w:pPr>
        <w:pStyle w:val="Legenda"/>
        <w:jc w:val="both"/>
      </w:pPr>
      <w:bookmarkStart w:id="133" w:name="_Toc482302133"/>
      <w:bookmarkStart w:id="134" w:name="_Toc497408503"/>
      <w:r>
        <w:t xml:space="preserve">Figura </w:t>
      </w:r>
      <w:r>
        <w:fldChar w:fldCharType="begin"/>
      </w:r>
      <w:r>
        <w:instrText>SEQ Figura \* ARABIC</w:instrText>
      </w:r>
      <w:r>
        <w:fldChar w:fldCharType="separate"/>
      </w:r>
      <w:r w:rsidR="00400525">
        <w:rPr>
          <w:noProof/>
        </w:rPr>
        <w:t>16</w:t>
      </w:r>
      <w:r>
        <w:fldChar w:fldCharType="end"/>
      </w:r>
      <w:bookmarkEnd w:id="133"/>
      <w:r>
        <w:t xml:space="preserve"> LXC </w:t>
      </w:r>
      <w:proofErr w:type="spellStart"/>
      <w:r>
        <w:t>vs</w:t>
      </w:r>
      <w:proofErr w:type="spellEnd"/>
      <w:r>
        <w:t xml:space="preserve"> KVM Fonte: </w:t>
      </w:r>
      <w:proofErr w:type="gramStart"/>
      <w:r>
        <w:t>http:3way.com.br</w:t>
      </w:r>
      <w:proofErr w:type="gramEnd"/>
      <w:r>
        <w:t>/saiba-como-a-virtualizacao-por-container-revolucionou-a-infraestrutura-de-ti-part2/.png</w:t>
      </w:r>
      <w:bookmarkEnd w:id="134"/>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135" w:name="_Toc496802701"/>
      <w:bookmarkStart w:id="136" w:name="_Toc496802930"/>
      <w:bookmarkStart w:id="137" w:name="_Toc497242050"/>
      <w:r>
        <w:lastRenderedPageBreak/>
        <w:t>4. Docker</w:t>
      </w:r>
      <w:bookmarkEnd w:id="135"/>
      <w:bookmarkEnd w:id="136"/>
      <w:bookmarkEnd w:id="137"/>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45F06044" w14:textId="52929247" w:rsidR="006C451D"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r w:rsidR="006C451D">
        <w:rPr>
          <w:lang w:val="x-none" w:eastAsia="x-none"/>
        </w:rPr>
        <w:t xml:space="preserve">  </w:t>
      </w:r>
      <w:r w:rsidR="009D3C82">
        <w:rPr>
          <w:lang w:val="x-none" w:eastAsia="x-none"/>
        </w:rPr>
        <w:t>Este ambiente poderá estar disponível no DockerHub que é o repositório de imagens do Docker, irei falar mais adiante sobre este ambiente em maiores detalhes.</w:t>
      </w:r>
    </w:p>
    <w:p w14:paraId="79D085F9" w14:textId="70FAD6A3" w:rsidR="00A97EC7" w:rsidRDefault="006C451D" w:rsidP="00A97EC7">
      <w:pPr>
        <w:ind w:firstLine="708"/>
        <w:rPr>
          <w:lang w:val="x-none" w:eastAsia="x-none"/>
        </w:rPr>
      </w:pPr>
      <w:r>
        <w:rPr>
          <w:lang w:val="x-none" w:eastAsia="x-none"/>
        </w:rPr>
        <w:t>Muito utilizado para testes</w:t>
      </w:r>
      <w:r w:rsidR="005C1B34">
        <w:rPr>
          <w:lang w:val="x-none" w:eastAsia="x-none"/>
        </w:rPr>
        <w:t xml:space="preserve"> de homologação de aplicações, pois é possível criar um ambiente de QA igual ao ambiente de Prod de forma que possa ser homologado com </w:t>
      </w:r>
      <w:r w:rsidR="00736AE0" w:rsidRPr="00007375">
        <w:rPr>
          <w:highlight w:val="yellow"/>
          <w:lang w:val="x-none" w:eastAsia="x-none"/>
        </w:rPr>
        <w:t>segurança.</w:t>
      </w:r>
    </w:p>
    <w:p w14:paraId="1F7458CF" w14:textId="77777777" w:rsidR="00B04CBE" w:rsidRDefault="00B04CBE" w:rsidP="00A97EC7">
      <w:pPr>
        <w:ind w:firstLine="708"/>
        <w:rPr>
          <w:lang w:val="x-none" w:eastAsia="x-none"/>
        </w:rPr>
      </w:pPr>
    </w:p>
    <w:p w14:paraId="50936734" w14:textId="77777777" w:rsidR="005B7C63" w:rsidRPr="00727CEF" w:rsidRDefault="005B7C63" w:rsidP="005B7C63">
      <w:pPr>
        <w:rPr>
          <w:b/>
          <w:lang w:val="x-none" w:eastAsia="x-none"/>
        </w:rPr>
      </w:pPr>
      <w:r w:rsidRPr="00727CEF">
        <w:rPr>
          <w:b/>
          <w:lang w:val="x-none" w:eastAsia="x-none"/>
        </w:rPr>
        <w:t xml:space="preserve">Motivos para usar o Docker: </w:t>
      </w:r>
    </w:p>
    <w:p w14:paraId="1692FC84" w14:textId="77777777" w:rsidR="005B7C63" w:rsidRDefault="005B7C63" w:rsidP="005B7C63"/>
    <w:p w14:paraId="75AAB49B" w14:textId="77777777" w:rsidR="005B7C63" w:rsidRDefault="005B7C63" w:rsidP="005B7C63">
      <w:r>
        <w:t>Existem algumas refutações para poder usar o Docker, principalmente sobre entendimento e a aplicabilidade desta tecnologia nas empresas e adoção dos desenvolvedores.</w:t>
      </w:r>
    </w:p>
    <w:p w14:paraId="30DF9B4A" w14:textId="77777777" w:rsidR="005B7C63" w:rsidRDefault="005B7C63" w:rsidP="005B7C63">
      <w:pPr>
        <w:rPr>
          <w:lang w:val="x-none" w:eastAsia="x-none"/>
        </w:rPr>
      </w:pPr>
      <w:r>
        <w:rPr>
          <w:lang w:val="x-none" w:eastAsia="x-none"/>
        </w:rPr>
        <w:t>De acordo com o livro Docker para desenvolvedores:</w:t>
      </w:r>
    </w:p>
    <w:p w14:paraId="0D553ED3" w14:textId="77777777" w:rsidR="005B7C63" w:rsidRPr="00CF43A5" w:rsidRDefault="005B7C63" w:rsidP="005B7C63">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Pr>
          <w:rStyle w:val="Refdenotaderodap"/>
          <w:rFonts w:eastAsia="Times New Roman"/>
        </w:rPr>
        <w:footnoteReference w:customMarkFollows="1" w:id="6"/>
        <w:t>5</w:t>
      </w:r>
    </w:p>
    <w:p w14:paraId="1A57EF6F" w14:textId="77777777" w:rsidR="005B7C63" w:rsidRDefault="005B7C63" w:rsidP="005B7C63">
      <w:pPr>
        <w:rPr>
          <w:lang w:eastAsia="en-US"/>
        </w:rPr>
      </w:pPr>
    </w:p>
    <w:p w14:paraId="3A893371" w14:textId="77777777" w:rsidR="005B7C63" w:rsidRDefault="005B7C63" w:rsidP="005B7C63">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3C873FC8" w14:textId="77777777" w:rsidR="005B7C63" w:rsidRDefault="005B7C63" w:rsidP="005B7C63">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2BA6AB4E" w14:textId="77777777" w:rsidR="005B7C63" w:rsidRDefault="005B7C63" w:rsidP="005B7C63">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3406AC66" w14:textId="77777777" w:rsidR="005B7C63" w:rsidRDefault="005B7C63" w:rsidP="005B7C63">
      <w:pPr>
        <w:pStyle w:val="PargrafodaLista"/>
        <w:numPr>
          <w:ilvl w:val="0"/>
          <w:numId w:val="5"/>
        </w:numPr>
        <w:rPr>
          <w:lang w:val="x-none" w:eastAsia="x-none"/>
        </w:rPr>
      </w:pPr>
      <w:r>
        <w:rPr>
          <w:lang w:val="x-none" w:eastAsia="x-none"/>
        </w:rPr>
        <w:t>Fácil Escalabilidade</w:t>
      </w:r>
    </w:p>
    <w:p w14:paraId="7F108F74" w14:textId="77777777" w:rsidR="005B7C63" w:rsidRDefault="005B7C63" w:rsidP="005B7C63">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395C6381" w14:textId="77777777" w:rsidR="005B7C63" w:rsidRDefault="005B7C63" w:rsidP="005B7C63">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28622A33" w14:textId="77777777" w:rsidR="005B7C63" w:rsidRDefault="005B7C63" w:rsidP="005B7C63">
      <w:pPr>
        <w:pStyle w:val="PargrafodaLista"/>
        <w:numPr>
          <w:ilvl w:val="1"/>
          <w:numId w:val="5"/>
        </w:numPr>
        <w:rPr>
          <w:lang w:eastAsia="x-none"/>
        </w:rPr>
      </w:pPr>
      <w:r>
        <w:rPr>
          <w:lang w:eastAsia="x-none"/>
        </w:rPr>
        <w:lastRenderedPageBreak/>
        <w:t>Como a aplicação fica isolada, a mesma pode possuir todas as suas dependências (variáveis de ambiente, bibliotecas e outras dependências) no próprio container.</w:t>
      </w:r>
    </w:p>
    <w:p w14:paraId="58F9B44D" w14:textId="77777777" w:rsidR="005B7C63" w:rsidRDefault="005B7C63" w:rsidP="005B7C63">
      <w:pPr>
        <w:pStyle w:val="PargrafodaLista"/>
        <w:numPr>
          <w:ilvl w:val="0"/>
          <w:numId w:val="5"/>
        </w:numPr>
        <w:rPr>
          <w:lang w:val="x-none" w:eastAsia="x-none"/>
        </w:rPr>
      </w:pPr>
      <w:r>
        <w:rPr>
          <w:lang w:val="x-none" w:eastAsia="x-none"/>
        </w:rPr>
        <w:t>Ambientes de execuções leves e isolados</w:t>
      </w:r>
    </w:p>
    <w:p w14:paraId="7E86DCA3" w14:textId="77777777" w:rsidR="005B7C63" w:rsidRDefault="005B7C63" w:rsidP="005B7C63">
      <w:pPr>
        <w:pStyle w:val="PargrafodaLista"/>
        <w:numPr>
          <w:ilvl w:val="1"/>
          <w:numId w:val="5"/>
        </w:numPr>
        <w:rPr>
          <w:lang w:eastAsia="x-none"/>
        </w:rPr>
      </w:pPr>
      <w:r>
        <w:rPr>
          <w:lang w:eastAsia="x-none"/>
        </w:rPr>
        <w:t>Cada aplicação ou recurso fica isolado, somente com o que é necessário à sua execução.</w:t>
      </w:r>
    </w:p>
    <w:p w14:paraId="16CB6449" w14:textId="77777777" w:rsidR="005B7C63" w:rsidRDefault="005B7C63" w:rsidP="005B7C63">
      <w:pPr>
        <w:pStyle w:val="PargrafodaLista"/>
        <w:numPr>
          <w:ilvl w:val="0"/>
          <w:numId w:val="5"/>
        </w:numPr>
        <w:rPr>
          <w:lang w:val="x-none" w:eastAsia="x-none"/>
        </w:rPr>
      </w:pPr>
      <w:r>
        <w:rPr>
          <w:lang w:val="x-none" w:eastAsia="x-none"/>
        </w:rPr>
        <w:t>Camadas compartilhadas</w:t>
      </w:r>
    </w:p>
    <w:p w14:paraId="13D2FCCB" w14:textId="77777777" w:rsidR="005B7C63" w:rsidRDefault="005B7C63" w:rsidP="005B7C63">
      <w:pPr>
        <w:pStyle w:val="PargrafodaLista"/>
        <w:numPr>
          <w:ilvl w:val="1"/>
          <w:numId w:val="5"/>
        </w:numPr>
        <w:rPr>
          <w:lang w:eastAsia="x-none"/>
        </w:rPr>
      </w:pPr>
      <w:r>
        <w:rPr>
          <w:lang w:eastAsia="x-none"/>
        </w:rPr>
        <w:t>Compartilhamento de camadas comuns a nível de Sistema Operacional, como bibliotecas (do sistema), system-</w:t>
      </w:r>
      <w:proofErr w:type="spellStart"/>
      <w:r>
        <w:rPr>
          <w:lang w:eastAsia="x-none"/>
        </w:rPr>
        <w:t>calls</w:t>
      </w:r>
      <w:proofErr w:type="spellEnd"/>
      <w:r>
        <w:rPr>
          <w:lang w:eastAsia="x-none"/>
        </w:rPr>
        <w:t xml:space="preserve"> e etc.</w:t>
      </w:r>
    </w:p>
    <w:p w14:paraId="2038BB09" w14:textId="77777777" w:rsidR="005B7C63" w:rsidRDefault="005B7C63" w:rsidP="005B7C63">
      <w:pPr>
        <w:pStyle w:val="PargrafodaLista"/>
        <w:numPr>
          <w:ilvl w:val="0"/>
          <w:numId w:val="5"/>
        </w:numPr>
        <w:rPr>
          <w:lang w:val="x-none" w:eastAsia="x-none"/>
        </w:rPr>
      </w:pPr>
      <w:r>
        <w:rPr>
          <w:lang w:val="x-none" w:eastAsia="x-none"/>
        </w:rPr>
        <w:t>Agregabilidade e Previsibilidade</w:t>
      </w:r>
    </w:p>
    <w:p w14:paraId="3B6C0017" w14:textId="77777777" w:rsidR="005B7C63" w:rsidRDefault="005B7C63" w:rsidP="005B7C63">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49F88DB4" w14:textId="77777777" w:rsidR="00153029" w:rsidRDefault="00153029" w:rsidP="00727CEF">
      <w:pPr>
        <w:ind w:left="1141"/>
        <w:rPr>
          <w:lang w:eastAsia="x-none"/>
        </w:rPr>
      </w:pPr>
    </w:p>
    <w:p w14:paraId="3D6D67A3" w14:textId="0DFE32CF" w:rsidR="005B7C63" w:rsidRPr="00727CEF" w:rsidRDefault="005B7C63" w:rsidP="00727CEF">
      <w:pPr>
        <w:pStyle w:val="PargrafodaLista"/>
        <w:ind w:left="781" w:firstLine="0"/>
        <w:rPr>
          <w:b/>
          <w:sz w:val="24"/>
          <w:lang w:eastAsia="x-none"/>
        </w:rPr>
      </w:pPr>
      <w:r w:rsidRPr="00727CEF">
        <w:rPr>
          <w:b/>
          <w:sz w:val="24"/>
          <w:lang w:eastAsia="x-none"/>
        </w:rPr>
        <w:t>Problemas de usar o Docker:</w:t>
      </w:r>
    </w:p>
    <w:p w14:paraId="006CB035" w14:textId="3FF40C25" w:rsidR="00F62F1D" w:rsidRPr="007173CF" w:rsidRDefault="00647997" w:rsidP="007173CF">
      <w:pPr>
        <w:pStyle w:val="PargrafodaLista"/>
        <w:numPr>
          <w:ilvl w:val="0"/>
          <w:numId w:val="25"/>
        </w:numPr>
        <w:rPr>
          <w:lang w:val="x-none" w:eastAsia="x-none"/>
        </w:rPr>
      </w:pPr>
      <w:r>
        <w:rPr>
          <w:lang w:eastAsia="x-none"/>
        </w:rPr>
        <w:t xml:space="preserve">Necessário adaptar a aplicação </w:t>
      </w:r>
      <w:r w:rsidR="008F394D">
        <w:rPr>
          <w:lang w:eastAsia="x-none"/>
        </w:rPr>
        <w:t>ao Docker</w:t>
      </w:r>
    </w:p>
    <w:p w14:paraId="1082C388" w14:textId="458B5471" w:rsidR="008F394D" w:rsidRDefault="008F394D" w:rsidP="007173CF">
      <w:pPr>
        <w:pStyle w:val="PargrafodaLista"/>
        <w:numPr>
          <w:ilvl w:val="0"/>
          <w:numId w:val="25"/>
        </w:numPr>
        <w:rPr>
          <w:lang w:eastAsia="x-none"/>
        </w:rPr>
      </w:pPr>
      <w:r>
        <w:rPr>
          <w:lang w:eastAsia="x-none"/>
        </w:rPr>
        <w:t xml:space="preserve">Necessário conhecimento, e/ou experiência com o </w:t>
      </w:r>
      <w:r w:rsidR="00644C3C">
        <w:rPr>
          <w:lang w:eastAsia="x-none"/>
        </w:rPr>
        <w:t>us</w:t>
      </w:r>
      <w:r>
        <w:rPr>
          <w:lang w:eastAsia="x-none"/>
        </w:rPr>
        <w:t>o de container/imagem.</w:t>
      </w:r>
    </w:p>
    <w:p w14:paraId="4BFE6C0F" w14:textId="4636B118" w:rsidR="008F394D" w:rsidRDefault="001D46BC" w:rsidP="007173CF">
      <w:pPr>
        <w:pStyle w:val="PargrafodaLista"/>
        <w:numPr>
          <w:ilvl w:val="0"/>
          <w:numId w:val="25"/>
        </w:numPr>
        <w:rPr>
          <w:lang w:eastAsia="x-none"/>
        </w:rPr>
      </w:pPr>
      <w:r>
        <w:rPr>
          <w:lang w:eastAsia="x-none"/>
        </w:rPr>
        <w:t>Curva de aprendizagem demorada e que precisa de experiência do usuário.</w:t>
      </w:r>
    </w:p>
    <w:p w14:paraId="3B34B837" w14:textId="13373BED" w:rsidR="001D46BC" w:rsidRDefault="00414A48" w:rsidP="007173CF">
      <w:pPr>
        <w:pStyle w:val="PargrafodaLista"/>
        <w:numPr>
          <w:ilvl w:val="0"/>
          <w:numId w:val="25"/>
        </w:numPr>
        <w:rPr>
          <w:lang w:eastAsia="x-none"/>
        </w:rPr>
      </w:pPr>
      <w:r>
        <w:rPr>
          <w:lang w:eastAsia="x-none"/>
        </w:rPr>
        <w:t>Pouca documentação para conceitos/problemas envolvendo à aplicação.</w:t>
      </w:r>
    </w:p>
    <w:p w14:paraId="4902A812" w14:textId="4924A3ED" w:rsidR="00414A48" w:rsidRDefault="007B0EBA" w:rsidP="007173CF">
      <w:pPr>
        <w:pStyle w:val="PargrafodaLista"/>
        <w:numPr>
          <w:ilvl w:val="0"/>
          <w:numId w:val="25"/>
        </w:numPr>
        <w:rPr>
          <w:lang w:eastAsia="x-none"/>
        </w:rPr>
      </w:pPr>
      <w:r>
        <w:rPr>
          <w:lang w:eastAsia="x-none"/>
        </w:rPr>
        <w:t xml:space="preserve">Erros na criação do container/imagem </w:t>
      </w:r>
      <w:r w:rsidR="007173CF">
        <w:rPr>
          <w:lang w:eastAsia="x-none"/>
        </w:rPr>
        <w:t>são</w:t>
      </w:r>
      <w:r>
        <w:rPr>
          <w:lang w:eastAsia="x-none"/>
        </w:rPr>
        <w:t xml:space="preserve"> </w:t>
      </w:r>
      <w:r w:rsidR="007173CF">
        <w:rPr>
          <w:lang w:eastAsia="x-none"/>
        </w:rPr>
        <w:t xml:space="preserve">de </w:t>
      </w:r>
      <w:r>
        <w:rPr>
          <w:lang w:eastAsia="x-none"/>
        </w:rPr>
        <w:t xml:space="preserve">difícil </w:t>
      </w:r>
      <w:r w:rsidR="00EC7798">
        <w:rPr>
          <w:lang w:eastAsia="x-none"/>
        </w:rPr>
        <w:t xml:space="preserve">compreensão, assimilação e entendimento. </w:t>
      </w:r>
      <w:r w:rsidR="007173CF">
        <w:rPr>
          <w:lang w:eastAsia="x-none"/>
        </w:rPr>
        <w:t>Necessária experiência</w:t>
      </w:r>
      <w:r w:rsidR="00EC7798">
        <w:rPr>
          <w:lang w:eastAsia="x-none"/>
        </w:rPr>
        <w:t xml:space="preserve"> do usuário.</w:t>
      </w:r>
    </w:p>
    <w:p w14:paraId="7BD45403" w14:textId="1DB199A9" w:rsidR="00A45E93" w:rsidRPr="007173CF" w:rsidRDefault="00A45E93" w:rsidP="007173CF">
      <w:pPr>
        <w:pStyle w:val="PargrafodaLista"/>
        <w:numPr>
          <w:ilvl w:val="0"/>
          <w:numId w:val="25"/>
        </w:numPr>
        <w:rPr>
          <w:lang w:eastAsia="x-none"/>
        </w:rPr>
      </w:pPr>
      <w:r>
        <w:rPr>
          <w:lang w:eastAsia="x-none"/>
        </w:rPr>
        <w:t xml:space="preserve">Necessário conhecimento prévios de </w:t>
      </w:r>
      <w:r w:rsidR="00F609ED">
        <w:rPr>
          <w:lang w:eastAsia="x-none"/>
        </w:rPr>
        <w:t>Linux</w:t>
      </w:r>
      <w:r>
        <w:rPr>
          <w:lang w:eastAsia="x-none"/>
        </w:rPr>
        <w:t>.</w:t>
      </w:r>
    </w:p>
    <w:p w14:paraId="670FA70B" w14:textId="77777777" w:rsidR="00F62F1D" w:rsidRDefault="00F62F1D" w:rsidP="005B7C63">
      <w:pPr>
        <w:ind w:firstLine="708"/>
        <w:rPr>
          <w:lang w:val="x-none" w:eastAsia="x-none"/>
        </w:rPr>
      </w:pPr>
    </w:p>
    <w:p w14:paraId="3D272FE8" w14:textId="01D45723" w:rsidR="005B7C63" w:rsidRDefault="005B7C63" w:rsidP="005B7C63">
      <w:pPr>
        <w:ind w:firstLine="708"/>
        <w:rPr>
          <w:lang w:val="x-none" w:eastAsia="x-none"/>
        </w:rPr>
      </w:pPr>
      <w:r>
        <w:rPr>
          <w:lang w:val="x-none" w:eastAsia="x-none"/>
        </w:rPr>
        <w:t xml:space="preserve">Principal problema do Docker, é que a equipe de desenvolvimento tem que produzir a aplicação já pensando na forma de execução da mesma no Docker. Em meu estudo de caso, precisei fazer alterações </w:t>
      </w:r>
      <w:r w:rsidR="00F609ED">
        <w:rPr>
          <w:lang w:eastAsia="x-none"/>
        </w:rPr>
        <w:t xml:space="preserve">significativas </w:t>
      </w:r>
      <w:r>
        <w:rPr>
          <w:lang w:val="x-none" w:eastAsia="x-none"/>
        </w:rPr>
        <w:t xml:space="preserve">na aplicação para que a mesma pudesse ser executada no Docker. </w:t>
      </w:r>
    </w:p>
    <w:p w14:paraId="4A1F791C" w14:textId="17963865" w:rsidR="001D2CF2" w:rsidRPr="00A97EC7" w:rsidRDefault="001D2CF2" w:rsidP="005B7C63">
      <w:pPr>
        <w:ind w:firstLine="708"/>
        <w:rPr>
          <w:lang w:eastAsia="x-none"/>
        </w:rPr>
      </w:pPr>
      <w:r>
        <w:rPr>
          <w:lang w:eastAsia="x-none"/>
        </w:rPr>
        <w:t xml:space="preserve">Usuário leigos e/ou </w:t>
      </w:r>
      <w:r w:rsidR="007B46F8">
        <w:rPr>
          <w:lang w:eastAsia="x-none"/>
        </w:rPr>
        <w:t xml:space="preserve">sem um </w:t>
      </w:r>
      <w:r>
        <w:rPr>
          <w:lang w:eastAsia="x-none"/>
        </w:rPr>
        <w:t xml:space="preserve">bom conhecimento de </w:t>
      </w:r>
      <w:r w:rsidR="007B46F8">
        <w:rPr>
          <w:lang w:eastAsia="x-none"/>
        </w:rPr>
        <w:t xml:space="preserve">Linux terão extrema </w:t>
      </w:r>
      <w:r w:rsidR="00F221CF">
        <w:rPr>
          <w:lang w:eastAsia="x-none"/>
        </w:rPr>
        <w:t xml:space="preserve">dificuldade de utilização da plataforma, pois alguns erros </w:t>
      </w:r>
      <w:r w:rsidR="00381ECA">
        <w:rPr>
          <w:lang w:eastAsia="x-none"/>
        </w:rPr>
        <w:t>não são claros e requerem bastante conhecimento e</w:t>
      </w:r>
      <w:r w:rsidR="00684108">
        <w:rPr>
          <w:lang w:eastAsia="x-none"/>
        </w:rPr>
        <w:t xml:space="preserve"> motivação do usuário para continuar a </w:t>
      </w:r>
      <w:proofErr w:type="spellStart"/>
      <w:r w:rsidR="00684108">
        <w:rPr>
          <w:lang w:eastAsia="x-none"/>
        </w:rPr>
        <w:t>debugar</w:t>
      </w:r>
      <w:proofErr w:type="spellEnd"/>
      <w:r w:rsidR="00684108">
        <w:rPr>
          <w:lang w:eastAsia="x-none"/>
        </w:rPr>
        <w:t xml:space="preserve">. </w:t>
      </w:r>
      <w:r w:rsidR="00E150E3">
        <w:rPr>
          <w:lang w:eastAsia="x-none"/>
        </w:rPr>
        <w:t xml:space="preserve">Em meu estudo de caso varias vezes a minha aplicação </w:t>
      </w:r>
      <w:r w:rsidR="00EA0EC7">
        <w:rPr>
          <w:lang w:eastAsia="x-none"/>
        </w:rPr>
        <w:t xml:space="preserve">não levantava, ficava “up” e somente obtive um </w:t>
      </w:r>
      <w:proofErr w:type="spellStart"/>
      <w:r w:rsidR="00031A76">
        <w:rPr>
          <w:lang w:eastAsia="x-none"/>
        </w:rPr>
        <w:t>stack</w:t>
      </w:r>
      <w:proofErr w:type="spellEnd"/>
      <w:r w:rsidR="00031A76">
        <w:rPr>
          <w:lang w:eastAsia="x-none"/>
        </w:rPr>
        <w:t xml:space="preserve"> </w:t>
      </w:r>
      <w:r w:rsidR="00EA0EC7">
        <w:rPr>
          <w:lang w:eastAsia="x-none"/>
        </w:rPr>
        <w:t xml:space="preserve">trace de </w:t>
      </w:r>
      <w:proofErr w:type="spellStart"/>
      <w:r w:rsidR="000E680F">
        <w:rPr>
          <w:lang w:eastAsia="x-none"/>
        </w:rPr>
        <w:t>exit</w:t>
      </w:r>
      <w:proofErr w:type="spellEnd"/>
      <w:r w:rsidR="000E680F">
        <w:rPr>
          <w:lang w:eastAsia="x-none"/>
        </w:rPr>
        <w:t xml:space="preserve">=1; pois um container dependente não </w:t>
      </w:r>
      <w:r w:rsidR="00B9107B">
        <w:rPr>
          <w:lang w:eastAsia="x-none"/>
        </w:rPr>
        <w:t xml:space="preserve">era iniciado </w:t>
      </w:r>
      <w:r w:rsidR="00031A76">
        <w:rPr>
          <w:lang w:eastAsia="x-none"/>
        </w:rPr>
        <w:t xml:space="preserve">de </w:t>
      </w:r>
      <w:r w:rsidR="00B9107B">
        <w:rPr>
          <w:lang w:eastAsia="x-none"/>
        </w:rPr>
        <w:t xml:space="preserve">forma correta e o </w:t>
      </w:r>
      <w:r w:rsidR="00031A76">
        <w:rPr>
          <w:lang w:eastAsia="x-none"/>
        </w:rPr>
        <w:t xml:space="preserve">container </w:t>
      </w:r>
      <w:r w:rsidR="00B9107B">
        <w:rPr>
          <w:lang w:eastAsia="x-none"/>
        </w:rPr>
        <w:t>minha aplicação</w:t>
      </w:r>
      <w:r w:rsidR="00031A76">
        <w:rPr>
          <w:lang w:eastAsia="x-none"/>
        </w:rPr>
        <w:t xml:space="preserve"> </w:t>
      </w:r>
      <w:r w:rsidR="008C4E0A">
        <w:rPr>
          <w:lang w:eastAsia="x-none"/>
        </w:rPr>
        <w:t xml:space="preserve">ne informava esse </w:t>
      </w:r>
      <w:proofErr w:type="spellStart"/>
      <w:r w:rsidR="008C4E0A">
        <w:rPr>
          <w:lang w:eastAsia="x-none"/>
        </w:rPr>
        <w:t>stack</w:t>
      </w:r>
      <w:proofErr w:type="spellEnd"/>
      <w:r w:rsidR="008C4E0A">
        <w:rPr>
          <w:lang w:eastAsia="x-none"/>
        </w:rPr>
        <w:t xml:space="preserve"> trace de erro.</w:t>
      </w:r>
      <w:r w:rsidR="00B9107B">
        <w:rPr>
          <w:lang w:eastAsia="x-none"/>
        </w:rPr>
        <w:t xml:space="preserve"> </w:t>
      </w:r>
    </w:p>
    <w:p w14:paraId="2365A881" w14:textId="77777777" w:rsidR="005B7C63" w:rsidRPr="00A97EC7" w:rsidRDefault="005B7C63" w:rsidP="005B7C63">
      <w:pPr>
        <w:rPr>
          <w:lang w:eastAsia="x-none"/>
        </w:rPr>
      </w:pPr>
    </w:p>
    <w:p w14:paraId="347665AB" w14:textId="77777777" w:rsidR="005B7C63" w:rsidRDefault="005B7C63" w:rsidP="00727CEF">
      <w:pPr>
        <w:pStyle w:val="PargrafodaLista"/>
        <w:ind w:left="781" w:firstLine="0"/>
        <w:rPr>
          <w:lang w:eastAsia="x-none"/>
        </w:rPr>
      </w:pPr>
    </w:p>
    <w:p w14:paraId="57FECFDA" w14:textId="67B1F306" w:rsidR="00067AB3" w:rsidRPr="00727CEF" w:rsidRDefault="00067AB3" w:rsidP="001A3F07">
      <w:pPr>
        <w:rPr>
          <w:lang w:eastAsia="x-none"/>
        </w:rPr>
      </w:pPr>
    </w:p>
    <w:p w14:paraId="27BA1F03" w14:textId="3639FBF9" w:rsidR="002460B7" w:rsidRPr="00086281" w:rsidRDefault="002460B7" w:rsidP="002460B7">
      <w:pPr>
        <w:pStyle w:val="Ttulo11"/>
        <w:ind w:firstLine="0"/>
        <w:jc w:val="left"/>
      </w:pPr>
      <w:bookmarkStart w:id="138" w:name="_Toc497242051"/>
      <w:r w:rsidRPr="00086281">
        <w:lastRenderedPageBreak/>
        <w:t xml:space="preserve">4.1 </w:t>
      </w:r>
      <w:r>
        <w:t>Instalação do Docker</w:t>
      </w:r>
      <w:bookmarkEnd w:id="138"/>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spellStart"/>
      <w:proofErr w:type="gramStart"/>
      <w:r>
        <w:t>sudo</w:t>
      </w:r>
      <w:proofErr w:type="spellEnd"/>
      <w:proofErr w:type="gramEnd"/>
      <w:r>
        <w:t xml:space="preserve"> </w:t>
      </w:r>
      <w:proofErr w:type="spellStart"/>
      <w:r>
        <w:t>su</w:t>
      </w:r>
      <w:proofErr w:type="spellEnd"/>
      <w:r>
        <w:t xml:space="preserve">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proofErr w:type="spellStart"/>
      <w:r w:rsidRPr="00AD5AFC">
        <w:rPr>
          <w:lang w:val="en-US"/>
        </w:rPr>
        <w:t>wget</w:t>
      </w:r>
      <w:proofErr w:type="spellEnd"/>
      <w:r w:rsidRPr="00AD5AFC">
        <w:rPr>
          <w:lang w:val="en-US"/>
        </w:rPr>
        <w:t xml:space="preserve"> -</w:t>
      </w:r>
      <w:proofErr w:type="spellStart"/>
      <w:r w:rsidRPr="00AD5AFC">
        <w:rPr>
          <w:lang w:val="en-US"/>
        </w:rPr>
        <w:t>qO</w:t>
      </w:r>
      <w:proofErr w:type="spellEnd"/>
      <w:r w:rsidRPr="00AD5AFC">
        <w:rPr>
          <w:lang w:val="en-US"/>
        </w:rPr>
        <w:t xml:space="preserve">- https://get.docker.com/ | </w:t>
      </w:r>
      <w:proofErr w:type="spellStart"/>
      <w:r w:rsidRPr="00AD5AFC">
        <w:rPr>
          <w:lang w:val="en-US"/>
        </w:rPr>
        <w:t>sh</w:t>
      </w:r>
      <w:proofErr w:type="spellEnd"/>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 xml:space="preserve">Instalando no </w:t>
      </w:r>
      <w:proofErr w:type="spellStart"/>
      <w:r w:rsidRPr="00D10D40">
        <w:rPr>
          <w:b/>
        </w:rPr>
        <w:t>MacOS</w:t>
      </w:r>
      <w:proofErr w:type="spellEnd"/>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w:t>
      </w:r>
      <w:proofErr w:type="spellStart"/>
      <w:r w:rsidRPr="00D10D40">
        <w:t>MacOS</w:t>
      </w:r>
      <w:proofErr w:type="spellEnd"/>
      <w:r w:rsidRPr="00D10D40">
        <w:t xml:space="preserve"> pode ser realizada através </w:t>
      </w:r>
      <w:r w:rsidR="00677958">
        <w:t xml:space="preserve">do </w:t>
      </w:r>
      <w:proofErr w:type="spellStart"/>
      <w:r w:rsidR="00677958">
        <w:t>brew</w:t>
      </w:r>
      <w:proofErr w:type="spellEnd"/>
      <w:r w:rsidR="00677958">
        <w:t>*</w:t>
      </w:r>
      <w:r w:rsidRPr="00D10D40">
        <w:t>.</w:t>
      </w:r>
    </w:p>
    <w:p w14:paraId="12A9C0FD" w14:textId="77777777" w:rsidR="00D10D40" w:rsidRPr="00D10D40" w:rsidRDefault="00D10D40" w:rsidP="00D10D40"/>
    <w:p w14:paraId="155D5F0A" w14:textId="77777777" w:rsidR="00D10D40" w:rsidRPr="00D10D40" w:rsidRDefault="00D10D40" w:rsidP="00D10D40">
      <w:r w:rsidRPr="00D10D40">
        <w:t xml:space="preserve">Você pode instalar via </w:t>
      </w:r>
      <w:proofErr w:type="spellStart"/>
      <w:r w:rsidRPr="00D10D40">
        <w:t>brew</w:t>
      </w:r>
      <w:proofErr w:type="spellEnd"/>
      <w:r w:rsidRPr="00D10D40">
        <w:t xml:space="preserve"> </w:t>
      </w:r>
      <w:proofErr w:type="spellStart"/>
      <w:r w:rsidRPr="00D10D40">
        <w:t>cask</w:t>
      </w:r>
      <w:proofErr w:type="spellEnd"/>
      <w:r w:rsidRPr="00D10D40">
        <w:t xml:space="preserve"> com o comando abaixo:</w:t>
      </w:r>
    </w:p>
    <w:p w14:paraId="1FFF1033" w14:textId="54CCEDEA" w:rsidR="00D10D40" w:rsidRPr="006826F3" w:rsidRDefault="00D10D40" w:rsidP="00D10D40"/>
    <w:p w14:paraId="2BE1FDA1" w14:textId="3DC0ABFB" w:rsidR="00D10D40" w:rsidRPr="006826F3" w:rsidRDefault="00C03393" w:rsidP="00D10D40">
      <w:proofErr w:type="spellStart"/>
      <w:proofErr w:type="gramStart"/>
      <w:r w:rsidRPr="006826F3">
        <w:t>brew</w:t>
      </w:r>
      <w:proofErr w:type="spellEnd"/>
      <w:proofErr w:type="gramEnd"/>
      <w:r w:rsidRPr="006826F3">
        <w:t xml:space="preserve"> </w:t>
      </w:r>
      <w:proofErr w:type="spellStart"/>
      <w:r w:rsidRPr="006826F3">
        <w:t>cask</w:t>
      </w:r>
      <w:proofErr w:type="spellEnd"/>
      <w:r w:rsidRPr="006826F3">
        <w:t xml:space="preserve"> </w:t>
      </w:r>
      <w:proofErr w:type="spellStart"/>
      <w:r w:rsidRPr="006826F3">
        <w:t>install</w:t>
      </w:r>
      <w:proofErr w:type="spellEnd"/>
      <w:r w:rsidRPr="006826F3">
        <w:t xml:space="preserve"> docker</w:t>
      </w:r>
    </w:p>
    <w:p w14:paraId="6CC0198F" w14:textId="77777777" w:rsidR="00677958" w:rsidRPr="006826F3" w:rsidRDefault="00677958" w:rsidP="00D10D40"/>
    <w:p w14:paraId="4336C082" w14:textId="6117486D"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333C20">
        <w:rPr>
          <w:rStyle w:val="Refdenotaderodap"/>
        </w:rPr>
        <w:footnoteReference w:customMarkFollows="1" w:id="7"/>
        <w:t>4</w:t>
      </w:r>
    </w:p>
    <w:p w14:paraId="3C2439F6" w14:textId="2DAC154A" w:rsidR="003C2963" w:rsidRDefault="003C2963">
      <w:pPr>
        <w:rPr>
          <w:rFonts w:eastAsia="Times New Roman" w:cs="Arial"/>
          <w:color w:val="00000A"/>
          <w:sz w:val="22"/>
          <w:lang w:eastAsia="x-none"/>
        </w:rPr>
      </w:pPr>
    </w:p>
    <w:p w14:paraId="78312D0A" w14:textId="3DB98CA1" w:rsidR="007B65C4" w:rsidRDefault="007B65C4" w:rsidP="007B65C4">
      <w:pPr>
        <w:pStyle w:val="Ttulo11"/>
      </w:pPr>
      <w:bookmarkStart w:id="139" w:name="_Toc496802705"/>
      <w:bookmarkStart w:id="140" w:name="_Toc496802934"/>
      <w:bookmarkStart w:id="141" w:name="_Toc497242052"/>
      <w:bookmarkStart w:id="142" w:name="_Toc496802703"/>
      <w:bookmarkStart w:id="143" w:name="_Toc496802932"/>
      <w:r>
        <w:lastRenderedPageBreak/>
        <w:t>4.</w:t>
      </w:r>
      <w:r w:rsidR="00496E1B">
        <w:t>2</w:t>
      </w:r>
      <w:r>
        <w:t xml:space="preserve"> Arquivos de </w:t>
      </w:r>
      <w:bookmarkEnd w:id="139"/>
      <w:bookmarkEnd w:id="140"/>
      <w:r>
        <w:t>Configuração</w:t>
      </w:r>
      <w:bookmarkEnd w:id="141"/>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3C42359C" w:rsidR="007B65C4" w:rsidRDefault="007B65C4" w:rsidP="00C02FD1">
      <w:pPr>
        <w:ind w:firstLine="708"/>
      </w:pPr>
      <w:r>
        <w:t xml:space="preserve">Esses arquivos são úteis para criar configurações personalizadas e gerenciar a forma que os serviços vão ser executados pelo </w:t>
      </w:r>
      <w:proofErr w:type="spellStart"/>
      <w:r>
        <w:t>D</w:t>
      </w:r>
      <w:r w:rsidR="00535AC0">
        <w:t>a</w:t>
      </w:r>
      <w:r w:rsidR="006E4B9D">
        <w:t>e</w:t>
      </w:r>
      <w:r>
        <w:t>mon</w:t>
      </w:r>
      <w:proofErr w:type="spellEnd"/>
      <w:r>
        <w:t xml:space="preserve"> do Docker.</w:t>
      </w:r>
      <w:bookmarkStart w:id="144" w:name="_Toc496802706"/>
      <w:bookmarkStart w:id="145"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E16E7F5" w14:textId="77777777" w:rsidR="00F960D9" w:rsidRDefault="00F960D9" w:rsidP="00F960D9">
      <w:pPr>
        <w:ind w:firstLine="708"/>
      </w:pPr>
    </w:p>
    <w:p w14:paraId="2F6001A4" w14:textId="1254C0AD" w:rsidR="007B65C4" w:rsidRDefault="007B65C4" w:rsidP="007B65C4">
      <w:pPr>
        <w:pStyle w:val="Ttulo21"/>
        <w:jc w:val="left"/>
        <w:rPr>
          <w:lang w:val="pt-BR"/>
        </w:rPr>
      </w:pPr>
      <w:bookmarkStart w:id="146" w:name="_Toc497242053"/>
      <w:r>
        <w:t>4.</w:t>
      </w:r>
      <w:r w:rsidR="00496E1B">
        <w:t>2</w:t>
      </w:r>
      <w:r>
        <w:t>.1 Docker</w:t>
      </w:r>
      <w:r>
        <w:rPr>
          <w:lang w:val="pt-BR"/>
        </w:rPr>
        <w:t>-Compose</w:t>
      </w:r>
      <w:bookmarkEnd w:id="144"/>
      <w:bookmarkEnd w:id="145"/>
      <w:bookmarkEnd w:id="146"/>
    </w:p>
    <w:p w14:paraId="112BCFE4" w14:textId="77777777" w:rsidR="007B65C4" w:rsidRDefault="007B65C4" w:rsidP="007B65C4">
      <w:pPr>
        <w:ind w:firstLine="708"/>
      </w:pPr>
      <w:r>
        <w:t xml:space="preserve">Existe uma </w:t>
      </w:r>
      <w:r w:rsidRPr="007173CF">
        <w:rPr>
          <w:highlight w:val="yellow"/>
        </w:rPr>
        <w:t>ferramenta</w:t>
      </w:r>
      <w:r>
        <w:t xml:space="preserve"> do Docker que é o Docker-compose, da qual é possível escrever um único arquivo em formato </w:t>
      </w:r>
      <w:proofErr w:type="spellStart"/>
      <w:r>
        <w:t>shell</w:t>
      </w:r>
      <w:proofErr w:type="spellEnd"/>
      <w:r>
        <w:t xml:space="preserve"> e o mesmo será a imagem para a criação dos containers.</w:t>
      </w: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7C253B31" w:rsidR="007B65C4" w:rsidRDefault="007B65C4" w:rsidP="007B65C4">
      <w:pPr>
        <w:ind w:firstLine="708"/>
        <w:rPr>
          <w:lang w:eastAsia="x-none"/>
        </w:rPr>
      </w:pPr>
      <w:r>
        <w:rPr>
          <w:lang w:eastAsia="x-none"/>
        </w:rPr>
        <w:t xml:space="preserve">Toda a escrita do arquivo do Docker-compose é no formato </w:t>
      </w:r>
      <w:proofErr w:type="gramStart"/>
      <w:r>
        <w:rPr>
          <w:lang w:eastAsia="x-none"/>
        </w:rPr>
        <w:t>“.yml</w:t>
      </w:r>
      <w:proofErr w:type="gramEnd"/>
      <w:r>
        <w:rPr>
          <w:lang w:eastAsia="x-none"/>
        </w:rPr>
        <w:t xml:space="preserve">” uma linguagem bem próxima da linguagem natural e que poder ser facilmente compreendida e interpretada por uma simplicidade e quase nenhum conhecimento prévio específico de </w:t>
      </w:r>
      <w:r w:rsidR="008C1087">
        <w:rPr>
          <w:lang w:eastAsia="x-none"/>
        </w:rPr>
        <w:t xml:space="preserve">programação </w:t>
      </w:r>
      <w:r>
        <w:rPr>
          <w:lang w:eastAsia="x-none"/>
        </w:rPr>
        <w:t>.</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6F1D9C32" w:rsidR="007B65C4" w:rsidRDefault="007B65C4" w:rsidP="007B65C4">
      <w:pPr>
        <w:ind w:firstLine="708"/>
        <w:rPr>
          <w:lang w:eastAsia="x-none"/>
        </w:rPr>
      </w:pPr>
      <w:r>
        <w:rPr>
          <w:lang w:eastAsia="x-none"/>
        </w:rPr>
        <w:t xml:space="preserve">Dependente significa que o mesmo depende de outro serviço para poder executar, um exemplo: </w:t>
      </w:r>
      <w:proofErr w:type="gramStart"/>
      <w:r>
        <w:rPr>
          <w:lang w:eastAsia="x-none"/>
        </w:rPr>
        <w:t>o redis</w:t>
      </w:r>
      <w:proofErr w:type="gramEnd"/>
      <w:r>
        <w:rPr>
          <w:lang w:eastAsia="x-none"/>
        </w:rPr>
        <w:t xml:space="preserve">. A aplicação que está sendo mostrada neste estudo de caso, depende </w:t>
      </w:r>
      <w:proofErr w:type="gramStart"/>
      <w:r>
        <w:rPr>
          <w:lang w:eastAsia="x-none"/>
        </w:rPr>
        <w:t>do</w:t>
      </w:r>
      <w:proofErr w:type="gramEnd"/>
      <w:r>
        <w:rPr>
          <w:lang w:eastAsia="x-none"/>
        </w:rPr>
        <w:t xml:space="preserve"> redis para poder executar; isso significa que o container do redis tem que ser construído “</w:t>
      </w:r>
      <w:r w:rsidR="00B03A32">
        <w:rPr>
          <w:lang w:eastAsia="x-none"/>
        </w:rPr>
        <w:t>build</w:t>
      </w:r>
      <w:r>
        <w:rPr>
          <w:lang w:eastAsia="x-none"/>
        </w:rPr>
        <w:t xml:space="preserve">” e executado antes do container da aplicação. Essa ordem é de suma importância e está referenciada na ordem de execução dos serviços escritos no arquivo </w:t>
      </w:r>
      <w:proofErr w:type="gramStart"/>
      <w:r>
        <w:rPr>
          <w:lang w:eastAsia="x-none"/>
        </w:rPr>
        <w:t>“.yml</w:t>
      </w:r>
      <w:proofErr w:type="gramEnd"/>
      <w:r>
        <w:rPr>
          <w:lang w:eastAsia="x-none"/>
        </w:rPr>
        <w:t>”.</w:t>
      </w:r>
    </w:p>
    <w:p w14:paraId="26D2B49C" w14:textId="34E7EC9B" w:rsidR="007B65C4" w:rsidRDefault="007B65C4" w:rsidP="007B65C4">
      <w:pPr>
        <w:ind w:firstLine="708"/>
        <w:rPr>
          <w:lang w:eastAsia="x-none"/>
        </w:rPr>
      </w:pPr>
      <w:r>
        <w:rPr>
          <w:lang w:eastAsia="x-none"/>
        </w:rPr>
        <w:t xml:space="preserve">Estar vinculado significa que um container estará prestando serviço para outro container. Ambos são independentes e podem ser construídos </w:t>
      </w:r>
      <w:r w:rsidR="00EE0BCA">
        <w:rPr>
          <w:lang w:eastAsia="x-none"/>
        </w:rPr>
        <w:t>(</w:t>
      </w:r>
      <w:r w:rsidR="000834D4">
        <w:rPr>
          <w:lang w:eastAsia="x-none"/>
        </w:rPr>
        <w:t>build</w:t>
      </w:r>
      <w:r w:rsidR="00EE0BCA">
        <w:rPr>
          <w:lang w:eastAsia="x-none"/>
        </w:rPr>
        <w:t>)</w:t>
      </w:r>
      <w:r>
        <w:rPr>
          <w:lang w:eastAsia="x-none"/>
        </w:rPr>
        <w:t xml:space="preserve"> e executados em separado. Por exemplo o banco de dados em MySQL ele presta serviços para a aplicação, a mesma consegue ser construída </w:t>
      </w:r>
      <w:r w:rsidR="00380C27">
        <w:rPr>
          <w:lang w:eastAsia="x-none"/>
        </w:rPr>
        <w:t>(</w:t>
      </w:r>
      <w:r w:rsidR="006F43A9">
        <w:rPr>
          <w:lang w:eastAsia="x-none"/>
        </w:rPr>
        <w:t>build</w:t>
      </w:r>
      <w:r w:rsidR="00B939F5">
        <w:rPr>
          <w:lang w:eastAsia="x-none"/>
        </w:rPr>
        <w:t>)</w:t>
      </w:r>
      <w:r>
        <w:rPr>
          <w:lang w:eastAsia="x-none"/>
        </w:rPr>
        <w:t xml:space="preserve"> e ficar “up” sem o banco; não vai ter sua completa utilização e execução sem o mesmo, mais é possível.</w:t>
      </w:r>
    </w:p>
    <w:p w14:paraId="7C678C9A" w14:textId="6009FC44" w:rsidR="007B65C4" w:rsidRDefault="007B65C4" w:rsidP="007B65C4">
      <w:pPr>
        <w:ind w:firstLine="708"/>
        <w:rPr>
          <w:lang w:eastAsia="x-none"/>
        </w:rPr>
      </w:pPr>
      <w:r>
        <w:rPr>
          <w:lang w:eastAsia="x-none"/>
        </w:rPr>
        <w:lastRenderedPageBreak/>
        <w:t xml:space="preserve">Todos os serviços tem que estar vinculados no arquivo </w:t>
      </w:r>
      <w:proofErr w:type="gramStart"/>
      <w:r>
        <w:rPr>
          <w:lang w:eastAsia="x-none"/>
        </w:rPr>
        <w:t>“.yml</w:t>
      </w:r>
      <w:proofErr w:type="gramEnd"/>
      <w:r>
        <w:rPr>
          <w:lang w:eastAsia="x-none"/>
        </w:rPr>
        <w:t>”, fazendo referência à imagem que foi criada pelo Dockerfile. A imagem é construída antes da execução do container que faz referência, 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proofErr w:type="gramStart"/>
      <w:r>
        <w:rPr>
          <w:lang w:eastAsia="x-none"/>
        </w:rPr>
        <w:t>Docker File</w:t>
      </w:r>
      <w:proofErr w:type="gramEnd"/>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w:t>
      </w:r>
      <w:proofErr w:type="spellStart"/>
      <w:r w:rsidRPr="00743AB4">
        <w:rPr>
          <w:lang w:eastAsia="x-none"/>
        </w:rPr>
        <w:t>underline</w:t>
      </w:r>
      <w:proofErr w:type="spellEnd"/>
      <w:r w:rsidRPr="00743AB4">
        <w:rPr>
          <w:lang w:eastAsia="x-none"/>
        </w:rPr>
        <w:t xml:space="preserv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 xml:space="preserve">Up —  Descrição do comando no terminal – Criar, </w:t>
      </w:r>
      <w:proofErr w:type="spellStart"/>
      <w:proofErr w:type="gramStart"/>
      <w:r w:rsidRPr="002E7762">
        <w:rPr>
          <w:lang w:eastAsia="x-none"/>
        </w:rPr>
        <w:t>re</w:t>
      </w:r>
      <w:proofErr w:type="spellEnd"/>
      <w:r w:rsidRPr="002E7762">
        <w:rPr>
          <w:lang w:eastAsia="x-none"/>
        </w:rPr>
        <w:t>(</w:t>
      </w:r>
      <w:proofErr w:type="gramEnd"/>
      <w:r w:rsidRPr="002E7762">
        <w:rPr>
          <w:lang w:eastAsia="x-none"/>
        </w:rPr>
        <w:t>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58706B90" w:rsidR="007B65C4" w:rsidRDefault="005A4E49" w:rsidP="007B65C4">
      <w:pPr>
        <w:pStyle w:val="Ttulo21"/>
        <w:jc w:val="left"/>
        <w:rPr>
          <w:lang w:val="pt-BR"/>
        </w:rPr>
      </w:pPr>
      <w:bookmarkStart w:id="147" w:name="_Toc496802707"/>
      <w:bookmarkStart w:id="148" w:name="_Toc496802936"/>
      <w:bookmarkStart w:id="149" w:name="_Toc497242054"/>
      <w:r>
        <w:t>4.</w:t>
      </w:r>
      <w:r w:rsidR="00496E1B">
        <w:t>2</w:t>
      </w:r>
      <w:r w:rsidR="007B65C4">
        <w:t>.2 Docker</w:t>
      </w:r>
      <w:r w:rsidR="007B65C4">
        <w:rPr>
          <w:lang w:val="pt-BR"/>
        </w:rPr>
        <w:t xml:space="preserve"> File</w:t>
      </w:r>
      <w:bookmarkEnd w:id="147"/>
      <w:bookmarkEnd w:id="148"/>
      <w:bookmarkEnd w:id="149"/>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77777777" w:rsidR="007B65C4" w:rsidRDefault="007B65C4" w:rsidP="007B65C4">
      <w:pPr>
        <w:ind w:left="2124"/>
        <w:rPr>
          <w:lang w:eastAsia="x-none"/>
        </w:rPr>
      </w:pP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9"/>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588969C3"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No arquivo de Docker file é possível fazer especificações de sistema operacional que será utilizado para construir a imagem; bem como as bibliotecas que serão utilizadas </w:t>
      </w:r>
      <w:r w:rsidR="009E0412">
        <w:rPr>
          <w:sz w:val="24"/>
          <w:lang w:eastAsia="x-none"/>
        </w:rPr>
        <w:t>pela aplicação</w:t>
      </w:r>
      <w:r w:rsidRPr="001D0F94">
        <w:rPr>
          <w:sz w:val="24"/>
          <w:lang w:eastAsia="x-none"/>
        </w:rPr>
        <w:t>.</w:t>
      </w:r>
    </w:p>
    <w:p w14:paraId="7F81F727" w14:textId="2AAB3369" w:rsidR="007B65C4" w:rsidRPr="001D0F94" w:rsidRDefault="007B65C4" w:rsidP="007B65C4">
      <w:pPr>
        <w:pStyle w:val="PargrafodaLista"/>
        <w:suppressAutoHyphens w:val="0"/>
        <w:spacing w:line="240" w:lineRule="auto"/>
        <w:jc w:val="left"/>
        <w:rPr>
          <w:sz w:val="24"/>
          <w:lang w:eastAsia="x-none"/>
        </w:rPr>
      </w:pPr>
      <w:r w:rsidRPr="00F50F2C">
        <w:rPr>
          <w:sz w:val="24"/>
          <w:highlight w:val="yellow"/>
          <w:lang w:eastAsia="x-none"/>
        </w:rPr>
        <w:t xml:space="preserve">Instalações que permanecerão para a imagem também podem ser inseridas no momento de construção do Docker file; </w:t>
      </w:r>
      <w:proofErr w:type="gramStart"/>
      <w:r w:rsidR="004407A8">
        <w:rPr>
          <w:sz w:val="24"/>
          <w:highlight w:val="yellow"/>
          <w:lang w:eastAsia="x-none"/>
        </w:rPr>
        <w:t>Em</w:t>
      </w:r>
      <w:proofErr w:type="gramEnd"/>
      <w:r w:rsidR="004407A8">
        <w:rPr>
          <w:sz w:val="24"/>
          <w:highlight w:val="yellow"/>
          <w:lang w:eastAsia="x-none"/>
        </w:rPr>
        <w:t xml:space="preserve"> meu</w:t>
      </w:r>
      <w:r w:rsidRPr="00F50F2C">
        <w:rPr>
          <w:sz w:val="24"/>
          <w:highlight w:val="yellow"/>
          <w:lang w:eastAsia="x-none"/>
        </w:rPr>
        <w:t xml:space="preserve"> estudo de caso para a arquitetura ARM eu faço a instalação do RVM, Ruby e bundler das dependências do projeto. Estas serão necessárias a execução</w:t>
      </w:r>
      <w:r w:rsidR="004407A8">
        <w:rPr>
          <w:sz w:val="24"/>
          <w:highlight w:val="yellow"/>
          <w:lang w:eastAsia="x-none"/>
        </w:rPr>
        <w:t xml:space="preserve"> para esta arquitetura; visto que não consegui uma imagem funcional do Ruby para esta arquitetura. Irei aprofundar informações da imagem mais adiante</w:t>
      </w:r>
      <w:r w:rsidRPr="00F50F2C">
        <w:rPr>
          <w:sz w:val="24"/>
          <w:highlight w:val="yellow"/>
          <w:lang w:eastAsia="x-none"/>
        </w:rPr>
        <w:t>.</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Este arquivo é de suma importância para a arquitetura do Docker, pois será através dele que a imagem será criada e os containers terão como base para a sua execução; quaisquer esquecimento e/ou faltas de instalação de bibliotecas e </w:t>
      </w:r>
      <w:r w:rsidRPr="001D0F94">
        <w:rPr>
          <w:sz w:val="24"/>
          <w:lang w:eastAsia="x-none"/>
        </w:rPr>
        <w:lastRenderedPageBreak/>
        <w:t>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algumas centenas de vezes, assim como 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77777777"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0"/>
        <w:t>2</w:t>
      </w:r>
      <w:r>
        <w:rPr>
          <w:lang w:val="x-none" w:eastAsia="x-none"/>
        </w:rPr>
        <w:t xml:space="preserve"> – “Containers são descartáveis”.</w:t>
      </w:r>
    </w:p>
    <w:p w14:paraId="15AC8A7D" w14:textId="38D00D8C" w:rsidR="00005A0B" w:rsidRDefault="00005A0B" w:rsidP="007B65C4">
      <w:pPr>
        <w:pStyle w:val="PargrafodaLista"/>
        <w:suppressAutoHyphens w:val="0"/>
        <w:spacing w:line="240" w:lineRule="auto"/>
        <w:jc w:val="left"/>
        <w:rPr>
          <w:lang w:val="x-none" w:eastAsia="x-none"/>
        </w:rPr>
      </w:pPr>
      <w:r w:rsidRPr="007173CF">
        <w:rPr>
          <w:highlight w:val="yellow"/>
          <w:lang w:val="x-none" w:eastAsia="x-none"/>
        </w:rPr>
        <w:t>Cada comando executado dentro do dockerfile, o docker cria um sistema de camadas (layers) que o mesmo executa o comando e vai inserindo na imagem. O correto é que o dockerfile seja o máximo otimizado, para que a imagem fique com poucas camadas e de forma enxuta.</w:t>
      </w:r>
    </w:p>
    <w:p w14:paraId="77059E75" w14:textId="77777777" w:rsidR="00DB5A57" w:rsidRDefault="00DB5A57" w:rsidP="007B65C4">
      <w:pPr>
        <w:pStyle w:val="PargrafodaLista"/>
        <w:suppressAutoHyphens w:val="0"/>
        <w:spacing w:line="240" w:lineRule="auto"/>
        <w:jc w:val="left"/>
        <w:rPr>
          <w:lang w:val="x-none" w:eastAsia="x-none"/>
        </w:rPr>
      </w:pPr>
    </w:p>
    <w:p w14:paraId="2D9CEC63" w14:textId="0CA8ABA6" w:rsidR="00DB5A57" w:rsidRPr="004E2777" w:rsidRDefault="00894EE1" w:rsidP="007B65C4">
      <w:pPr>
        <w:pStyle w:val="PargrafodaLista"/>
        <w:suppressAutoHyphens w:val="0"/>
        <w:spacing w:line="240" w:lineRule="auto"/>
        <w:jc w:val="left"/>
        <w:rPr>
          <w:b/>
          <w:lang w:eastAsia="x-none"/>
        </w:rPr>
      </w:pPr>
      <w:r w:rsidRPr="004E2777">
        <w:rPr>
          <w:b/>
          <w:lang w:eastAsia="x-none"/>
        </w:rPr>
        <w:t xml:space="preserve">Principais </w:t>
      </w:r>
      <w:r w:rsidR="003566B1" w:rsidRPr="004E2777">
        <w:rPr>
          <w:b/>
          <w:lang w:eastAsia="x-none"/>
        </w:rPr>
        <w:t>instruções utilizadas no Dockerfile</w:t>
      </w:r>
      <w:r w:rsidRPr="004E2777">
        <w:rPr>
          <w:b/>
          <w:lang w:eastAsia="x-none"/>
        </w:rPr>
        <w:t>:</w:t>
      </w:r>
    </w:p>
    <w:p w14:paraId="65757F30" w14:textId="08E5276F" w:rsidR="003566B1" w:rsidRPr="003566B1" w:rsidRDefault="00B80F40" w:rsidP="003566B1">
      <w:pPr>
        <w:numPr>
          <w:ilvl w:val="0"/>
          <w:numId w:val="24"/>
        </w:numPr>
        <w:spacing w:before="100" w:beforeAutospacing="1" w:after="100" w:afterAutospacing="1"/>
        <w:rPr>
          <w:rFonts w:eastAsia="Times New Roman"/>
          <w:color w:val="000000" w:themeColor="text1"/>
        </w:rPr>
      </w:pPr>
      <w:hyperlink r:id="rId29" w:anchor="dockerignore-file" w:history="1">
        <w:proofErr w:type="gramStart"/>
        <w:r w:rsidR="003566B1" w:rsidRPr="004D7AD9">
          <w:rPr>
            <w:rFonts w:eastAsia="Times New Roman"/>
            <w:color w:val="000000" w:themeColor="text1"/>
          </w:rPr>
          <w:t>.</w:t>
        </w:r>
        <w:proofErr w:type="spellStart"/>
        <w:r w:rsidR="003566B1" w:rsidRPr="004D7AD9">
          <w:rPr>
            <w:rFonts w:eastAsia="Times New Roman"/>
            <w:color w:val="000000" w:themeColor="text1"/>
          </w:rPr>
          <w:t>dockerignore</w:t>
        </w:r>
        <w:proofErr w:type="spellEnd"/>
        <w:proofErr w:type="gramEnd"/>
      </w:hyperlink>
      <w:r w:rsidR="004D7AD9">
        <w:rPr>
          <w:rFonts w:eastAsia="Times New Roman"/>
          <w:color w:val="000000" w:themeColor="text1"/>
        </w:rPr>
        <w:t xml:space="preserve"> –</w:t>
      </w:r>
      <w:r w:rsidR="002850F3">
        <w:rPr>
          <w:rFonts w:eastAsia="Times New Roman"/>
          <w:color w:val="000000" w:themeColor="text1"/>
        </w:rPr>
        <w:t xml:space="preserve"> Arquivo que contém informações que serão ignoradas pelo cliente do docker</w:t>
      </w:r>
    </w:p>
    <w:p w14:paraId="679D3611" w14:textId="4CD7FBC7" w:rsidR="003566B1" w:rsidRPr="00007375" w:rsidRDefault="00B80F40" w:rsidP="003566B1">
      <w:pPr>
        <w:numPr>
          <w:ilvl w:val="0"/>
          <w:numId w:val="24"/>
        </w:numPr>
        <w:spacing w:before="60" w:after="100" w:afterAutospacing="1"/>
        <w:rPr>
          <w:rFonts w:eastAsia="Times New Roman"/>
          <w:color w:val="000000" w:themeColor="text1"/>
        </w:rPr>
      </w:pPr>
      <w:hyperlink r:id="rId30" w:anchor="from" w:history="1">
        <w:r w:rsidR="003566B1" w:rsidRPr="00007375">
          <w:rPr>
            <w:rFonts w:eastAsia="Times New Roman"/>
            <w:color w:val="000000" w:themeColor="text1"/>
          </w:rPr>
          <w:t>FROM</w:t>
        </w:r>
      </w:hyperlink>
      <w:r w:rsidR="003566B1" w:rsidRPr="00007375">
        <w:rPr>
          <w:rFonts w:eastAsia="Times New Roman"/>
          <w:color w:val="000000" w:themeColor="text1"/>
        </w:rPr>
        <w:t> </w:t>
      </w:r>
      <w:r w:rsidR="00830601" w:rsidRPr="00007375">
        <w:rPr>
          <w:rFonts w:eastAsia="Times New Roman"/>
          <w:color w:val="000000" w:themeColor="text1"/>
        </w:rPr>
        <w:t>– Informa a im</w:t>
      </w:r>
      <w:r w:rsidR="00351989" w:rsidRPr="00007375">
        <w:rPr>
          <w:rFonts w:eastAsia="Times New Roman"/>
          <w:color w:val="000000" w:themeColor="text1"/>
        </w:rPr>
        <w:t>a</w:t>
      </w:r>
      <w:r w:rsidR="00830601" w:rsidRPr="00007375">
        <w:rPr>
          <w:rFonts w:eastAsia="Times New Roman"/>
          <w:color w:val="000000" w:themeColor="text1"/>
        </w:rPr>
        <w:t xml:space="preserve">gem </w:t>
      </w:r>
      <w:r w:rsidR="00095A0E" w:rsidRPr="00007375">
        <w:rPr>
          <w:rFonts w:eastAsia="Times New Roman"/>
          <w:color w:val="000000" w:themeColor="text1"/>
        </w:rPr>
        <w:t>base, subsequente para as instruções.</w:t>
      </w:r>
    </w:p>
    <w:p w14:paraId="15301E05" w14:textId="0BCD1438" w:rsidR="003566B1" w:rsidRPr="00742252" w:rsidRDefault="00B80F40" w:rsidP="003566B1">
      <w:pPr>
        <w:numPr>
          <w:ilvl w:val="0"/>
          <w:numId w:val="24"/>
        </w:numPr>
        <w:spacing w:before="60" w:after="100" w:afterAutospacing="1"/>
        <w:rPr>
          <w:rFonts w:eastAsia="Times New Roman"/>
          <w:color w:val="000000" w:themeColor="text1"/>
        </w:rPr>
      </w:pPr>
      <w:hyperlink r:id="rId31" w:anchor="maintainer-deprecated" w:history="1">
        <w:r w:rsidR="00830601" w:rsidRPr="00742252">
          <w:rPr>
            <w:rFonts w:eastAsia="Times New Roman"/>
            <w:color w:val="000000" w:themeColor="text1"/>
          </w:rPr>
          <w:t>MAINTAINER (depreciado</w:t>
        </w:r>
        <w:r w:rsidR="009E5B1D" w:rsidRPr="00742252">
          <w:rPr>
            <w:rFonts w:eastAsia="Times New Roman"/>
            <w:color w:val="000000" w:themeColor="text1"/>
          </w:rPr>
          <w:t xml:space="preserve"> – uso do LABEL</w:t>
        </w:r>
        <w:r w:rsidR="003566B1" w:rsidRPr="00742252">
          <w:rPr>
            <w:rFonts w:eastAsia="Times New Roman"/>
            <w:color w:val="000000" w:themeColor="text1"/>
          </w:rPr>
          <w:t>)</w:t>
        </w:r>
      </w:hyperlink>
      <w:r w:rsidR="003566B1" w:rsidRPr="00742252">
        <w:rPr>
          <w:rFonts w:eastAsia="Times New Roman"/>
          <w:color w:val="000000" w:themeColor="text1"/>
        </w:rPr>
        <w:t> </w:t>
      </w:r>
      <w:r w:rsidR="009E5B1D" w:rsidRPr="00742252">
        <w:rPr>
          <w:rFonts w:eastAsia="Times New Roman"/>
          <w:color w:val="000000" w:themeColor="text1"/>
        </w:rPr>
        <w:t>Informa o autor que gerou a imagem</w:t>
      </w:r>
      <w:r w:rsidR="003566B1" w:rsidRPr="00742252">
        <w:rPr>
          <w:rFonts w:eastAsia="Times New Roman"/>
          <w:color w:val="000000" w:themeColor="text1"/>
        </w:rPr>
        <w:t>.</w:t>
      </w:r>
    </w:p>
    <w:p w14:paraId="71FC523F" w14:textId="530F78AA" w:rsidR="003566B1" w:rsidRPr="001A4338" w:rsidRDefault="00B80F40" w:rsidP="001A4338">
      <w:pPr>
        <w:pStyle w:val="PargrafodaLista"/>
        <w:numPr>
          <w:ilvl w:val="0"/>
          <w:numId w:val="24"/>
        </w:numPr>
        <w:rPr>
          <w:sz w:val="24"/>
        </w:rPr>
      </w:pPr>
      <w:hyperlink r:id="rId32" w:anchor="run" w:history="1">
        <w:r w:rsidR="003566B1" w:rsidRPr="001A4338">
          <w:rPr>
            <w:color w:val="000000" w:themeColor="text1"/>
          </w:rPr>
          <w:t>RUN</w:t>
        </w:r>
      </w:hyperlink>
      <w:r w:rsidR="003566B1" w:rsidRPr="001A4338">
        <w:rPr>
          <w:color w:val="000000" w:themeColor="text1"/>
        </w:rPr>
        <w:t> </w:t>
      </w:r>
      <w:r w:rsidR="00331D67" w:rsidRPr="001A4338">
        <w:rPr>
          <w:color w:val="000000" w:themeColor="text1"/>
        </w:rPr>
        <w:t>– Executa qualquer comando em uma nova camada da imagem e insere os resultados na imagem criada.</w:t>
      </w:r>
      <w:r w:rsidR="001B085D" w:rsidRPr="001A4338">
        <w:rPr>
          <w:color w:val="000000" w:themeColor="text1"/>
        </w:rPr>
        <w:t xml:space="preserve"> Os resultados inseridos na imagem, serão usados no próximo passo do Dockerfile.</w:t>
      </w:r>
    </w:p>
    <w:p w14:paraId="77EC3012" w14:textId="1394E72E" w:rsidR="003566B1" w:rsidRPr="001A4338" w:rsidRDefault="00B80F40" w:rsidP="003566B1">
      <w:pPr>
        <w:numPr>
          <w:ilvl w:val="0"/>
          <w:numId w:val="24"/>
        </w:numPr>
        <w:spacing w:before="60" w:after="100" w:afterAutospacing="1"/>
        <w:rPr>
          <w:rFonts w:eastAsia="Times New Roman"/>
          <w:color w:val="000000" w:themeColor="text1"/>
        </w:rPr>
      </w:pPr>
      <w:hyperlink r:id="rId33" w:anchor="cmd" w:history="1">
        <w:r w:rsidR="003566B1" w:rsidRPr="001A4338">
          <w:rPr>
            <w:rFonts w:eastAsia="Times New Roman"/>
            <w:color w:val="000000" w:themeColor="text1"/>
          </w:rPr>
          <w:t>CMD</w:t>
        </w:r>
      </w:hyperlink>
      <w:r w:rsidR="003566B1" w:rsidRPr="001A4338">
        <w:rPr>
          <w:rFonts w:eastAsia="Times New Roman"/>
          <w:color w:val="000000" w:themeColor="text1"/>
        </w:rPr>
        <w:t> </w:t>
      </w:r>
      <w:r w:rsidR="000E261F" w:rsidRPr="001A4338">
        <w:rPr>
          <w:rFonts w:eastAsia="Times New Roman"/>
          <w:color w:val="000000" w:themeColor="text1"/>
        </w:rPr>
        <w:t>–</w:t>
      </w:r>
      <w:r w:rsidR="00DD7433" w:rsidRPr="001A4338">
        <w:rPr>
          <w:rFonts w:eastAsia="Times New Roman"/>
          <w:color w:val="000000" w:themeColor="text1"/>
        </w:rPr>
        <w:t xml:space="preserve"> </w:t>
      </w:r>
      <w:r w:rsidR="000E261F" w:rsidRPr="001A4338">
        <w:rPr>
          <w:rFonts w:eastAsia="Times New Roman"/>
          <w:color w:val="000000" w:themeColor="text1"/>
        </w:rPr>
        <w:t>Utilizado para prover argumentos para o comando ENTRYPOINT</w:t>
      </w:r>
      <w:r w:rsidR="0072234F" w:rsidRPr="001A4338">
        <w:rPr>
          <w:rFonts w:eastAsia="Times New Roman"/>
          <w:color w:val="000000" w:themeColor="text1"/>
        </w:rPr>
        <w:t>.</w:t>
      </w:r>
    </w:p>
    <w:p w14:paraId="3AFD260A" w14:textId="7B262524" w:rsidR="003566B1" w:rsidRPr="00007375" w:rsidRDefault="00B80F40" w:rsidP="003566B1">
      <w:pPr>
        <w:numPr>
          <w:ilvl w:val="0"/>
          <w:numId w:val="24"/>
        </w:numPr>
        <w:spacing w:before="60" w:after="100" w:afterAutospacing="1"/>
        <w:rPr>
          <w:rFonts w:eastAsia="Times New Roman"/>
          <w:color w:val="000000" w:themeColor="text1"/>
        </w:rPr>
      </w:pPr>
      <w:hyperlink r:id="rId34" w:anchor="expose" w:history="1">
        <w:r w:rsidR="003566B1" w:rsidRPr="001A4338">
          <w:rPr>
            <w:rFonts w:eastAsia="Times New Roman"/>
            <w:color w:val="000000" w:themeColor="text1"/>
          </w:rPr>
          <w:t>EXPOSE</w:t>
        </w:r>
      </w:hyperlink>
      <w:r w:rsidR="003566B1" w:rsidRPr="001A4338">
        <w:rPr>
          <w:rFonts w:eastAsia="Times New Roman"/>
          <w:color w:val="000000" w:themeColor="text1"/>
        </w:rPr>
        <w:t> </w:t>
      </w:r>
      <w:r w:rsidR="00647050" w:rsidRPr="001A4338">
        <w:rPr>
          <w:rFonts w:eastAsia="Times New Roman"/>
          <w:color w:val="000000" w:themeColor="text1"/>
        </w:rPr>
        <w:t>–</w:t>
      </w:r>
      <w:r w:rsidR="00647050" w:rsidRPr="00647050">
        <w:rPr>
          <w:rFonts w:eastAsia="Times New Roman"/>
          <w:color w:val="000000" w:themeColor="text1"/>
        </w:rPr>
        <w:t xml:space="preserve"> Exp</w:t>
      </w:r>
      <w:r w:rsidR="00647050">
        <w:rPr>
          <w:rFonts w:eastAsia="Times New Roman"/>
          <w:color w:val="000000" w:themeColor="text1"/>
        </w:rPr>
        <w:t>õe</w:t>
      </w:r>
      <w:r w:rsidR="00647050" w:rsidRPr="001A4338">
        <w:rPr>
          <w:rFonts w:eastAsia="Times New Roman"/>
          <w:color w:val="000000" w:themeColor="text1"/>
        </w:rPr>
        <w:t xml:space="preserve"> a lista de portas que poderão estar visíveis e acessadas externamente do </w:t>
      </w:r>
      <w:r w:rsidR="00647050">
        <w:rPr>
          <w:rFonts w:eastAsia="Times New Roman"/>
          <w:color w:val="000000" w:themeColor="text1"/>
        </w:rPr>
        <w:t xml:space="preserve">host ao </w:t>
      </w:r>
      <w:r w:rsidR="00647050" w:rsidRPr="001A4338">
        <w:rPr>
          <w:rFonts w:eastAsia="Times New Roman"/>
          <w:color w:val="000000" w:themeColor="text1"/>
        </w:rPr>
        <w:t>contai</w:t>
      </w:r>
      <w:r w:rsidR="00647050">
        <w:rPr>
          <w:rFonts w:eastAsia="Times New Roman"/>
          <w:color w:val="000000" w:themeColor="text1"/>
        </w:rPr>
        <w:t>ner.</w:t>
      </w:r>
    </w:p>
    <w:p w14:paraId="1CA91F15" w14:textId="218326BA" w:rsidR="003566B1" w:rsidRPr="003566B1" w:rsidRDefault="00B80F40" w:rsidP="003566B1">
      <w:pPr>
        <w:numPr>
          <w:ilvl w:val="0"/>
          <w:numId w:val="24"/>
        </w:numPr>
        <w:spacing w:before="60" w:after="100" w:afterAutospacing="1"/>
        <w:rPr>
          <w:rFonts w:eastAsia="Times New Roman"/>
          <w:color w:val="000000" w:themeColor="text1"/>
        </w:rPr>
      </w:pPr>
      <w:hyperlink r:id="rId35" w:anchor="env" w:history="1">
        <w:r w:rsidR="003566B1" w:rsidRPr="004D7AD9">
          <w:rPr>
            <w:rFonts w:eastAsia="Times New Roman"/>
            <w:color w:val="000000" w:themeColor="text1"/>
          </w:rPr>
          <w:t>ENV</w:t>
        </w:r>
      </w:hyperlink>
      <w:r w:rsidR="003566B1" w:rsidRPr="003566B1">
        <w:rPr>
          <w:rFonts w:eastAsia="Times New Roman"/>
          <w:color w:val="000000" w:themeColor="text1"/>
        </w:rPr>
        <w:t> </w:t>
      </w:r>
      <w:r w:rsidR="000A5B09">
        <w:rPr>
          <w:rFonts w:eastAsia="Times New Roman"/>
          <w:color w:val="000000" w:themeColor="text1"/>
        </w:rPr>
        <w:t xml:space="preserve">– Informa variáveis de </w:t>
      </w:r>
      <w:r w:rsidR="00AF151B">
        <w:rPr>
          <w:rFonts w:eastAsia="Times New Roman"/>
          <w:color w:val="000000" w:themeColor="text1"/>
        </w:rPr>
        <w:t>ambiente.</w:t>
      </w:r>
    </w:p>
    <w:p w14:paraId="1F1A2D1E" w14:textId="205F68CA" w:rsidR="003566B1" w:rsidRPr="00007375" w:rsidRDefault="00B80F40" w:rsidP="003566B1">
      <w:pPr>
        <w:numPr>
          <w:ilvl w:val="0"/>
          <w:numId w:val="24"/>
        </w:numPr>
        <w:spacing w:afterAutospacing="1"/>
        <w:rPr>
          <w:rFonts w:eastAsia="Times New Roman"/>
          <w:color w:val="000000" w:themeColor="text1"/>
        </w:rPr>
      </w:pPr>
      <w:hyperlink r:id="rId36" w:anchor="add" w:history="1">
        <w:r w:rsidR="003566B1" w:rsidRPr="001A4338">
          <w:rPr>
            <w:rFonts w:eastAsia="Times New Roman"/>
            <w:color w:val="000000" w:themeColor="text1"/>
          </w:rPr>
          <w:t>ADD</w:t>
        </w:r>
      </w:hyperlink>
      <w:r w:rsidR="003566B1" w:rsidRPr="001A4338">
        <w:rPr>
          <w:rFonts w:eastAsia="Times New Roman"/>
          <w:color w:val="000000" w:themeColor="text1"/>
        </w:rPr>
        <w:t> </w:t>
      </w:r>
      <w:r w:rsidR="00033B3B" w:rsidRPr="001A4338">
        <w:rPr>
          <w:rFonts w:eastAsia="Times New Roman"/>
          <w:color w:val="000000" w:themeColor="text1"/>
        </w:rPr>
        <w:t xml:space="preserve"> - Adiciona novos arquivos, diretórios ou remove arquivos do container. </w:t>
      </w:r>
      <w:r w:rsidR="00033B3B" w:rsidRPr="00007375">
        <w:rPr>
          <w:rFonts w:eastAsia="Times New Roman"/>
          <w:color w:val="000000" w:themeColor="text1"/>
        </w:rPr>
        <w:t xml:space="preserve">Este </w:t>
      </w:r>
      <w:proofErr w:type="spellStart"/>
      <w:r w:rsidR="00033B3B" w:rsidRPr="00007375">
        <w:rPr>
          <w:rFonts w:eastAsia="Times New Roman"/>
          <w:color w:val="000000" w:themeColor="text1"/>
        </w:rPr>
        <w:t>commando</w:t>
      </w:r>
      <w:proofErr w:type="spellEnd"/>
      <w:r w:rsidR="00033B3B" w:rsidRPr="00007375">
        <w:rPr>
          <w:rFonts w:eastAsia="Times New Roman"/>
          <w:color w:val="000000" w:themeColor="text1"/>
        </w:rPr>
        <w:t xml:space="preserve"> invalida o cache, para usar cache use o COPY.</w:t>
      </w:r>
    </w:p>
    <w:p w14:paraId="4A418C20" w14:textId="0683B17B" w:rsidR="003566B1" w:rsidRPr="003566B1" w:rsidRDefault="00B80F40" w:rsidP="003566B1">
      <w:pPr>
        <w:numPr>
          <w:ilvl w:val="0"/>
          <w:numId w:val="24"/>
        </w:numPr>
        <w:spacing w:before="60" w:after="100" w:afterAutospacing="1"/>
        <w:rPr>
          <w:rFonts w:eastAsia="Times New Roman"/>
          <w:color w:val="000000" w:themeColor="text1"/>
        </w:rPr>
      </w:pPr>
      <w:hyperlink r:id="rId37" w:anchor="copy" w:history="1">
        <w:r w:rsidR="003566B1" w:rsidRPr="001A4338">
          <w:rPr>
            <w:rFonts w:eastAsia="Times New Roman"/>
            <w:color w:val="000000" w:themeColor="text1"/>
          </w:rPr>
          <w:t>COPY</w:t>
        </w:r>
      </w:hyperlink>
      <w:r w:rsidR="003566B1" w:rsidRPr="001A4338">
        <w:rPr>
          <w:rFonts w:eastAsia="Times New Roman"/>
          <w:color w:val="000000" w:themeColor="text1"/>
        </w:rPr>
        <w:t> </w:t>
      </w:r>
      <w:r w:rsidR="002A0862" w:rsidRPr="001A4338">
        <w:rPr>
          <w:rFonts w:eastAsia="Times New Roman"/>
          <w:color w:val="000000" w:themeColor="text1"/>
        </w:rPr>
        <w:t xml:space="preserve">– Copia </w:t>
      </w:r>
      <w:r w:rsidR="002A0862" w:rsidRPr="00E90CA5">
        <w:rPr>
          <w:rFonts w:eastAsia="Times New Roman"/>
          <w:color w:val="000000" w:themeColor="text1"/>
        </w:rPr>
        <w:t>novos arquivos, diretórios</w:t>
      </w:r>
      <w:r w:rsidR="002A0862" w:rsidRPr="001A4338">
        <w:rPr>
          <w:rFonts w:eastAsia="Times New Roman"/>
          <w:color w:val="000000" w:themeColor="text1"/>
        </w:rPr>
        <w:t xml:space="preserve"> ao container. </w:t>
      </w:r>
      <w:r w:rsidR="002A0862">
        <w:rPr>
          <w:rFonts w:eastAsia="Times New Roman"/>
          <w:color w:val="000000" w:themeColor="text1"/>
        </w:rPr>
        <w:t xml:space="preserve">Este comando somente poderá ser executado como root, necessário fazer alteração de </w:t>
      </w:r>
      <w:proofErr w:type="spellStart"/>
      <w:r w:rsidR="002A0862">
        <w:rPr>
          <w:rFonts w:eastAsia="Times New Roman"/>
          <w:color w:val="000000" w:themeColor="text1"/>
        </w:rPr>
        <w:t>chown</w:t>
      </w:r>
      <w:proofErr w:type="spellEnd"/>
      <w:r w:rsidR="002A0862">
        <w:rPr>
          <w:rFonts w:eastAsia="Times New Roman"/>
          <w:color w:val="000000" w:themeColor="text1"/>
        </w:rPr>
        <w:t xml:space="preserve"> </w:t>
      </w:r>
      <w:proofErr w:type="spellStart"/>
      <w:r w:rsidR="002A0862">
        <w:rPr>
          <w:rFonts w:eastAsia="Times New Roman"/>
          <w:color w:val="000000" w:themeColor="text1"/>
        </w:rPr>
        <w:t>manualente</w:t>
      </w:r>
      <w:proofErr w:type="spellEnd"/>
      <w:r w:rsidR="002A0862">
        <w:rPr>
          <w:rFonts w:eastAsia="Times New Roman"/>
          <w:color w:val="000000" w:themeColor="text1"/>
        </w:rPr>
        <w:t>.</w:t>
      </w:r>
    </w:p>
    <w:p w14:paraId="4FA97241" w14:textId="7BE2D9A8" w:rsidR="003566B1" w:rsidRPr="001A4338" w:rsidRDefault="00B80F40" w:rsidP="003566B1">
      <w:pPr>
        <w:numPr>
          <w:ilvl w:val="0"/>
          <w:numId w:val="24"/>
        </w:numPr>
        <w:spacing w:before="60" w:after="100" w:afterAutospacing="1"/>
        <w:rPr>
          <w:rFonts w:eastAsia="Times New Roman"/>
          <w:color w:val="000000" w:themeColor="text1"/>
        </w:rPr>
      </w:pPr>
      <w:hyperlink r:id="rId38" w:anchor="entrypoint" w:history="1">
        <w:r w:rsidR="003566B1" w:rsidRPr="001A4338">
          <w:rPr>
            <w:rFonts w:eastAsia="Times New Roman"/>
            <w:color w:val="000000" w:themeColor="text1"/>
          </w:rPr>
          <w:t>ENTRYPOINT</w:t>
        </w:r>
      </w:hyperlink>
      <w:r w:rsidR="003566B1" w:rsidRPr="001A4338">
        <w:rPr>
          <w:rFonts w:eastAsia="Times New Roman"/>
          <w:color w:val="000000" w:themeColor="text1"/>
        </w:rPr>
        <w:t> </w:t>
      </w:r>
      <w:r w:rsidR="00DA42D7" w:rsidRPr="001A4338">
        <w:rPr>
          <w:rFonts w:eastAsia="Times New Roman"/>
          <w:color w:val="000000" w:themeColor="text1"/>
        </w:rPr>
        <w:t xml:space="preserve">– Configura o container para executar comandos em </w:t>
      </w:r>
      <w:proofErr w:type="spellStart"/>
      <w:r w:rsidR="00DA42D7" w:rsidRPr="001A4338">
        <w:rPr>
          <w:rFonts w:eastAsia="Times New Roman"/>
          <w:color w:val="000000" w:themeColor="text1"/>
        </w:rPr>
        <w:t>shell</w:t>
      </w:r>
      <w:proofErr w:type="spellEnd"/>
      <w:r w:rsidR="00DA42D7" w:rsidRPr="001A4338">
        <w:rPr>
          <w:rFonts w:eastAsia="Times New Roman"/>
          <w:color w:val="000000" w:themeColor="text1"/>
        </w:rPr>
        <w:t xml:space="preserve"> (</w:t>
      </w:r>
      <w:proofErr w:type="gramStart"/>
      <w:r w:rsidR="00DA42D7" w:rsidRPr="001A4338">
        <w:rPr>
          <w:rFonts w:eastAsia="Times New Roman"/>
          <w:color w:val="000000" w:themeColor="text1"/>
        </w:rPr>
        <w:t>executáveis )</w:t>
      </w:r>
      <w:proofErr w:type="gramEnd"/>
      <w:r w:rsidR="003566B1" w:rsidRPr="001A4338">
        <w:rPr>
          <w:rFonts w:eastAsia="Times New Roman"/>
          <w:color w:val="000000" w:themeColor="text1"/>
        </w:rPr>
        <w:t>.</w:t>
      </w:r>
    </w:p>
    <w:p w14:paraId="7F731680" w14:textId="5624BA1F" w:rsidR="003566B1" w:rsidRPr="00007375" w:rsidRDefault="00B80F40" w:rsidP="003039F4">
      <w:pPr>
        <w:numPr>
          <w:ilvl w:val="0"/>
          <w:numId w:val="24"/>
        </w:numPr>
        <w:spacing w:before="60" w:after="100" w:afterAutospacing="1"/>
        <w:rPr>
          <w:rFonts w:eastAsia="Times New Roman"/>
          <w:color w:val="000000" w:themeColor="text1"/>
        </w:rPr>
      </w:pPr>
      <w:hyperlink r:id="rId39" w:anchor="volume" w:history="1">
        <w:r w:rsidR="003566B1" w:rsidRPr="00007375">
          <w:rPr>
            <w:rFonts w:eastAsia="Times New Roman"/>
            <w:color w:val="000000" w:themeColor="text1"/>
          </w:rPr>
          <w:t>VOLUME</w:t>
        </w:r>
      </w:hyperlink>
      <w:r w:rsidR="003566B1" w:rsidRPr="00007375">
        <w:rPr>
          <w:rFonts w:eastAsia="Times New Roman"/>
          <w:color w:val="000000" w:themeColor="text1"/>
        </w:rPr>
        <w:t> </w:t>
      </w:r>
      <w:r w:rsidR="002C13CB" w:rsidRPr="00007375">
        <w:rPr>
          <w:rFonts w:eastAsia="Times New Roman"/>
          <w:color w:val="000000" w:themeColor="text1"/>
        </w:rPr>
        <w:t xml:space="preserve"> - Cria um </w:t>
      </w:r>
      <w:proofErr w:type="spellStart"/>
      <w:r w:rsidR="002C13CB" w:rsidRPr="00007375">
        <w:rPr>
          <w:rFonts w:eastAsia="Times New Roman"/>
          <w:color w:val="000000" w:themeColor="text1"/>
        </w:rPr>
        <w:t>mount</w:t>
      </w:r>
      <w:proofErr w:type="spellEnd"/>
      <w:r w:rsidR="002C13CB" w:rsidRPr="00007375">
        <w:rPr>
          <w:rFonts w:eastAsia="Times New Roman"/>
          <w:color w:val="000000" w:themeColor="text1"/>
        </w:rPr>
        <w:t xml:space="preserve"> </w:t>
      </w:r>
      <w:r w:rsidR="003039F4" w:rsidRPr="00007375">
        <w:rPr>
          <w:rFonts w:eastAsia="Times New Roman"/>
          <w:color w:val="000000" w:themeColor="text1"/>
        </w:rPr>
        <w:t xml:space="preserve">point externo, que os containers irão </w:t>
      </w:r>
      <w:proofErr w:type="spellStart"/>
      <w:r w:rsidR="003039F4" w:rsidRPr="00007375">
        <w:rPr>
          <w:rFonts w:eastAsia="Times New Roman"/>
          <w:color w:val="000000" w:themeColor="text1"/>
        </w:rPr>
        <w:t>guarder</w:t>
      </w:r>
      <w:proofErr w:type="spellEnd"/>
      <w:r w:rsidR="003039F4" w:rsidRPr="00007375">
        <w:rPr>
          <w:rFonts w:eastAsia="Times New Roman"/>
          <w:color w:val="000000" w:themeColor="text1"/>
        </w:rPr>
        <w:t xml:space="preserve"> dados.</w:t>
      </w:r>
    </w:p>
    <w:p w14:paraId="7D3321C2" w14:textId="07BAAE59" w:rsidR="003566B1" w:rsidRPr="001A4338" w:rsidRDefault="00B80F40" w:rsidP="003566B1">
      <w:pPr>
        <w:numPr>
          <w:ilvl w:val="0"/>
          <w:numId w:val="24"/>
        </w:numPr>
        <w:spacing w:before="60" w:after="100" w:afterAutospacing="1"/>
        <w:rPr>
          <w:rFonts w:eastAsia="Times New Roman"/>
          <w:color w:val="000000" w:themeColor="text1"/>
        </w:rPr>
      </w:pPr>
      <w:hyperlink r:id="rId40" w:anchor="workdir" w:history="1">
        <w:r w:rsidR="003566B1" w:rsidRPr="001A4338">
          <w:rPr>
            <w:rFonts w:eastAsia="Times New Roman"/>
            <w:color w:val="000000" w:themeColor="text1"/>
          </w:rPr>
          <w:t>WORKDIR</w:t>
        </w:r>
      </w:hyperlink>
      <w:r w:rsidR="003566B1" w:rsidRPr="001A4338">
        <w:rPr>
          <w:rFonts w:eastAsia="Times New Roman"/>
          <w:color w:val="000000" w:themeColor="text1"/>
        </w:rPr>
        <w:t> </w:t>
      </w:r>
      <w:r w:rsidR="0063312D" w:rsidRPr="001A4338">
        <w:rPr>
          <w:rFonts w:eastAsia="Times New Roman"/>
          <w:color w:val="000000" w:themeColor="text1"/>
        </w:rPr>
        <w:t xml:space="preserve">– Seleciona o diretório padrão que será </w:t>
      </w:r>
      <w:proofErr w:type="gramStart"/>
      <w:r w:rsidR="0063312D" w:rsidRPr="001A4338">
        <w:rPr>
          <w:rFonts w:eastAsia="Times New Roman"/>
          <w:color w:val="000000" w:themeColor="text1"/>
        </w:rPr>
        <w:t>executados</w:t>
      </w:r>
      <w:proofErr w:type="gramEnd"/>
      <w:r w:rsidR="0063312D" w:rsidRPr="001A4338">
        <w:rPr>
          <w:rFonts w:eastAsia="Times New Roman"/>
          <w:color w:val="000000" w:themeColor="text1"/>
        </w:rPr>
        <w:t xml:space="preserve"> os próximos passos Dockerfile.</w:t>
      </w:r>
    </w:p>
    <w:p w14:paraId="328AA939" w14:textId="0241636D" w:rsidR="007B65C4" w:rsidRPr="00F50F2C" w:rsidRDefault="00B80F40" w:rsidP="00F50F2C">
      <w:pPr>
        <w:numPr>
          <w:ilvl w:val="0"/>
          <w:numId w:val="24"/>
        </w:numPr>
        <w:spacing w:before="60" w:after="100" w:afterAutospacing="1"/>
        <w:rPr>
          <w:lang w:val="x-none" w:eastAsia="x-none"/>
        </w:rPr>
      </w:pPr>
      <w:hyperlink r:id="rId41" w:history="1">
        <w:r w:rsidR="003566B1" w:rsidRPr="00707C72">
          <w:rPr>
            <w:rFonts w:eastAsia="Times New Roman"/>
            <w:color w:val="000000" w:themeColor="text1"/>
          </w:rPr>
          <w:t>LABEL</w:t>
        </w:r>
      </w:hyperlink>
      <w:r w:rsidR="003566B1" w:rsidRPr="00707C72">
        <w:rPr>
          <w:rFonts w:eastAsia="Times New Roman"/>
          <w:color w:val="000000" w:themeColor="text1"/>
        </w:rPr>
        <w:t> </w:t>
      </w:r>
      <w:r w:rsidR="00BD21F5" w:rsidRPr="00707C72">
        <w:rPr>
          <w:rFonts w:eastAsia="Times New Roman"/>
          <w:color w:val="000000" w:themeColor="text1"/>
        </w:rPr>
        <w:t xml:space="preserve">– Aplicar chave/valor de metadados as suas imagens, containers ou </w:t>
      </w:r>
      <w:proofErr w:type="spellStart"/>
      <w:r w:rsidR="00BD21F5" w:rsidRPr="00707C72">
        <w:rPr>
          <w:rFonts w:eastAsia="Times New Roman"/>
          <w:color w:val="000000" w:themeColor="text1"/>
        </w:rPr>
        <w:t>deamons</w:t>
      </w:r>
      <w:proofErr w:type="spellEnd"/>
      <w:r w:rsidR="003566B1" w:rsidRPr="00707C72">
        <w:rPr>
          <w:rFonts w:eastAsia="Times New Roman"/>
          <w:color w:val="000000" w:themeColor="text1"/>
        </w:rPr>
        <w:t>.</w:t>
      </w:r>
    </w:p>
    <w:p w14:paraId="5D810679" w14:textId="77777777" w:rsidR="00520AB1" w:rsidRDefault="00520AB1" w:rsidP="007B65C4">
      <w:pPr>
        <w:pStyle w:val="PargrafodaLista"/>
        <w:suppressAutoHyphens w:val="0"/>
        <w:spacing w:line="240" w:lineRule="auto"/>
        <w:jc w:val="left"/>
        <w:rPr>
          <w:lang w:val="x-none" w:eastAsia="x-none"/>
        </w:rPr>
      </w:pPr>
    </w:p>
    <w:p w14:paraId="466B6D46" w14:textId="6BDB4E6C" w:rsidR="005D55C2" w:rsidRDefault="00533488" w:rsidP="005D55C2">
      <w:pPr>
        <w:pStyle w:val="Ttulo21"/>
        <w:rPr>
          <w:lang w:val="pt-BR"/>
        </w:rPr>
      </w:pPr>
      <w:bookmarkStart w:id="150" w:name="_Toc497242055"/>
      <w:r>
        <w:t>4.</w:t>
      </w:r>
      <w:r w:rsidR="00496E1B">
        <w:t>2</w:t>
      </w:r>
      <w:r w:rsidR="005D55C2">
        <w:t>.3 Docker Swarm</w:t>
      </w:r>
      <w:bookmarkEnd w:id="150"/>
    </w:p>
    <w:p w14:paraId="03F6A75B" w14:textId="2FBC2A2F" w:rsidR="00502FE1" w:rsidRDefault="0065080E">
      <w:pPr>
        <w:pStyle w:val="PargrafodaLista"/>
        <w:suppressAutoHyphens w:val="0"/>
        <w:spacing w:line="240" w:lineRule="auto"/>
        <w:jc w:val="left"/>
        <w:rPr>
          <w:lang w:eastAsia="x-none"/>
        </w:rPr>
      </w:pPr>
      <w:r>
        <w:rPr>
          <w:lang w:eastAsia="x-none"/>
        </w:rPr>
        <w:t xml:space="preserve">O docker </w:t>
      </w:r>
      <w:proofErr w:type="spellStart"/>
      <w:r>
        <w:rPr>
          <w:lang w:eastAsia="x-none"/>
        </w:rPr>
        <w:t>Swarm</w:t>
      </w:r>
      <w:proofErr w:type="spellEnd"/>
      <w:r>
        <w:rPr>
          <w:lang w:eastAsia="x-none"/>
        </w:rPr>
        <w:t xml:space="preserve"> é a implementação do Docker para cluster.</w:t>
      </w:r>
      <w:r w:rsidR="00C23E57">
        <w:rPr>
          <w:lang w:eastAsia="x-none"/>
        </w:rPr>
        <w:t xml:space="preserve"> Nesta implementação é elegível um host (node) </w:t>
      </w:r>
      <w:proofErr w:type="spellStart"/>
      <w:r w:rsidR="00C23E57">
        <w:rPr>
          <w:lang w:eastAsia="x-none"/>
        </w:rPr>
        <w:t>master</w:t>
      </w:r>
      <w:proofErr w:type="spellEnd"/>
      <w:r w:rsidR="00C23E57">
        <w:rPr>
          <w:lang w:eastAsia="x-none"/>
        </w:rPr>
        <w:t xml:space="preserve"> e </w:t>
      </w:r>
      <w:r w:rsidR="00502FE1">
        <w:rPr>
          <w:lang w:eastAsia="x-none"/>
        </w:rPr>
        <w:t>a partir</w:t>
      </w:r>
      <w:r w:rsidR="00A80110">
        <w:rPr>
          <w:lang w:eastAsia="x-none"/>
        </w:rPr>
        <w:t xml:space="preserve"> dele são elegíveis os nós </w:t>
      </w:r>
      <w:r w:rsidR="007B43DD">
        <w:rPr>
          <w:lang w:eastAsia="x-none"/>
        </w:rPr>
        <w:t xml:space="preserve">escravos. </w:t>
      </w:r>
      <w:r w:rsidR="00D83429">
        <w:rPr>
          <w:lang w:eastAsia="x-none"/>
        </w:rPr>
        <w:t xml:space="preserve">Ambos </w:t>
      </w:r>
      <w:proofErr w:type="gramStart"/>
      <w:r w:rsidR="00D83429">
        <w:rPr>
          <w:lang w:eastAsia="x-none"/>
        </w:rPr>
        <w:t>os nós tem</w:t>
      </w:r>
      <w:proofErr w:type="gramEnd"/>
      <w:r w:rsidR="00D83429">
        <w:rPr>
          <w:lang w:eastAsia="x-none"/>
        </w:rPr>
        <w:t xml:space="preserve"> que estar na mesma rede física e virtual</w:t>
      </w:r>
      <w:r w:rsidR="0016515D">
        <w:rPr>
          <w:lang w:eastAsia="x-none"/>
        </w:rPr>
        <w:t xml:space="preserve"> (</w:t>
      </w:r>
      <w:r w:rsidR="00D83429">
        <w:rPr>
          <w:lang w:eastAsia="x-none"/>
        </w:rPr>
        <w:t xml:space="preserve">criada </w:t>
      </w:r>
      <w:r w:rsidR="0016515D">
        <w:rPr>
          <w:lang w:eastAsia="x-none"/>
        </w:rPr>
        <w:t>dentro do Docker)</w:t>
      </w:r>
      <w:r w:rsidR="00502FE1">
        <w:rPr>
          <w:lang w:eastAsia="x-none"/>
        </w:rPr>
        <w:t>.</w:t>
      </w:r>
    </w:p>
    <w:p w14:paraId="60AB0D10" w14:textId="1771712F" w:rsidR="00502FE1" w:rsidRDefault="00502FE1">
      <w:pPr>
        <w:pStyle w:val="PargrafodaLista"/>
        <w:suppressAutoHyphens w:val="0"/>
        <w:spacing w:line="240" w:lineRule="auto"/>
        <w:jc w:val="left"/>
        <w:rPr>
          <w:lang w:eastAsia="x-none"/>
        </w:rPr>
      </w:pPr>
      <w:r>
        <w:rPr>
          <w:lang w:eastAsia="x-none"/>
        </w:rPr>
        <w:lastRenderedPageBreak/>
        <w:t xml:space="preserve">Todos os comandos do cluster são sempre </w:t>
      </w:r>
      <w:r w:rsidR="001D3EEA">
        <w:rPr>
          <w:lang w:eastAsia="x-none"/>
        </w:rPr>
        <w:t xml:space="preserve">executados dentro do nó </w:t>
      </w:r>
      <w:proofErr w:type="spellStart"/>
      <w:r w:rsidR="001D3EEA">
        <w:rPr>
          <w:lang w:eastAsia="x-none"/>
        </w:rPr>
        <w:t>master</w:t>
      </w:r>
      <w:proofErr w:type="spellEnd"/>
      <w:r w:rsidR="001D3EEA">
        <w:rPr>
          <w:lang w:eastAsia="x-none"/>
        </w:rPr>
        <w:t xml:space="preserve">. É possível eleger um outro nó se o </w:t>
      </w:r>
      <w:proofErr w:type="spellStart"/>
      <w:r w:rsidR="001D3EEA">
        <w:rPr>
          <w:lang w:eastAsia="x-none"/>
        </w:rPr>
        <w:t>master</w:t>
      </w:r>
      <w:proofErr w:type="spellEnd"/>
      <w:r w:rsidR="001D3EEA">
        <w:rPr>
          <w:lang w:eastAsia="x-none"/>
        </w:rPr>
        <w:t xml:space="preserve"> cair (ficar </w:t>
      </w:r>
      <w:proofErr w:type="spellStart"/>
      <w:r w:rsidR="001D3EEA">
        <w:rPr>
          <w:lang w:eastAsia="x-none"/>
        </w:rPr>
        <w:t>down</w:t>
      </w:r>
      <w:proofErr w:type="spellEnd"/>
      <w:r w:rsidR="001D3EEA">
        <w:rPr>
          <w:lang w:eastAsia="x-none"/>
        </w:rPr>
        <w:t>).</w:t>
      </w:r>
      <w:r w:rsidR="0018541F">
        <w:rPr>
          <w:lang w:eastAsia="x-none"/>
        </w:rPr>
        <w:t xml:space="preserve"> Este no fica no estado elegível. </w:t>
      </w:r>
    </w:p>
    <w:p w14:paraId="760FD044" w14:textId="77777777" w:rsidR="0018541F" w:rsidRDefault="0018541F">
      <w:pPr>
        <w:pStyle w:val="PargrafodaLista"/>
        <w:suppressAutoHyphens w:val="0"/>
        <w:spacing w:line="240" w:lineRule="auto"/>
        <w:jc w:val="left"/>
        <w:rPr>
          <w:lang w:eastAsia="x-none"/>
        </w:rPr>
      </w:pPr>
    </w:p>
    <w:p w14:paraId="224CDCD8" w14:textId="575C80A4" w:rsidR="003B79D6" w:rsidRDefault="00280D6F" w:rsidP="00944EC6">
      <w:pPr>
        <w:pStyle w:val="Ttulo11"/>
      </w:pPr>
      <w:bookmarkStart w:id="151" w:name="_Toc497242056"/>
      <w:r>
        <w:lastRenderedPageBreak/>
        <w:t>4.</w:t>
      </w:r>
      <w:r w:rsidR="00172634">
        <w:t>3</w:t>
      </w:r>
      <w:r w:rsidR="00944EC6" w:rsidRPr="00086281">
        <w:t xml:space="preserve"> Docker</w:t>
      </w:r>
      <w:r w:rsidR="00944EC6">
        <w:t xml:space="preserve"> </w:t>
      </w:r>
      <w:bookmarkEnd w:id="142"/>
      <w:bookmarkEnd w:id="143"/>
      <w:r w:rsidR="001E65B3">
        <w:t>Imagem</w:t>
      </w:r>
      <w:bookmarkEnd w:id="151"/>
    </w:p>
    <w:p w14:paraId="5A8823AA" w14:textId="72D9534A"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w:t>
      </w:r>
      <w:r w:rsidR="00E0699D">
        <w:rPr>
          <w:highlight w:val="yellow"/>
          <w:lang w:val="x-none" w:eastAsia="x-none"/>
        </w:rPr>
        <w:t xml:space="preserve"> p</w:t>
      </w:r>
      <w:r w:rsidR="003C3299">
        <w:rPr>
          <w:highlight w:val="yellow"/>
          <w:lang w:val="x-none" w:eastAsia="x-none"/>
        </w:rPr>
        <w:t>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1"/>
        <w:t>6</w:t>
      </w:r>
    </w:p>
    <w:p w14:paraId="2E9A0A1C" w14:textId="73434832" w:rsidR="00B80512" w:rsidRDefault="00B80512" w:rsidP="00B80512">
      <w:pPr>
        <w:rPr>
          <w:lang w:eastAsia="x-none"/>
        </w:rPr>
      </w:pPr>
    </w:p>
    <w:p w14:paraId="2E16CE4C" w14:textId="5A7F9E6E" w:rsidR="00DF52B5" w:rsidRDefault="00DF52B5" w:rsidP="00DF52B5">
      <w:pPr>
        <w:ind w:firstLine="708"/>
        <w:rPr>
          <w:lang w:eastAsia="x-none"/>
        </w:rPr>
      </w:pPr>
      <w:r>
        <w:rPr>
          <w:lang w:eastAsia="x-none"/>
        </w:rPr>
        <w:t xml:space="preserve">Através do comando de “docker </w:t>
      </w:r>
      <w:proofErr w:type="spellStart"/>
      <w:r>
        <w:rPr>
          <w:lang w:eastAsia="x-none"/>
        </w:rPr>
        <w:t>images</w:t>
      </w:r>
      <w:proofErr w:type="spellEnd"/>
      <w:r>
        <w:rPr>
          <w:lang w:eastAsia="x-none"/>
        </w:rPr>
        <w:t xml:space="preserve">”, é possível </w:t>
      </w:r>
      <w:r w:rsidR="0090070D">
        <w:rPr>
          <w:lang w:eastAsia="x-none"/>
        </w:rPr>
        <w:t>visualizar no terminal as imagens baixadas no Docker local, conforme a tabela abaixo.</w:t>
      </w:r>
    </w:p>
    <w:p w14:paraId="4506A6E3" w14:textId="77777777" w:rsidR="00685706" w:rsidRDefault="00685706" w:rsidP="00B80512">
      <w:pPr>
        <w:rPr>
          <w:lang w:eastAsia="x-none"/>
        </w:rPr>
      </w:pPr>
    </w:p>
    <w:p w14:paraId="3D573D6D" w14:textId="180B4641" w:rsidR="0072018F" w:rsidRDefault="0072018F" w:rsidP="0072018F">
      <w:pPr>
        <w:pStyle w:val="Legenda"/>
        <w:keepNext/>
      </w:pPr>
      <w:r>
        <w:t xml:space="preserve">Tabela </w:t>
      </w:r>
      <w:fldSimple w:instr=" SEQ Tabela \* ARABIC ">
        <w:r>
          <w:rPr>
            <w:noProof/>
          </w:rPr>
          <w:t>1</w:t>
        </w:r>
      </w:fldSimple>
      <w:r>
        <w:t>- Tabela de Imagens utilizadas no Estudo de Caso</w:t>
      </w:r>
      <w:r w:rsidR="00CF1FFD">
        <w:t>, criação própria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1728"/>
        <w:gridCol w:w="1798"/>
        <w:gridCol w:w="1772"/>
        <w:gridCol w:w="1747"/>
      </w:tblGrid>
      <w:tr w:rsidR="00C812FE" w14:paraId="0B8F3115" w14:textId="77777777" w:rsidTr="00707C72">
        <w:tc>
          <w:tcPr>
            <w:tcW w:w="2016" w:type="dxa"/>
          </w:tcPr>
          <w:p w14:paraId="67AFC3F8" w14:textId="49EDEF0A" w:rsidR="00C812FE" w:rsidRDefault="00A314B6" w:rsidP="00B80512">
            <w:pPr>
              <w:rPr>
                <w:lang w:eastAsia="x-none"/>
              </w:rPr>
            </w:pPr>
            <w:r w:rsidRPr="00A314B6">
              <w:rPr>
                <w:lang w:eastAsia="x-none"/>
              </w:rPr>
              <w:t>REPOSITORY</w:t>
            </w:r>
          </w:p>
        </w:tc>
        <w:tc>
          <w:tcPr>
            <w:tcW w:w="1728" w:type="dxa"/>
          </w:tcPr>
          <w:p w14:paraId="5CFDE113" w14:textId="68E345EF" w:rsidR="00C812FE" w:rsidRDefault="00A314B6" w:rsidP="00B80512">
            <w:pPr>
              <w:rPr>
                <w:lang w:eastAsia="x-none"/>
              </w:rPr>
            </w:pPr>
            <w:r w:rsidRPr="00A314B6">
              <w:rPr>
                <w:lang w:eastAsia="x-none"/>
              </w:rPr>
              <w:t>TAG</w:t>
            </w:r>
          </w:p>
        </w:tc>
        <w:tc>
          <w:tcPr>
            <w:tcW w:w="1798" w:type="dxa"/>
          </w:tcPr>
          <w:p w14:paraId="12B089E5" w14:textId="13B337B3" w:rsidR="00C812FE" w:rsidRDefault="00A314B6" w:rsidP="00B80512">
            <w:pPr>
              <w:rPr>
                <w:lang w:eastAsia="x-none"/>
              </w:rPr>
            </w:pPr>
            <w:r w:rsidRPr="00A314B6">
              <w:rPr>
                <w:lang w:eastAsia="x-none"/>
              </w:rPr>
              <w:t>IMAGE ID</w:t>
            </w:r>
          </w:p>
        </w:tc>
        <w:tc>
          <w:tcPr>
            <w:tcW w:w="1772" w:type="dxa"/>
          </w:tcPr>
          <w:p w14:paraId="19A6D090" w14:textId="5E661C43" w:rsidR="00C812FE" w:rsidRDefault="00A314B6" w:rsidP="00B80512">
            <w:pPr>
              <w:rPr>
                <w:lang w:eastAsia="x-none"/>
              </w:rPr>
            </w:pPr>
            <w:r w:rsidRPr="00A314B6">
              <w:rPr>
                <w:lang w:eastAsia="x-none"/>
              </w:rPr>
              <w:t>CREATED</w:t>
            </w:r>
          </w:p>
        </w:tc>
        <w:tc>
          <w:tcPr>
            <w:tcW w:w="1747" w:type="dxa"/>
          </w:tcPr>
          <w:p w14:paraId="2F9BEAE5" w14:textId="5510DE80" w:rsidR="00C812FE" w:rsidRDefault="00A314B6" w:rsidP="00B80512">
            <w:pPr>
              <w:rPr>
                <w:lang w:eastAsia="x-none"/>
              </w:rPr>
            </w:pPr>
            <w:r w:rsidRPr="00A314B6">
              <w:rPr>
                <w:lang w:eastAsia="x-none"/>
              </w:rPr>
              <w:t>SIZE</w:t>
            </w:r>
          </w:p>
        </w:tc>
      </w:tr>
      <w:tr w:rsidR="00C812FE" w14:paraId="5CED765E" w14:textId="77777777" w:rsidTr="00707C72">
        <w:tc>
          <w:tcPr>
            <w:tcW w:w="2016" w:type="dxa"/>
          </w:tcPr>
          <w:p w14:paraId="0F5A9699" w14:textId="00C6D62B"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_app</w:t>
            </w:r>
            <w:proofErr w:type="spellEnd"/>
          </w:p>
        </w:tc>
        <w:tc>
          <w:tcPr>
            <w:tcW w:w="1728" w:type="dxa"/>
          </w:tcPr>
          <w:p w14:paraId="21502641" w14:textId="02925FA5" w:rsidR="00C812FE" w:rsidRDefault="00426E96" w:rsidP="00B80512">
            <w:pPr>
              <w:rPr>
                <w:lang w:eastAsia="x-none"/>
              </w:rPr>
            </w:pPr>
            <w:proofErr w:type="spellStart"/>
            <w:r w:rsidRPr="00426E96">
              <w:rPr>
                <w:lang w:eastAsia="x-none"/>
              </w:rPr>
              <w:t>Latest</w:t>
            </w:r>
            <w:proofErr w:type="spellEnd"/>
          </w:p>
        </w:tc>
        <w:tc>
          <w:tcPr>
            <w:tcW w:w="1798" w:type="dxa"/>
          </w:tcPr>
          <w:p w14:paraId="1AD847B5" w14:textId="3B9D1315" w:rsidR="00C812FE" w:rsidRDefault="00426E96" w:rsidP="00B80512">
            <w:pPr>
              <w:rPr>
                <w:lang w:eastAsia="x-none"/>
              </w:rPr>
            </w:pPr>
            <w:r w:rsidRPr="00426E96">
              <w:rPr>
                <w:lang w:eastAsia="x-none"/>
              </w:rPr>
              <w:t>68587ee939ad</w:t>
            </w:r>
          </w:p>
        </w:tc>
        <w:tc>
          <w:tcPr>
            <w:tcW w:w="1772" w:type="dxa"/>
          </w:tcPr>
          <w:p w14:paraId="7643B827" w14:textId="0D3A8436"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1EFCA25C" w14:textId="740DA14C" w:rsidR="00C812FE" w:rsidRDefault="00426E96" w:rsidP="00B80512">
            <w:pPr>
              <w:rPr>
                <w:lang w:eastAsia="x-none"/>
              </w:rPr>
            </w:pPr>
            <w:r w:rsidRPr="00426E96">
              <w:rPr>
                <w:lang w:eastAsia="x-none"/>
              </w:rPr>
              <w:t>2.12GB</w:t>
            </w:r>
          </w:p>
        </w:tc>
      </w:tr>
      <w:tr w:rsidR="00C812FE" w14:paraId="7124A593" w14:textId="77777777" w:rsidTr="00707C72">
        <w:tc>
          <w:tcPr>
            <w:tcW w:w="2016" w:type="dxa"/>
          </w:tcPr>
          <w:p w14:paraId="1CE2D0EA" w14:textId="215E37E8"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_worker</w:t>
            </w:r>
            <w:proofErr w:type="spellEnd"/>
          </w:p>
        </w:tc>
        <w:tc>
          <w:tcPr>
            <w:tcW w:w="1728" w:type="dxa"/>
          </w:tcPr>
          <w:p w14:paraId="44754F8A" w14:textId="25C9AC7A" w:rsidR="00C812FE" w:rsidRDefault="00426E96" w:rsidP="00B80512">
            <w:pPr>
              <w:rPr>
                <w:lang w:eastAsia="x-none"/>
              </w:rPr>
            </w:pPr>
            <w:proofErr w:type="spellStart"/>
            <w:r w:rsidRPr="00426E96">
              <w:rPr>
                <w:lang w:eastAsia="x-none"/>
              </w:rPr>
              <w:t>Latest</w:t>
            </w:r>
            <w:proofErr w:type="spellEnd"/>
          </w:p>
        </w:tc>
        <w:tc>
          <w:tcPr>
            <w:tcW w:w="1798" w:type="dxa"/>
          </w:tcPr>
          <w:p w14:paraId="63793341" w14:textId="72B7550B" w:rsidR="00C812FE" w:rsidRDefault="00426E96" w:rsidP="00B80512">
            <w:pPr>
              <w:rPr>
                <w:lang w:eastAsia="x-none"/>
              </w:rPr>
            </w:pPr>
            <w:r w:rsidRPr="00426E96">
              <w:rPr>
                <w:lang w:eastAsia="x-none"/>
              </w:rPr>
              <w:t>68587ee939ad</w:t>
            </w:r>
          </w:p>
        </w:tc>
        <w:tc>
          <w:tcPr>
            <w:tcW w:w="1772" w:type="dxa"/>
          </w:tcPr>
          <w:p w14:paraId="3BB02173" w14:textId="20DD8EBA"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6F0014A3" w14:textId="55E3ED54" w:rsidR="00C812FE" w:rsidRDefault="00426E96" w:rsidP="00B80512">
            <w:pPr>
              <w:rPr>
                <w:lang w:eastAsia="x-none"/>
              </w:rPr>
            </w:pPr>
            <w:r w:rsidRPr="00426E96">
              <w:rPr>
                <w:lang w:eastAsia="x-none"/>
              </w:rPr>
              <w:t>2.12GB</w:t>
            </w:r>
          </w:p>
        </w:tc>
      </w:tr>
      <w:tr w:rsidR="00C812FE" w14:paraId="515ECD91" w14:textId="77777777" w:rsidTr="00707C72">
        <w:trPr>
          <w:trHeight w:val="316"/>
        </w:trPr>
        <w:tc>
          <w:tcPr>
            <w:tcW w:w="2016" w:type="dxa"/>
          </w:tcPr>
          <w:p w14:paraId="25F0FC0E" w14:textId="14A10363" w:rsidR="00C812FE" w:rsidRDefault="00F94544" w:rsidP="00B80512">
            <w:pPr>
              <w:rPr>
                <w:lang w:eastAsia="x-none"/>
              </w:rPr>
            </w:pPr>
            <w:r w:rsidRPr="00F94544">
              <w:rPr>
                <w:lang w:eastAsia="x-none"/>
              </w:rPr>
              <w:t>Redis</w:t>
            </w:r>
          </w:p>
        </w:tc>
        <w:tc>
          <w:tcPr>
            <w:tcW w:w="1728" w:type="dxa"/>
          </w:tcPr>
          <w:p w14:paraId="29025E1C" w14:textId="08C6AF13" w:rsidR="00C812FE" w:rsidRDefault="00F94544" w:rsidP="00B80512">
            <w:pPr>
              <w:rPr>
                <w:lang w:eastAsia="x-none"/>
              </w:rPr>
            </w:pPr>
            <w:r w:rsidRPr="00F94544">
              <w:rPr>
                <w:lang w:eastAsia="x-none"/>
              </w:rPr>
              <w:t>3.2-</w:t>
            </w:r>
            <w:proofErr w:type="gramStart"/>
            <w:r w:rsidRPr="00F94544">
              <w:rPr>
                <w:lang w:eastAsia="x-none"/>
              </w:rPr>
              <w:t>alpine</w:t>
            </w:r>
            <w:proofErr w:type="gramEnd"/>
          </w:p>
        </w:tc>
        <w:tc>
          <w:tcPr>
            <w:tcW w:w="1798" w:type="dxa"/>
          </w:tcPr>
          <w:p w14:paraId="5AE1146A" w14:textId="3E88DE6F" w:rsidR="00C812FE" w:rsidRDefault="00F94544" w:rsidP="00B80512">
            <w:pPr>
              <w:rPr>
                <w:lang w:eastAsia="x-none"/>
              </w:rPr>
            </w:pPr>
            <w:r w:rsidRPr="00F94544">
              <w:rPr>
                <w:lang w:eastAsia="x-none"/>
              </w:rPr>
              <w:t>0a216c0d97d9</w:t>
            </w:r>
          </w:p>
        </w:tc>
        <w:tc>
          <w:tcPr>
            <w:tcW w:w="1772" w:type="dxa"/>
          </w:tcPr>
          <w:p w14:paraId="07D901D9" w14:textId="373E0BC1" w:rsidR="00C812FE" w:rsidRDefault="00F94544" w:rsidP="00B80512">
            <w:pPr>
              <w:rPr>
                <w:lang w:eastAsia="x-none"/>
              </w:rPr>
            </w:pPr>
            <w:r w:rsidRPr="00F94544">
              <w:rPr>
                <w:lang w:eastAsia="x-none"/>
              </w:rPr>
              <w:t xml:space="preserve">5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2B28A56B" w14:textId="0D8E50F1" w:rsidR="00C812FE" w:rsidRDefault="00F94544" w:rsidP="00B80512">
            <w:pPr>
              <w:rPr>
                <w:lang w:eastAsia="x-none"/>
              </w:rPr>
            </w:pPr>
            <w:r w:rsidRPr="00F94544">
              <w:rPr>
                <w:lang w:eastAsia="x-none"/>
              </w:rPr>
              <w:t>19.8MB</w:t>
            </w:r>
          </w:p>
        </w:tc>
      </w:tr>
      <w:tr w:rsidR="00C812FE" w14:paraId="1F91BC15" w14:textId="77777777" w:rsidTr="00707C72">
        <w:tc>
          <w:tcPr>
            <w:tcW w:w="2016" w:type="dxa"/>
          </w:tcPr>
          <w:p w14:paraId="3D010965" w14:textId="731465BB" w:rsidR="00C812FE" w:rsidRDefault="00F94544" w:rsidP="00B80512">
            <w:pPr>
              <w:rPr>
                <w:lang w:eastAsia="x-none"/>
              </w:rPr>
            </w:pPr>
            <w:proofErr w:type="spellStart"/>
            <w:r w:rsidRPr="00F94544">
              <w:rPr>
                <w:lang w:eastAsia="x-none"/>
              </w:rPr>
              <w:t>Mysql</w:t>
            </w:r>
            <w:proofErr w:type="spellEnd"/>
          </w:p>
        </w:tc>
        <w:tc>
          <w:tcPr>
            <w:tcW w:w="1728" w:type="dxa"/>
          </w:tcPr>
          <w:p w14:paraId="6BD239BC" w14:textId="4B1DAE44" w:rsidR="00C812FE" w:rsidRDefault="00F94544" w:rsidP="00B80512">
            <w:pPr>
              <w:rPr>
                <w:lang w:eastAsia="x-none"/>
              </w:rPr>
            </w:pPr>
            <w:r w:rsidRPr="00F94544">
              <w:rPr>
                <w:lang w:eastAsia="x-none"/>
              </w:rPr>
              <w:t>5.7</w:t>
            </w:r>
          </w:p>
        </w:tc>
        <w:tc>
          <w:tcPr>
            <w:tcW w:w="1798" w:type="dxa"/>
          </w:tcPr>
          <w:p w14:paraId="7AFDDD86" w14:textId="2873945F" w:rsidR="00C812FE" w:rsidRDefault="00F94544" w:rsidP="00B80512">
            <w:pPr>
              <w:rPr>
                <w:lang w:eastAsia="x-none"/>
              </w:rPr>
            </w:pPr>
            <w:r w:rsidRPr="00F94544">
              <w:rPr>
                <w:lang w:eastAsia="x-none"/>
              </w:rPr>
              <w:t>11615e225c92</w:t>
            </w:r>
          </w:p>
        </w:tc>
        <w:tc>
          <w:tcPr>
            <w:tcW w:w="1772" w:type="dxa"/>
          </w:tcPr>
          <w:p w14:paraId="7828642C" w14:textId="509BFB6C" w:rsidR="00C812FE" w:rsidRDefault="00F94544" w:rsidP="00B80512">
            <w:pPr>
              <w:rPr>
                <w:lang w:eastAsia="x-none"/>
              </w:rPr>
            </w:pPr>
            <w:r w:rsidRPr="00F94544">
              <w:rPr>
                <w:lang w:eastAsia="x-none"/>
              </w:rPr>
              <w:t xml:space="preserve">6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4097EDFC" w14:textId="79A5B20B" w:rsidR="00C812FE" w:rsidRDefault="00F94544" w:rsidP="00B80512">
            <w:pPr>
              <w:rPr>
                <w:lang w:eastAsia="x-none"/>
              </w:rPr>
            </w:pPr>
            <w:r w:rsidRPr="00F94544">
              <w:rPr>
                <w:lang w:eastAsia="x-none"/>
              </w:rPr>
              <w:t>408MB</w:t>
            </w:r>
          </w:p>
        </w:tc>
      </w:tr>
      <w:tr w:rsidR="00C812FE" w14:paraId="54D653A7" w14:textId="77777777" w:rsidTr="00707C72">
        <w:tc>
          <w:tcPr>
            <w:tcW w:w="2016" w:type="dxa"/>
          </w:tcPr>
          <w:p w14:paraId="34E93BCF" w14:textId="583B04DF" w:rsidR="00C812FE" w:rsidRDefault="00F94544" w:rsidP="00B80512">
            <w:pPr>
              <w:rPr>
                <w:lang w:eastAsia="x-none"/>
              </w:rPr>
            </w:pPr>
            <w:proofErr w:type="spellStart"/>
            <w:proofErr w:type="gramStart"/>
            <w:r w:rsidRPr="00F94544">
              <w:rPr>
                <w:lang w:eastAsia="x-none"/>
              </w:rPr>
              <w:t>portainer</w:t>
            </w:r>
            <w:proofErr w:type="spellEnd"/>
            <w:proofErr w:type="gramEnd"/>
            <w:r w:rsidRPr="00F94544">
              <w:rPr>
                <w:lang w:eastAsia="x-none"/>
              </w:rPr>
              <w:t>/</w:t>
            </w:r>
            <w:proofErr w:type="spellStart"/>
            <w:r w:rsidRPr="00F94544">
              <w:rPr>
                <w:lang w:eastAsia="x-none"/>
              </w:rPr>
              <w:t>portainer</w:t>
            </w:r>
            <w:proofErr w:type="spellEnd"/>
          </w:p>
        </w:tc>
        <w:tc>
          <w:tcPr>
            <w:tcW w:w="1728" w:type="dxa"/>
          </w:tcPr>
          <w:p w14:paraId="72A8474B" w14:textId="66AA64FA" w:rsidR="00C812FE" w:rsidRDefault="00F94544" w:rsidP="00B80512">
            <w:pPr>
              <w:rPr>
                <w:lang w:eastAsia="x-none"/>
              </w:rPr>
            </w:pPr>
            <w:proofErr w:type="spellStart"/>
            <w:r w:rsidRPr="00F94544">
              <w:rPr>
                <w:lang w:eastAsia="x-none"/>
              </w:rPr>
              <w:t>Latest</w:t>
            </w:r>
            <w:proofErr w:type="spellEnd"/>
          </w:p>
        </w:tc>
        <w:tc>
          <w:tcPr>
            <w:tcW w:w="1798" w:type="dxa"/>
          </w:tcPr>
          <w:p w14:paraId="3CC3F2F2" w14:textId="44066F69" w:rsidR="00C812FE" w:rsidRDefault="00F94544" w:rsidP="00B80512">
            <w:pPr>
              <w:rPr>
                <w:lang w:eastAsia="x-none"/>
              </w:rPr>
            </w:pPr>
            <w:r w:rsidRPr="00F94544">
              <w:rPr>
                <w:lang w:eastAsia="x-none"/>
              </w:rPr>
              <w:t>771161a7316e</w:t>
            </w:r>
          </w:p>
        </w:tc>
        <w:tc>
          <w:tcPr>
            <w:tcW w:w="1772" w:type="dxa"/>
          </w:tcPr>
          <w:p w14:paraId="444BFA91" w14:textId="4F75459A"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31D85F8C" w14:textId="75BD2B06" w:rsidR="00C812FE" w:rsidRDefault="00F94544" w:rsidP="00B80512">
            <w:pPr>
              <w:rPr>
                <w:lang w:eastAsia="x-none"/>
              </w:rPr>
            </w:pPr>
            <w:r w:rsidRPr="00F94544">
              <w:rPr>
                <w:lang w:eastAsia="x-none"/>
              </w:rPr>
              <w:t>33MB</w:t>
            </w:r>
          </w:p>
        </w:tc>
      </w:tr>
      <w:tr w:rsidR="00C812FE" w14:paraId="59A46041" w14:textId="77777777" w:rsidTr="00707C72">
        <w:tc>
          <w:tcPr>
            <w:tcW w:w="2016" w:type="dxa"/>
          </w:tcPr>
          <w:p w14:paraId="3D5406AF" w14:textId="5EE2B659" w:rsidR="00C812FE" w:rsidRDefault="00F94544" w:rsidP="00B80512">
            <w:pPr>
              <w:rPr>
                <w:lang w:eastAsia="x-none"/>
              </w:rPr>
            </w:pPr>
            <w:proofErr w:type="spellStart"/>
            <w:proofErr w:type="gramStart"/>
            <w:r w:rsidRPr="00F94544">
              <w:rPr>
                <w:lang w:eastAsia="x-none"/>
              </w:rPr>
              <w:t>ledermann</w:t>
            </w:r>
            <w:proofErr w:type="spellEnd"/>
            <w:proofErr w:type="gramEnd"/>
            <w:r w:rsidRPr="00F94544">
              <w:rPr>
                <w:lang w:eastAsia="x-none"/>
              </w:rPr>
              <w:t>/base</w:t>
            </w:r>
          </w:p>
        </w:tc>
        <w:tc>
          <w:tcPr>
            <w:tcW w:w="1728" w:type="dxa"/>
          </w:tcPr>
          <w:p w14:paraId="5B913952" w14:textId="22ECA546" w:rsidR="00C812FE" w:rsidRDefault="00F94544" w:rsidP="00B80512">
            <w:pPr>
              <w:rPr>
                <w:lang w:eastAsia="x-none"/>
              </w:rPr>
            </w:pPr>
            <w:proofErr w:type="spellStart"/>
            <w:r w:rsidRPr="00F94544">
              <w:rPr>
                <w:lang w:eastAsia="x-none"/>
              </w:rPr>
              <w:t>Latest</w:t>
            </w:r>
            <w:proofErr w:type="spellEnd"/>
          </w:p>
        </w:tc>
        <w:tc>
          <w:tcPr>
            <w:tcW w:w="1798" w:type="dxa"/>
          </w:tcPr>
          <w:p w14:paraId="6D50DF25" w14:textId="5CADCBE3" w:rsidR="00C812FE" w:rsidRDefault="00F94544" w:rsidP="00B80512">
            <w:pPr>
              <w:rPr>
                <w:lang w:eastAsia="x-none"/>
              </w:rPr>
            </w:pPr>
            <w:proofErr w:type="gramStart"/>
            <w:r w:rsidRPr="00F94544">
              <w:rPr>
                <w:lang w:eastAsia="x-none"/>
              </w:rPr>
              <w:t>c</w:t>
            </w:r>
            <w:proofErr w:type="gramEnd"/>
            <w:r w:rsidRPr="00F94544">
              <w:rPr>
                <w:lang w:eastAsia="x-none"/>
              </w:rPr>
              <w:t>96b29ff3989</w:t>
            </w:r>
          </w:p>
        </w:tc>
        <w:tc>
          <w:tcPr>
            <w:tcW w:w="1772" w:type="dxa"/>
          </w:tcPr>
          <w:p w14:paraId="528D7EE8" w14:textId="3481EE71"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194A7CD9" w14:textId="386F741F" w:rsidR="00C812FE" w:rsidRDefault="00F94544" w:rsidP="00B80512">
            <w:pPr>
              <w:rPr>
                <w:lang w:eastAsia="x-none"/>
              </w:rPr>
            </w:pPr>
            <w:r w:rsidRPr="00F94544">
              <w:rPr>
                <w:lang w:eastAsia="x-none"/>
              </w:rPr>
              <w:t>770MB</w:t>
            </w:r>
          </w:p>
        </w:tc>
      </w:tr>
      <w:tr w:rsidR="00C812FE" w14:paraId="2AA4DD93" w14:textId="77777777" w:rsidTr="00707C72">
        <w:tc>
          <w:tcPr>
            <w:tcW w:w="2016" w:type="dxa"/>
          </w:tcPr>
          <w:p w14:paraId="120D8C23" w14:textId="333291E4" w:rsidR="00C812FE" w:rsidRDefault="003E23C5" w:rsidP="00B80512">
            <w:pPr>
              <w:rPr>
                <w:lang w:eastAsia="x-none"/>
              </w:rPr>
            </w:pPr>
            <w:proofErr w:type="spellStart"/>
            <w:r w:rsidRPr="003E23C5">
              <w:rPr>
                <w:lang w:eastAsia="x-none"/>
              </w:rPr>
              <w:t>Ubuntu</w:t>
            </w:r>
            <w:proofErr w:type="spellEnd"/>
          </w:p>
        </w:tc>
        <w:tc>
          <w:tcPr>
            <w:tcW w:w="1728" w:type="dxa"/>
          </w:tcPr>
          <w:p w14:paraId="2CC5CB1F" w14:textId="1C2095B0" w:rsidR="00C812FE" w:rsidRDefault="003E23C5" w:rsidP="00B80512">
            <w:pPr>
              <w:rPr>
                <w:lang w:eastAsia="x-none"/>
              </w:rPr>
            </w:pPr>
            <w:r w:rsidRPr="003E23C5">
              <w:rPr>
                <w:lang w:eastAsia="x-none"/>
              </w:rPr>
              <w:t>12.04</w:t>
            </w:r>
          </w:p>
        </w:tc>
        <w:tc>
          <w:tcPr>
            <w:tcW w:w="1798" w:type="dxa"/>
          </w:tcPr>
          <w:p w14:paraId="3B0E24C7" w14:textId="33106DE1" w:rsidR="00C812FE" w:rsidRDefault="003E23C5" w:rsidP="00B80512">
            <w:pPr>
              <w:rPr>
                <w:lang w:eastAsia="x-none"/>
              </w:rPr>
            </w:pPr>
            <w:r w:rsidRPr="003E23C5">
              <w:rPr>
                <w:lang w:eastAsia="x-none"/>
              </w:rPr>
              <w:t>5b117edd0b76</w:t>
            </w:r>
          </w:p>
        </w:tc>
        <w:tc>
          <w:tcPr>
            <w:tcW w:w="1772" w:type="dxa"/>
          </w:tcPr>
          <w:p w14:paraId="28A5A8D5" w14:textId="7782668D" w:rsidR="00C812FE" w:rsidRDefault="003E23C5" w:rsidP="00B80512">
            <w:pPr>
              <w:rPr>
                <w:lang w:eastAsia="x-none"/>
              </w:rPr>
            </w:pPr>
            <w:r w:rsidRPr="003E23C5">
              <w:rPr>
                <w:lang w:eastAsia="x-none"/>
              </w:rPr>
              <w:t xml:space="preserve">6 </w:t>
            </w:r>
            <w:proofErr w:type="spellStart"/>
            <w:r w:rsidRPr="003E23C5">
              <w:rPr>
                <w:lang w:eastAsia="x-none"/>
              </w:rPr>
              <w:t>months</w:t>
            </w:r>
            <w:proofErr w:type="spellEnd"/>
            <w:r w:rsidRPr="003E23C5">
              <w:rPr>
                <w:lang w:eastAsia="x-none"/>
              </w:rPr>
              <w:t xml:space="preserve"> </w:t>
            </w:r>
            <w:proofErr w:type="spellStart"/>
            <w:r w:rsidRPr="003E23C5">
              <w:rPr>
                <w:lang w:eastAsia="x-none"/>
              </w:rPr>
              <w:t>ago</w:t>
            </w:r>
            <w:proofErr w:type="spellEnd"/>
          </w:p>
        </w:tc>
        <w:tc>
          <w:tcPr>
            <w:tcW w:w="1747" w:type="dxa"/>
          </w:tcPr>
          <w:p w14:paraId="764AB23E" w14:textId="431C2E09" w:rsidR="00C812FE" w:rsidRDefault="003E23C5" w:rsidP="00B80512">
            <w:pPr>
              <w:rPr>
                <w:lang w:eastAsia="x-none"/>
              </w:rPr>
            </w:pPr>
            <w:r w:rsidRPr="003E23C5">
              <w:rPr>
                <w:lang w:eastAsia="x-none"/>
              </w:rPr>
              <w:t>104MB</w:t>
            </w:r>
          </w:p>
        </w:tc>
      </w:tr>
      <w:tr w:rsidR="003E23C5" w14:paraId="56A3AEC3" w14:textId="77777777" w:rsidTr="00707C72">
        <w:tc>
          <w:tcPr>
            <w:tcW w:w="2016" w:type="dxa"/>
          </w:tcPr>
          <w:p w14:paraId="77A9EB86" w14:textId="2075102F" w:rsidR="003E23C5" w:rsidRPr="003E23C5" w:rsidRDefault="009B2A0F" w:rsidP="00B80512">
            <w:pPr>
              <w:rPr>
                <w:lang w:eastAsia="x-none"/>
              </w:rPr>
            </w:pPr>
            <w:r>
              <w:rPr>
                <w:lang w:eastAsia="x-none"/>
              </w:rPr>
              <w:t>Ruby</w:t>
            </w:r>
          </w:p>
        </w:tc>
        <w:tc>
          <w:tcPr>
            <w:tcW w:w="1728" w:type="dxa"/>
          </w:tcPr>
          <w:p w14:paraId="4CBD78D4" w14:textId="0A4C8946" w:rsidR="003E23C5" w:rsidRPr="003E23C5" w:rsidRDefault="009B2A0F" w:rsidP="00B80512">
            <w:pPr>
              <w:rPr>
                <w:lang w:eastAsia="x-none"/>
              </w:rPr>
            </w:pPr>
            <w:r w:rsidRPr="009B2A0F">
              <w:rPr>
                <w:lang w:eastAsia="x-none"/>
              </w:rPr>
              <w:t>2.3.3</w:t>
            </w:r>
          </w:p>
        </w:tc>
        <w:tc>
          <w:tcPr>
            <w:tcW w:w="1798" w:type="dxa"/>
          </w:tcPr>
          <w:p w14:paraId="1BD12E51" w14:textId="3CA29C6B" w:rsidR="003E23C5" w:rsidRPr="003E23C5" w:rsidRDefault="009B2A0F" w:rsidP="00B80512">
            <w:pPr>
              <w:rPr>
                <w:lang w:eastAsia="x-none"/>
              </w:rPr>
            </w:pPr>
            <w:r w:rsidRPr="009B2A0F">
              <w:rPr>
                <w:lang w:eastAsia="x-none"/>
              </w:rPr>
              <w:t>0e1db669d557</w:t>
            </w:r>
          </w:p>
        </w:tc>
        <w:tc>
          <w:tcPr>
            <w:tcW w:w="1772" w:type="dxa"/>
          </w:tcPr>
          <w:p w14:paraId="42EA8FF9" w14:textId="1F4528AD" w:rsidR="003E23C5" w:rsidRPr="003E23C5" w:rsidRDefault="009B2A0F" w:rsidP="00B80512">
            <w:pPr>
              <w:rPr>
                <w:lang w:eastAsia="x-none"/>
              </w:rPr>
            </w:pPr>
            <w:r w:rsidRPr="009B2A0F">
              <w:rPr>
                <w:lang w:eastAsia="x-none"/>
              </w:rPr>
              <w:t xml:space="preserve">7 </w:t>
            </w:r>
            <w:proofErr w:type="spellStart"/>
            <w:r w:rsidRPr="009B2A0F">
              <w:rPr>
                <w:lang w:eastAsia="x-none"/>
              </w:rPr>
              <w:t>months</w:t>
            </w:r>
            <w:proofErr w:type="spellEnd"/>
            <w:r w:rsidRPr="009B2A0F">
              <w:rPr>
                <w:lang w:eastAsia="x-none"/>
              </w:rPr>
              <w:t xml:space="preserve"> </w:t>
            </w:r>
            <w:proofErr w:type="spellStart"/>
            <w:r w:rsidRPr="009B2A0F">
              <w:rPr>
                <w:lang w:eastAsia="x-none"/>
              </w:rPr>
              <w:t>ago</w:t>
            </w:r>
            <w:proofErr w:type="spellEnd"/>
          </w:p>
        </w:tc>
        <w:tc>
          <w:tcPr>
            <w:tcW w:w="1747" w:type="dxa"/>
          </w:tcPr>
          <w:p w14:paraId="3BA2264A" w14:textId="32C9E48A" w:rsidR="003E23C5" w:rsidRPr="003E23C5" w:rsidRDefault="009B2A0F" w:rsidP="00B80512">
            <w:pPr>
              <w:rPr>
                <w:lang w:eastAsia="x-none"/>
              </w:rPr>
            </w:pPr>
            <w:r w:rsidRPr="009B2A0F">
              <w:rPr>
                <w:lang w:eastAsia="x-none"/>
              </w:rPr>
              <w:t>734MB</w:t>
            </w:r>
          </w:p>
        </w:tc>
      </w:tr>
    </w:tbl>
    <w:p w14:paraId="5945A635" w14:textId="77777777" w:rsidR="00C812FE" w:rsidRPr="00E117A3" w:rsidRDefault="00C812FE" w:rsidP="00B80512">
      <w:pPr>
        <w:rPr>
          <w:lang w:val="en-US" w:eastAsia="x-none"/>
        </w:rPr>
      </w:pPr>
    </w:p>
    <w:p w14:paraId="50577A7F" w14:textId="74479045"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w:t>
      </w:r>
      <w:proofErr w:type="spellStart"/>
      <w:r w:rsidR="00B362CB">
        <w:rPr>
          <w:lang w:eastAsia="x-none"/>
        </w:rPr>
        <w:t>L</w:t>
      </w:r>
      <w:r>
        <w:rPr>
          <w:lang w:eastAsia="x-none"/>
        </w:rPr>
        <w:t>ibs</w:t>
      </w:r>
      <w:proofErr w:type="spellEnd"/>
      <w:r>
        <w:rPr>
          <w:lang w:eastAsia="x-none"/>
        </w:rPr>
        <w:t>) 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 xml:space="preserve">bibliotecas, dependências e </w:t>
      </w:r>
      <w:proofErr w:type="spellStart"/>
      <w:r w:rsidR="00414AA2">
        <w:rPr>
          <w:lang w:eastAsia="x-none"/>
        </w:rPr>
        <w:t>etc</w:t>
      </w:r>
      <w:proofErr w:type="spellEnd"/>
      <w:r w:rsidR="00414AA2">
        <w:rPr>
          <w:lang w:eastAsia="x-none"/>
        </w:rPr>
        <w:t>;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1C67309F" w14:textId="77777777" w:rsidR="00F50971" w:rsidRPr="00E117A3" w:rsidRDefault="00F50971" w:rsidP="00A2031C">
      <w:pPr>
        <w:ind w:firstLine="708"/>
        <w:rPr>
          <w:lang w:eastAsia="x-none"/>
        </w:rPr>
      </w:pPr>
    </w:p>
    <w:p w14:paraId="0159317F" w14:textId="7307A66E" w:rsidR="00D362BF" w:rsidRDefault="00D406A2" w:rsidP="00D64C15">
      <w:pPr>
        <w:ind w:left="360"/>
        <w:rPr>
          <w:lang w:eastAsia="x-none"/>
        </w:rPr>
      </w:pPr>
      <w:r w:rsidRPr="008F00C2">
        <w:rPr>
          <w:b/>
          <w:lang w:eastAsia="x-none"/>
        </w:rPr>
        <w:tab/>
      </w:r>
      <w:r w:rsidR="00D362BF">
        <w:rPr>
          <w:lang w:eastAsia="x-none"/>
        </w:rPr>
        <w:t>Uma forma bem eficiente de construir a imagem é através da utilização do Docker-compose, pois isto</w:t>
      </w:r>
      <w:r w:rsidR="00D02156">
        <w:rPr>
          <w:lang w:eastAsia="x-none"/>
        </w:rPr>
        <w:t xml:space="preserve"> criar várias imagens dos serviços escritos no arquivo de uma forma coordenada e reutilizar a mesma imagem para mais de um serviço.</w:t>
      </w:r>
      <w:r w:rsidR="00F60876">
        <w:rPr>
          <w:lang w:eastAsia="x-none"/>
        </w:rPr>
        <w:t xml:space="preserve"> Esta é feita através da notação “&amp;” na declaração do serviço dentro do arquivo.</w:t>
      </w:r>
    </w:p>
    <w:p w14:paraId="5737D1CF" w14:textId="5DB5C660" w:rsidR="00D406A2" w:rsidRDefault="00D406A2" w:rsidP="00D64C15">
      <w:pPr>
        <w:ind w:left="360" w:firstLine="348"/>
        <w:rPr>
          <w:lang w:eastAsia="x-none"/>
        </w:rPr>
      </w:pPr>
      <w:r>
        <w:rPr>
          <w:lang w:eastAsia="x-none"/>
        </w:rPr>
        <w:t>A imagem, em minha opinião, é bastante útil e colaborativa, pois o Docker possui um repositório público/privado de imagens, chamado Docker Hub. Irei falar do mesmo mais adiante. Este repositório é possível fazer download de imagens e simplesmente utilizá-las</w:t>
      </w:r>
      <w:r w:rsidR="006405AD">
        <w:rPr>
          <w:lang w:eastAsia="x-none"/>
        </w:rPr>
        <w:t>.</w:t>
      </w:r>
    </w:p>
    <w:p w14:paraId="2188349B" w14:textId="05DD629A" w:rsidR="006405AD" w:rsidRDefault="006405AD" w:rsidP="00D64C15">
      <w:pPr>
        <w:ind w:left="360" w:firstLine="348"/>
        <w:rPr>
          <w:lang w:eastAsia="x-none"/>
        </w:rPr>
      </w:pPr>
      <w:r>
        <w:rPr>
          <w:lang w:eastAsia="x-none"/>
        </w:rPr>
        <w:t xml:space="preserve">O Download das imagens é feito pelo comando “docker </w:t>
      </w:r>
      <w:proofErr w:type="spellStart"/>
      <w:r>
        <w:rPr>
          <w:lang w:eastAsia="x-none"/>
        </w:rPr>
        <w:t>pull</w:t>
      </w:r>
      <w:proofErr w:type="spellEnd"/>
      <w:r>
        <w:rPr>
          <w:lang w:eastAsia="x-none"/>
        </w:rPr>
        <w:t>”, comandos apresentados mais adiante.</w:t>
      </w:r>
    </w:p>
    <w:p w14:paraId="1088B425" w14:textId="2589E164" w:rsidR="00D362BF" w:rsidRDefault="00744BFA" w:rsidP="00D64C15">
      <w:pPr>
        <w:pStyle w:val="PargrafodaLista"/>
        <w:suppressAutoHyphens w:val="0"/>
        <w:spacing w:line="240" w:lineRule="auto"/>
        <w:ind w:left="360" w:firstLine="348"/>
        <w:jc w:val="left"/>
        <w:rPr>
          <w:lang w:val="x-none" w:eastAsia="x-none"/>
        </w:rPr>
      </w:pPr>
      <w:r>
        <w:rPr>
          <w:lang w:eastAsia="x-none"/>
        </w:rPr>
        <w:lastRenderedPageBreak/>
        <w:t>Na construção da imagem é</w:t>
      </w:r>
      <w:r w:rsidR="00D362BF">
        <w:rPr>
          <w:lang w:val="x-none" w:eastAsia="x-none"/>
        </w:rPr>
        <w:t xml:space="preserve"> de sumo interesse que a imagem fique de tamanho consideravel, pois isto facilita se for feito push da mesma</w:t>
      </w:r>
      <w:r w:rsidR="00A41077">
        <w:rPr>
          <w:lang w:val="x-none" w:eastAsia="x-none"/>
        </w:rPr>
        <w:t xml:space="preserve"> para o DockerHub</w:t>
      </w:r>
      <w:r w:rsidR="00D362BF">
        <w:rPr>
          <w:lang w:val="x-none" w:eastAsia="x-none"/>
        </w:rPr>
        <w:t>.</w:t>
      </w:r>
    </w:p>
    <w:p w14:paraId="423FDB4A" w14:textId="77777777" w:rsidR="00D362BF" w:rsidRDefault="00D362BF" w:rsidP="00A2031C">
      <w:pPr>
        <w:ind w:firstLine="708"/>
        <w:rPr>
          <w:lang w:val="x-none" w:eastAsia="x-none"/>
        </w:rPr>
      </w:pPr>
    </w:p>
    <w:p w14:paraId="259391E1" w14:textId="77777777" w:rsidR="00D406A2" w:rsidRPr="009B655F" w:rsidRDefault="00D406A2" w:rsidP="00D406A2">
      <w:pPr>
        <w:ind w:firstLine="708"/>
        <w:rPr>
          <w:b/>
          <w:lang w:val="en-US" w:eastAsia="x-none"/>
        </w:rPr>
      </w:pPr>
      <w:proofErr w:type="spellStart"/>
      <w:r w:rsidRPr="009B655F">
        <w:rPr>
          <w:b/>
          <w:lang w:val="en-US" w:eastAsia="x-none"/>
        </w:rPr>
        <w:t>Principais</w:t>
      </w:r>
      <w:proofErr w:type="spellEnd"/>
      <w:r w:rsidRPr="009B655F">
        <w:rPr>
          <w:b/>
          <w:lang w:val="en-US" w:eastAsia="x-none"/>
        </w:rPr>
        <w:t xml:space="preserve"> commando da </w:t>
      </w:r>
      <w:proofErr w:type="spellStart"/>
      <w:r w:rsidRPr="009B655F">
        <w:rPr>
          <w:b/>
          <w:lang w:val="en-US" w:eastAsia="x-none"/>
        </w:rPr>
        <w:t>Imagem</w:t>
      </w:r>
      <w:proofErr w:type="spellEnd"/>
      <w:r w:rsidRPr="009B655F">
        <w:rPr>
          <w:b/>
          <w:lang w:val="en-US" w:eastAsia="x-none"/>
        </w:rPr>
        <w:t>:</w:t>
      </w:r>
    </w:p>
    <w:p w14:paraId="295036A3" w14:textId="77777777" w:rsidR="00D406A2" w:rsidRPr="00E117A3" w:rsidRDefault="00B80F40" w:rsidP="00D406A2">
      <w:pPr>
        <w:numPr>
          <w:ilvl w:val="0"/>
          <w:numId w:val="23"/>
        </w:numPr>
        <w:spacing w:beforeAutospacing="1" w:afterAutospacing="1"/>
        <w:rPr>
          <w:rFonts w:eastAsia="Times New Roman"/>
          <w:color w:val="000000" w:themeColor="text1"/>
        </w:rPr>
      </w:pPr>
      <w:hyperlink r:id="rId42" w:history="1">
        <w:proofErr w:type="gramStart"/>
        <w:r w:rsidR="00D406A2" w:rsidRPr="00E117A3">
          <w:rPr>
            <w:rStyle w:val="CdigoHTML"/>
            <w:rFonts w:ascii="Times New Roman" w:hAnsi="Times New Roman" w:cs="Times New Roman"/>
            <w:color w:val="000000" w:themeColor="text1"/>
            <w:sz w:val="24"/>
            <w:szCs w:val="24"/>
          </w:rPr>
          <w:t>docker</w:t>
        </w:r>
        <w:proofErr w:type="gramEnd"/>
        <w:r w:rsidR="00D406A2" w:rsidRPr="00E117A3">
          <w:rPr>
            <w:rStyle w:val="CdigoHTML"/>
            <w:rFonts w:ascii="Times New Roman" w:hAnsi="Times New Roman" w:cs="Times New Roman"/>
            <w:color w:val="000000" w:themeColor="text1"/>
            <w:sz w:val="24"/>
            <w:szCs w:val="24"/>
          </w:rPr>
          <w:t xml:space="preserve"> </w:t>
        </w:r>
        <w:proofErr w:type="spellStart"/>
        <w:r w:rsidR="00D406A2" w:rsidRPr="00E117A3">
          <w:rPr>
            <w:rStyle w:val="CdigoHTML"/>
            <w:rFonts w:ascii="Times New Roman" w:hAnsi="Times New Roman" w:cs="Times New Roman"/>
            <w:color w:val="000000" w:themeColor="text1"/>
            <w:sz w:val="24"/>
            <w:szCs w:val="24"/>
          </w:rPr>
          <w:t>login</w:t>
        </w:r>
        <w:proofErr w:type="spellEnd"/>
      </w:hyperlink>
      <w:r w:rsidR="00D406A2" w:rsidRPr="00E117A3">
        <w:rPr>
          <w:rFonts w:eastAsia="Times New Roman"/>
          <w:color w:val="000000" w:themeColor="text1"/>
        </w:rPr>
        <w:t xml:space="preserve"> – Para </w:t>
      </w:r>
      <w:r w:rsidR="00D406A2">
        <w:rPr>
          <w:rFonts w:eastAsia="Times New Roman"/>
          <w:color w:val="000000" w:themeColor="text1"/>
        </w:rPr>
        <w:t xml:space="preserve">fazer loggin </w:t>
      </w:r>
      <w:r w:rsidR="00D406A2" w:rsidRPr="00E117A3">
        <w:rPr>
          <w:rFonts w:eastAsia="Times New Roman"/>
          <w:color w:val="000000" w:themeColor="text1"/>
        </w:rPr>
        <w:t>no repositório.</w:t>
      </w:r>
    </w:p>
    <w:p w14:paraId="054CD326" w14:textId="77777777" w:rsidR="00D406A2" w:rsidRPr="00E117A3" w:rsidRDefault="00B80F40" w:rsidP="00D406A2">
      <w:pPr>
        <w:numPr>
          <w:ilvl w:val="0"/>
          <w:numId w:val="23"/>
        </w:numPr>
        <w:spacing w:afterAutospacing="1"/>
        <w:rPr>
          <w:rFonts w:eastAsia="Times New Roman"/>
          <w:color w:val="000000" w:themeColor="text1"/>
        </w:rPr>
      </w:pPr>
      <w:hyperlink r:id="rId43" w:history="1">
        <w:proofErr w:type="gramStart"/>
        <w:r w:rsidR="00D406A2" w:rsidRPr="00E117A3">
          <w:rPr>
            <w:rStyle w:val="CdigoHTML"/>
            <w:rFonts w:ascii="Times New Roman" w:hAnsi="Times New Roman" w:cs="Times New Roman"/>
            <w:color w:val="000000" w:themeColor="text1"/>
            <w:sz w:val="24"/>
            <w:szCs w:val="24"/>
          </w:rPr>
          <w:t>docker</w:t>
        </w:r>
        <w:proofErr w:type="gramEnd"/>
        <w:r w:rsidR="00D406A2" w:rsidRPr="00E117A3">
          <w:rPr>
            <w:rStyle w:val="CdigoHTML"/>
            <w:rFonts w:ascii="Times New Roman" w:hAnsi="Times New Roman" w:cs="Times New Roman"/>
            <w:color w:val="000000" w:themeColor="text1"/>
            <w:sz w:val="24"/>
            <w:szCs w:val="24"/>
          </w:rPr>
          <w:t xml:space="preserve"> </w:t>
        </w:r>
        <w:proofErr w:type="spellStart"/>
        <w:r w:rsidR="00D406A2" w:rsidRPr="00E117A3">
          <w:rPr>
            <w:rStyle w:val="CdigoHTML"/>
            <w:rFonts w:ascii="Times New Roman" w:hAnsi="Times New Roman" w:cs="Times New Roman"/>
            <w:color w:val="000000" w:themeColor="text1"/>
            <w:sz w:val="24"/>
            <w:szCs w:val="24"/>
          </w:rPr>
          <w:t>logout</w:t>
        </w:r>
        <w:proofErr w:type="spellEnd"/>
      </w:hyperlink>
      <w:r w:rsidR="00D406A2" w:rsidRPr="00E117A3">
        <w:rPr>
          <w:rFonts w:eastAsia="Times New Roman"/>
          <w:color w:val="000000" w:themeColor="text1"/>
        </w:rPr>
        <w:t xml:space="preserve"> – Para fazer </w:t>
      </w:r>
      <w:proofErr w:type="spellStart"/>
      <w:r w:rsidR="00D406A2" w:rsidRPr="00E117A3">
        <w:rPr>
          <w:rFonts w:eastAsia="Times New Roman"/>
          <w:color w:val="000000" w:themeColor="text1"/>
        </w:rPr>
        <w:t>logout</w:t>
      </w:r>
      <w:proofErr w:type="spellEnd"/>
      <w:r w:rsidR="00D406A2" w:rsidRPr="00E117A3">
        <w:rPr>
          <w:rFonts w:eastAsia="Times New Roman"/>
          <w:color w:val="000000" w:themeColor="text1"/>
        </w:rPr>
        <w:t xml:space="preserve"> do repositório.</w:t>
      </w:r>
    </w:p>
    <w:p w14:paraId="6F4D1AAA" w14:textId="77777777" w:rsidR="00D406A2" w:rsidRPr="00E117A3" w:rsidRDefault="00B80F40" w:rsidP="00D406A2">
      <w:pPr>
        <w:numPr>
          <w:ilvl w:val="0"/>
          <w:numId w:val="23"/>
        </w:numPr>
        <w:spacing w:afterAutospacing="1"/>
        <w:rPr>
          <w:rFonts w:eastAsia="Times New Roman"/>
          <w:color w:val="000000" w:themeColor="text1"/>
        </w:rPr>
      </w:pPr>
      <w:hyperlink r:id="rId44" w:history="1">
        <w:proofErr w:type="gramStart"/>
        <w:r w:rsidR="00D406A2" w:rsidRPr="00E117A3">
          <w:rPr>
            <w:rStyle w:val="CdigoHTML"/>
            <w:rFonts w:ascii="Times New Roman" w:hAnsi="Times New Roman" w:cs="Times New Roman"/>
            <w:color w:val="000000" w:themeColor="text1"/>
            <w:sz w:val="24"/>
            <w:szCs w:val="24"/>
          </w:rPr>
          <w:t>docker</w:t>
        </w:r>
        <w:proofErr w:type="gramEnd"/>
        <w:r w:rsidR="00D406A2" w:rsidRPr="00E117A3">
          <w:rPr>
            <w:rStyle w:val="CdigoHTML"/>
            <w:rFonts w:ascii="Times New Roman" w:hAnsi="Times New Roman" w:cs="Times New Roman"/>
            <w:color w:val="000000" w:themeColor="text1"/>
            <w:sz w:val="24"/>
            <w:szCs w:val="24"/>
          </w:rPr>
          <w:t xml:space="preserve"> </w:t>
        </w:r>
        <w:proofErr w:type="spellStart"/>
        <w:r w:rsidR="00D406A2" w:rsidRPr="00E117A3">
          <w:rPr>
            <w:rStyle w:val="CdigoHTML"/>
            <w:rFonts w:ascii="Times New Roman" w:hAnsi="Times New Roman" w:cs="Times New Roman"/>
            <w:color w:val="000000" w:themeColor="text1"/>
            <w:sz w:val="24"/>
            <w:szCs w:val="24"/>
          </w:rPr>
          <w:t>search</w:t>
        </w:r>
        <w:proofErr w:type="spellEnd"/>
      </w:hyperlink>
      <w:r w:rsidR="00D406A2" w:rsidRPr="00E117A3">
        <w:rPr>
          <w:rFonts w:eastAsia="Times New Roman"/>
          <w:color w:val="000000" w:themeColor="text1"/>
        </w:rPr>
        <w:t> – Para fazer pesquisas nos registros das imagens no repositório.</w:t>
      </w:r>
    </w:p>
    <w:p w14:paraId="7C04DEFF" w14:textId="77777777" w:rsidR="00D406A2" w:rsidRPr="00E117A3" w:rsidRDefault="00B80F40" w:rsidP="00D406A2">
      <w:pPr>
        <w:numPr>
          <w:ilvl w:val="0"/>
          <w:numId w:val="23"/>
        </w:numPr>
        <w:spacing w:afterAutospacing="1"/>
        <w:rPr>
          <w:rFonts w:eastAsia="Times New Roman"/>
          <w:color w:val="000000" w:themeColor="text1"/>
        </w:rPr>
      </w:pPr>
      <w:hyperlink r:id="rId45" w:history="1">
        <w:proofErr w:type="gramStart"/>
        <w:r w:rsidR="00D406A2" w:rsidRPr="00E117A3">
          <w:rPr>
            <w:rStyle w:val="CdigoHTML"/>
            <w:rFonts w:ascii="Times New Roman" w:hAnsi="Times New Roman" w:cs="Times New Roman"/>
            <w:color w:val="000000" w:themeColor="text1"/>
            <w:sz w:val="24"/>
            <w:szCs w:val="24"/>
          </w:rPr>
          <w:t>docker</w:t>
        </w:r>
        <w:proofErr w:type="gramEnd"/>
        <w:r w:rsidR="00D406A2" w:rsidRPr="00E117A3">
          <w:rPr>
            <w:rStyle w:val="CdigoHTML"/>
            <w:rFonts w:ascii="Times New Roman" w:hAnsi="Times New Roman" w:cs="Times New Roman"/>
            <w:color w:val="000000" w:themeColor="text1"/>
            <w:sz w:val="24"/>
            <w:szCs w:val="24"/>
          </w:rPr>
          <w:t xml:space="preserve"> </w:t>
        </w:r>
        <w:proofErr w:type="spellStart"/>
        <w:r w:rsidR="00D406A2" w:rsidRPr="00E117A3">
          <w:rPr>
            <w:rStyle w:val="CdigoHTML"/>
            <w:rFonts w:ascii="Times New Roman" w:hAnsi="Times New Roman" w:cs="Times New Roman"/>
            <w:color w:val="000000" w:themeColor="text1"/>
            <w:sz w:val="24"/>
            <w:szCs w:val="24"/>
          </w:rPr>
          <w:t>pull</w:t>
        </w:r>
        <w:proofErr w:type="spellEnd"/>
      </w:hyperlink>
      <w:r w:rsidR="00D406A2" w:rsidRPr="00E117A3">
        <w:rPr>
          <w:rFonts w:eastAsia="Times New Roman"/>
          <w:color w:val="000000" w:themeColor="text1"/>
        </w:rPr>
        <w:t xml:space="preserve"> – Para fazer </w:t>
      </w:r>
      <w:proofErr w:type="spellStart"/>
      <w:r w:rsidR="00D406A2" w:rsidRPr="00E117A3">
        <w:rPr>
          <w:rFonts w:eastAsia="Times New Roman"/>
          <w:color w:val="000000" w:themeColor="text1"/>
        </w:rPr>
        <w:t>pulls</w:t>
      </w:r>
      <w:proofErr w:type="spellEnd"/>
      <w:r w:rsidR="00D406A2" w:rsidRPr="00E117A3">
        <w:rPr>
          <w:rFonts w:eastAsia="Times New Roman"/>
          <w:color w:val="000000" w:themeColor="text1"/>
        </w:rPr>
        <w:t xml:space="preserve"> de uma ou mais imagens do repositório para o cliente do docker na máquina local.</w:t>
      </w:r>
    </w:p>
    <w:p w14:paraId="61EBC48F" w14:textId="77777777" w:rsidR="00D406A2" w:rsidRDefault="00B80F40" w:rsidP="00D406A2">
      <w:pPr>
        <w:numPr>
          <w:ilvl w:val="0"/>
          <w:numId w:val="23"/>
        </w:numPr>
        <w:spacing w:afterAutospacing="1"/>
        <w:rPr>
          <w:rFonts w:eastAsia="Times New Roman"/>
          <w:color w:val="24292E"/>
        </w:rPr>
      </w:pPr>
      <w:hyperlink r:id="rId46" w:history="1">
        <w:proofErr w:type="gramStart"/>
        <w:r w:rsidR="00D406A2" w:rsidRPr="00E117A3">
          <w:rPr>
            <w:rStyle w:val="CdigoHTML"/>
            <w:rFonts w:ascii="Times New Roman" w:hAnsi="Times New Roman" w:cs="Times New Roman"/>
            <w:color w:val="000000" w:themeColor="text1"/>
            <w:sz w:val="24"/>
            <w:szCs w:val="24"/>
          </w:rPr>
          <w:t>docker</w:t>
        </w:r>
        <w:proofErr w:type="gramEnd"/>
        <w:r w:rsidR="00D406A2" w:rsidRPr="00E117A3">
          <w:rPr>
            <w:rStyle w:val="CdigoHTML"/>
            <w:rFonts w:ascii="Times New Roman" w:hAnsi="Times New Roman" w:cs="Times New Roman"/>
            <w:color w:val="000000" w:themeColor="text1"/>
            <w:sz w:val="24"/>
            <w:szCs w:val="24"/>
          </w:rPr>
          <w:t xml:space="preserve"> </w:t>
        </w:r>
        <w:proofErr w:type="spellStart"/>
        <w:r w:rsidR="00D406A2" w:rsidRPr="00E117A3">
          <w:rPr>
            <w:rStyle w:val="CdigoHTML"/>
            <w:rFonts w:ascii="Times New Roman" w:hAnsi="Times New Roman" w:cs="Times New Roman"/>
            <w:color w:val="000000" w:themeColor="text1"/>
            <w:sz w:val="24"/>
            <w:szCs w:val="24"/>
          </w:rPr>
          <w:t>push</w:t>
        </w:r>
        <w:proofErr w:type="spellEnd"/>
      </w:hyperlink>
      <w:r w:rsidR="00D406A2" w:rsidRPr="00E117A3">
        <w:rPr>
          <w:rFonts w:eastAsia="Times New Roman"/>
          <w:color w:val="000000" w:themeColor="text1"/>
        </w:rPr>
        <w:t> </w:t>
      </w:r>
      <w:r w:rsidR="00D406A2" w:rsidRPr="00E117A3">
        <w:rPr>
          <w:rFonts w:eastAsia="Times New Roman"/>
          <w:color w:val="24292E"/>
        </w:rPr>
        <w:t xml:space="preserve">– Para fazer o </w:t>
      </w:r>
      <w:proofErr w:type="spellStart"/>
      <w:r w:rsidR="00D406A2" w:rsidRPr="00E117A3">
        <w:rPr>
          <w:rFonts w:eastAsia="Times New Roman"/>
          <w:color w:val="24292E"/>
        </w:rPr>
        <w:t>push</w:t>
      </w:r>
      <w:proofErr w:type="spellEnd"/>
      <w:r w:rsidR="00D406A2" w:rsidRPr="00E117A3">
        <w:rPr>
          <w:rFonts w:eastAsia="Times New Roman"/>
          <w:color w:val="24292E"/>
        </w:rPr>
        <w:t xml:space="preserve"> de uma ou mais imagens do Docker local para o repositório do docker Hub.</w:t>
      </w:r>
    </w:p>
    <w:p w14:paraId="2CE09FC1" w14:textId="77777777" w:rsidR="00D406A2" w:rsidRPr="00E117A3" w:rsidRDefault="00D406A2" w:rsidP="00D406A2">
      <w:pPr>
        <w:numPr>
          <w:ilvl w:val="0"/>
          <w:numId w:val="23"/>
        </w:numPr>
        <w:spacing w:afterAutospacing="1"/>
        <w:rPr>
          <w:rFonts w:eastAsia="Times New Roman"/>
          <w:color w:val="24292E"/>
        </w:rPr>
      </w:pPr>
      <w:r>
        <w:rPr>
          <w:rFonts w:eastAsia="Times New Roman"/>
          <w:color w:val="24292E"/>
        </w:rPr>
        <w:t xml:space="preserve">Docker </w:t>
      </w:r>
      <w:proofErr w:type="spellStart"/>
      <w:r>
        <w:rPr>
          <w:rFonts w:eastAsia="Times New Roman"/>
          <w:color w:val="24292E"/>
        </w:rPr>
        <w:t>images</w:t>
      </w:r>
      <w:proofErr w:type="spellEnd"/>
      <w:r>
        <w:rPr>
          <w:rFonts w:eastAsia="Times New Roman"/>
          <w:color w:val="24292E"/>
        </w:rPr>
        <w:t xml:space="preserve"> – Mostra as principais imagens que estão baixadas no Docker local.</w:t>
      </w:r>
    </w:p>
    <w:p w14:paraId="6AFB1981" w14:textId="77777777" w:rsidR="00D406A2" w:rsidRPr="00D64C15" w:rsidRDefault="00D406A2" w:rsidP="00A2031C">
      <w:pPr>
        <w:ind w:firstLine="708"/>
        <w:rPr>
          <w:lang w:eastAsia="x-none"/>
        </w:rPr>
      </w:pPr>
    </w:p>
    <w:p w14:paraId="0E20CC58" w14:textId="77777777" w:rsidR="003C2963" w:rsidRPr="00BD5075" w:rsidRDefault="003C2963">
      <w:pPr>
        <w:rPr>
          <w:lang w:eastAsia="x-none"/>
        </w:rPr>
      </w:pPr>
      <w:r w:rsidRPr="00BD5075">
        <w:rPr>
          <w:lang w:eastAsia="x-none"/>
        </w:rPr>
        <w:br w:type="page"/>
      </w:r>
    </w:p>
    <w:p w14:paraId="26700C31" w14:textId="192F8734" w:rsidR="00845ADE" w:rsidRDefault="00636FB2" w:rsidP="00727CEF">
      <w:pPr>
        <w:pStyle w:val="Ttulo21"/>
      </w:pPr>
      <w:bookmarkStart w:id="152" w:name="_Toc496802704"/>
      <w:bookmarkStart w:id="153" w:name="_Toc496802933"/>
      <w:bookmarkStart w:id="154" w:name="_Toc497242057"/>
      <w:r>
        <w:lastRenderedPageBreak/>
        <w:t>4.</w:t>
      </w:r>
      <w:r w:rsidR="00BF56D4">
        <w:t>3</w:t>
      </w:r>
      <w:r w:rsidR="00845ADE">
        <w:t>.1</w:t>
      </w:r>
      <w:r w:rsidR="00845ADE" w:rsidRPr="00086281">
        <w:t xml:space="preserve"> Docker</w:t>
      </w:r>
      <w:bookmarkEnd w:id="152"/>
      <w:bookmarkEnd w:id="153"/>
      <w:r w:rsidR="00E978F9">
        <w:t>Hub</w:t>
      </w:r>
      <w:bookmarkEnd w:id="154"/>
    </w:p>
    <w:p w14:paraId="6A5B3474" w14:textId="2F887410"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 xml:space="preserve">disponibiliza </w:t>
      </w:r>
      <w:r w:rsidR="009E36DD">
        <w:rPr>
          <w:rFonts w:eastAsia="Times New Roman"/>
          <w:color w:val="24292E"/>
          <w:shd w:val="clear" w:color="auto" w:fill="FFFFFF"/>
        </w:rPr>
        <w:t>um repositório</w:t>
      </w:r>
      <w:r w:rsidRPr="00614D34">
        <w:rPr>
          <w:rFonts w:eastAsia="Times New Roman"/>
          <w:color w:val="24292E"/>
          <w:shd w:val="clear" w:color="auto" w:fill="FFFFFF"/>
        </w:rPr>
        <w:t xml:space="preserve"> públic</w:t>
      </w:r>
      <w:r w:rsidR="009E36DD">
        <w:rPr>
          <w:rFonts w:eastAsia="Times New Roman"/>
          <w:color w:val="24292E"/>
          <w:shd w:val="clear" w:color="auto" w:fill="FFFFFF"/>
        </w:rPr>
        <w:t>o/privado</w:t>
      </w:r>
      <w:r w:rsidRPr="00614D34">
        <w:rPr>
          <w:rFonts w:eastAsia="Times New Roman"/>
          <w:color w:val="24292E"/>
          <w:shd w:val="clear" w:color="auto" w:fill="FFFFFF"/>
        </w:rPr>
        <w:t xml:space="preserve">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7ABBA3F6" w:rsidR="000B3411" w:rsidRDefault="00DA5852" w:rsidP="00D64C15">
      <w:pPr>
        <w:ind w:firstLine="708"/>
        <w:rPr>
          <w:rFonts w:eastAsia="Times New Roman"/>
          <w:color w:val="24292E"/>
          <w:shd w:val="clear" w:color="auto" w:fill="FFFFFF"/>
        </w:rPr>
      </w:pPr>
      <w:r w:rsidRPr="00E34BB9">
        <w:rPr>
          <w:rFonts w:eastAsia="Times New Roman"/>
          <w:color w:val="24292E"/>
          <w:highlight w:val="yellow"/>
          <w:shd w:val="clear" w:color="auto" w:fill="FFFFFF"/>
        </w:rPr>
        <w:t xml:space="preserve">As customizações podem ser feitas </w:t>
      </w:r>
      <w:r w:rsidR="001B7DEA" w:rsidRPr="00E34BB9">
        <w:rPr>
          <w:rFonts w:eastAsia="Times New Roman"/>
          <w:color w:val="24292E"/>
          <w:highlight w:val="yellow"/>
          <w:shd w:val="clear" w:color="auto" w:fill="FFFFFF"/>
        </w:rPr>
        <w:t>com alguns parâmetros passados ao instanciar o container</w:t>
      </w:r>
      <w:r w:rsidRPr="00E34BB9">
        <w:rPr>
          <w:rFonts w:eastAsia="Times New Roman"/>
          <w:color w:val="24292E"/>
          <w:highlight w:val="yellow"/>
          <w:shd w:val="clear" w:color="auto" w:fill="FFFFFF"/>
        </w:rPr>
        <w:t xml:space="preserve"> e/ou utilizando arquivos de configurações específicos como o docker-compose.</w:t>
      </w:r>
      <w:r w:rsidR="006C391A" w:rsidRPr="00E34BB9">
        <w:rPr>
          <w:rFonts w:eastAsia="Times New Roman"/>
          <w:color w:val="24292E"/>
          <w:highlight w:val="yellow"/>
          <w:shd w:val="clear" w:color="auto" w:fill="FFFFFF"/>
        </w:rPr>
        <w:t xml:space="preserve"> Estas configurações,</w:t>
      </w:r>
      <w:r w:rsidR="000B3411" w:rsidRPr="00E34BB9">
        <w:rPr>
          <w:rFonts w:eastAsia="Times New Roman"/>
          <w:color w:val="24292E"/>
          <w:highlight w:val="yellow"/>
          <w:shd w:val="clear" w:color="auto" w:fill="FFFFFF"/>
        </w:rPr>
        <w:t xml:space="preserve"> repassando parâmetros</w:t>
      </w:r>
      <w:r w:rsidR="005663E8" w:rsidRPr="00E34BB9">
        <w:rPr>
          <w:rFonts w:eastAsia="Times New Roman"/>
          <w:color w:val="24292E"/>
          <w:highlight w:val="yellow"/>
          <w:shd w:val="clear" w:color="auto" w:fill="FFFFFF"/>
        </w:rPr>
        <w:t xml:space="preserve"> pode ser necessário para</w:t>
      </w:r>
      <w:r w:rsidR="006C391A" w:rsidRPr="00E34BB9">
        <w:rPr>
          <w:rFonts w:eastAsia="Times New Roman"/>
          <w:color w:val="24292E"/>
          <w:highlight w:val="yellow"/>
          <w:shd w:val="clear" w:color="auto" w:fill="FFFFFF"/>
        </w:rPr>
        <w:t xml:space="preserve"> manter a adequação do ambiente à aplicação e/ou customização necessária</w:t>
      </w:r>
      <w:r w:rsidR="006C391A" w:rsidRPr="00D64C15">
        <w:rPr>
          <w:rFonts w:eastAsia="Times New Roman"/>
          <w:color w:val="24292E"/>
          <w:shd w:val="clear" w:color="auto" w:fill="FFFFFF"/>
        </w:rPr>
        <w:t>.</w:t>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3C0615DD" w:rsidR="002A5105" w:rsidRPr="00614D34" w:rsidRDefault="001003CD" w:rsidP="00E34BB9">
      <w:pPr>
        <w:ind w:firstLine="708"/>
        <w:rPr>
          <w:rFonts w:eastAsia="Times New Roman"/>
        </w:rPr>
      </w:pPr>
      <w:r>
        <w:rPr>
          <w:rFonts w:eastAsia="Times New Roman"/>
          <w:color w:val="24292E"/>
          <w:shd w:val="clear" w:color="auto" w:fill="FFFFFF"/>
        </w:rPr>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3761830" w14:textId="77777777" w:rsidR="00A2031C" w:rsidRDefault="00A2031C" w:rsidP="00B80512">
      <w:pPr>
        <w:rPr>
          <w:lang w:eastAsia="x-none"/>
        </w:rPr>
      </w:pPr>
    </w:p>
    <w:p w14:paraId="732F6EE7" w14:textId="5E1A03F9" w:rsidR="00253CEA" w:rsidRDefault="00253CEA" w:rsidP="00B80512">
      <w:pPr>
        <w:rPr>
          <w:lang w:eastAsia="x-none"/>
        </w:rPr>
      </w:pPr>
      <w:r>
        <w:rPr>
          <w:noProof/>
        </w:rPr>
        <w:drawing>
          <wp:inline distT="0" distB="0" distL="0" distR="0" wp14:anchorId="3AD0E50D" wp14:editId="129611AA">
            <wp:extent cx="5760085" cy="1903095"/>
            <wp:effectExtent l="0" t="0" r="5715" b="190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17-10-31 às 16.12.08.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1903095"/>
                    </a:xfrm>
                    <a:prstGeom prst="rect">
                      <a:avLst/>
                    </a:prstGeom>
                  </pic:spPr>
                </pic:pic>
              </a:graphicData>
            </a:graphic>
          </wp:inline>
        </w:drawing>
      </w:r>
    </w:p>
    <w:p w14:paraId="19AA7AC1" w14:textId="77777777" w:rsidR="00253CEA" w:rsidRDefault="00253CEA" w:rsidP="00B80512">
      <w:pPr>
        <w:rPr>
          <w:lang w:eastAsia="x-none"/>
        </w:rPr>
      </w:pPr>
    </w:p>
    <w:p w14:paraId="0AB37347" w14:textId="0DA763BC" w:rsidR="00F010BE" w:rsidRDefault="00F010BE" w:rsidP="00B80512">
      <w:pPr>
        <w:rPr>
          <w:lang w:eastAsia="x-none"/>
        </w:rPr>
      </w:pPr>
      <w:r>
        <w:rPr>
          <w:lang w:eastAsia="x-none"/>
        </w:rPr>
        <w:t>&lt;</w:t>
      </w:r>
      <w:proofErr w:type="gramStart"/>
      <w:r>
        <w:rPr>
          <w:lang w:eastAsia="x-none"/>
        </w:rPr>
        <w:t>inserir</w:t>
      </w:r>
      <w:proofErr w:type="gramEnd"/>
      <w:r>
        <w:rPr>
          <w:lang w:eastAsia="x-none"/>
        </w:rPr>
        <w:t xml:space="preserve"> comando para baixar a imagem&gt;</w:t>
      </w:r>
    </w:p>
    <w:p w14:paraId="21F39BBE" w14:textId="77777777" w:rsidR="00253CEA" w:rsidRDefault="00253CEA" w:rsidP="00B80512">
      <w:pPr>
        <w:rPr>
          <w:lang w:eastAsia="x-none"/>
        </w:rPr>
      </w:pPr>
    </w:p>
    <w:p w14:paraId="41DBB1E6" w14:textId="77777777" w:rsidR="005663E8" w:rsidRDefault="005663E8" w:rsidP="00B80512">
      <w:pPr>
        <w:rPr>
          <w:lang w:eastAsia="x-none"/>
        </w:rPr>
      </w:pPr>
    </w:p>
    <w:p w14:paraId="22306121" w14:textId="007BBFEE" w:rsidR="00253CEA" w:rsidRDefault="00253CEA" w:rsidP="00B80512">
      <w:pPr>
        <w:rPr>
          <w:lang w:eastAsia="x-none"/>
        </w:rPr>
      </w:pPr>
      <w:r>
        <w:rPr>
          <w:noProof/>
        </w:rPr>
        <w:lastRenderedPageBreak/>
        <w:drawing>
          <wp:inline distT="0" distB="0" distL="0" distR="0" wp14:anchorId="267EB16E" wp14:editId="66994B88">
            <wp:extent cx="5760085" cy="3383915"/>
            <wp:effectExtent l="0" t="0" r="571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2017-10-31 às 16.12.4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3383915"/>
                    </a:xfrm>
                    <a:prstGeom prst="rect">
                      <a:avLst/>
                    </a:prstGeom>
                  </pic:spPr>
                </pic:pic>
              </a:graphicData>
            </a:graphic>
          </wp:inline>
        </w:drawing>
      </w:r>
    </w:p>
    <w:p w14:paraId="3C33F077" w14:textId="77777777" w:rsidR="00253CEA" w:rsidRDefault="00253CEA" w:rsidP="00B80512">
      <w:pPr>
        <w:rPr>
          <w:lang w:eastAsia="x-none"/>
        </w:rPr>
      </w:pPr>
    </w:p>
    <w:p w14:paraId="1FC4C719" w14:textId="77777777" w:rsidR="00F31722" w:rsidRDefault="00F31722" w:rsidP="00B80512">
      <w:pPr>
        <w:rPr>
          <w:lang w:eastAsia="x-none"/>
        </w:rPr>
      </w:pPr>
    </w:p>
    <w:p w14:paraId="2444A3F1" w14:textId="49B8A7F6" w:rsidR="003C2963" w:rsidRDefault="005663E8" w:rsidP="00B80512">
      <w:pPr>
        <w:rPr>
          <w:lang w:eastAsia="x-none"/>
        </w:rPr>
      </w:pPr>
      <w:r>
        <w:rPr>
          <w:lang w:eastAsia="x-none"/>
        </w:rPr>
        <w:t>&lt;</w:t>
      </w:r>
      <w:proofErr w:type="gramStart"/>
      <w:r>
        <w:rPr>
          <w:lang w:eastAsia="x-none"/>
        </w:rPr>
        <w:t>inserir</w:t>
      </w:r>
      <w:proofErr w:type="gramEnd"/>
      <w:r>
        <w:rPr>
          <w:lang w:eastAsia="x-none"/>
        </w:rPr>
        <w:t xml:space="preserve"> imagem do Docker hub&gt;</w:t>
      </w:r>
    </w:p>
    <w:p w14:paraId="2F9CE178" w14:textId="77777777" w:rsidR="00253CEA" w:rsidRDefault="00253CEA" w:rsidP="00B80512">
      <w:pPr>
        <w:rPr>
          <w:lang w:eastAsia="x-none"/>
        </w:rPr>
      </w:pPr>
    </w:p>
    <w:p w14:paraId="5B16D8AE" w14:textId="77777777" w:rsidR="00F31722" w:rsidRDefault="00F31722" w:rsidP="00B80512">
      <w:pPr>
        <w:rPr>
          <w:lang w:eastAsia="x-none"/>
        </w:rPr>
      </w:pPr>
    </w:p>
    <w:p w14:paraId="30828313" w14:textId="6FE3AD70" w:rsidR="00253CEA" w:rsidRDefault="00253CEA" w:rsidP="00B80512">
      <w:pPr>
        <w:rPr>
          <w:lang w:eastAsia="x-none"/>
        </w:rPr>
      </w:pPr>
      <w:r>
        <w:rPr>
          <w:noProof/>
        </w:rPr>
        <w:drawing>
          <wp:inline distT="0" distB="0" distL="0" distR="0" wp14:anchorId="0C819634" wp14:editId="0615487B">
            <wp:extent cx="5760085" cy="3383280"/>
            <wp:effectExtent l="0" t="0" r="571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Tela 2017-10-31 às 16.13.0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5" cy="3383280"/>
                    </a:xfrm>
                    <a:prstGeom prst="rect">
                      <a:avLst/>
                    </a:prstGeom>
                  </pic:spPr>
                </pic:pic>
              </a:graphicData>
            </a:graphic>
          </wp:inline>
        </w:drawing>
      </w:r>
    </w:p>
    <w:p w14:paraId="06AB49AD" w14:textId="77777777" w:rsidR="00D14B64" w:rsidRDefault="00D14B64">
      <w:pPr>
        <w:rPr>
          <w:lang w:eastAsia="x-none"/>
        </w:rPr>
      </w:pPr>
    </w:p>
    <w:p w14:paraId="74361CB4" w14:textId="77777777" w:rsidR="00D14B64" w:rsidRDefault="00D14B64">
      <w:pPr>
        <w:rPr>
          <w:lang w:eastAsia="x-none"/>
        </w:rPr>
      </w:pPr>
    </w:p>
    <w:p w14:paraId="5AF821B2" w14:textId="48F9DE7D" w:rsidR="00D14B64" w:rsidRDefault="00D14B64">
      <w:pPr>
        <w:rPr>
          <w:lang w:eastAsia="x-none"/>
        </w:rPr>
      </w:pPr>
      <w:r>
        <w:rPr>
          <w:lang w:eastAsia="x-none"/>
        </w:rPr>
        <w:tab/>
        <w:t xml:space="preserve">A possibilidade de baixar software (imagem) é um dos </w:t>
      </w:r>
      <w:r w:rsidR="00953481">
        <w:rPr>
          <w:lang w:eastAsia="x-none"/>
        </w:rPr>
        <w:t>conceitos que viabiliza muito o</w:t>
      </w:r>
      <w:r w:rsidR="00052C6E">
        <w:rPr>
          <w:lang w:eastAsia="x-none"/>
        </w:rPr>
        <w:t xml:space="preserve"> conceito de virtualização e de software como serviço; pois não é </w:t>
      </w:r>
      <w:r w:rsidR="009F04A1">
        <w:rPr>
          <w:lang w:eastAsia="x-none"/>
        </w:rPr>
        <w:t xml:space="preserve">mais </w:t>
      </w:r>
      <w:r w:rsidR="00052C6E">
        <w:rPr>
          <w:lang w:eastAsia="x-none"/>
        </w:rPr>
        <w:t>necessário ficar fazendo instalações de softwares na infraestrutura, o mesmo é mais um serviço</w:t>
      </w:r>
      <w:r w:rsidR="00080AF8">
        <w:rPr>
          <w:lang w:eastAsia="x-none"/>
        </w:rPr>
        <w:t xml:space="preserve"> rodando em conjunto com a aplicação.</w:t>
      </w:r>
      <w:r w:rsidR="00052C6E">
        <w:rPr>
          <w:lang w:eastAsia="x-none"/>
        </w:rPr>
        <w:t xml:space="preserve"> </w:t>
      </w:r>
    </w:p>
    <w:p w14:paraId="7D9D635A" w14:textId="77777777" w:rsidR="00953481" w:rsidRDefault="00953481">
      <w:pPr>
        <w:rPr>
          <w:lang w:eastAsia="x-none"/>
        </w:rPr>
      </w:pPr>
    </w:p>
    <w:p w14:paraId="19F9716D" w14:textId="77777777" w:rsidR="00953481" w:rsidRDefault="00953481">
      <w:pPr>
        <w:rPr>
          <w:lang w:eastAsia="x-none"/>
        </w:rPr>
      </w:pPr>
    </w:p>
    <w:p w14:paraId="7A536568" w14:textId="3E17983E" w:rsidR="00E32A92" w:rsidRDefault="003C2963">
      <w:pPr>
        <w:rPr>
          <w:lang w:eastAsia="x-none"/>
        </w:rPr>
      </w:pPr>
      <w:r>
        <w:rPr>
          <w:lang w:eastAsia="x-none"/>
        </w:rPr>
        <w:br w:type="page"/>
      </w:r>
    </w:p>
    <w:p w14:paraId="488FB30B" w14:textId="3E99B0BA" w:rsidR="000A0532" w:rsidRDefault="00EF646B" w:rsidP="00B02192">
      <w:pPr>
        <w:pStyle w:val="Ttulo11"/>
        <w:ind w:firstLine="708"/>
      </w:pPr>
      <w:bookmarkStart w:id="155" w:name="_Toc496802708"/>
      <w:bookmarkStart w:id="156" w:name="_Toc496802937"/>
      <w:bookmarkStart w:id="157" w:name="_Toc497242058"/>
      <w:bookmarkStart w:id="158" w:name="_Toc495785711"/>
      <w:r>
        <w:lastRenderedPageBreak/>
        <w:t>4.5</w:t>
      </w:r>
      <w:r w:rsidR="00CE4928">
        <w:t xml:space="preserve"> </w:t>
      </w:r>
      <w:r w:rsidR="00F8236A">
        <w:t>Play with</w:t>
      </w:r>
      <w:r w:rsidR="006B6147">
        <w:t xml:space="preserve"> </w:t>
      </w:r>
      <w:bookmarkEnd w:id="155"/>
      <w:bookmarkEnd w:id="156"/>
      <w:r w:rsidR="00F8236A">
        <w:t>Docker</w:t>
      </w:r>
      <w:bookmarkEnd w:id="157"/>
    </w:p>
    <w:p w14:paraId="4EDF3FF1" w14:textId="089DD0DF" w:rsidR="006B6147" w:rsidRDefault="001B4E98" w:rsidP="006B6147">
      <w:pPr>
        <w:rPr>
          <w:lang w:val="x-none" w:eastAsia="x-none"/>
        </w:rPr>
      </w:pPr>
      <w:r>
        <w:rPr>
          <w:lang w:val="x-none" w:eastAsia="x-none"/>
        </w:rPr>
        <w:tab/>
        <w:t>O Docker possui uma engine de testes do seu próprio labortório</w:t>
      </w:r>
      <w:r w:rsidR="00E60423">
        <w:rPr>
          <w:lang w:val="x-none" w:eastAsia="x-none"/>
        </w:rPr>
        <w:t xml:space="preserve">, daqual é possível acessar através do link: </w:t>
      </w:r>
      <w:r w:rsidR="009E464F">
        <w:fldChar w:fldCharType="begin"/>
      </w:r>
      <w:r w:rsidR="009E464F">
        <w:instrText xml:space="preserve"> HYPERLINK "http://labs.play-with-docker.com" </w:instrText>
      </w:r>
      <w:r w:rsidR="009E464F">
        <w:fldChar w:fldCharType="separate"/>
      </w:r>
      <w:r w:rsidR="00E60423" w:rsidRPr="00186F69">
        <w:rPr>
          <w:rStyle w:val="Hiperlink"/>
          <w:lang w:val="x-none" w:eastAsia="x-none"/>
        </w:rPr>
        <w:t>http://labs.play-with-docker.com</w:t>
      </w:r>
      <w:r w:rsidR="009E464F">
        <w:rPr>
          <w:rStyle w:val="Hiperlink"/>
          <w:lang w:val="x-none" w:eastAsia="x-none"/>
        </w:rPr>
        <w:fldChar w:fldCharType="end"/>
      </w:r>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12"/>
        <w:t>7</w:t>
      </w:r>
      <w:r w:rsidR="00FA6443">
        <w:rPr>
          <w:lang w:val="x-none" w:eastAsia="x-none"/>
        </w:rPr>
        <w:t xml:space="preserve"> </w:t>
      </w:r>
    </w:p>
    <w:p w14:paraId="36B68390" w14:textId="64BCCF8F" w:rsidR="005E730E" w:rsidRDefault="00614232" w:rsidP="006B6147">
      <w:pPr>
        <w:rPr>
          <w:lang w:val="x-none" w:eastAsia="x-none"/>
        </w:rPr>
      </w:pPr>
      <w:r>
        <w:rPr>
          <w:lang w:val="x-none" w:eastAsia="x-none"/>
        </w:rPr>
        <w:tab/>
        <w:t>Maiores informações podem ser obtidas no github do projeto</w:t>
      </w:r>
      <w:r w:rsidR="00A85B21">
        <w:rPr>
          <w:rStyle w:val="Refdenotaderodap"/>
          <w:lang w:val="x-none" w:eastAsia="x-none"/>
        </w:rPr>
        <w:footnoteReference w:customMarkFollows="1" w:id="13"/>
        <w:t>8</w:t>
      </w:r>
      <w:r>
        <w:rPr>
          <w:lang w:val="x-none" w:eastAsia="x-none"/>
        </w:rPr>
        <w:t xml:space="preserve">; </w:t>
      </w:r>
      <w:r w:rsidR="008E1F22">
        <w:rPr>
          <w:lang w:val="x-none" w:eastAsia="x-none"/>
        </w:rPr>
        <w:t>Este projeto também é utilizado para treinamentos do Docker.</w:t>
      </w:r>
    </w:p>
    <w:p w14:paraId="58770C41" w14:textId="77777777" w:rsidR="008E1F22" w:rsidRDefault="008E1F22" w:rsidP="006B6147">
      <w:pPr>
        <w:rPr>
          <w:lang w:val="x-none" w:eastAsia="x-none"/>
        </w:rPr>
      </w:pPr>
    </w:p>
    <w:p w14:paraId="7A9B34DF" w14:textId="77777777" w:rsidR="008735D4" w:rsidRDefault="008931E9" w:rsidP="008735D4">
      <w:pPr>
        <w:keepNext/>
      </w:pPr>
      <w:r>
        <w:rPr>
          <w:noProof/>
        </w:rPr>
        <w:drawing>
          <wp:inline distT="0" distB="0" distL="0" distR="0" wp14:anchorId="4BBAADFF" wp14:editId="3B938626">
            <wp:extent cx="5026769" cy="2986304"/>
            <wp:effectExtent l="0" t="0" r="2540" b="1143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100021" cy="3029822"/>
                    </a:xfrm>
                    <a:prstGeom prst="rect">
                      <a:avLst/>
                    </a:prstGeom>
                  </pic:spPr>
                </pic:pic>
              </a:graphicData>
            </a:graphic>
          </wp:inline>
        </w:drawing>
      </w:r>
    </w:p>
    <w:p w14:paraId="70540A00" w14:textId="304ACD2A" w:rsidR="008931E9" w:rsidRDefault="008735D4" w:rsidP="008735D4">
      <w:pPr>
        <w:pStyle w:val="Legenda"/>
        <w:jc w:val="left"/>
        <w:rPr>
          <w:lang w:val="x-none" w:eastAsia="x-none"/>
        </w:rPr>
      </w:pPr>
      <w:bookmarkStart w:id="159" w:name="_Toc497408504"/>
      <w:proofErr w:type="spellStart"/>
      <w:r w:rsidRPr="00521BCB">
        <w:rPr>
          <w:lang w:val="en-US"/>
        </w:rPr>
        <w:t>Figura</w:t>
      </w:r>
      <w:proofErr w:type="spellEnd"/>
      <w:r w:rsidRPr="00521BCB">
        <w:rPr>
          <w:lang w:val="en-US"/>
        </w:rPr>
        <w:t xml:space="preserve"> </w:t>
      </w:r>
      <w:r w:rsidR="00521BCB">
        <w:fldChar w:fldCharType="begin"/>
      </w:r>
      <w:r w:rsidR="00521BCB" w:rsidRPr="00521BCB">
        <w:rPr>
          <w:lang w:val="en-US"/>
        </w:rPr>
        <w:instrText xml:space="preserve"> SEQ Figura \* ARABIC </w:instrText>
      </w:r>
      <w:r w:rsidR="00521BCB">
        <w:fldChar w:fldCharType="separate"/>
      </w:r>
      <w:r w:rsidR="00400525">
        <w:rPr>
          <w:noProof/>
          <w:lang w:val="en-US"/>
        </w:rPr>
        <w:t>17</w:t>
      </w:r>
      <w:r w:rsidR="00521BCB">
        <w:rPr>
          <w:noProof/>
        </w:rPr>
        <w:fldChar w:fldCharType="end"/>
      </w:r>
      <w:r w:rsidRPr="00521BCB">
        <w:rPr>
          <w:lang w:val="en-US"/>
        </w:rPr>
        <w:t xml:space="preserve"> - Play with docker - Fonte: http://labs.play-with-docker.com/</w:t>
      </w:r>
      <w:bookmarkEnd w:id="159"/>
    </w:p>
    <w:p w14:paraId="1CA3DA45" w14:textId="51F55B25" w:rsidR="005E730E" w:rsidRDefault="005E730E" w:rsidP="006B6147">
      <w:pPr>
        <w:rPr>
          <w:lang w:val="x-none" w:eastAsia="x-none"/>
        </w:rPr>
      </w:pPr>
    </w:p>
    <w:p w14:paraId="4EA75048" w14:textId="77777777" w:rsidR="001E1CF0" w:rsidRDefault="00521BCB" w:rsidP="001E1CF0">
      <w:pPr>
        <w:keepNext/>
      </w:pPr>
      <w:r>
        <w:rPr>
          <w:noProof/>
        </w:rPr>
        <w:lastRenderedPageBreak/>
        <w:drawing>
          <wp:inline distT="0" distB="0" distL="0" distR="0" wp14:anchorId="08A890FE" wp14:editId="568F4F8D">
            <wp:extent cx="5269290" cy="2812108"/>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17 às 22.02.4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82601" cy="2819212"/>
                    </a:xfrm>
                    <a:prstGeom prst="rect">
                      <a:avLst/>
                    </a:prstGeom>
                  </pic:spPr>
                </pic:pic>
              </a:graphicData>
            </a:graphic>
          </wp:inline>
        </w:drawing>
      </w:r>
    </w:p>
    <w:p w14:paraId="266526CB" w14:textId="40AD9D7F" w:rsidR="00521BCB" w:rsidRDefault="001E1CF0" w:rsidP="001E1CF0">
      <w:pPr>
        <w:pStyle w:val="Legenda"/>
        <w:jc w:val="left"/>
      </w:pPr>
      <w:bookmarkStart w:id="160" w:name="_Toc497408505"/>
      <w:proofErr w:type="spellStart"/>
      <w:r w:rsidRPr="00863120">
        <w:rPr>
          <w:lang w:val="en-US"/>
        </w:rPr>
        <w:t>Figura</w:t>
      </w:r>
      <w:proofErr w:type="spellEnd"/>
      <w:r w:rsidRPr="00863120">
        <w:rPr>
          <w:lang w:val="en-US"/>
        </w:rPr>
        <w:t xml:space="preserve"> </w:t>
      </w:r>
      <w:r>
        <w:fldChar w:fldCharType="begin"/>
      </w:r>
      <w:r w:rsidRPr="00863120">
        <w:rPr>
          <w:lang w:val="en-US"/>
        </w:rPr>
        <w:instrText xml:space="preserve"> SEQ Figura \* ARABIC </w:instrText>
      </w:r>
      <w:r>
        <w:fldChar w:fldCharType="separate"/>
      </w:r>
      <w:r w:rsidR="00400525">
        <w:rPr>
          <w:noProof/>
          <w:lang w:val="en-US"/>
        </w:rPr>
        <w:t>18</w:t>
      </w:r>
      <w:r>
        <w:fldChar w:fldCharType="end"/>
      </w:r>
      <w:r w:rsidRPr="00863120">
        <w:rPr>
          <w:lang w:val="en-US"/>
        </w:rPr>
        <w:t xml:space="preserve"> - Shell do Play with Docker. </w:t>
      </w:r>
      <w:r>
        <w:t xml:space="preserve">Fonte: </w:t>
      </w:r>
      <w:r w:rsidRPr="004B79BB">
        <w:t>http://host3.labs.play-with-docker.com/p/9fe5a73e-9d79-4b61-9c01-3365068d8bd2#9fe5a73e_node2</w:t>
      </w:r>
      <w:bookmarkEnd w:id="160"/>
    </w:p>
    <w:p w14:paraId="0902AD1A" w14:textId="77777777" w:rsidR="008376E9" w:rsidRDefault="008376E9" w:rsidP="008376E9">
      <w:pPr>
        <w:rPr>
          <w:lang w:eastAsia="en-US"/>
        </w:rPr>
      </w:pPr>
    </w:p>
    <w:p w14:paraId="4028D363" w14:textId="47BFD7F4" w:rsidR="008376E9" w:rsidRPr="000A6048" w:rsidRDefault="008376E9" w:rsidP="008376E9">
      <w:pPr>
        <w:ind w:firstLine="708"/>
        <w:rPr>
          <w:color w:val="000000" w:themeColor="text1"/>
          <w:lang w:eastAsia="en-US"/>
          <w:rPrChange w:id="161" w:author="Thiago Cruz" w:date="2017-11-03T21:04:00Z">
            <w:rPr>
              <w:lang w:eastAsia="en-US"/>
            </w:rPr>
          </w:rPrChange>
        </w:rPr>
      </w:pPr>
      <w:r w:rsidRPr="000A6048">
        <w:rPr>
          <w:color w:val="000000" w:themeColor="text1"/>
          <w:lang w:eastAsia="en-US"/>
          <w:rPrChange w:id="162" w:author="Thiago Cruz" w:date="2017-11-03T21:04:00Z">
            <w:rPr>
              <w:lang w:eastAsia="en-US"/>
            </w:rPr>
          </w:rPrChange>
        </w:rPr>
        <w:t>O</w:t>
      </w:r>
      <w:r w:rsidR="007B483F" w:rsidRPr="000A6048">
        <w:rPr>
          <w:color w:val="000000" w:themeColor="text1"/>
          <w:lang w:eastAsia="en-US"/>
          <w:rPrChange w:id="163" w:author="Thiago Cruz" w:date="2017-11-03T21:04:00Z">
            <w:rPr>
              <w:lang w:eastAsia="en-US"/>
            </w:rPr>
          </w:rPrChange>
        </w:rPr>
        <w:t xml:space="preserve"> projeto conta com uma documentação que poder ser obtida no link: </w:t>
      </w:r>
      <w:r w:rsidR="00B80F40" w:rsidRPr="000A6048">
        <w:rPr>
          <w:color w:val="000000" w:themeColor="text1"/>
          <w:rPrChange w:id="164" w:author="Thiago Cruz" w:date="2017-11-03T21:04:00Z">
            <w:rPr/>
          </w:rPrChange>
        </w:rPr>
        <w:fldChar w:fldCharType="begin"/>
      </w:r>
      <w:r w:rsidR="00B80F40" w:rsidRPr="000A6048">
        <w:rPr>
          <w:color w:val="000000" w:themeColor="text1"/>
          <w:rPrChange w:id="165" w:author="Thiago Cruz" w:date="2017-11-03T21:04:00Z">
            <w:rPr/>
          </w:rPrChange>
        </w:rPr>
        <w:instrText xml:space="preserve"> HYPERLINK "http://training.play-with-docker.com/" </w:instrText>
      </w:r>
      <w:r w:rsidR="00B80F40" w:rsidRPr="000A6048">
        <w:rPr>
          <w:color w:val="000000" w:themeColor="text1"/>
          <w:rPrChange w:id="166" w:author="Thiago Cruz" w:date="2017-11-03T21:04:00Z">
            <w:rPr/>
          </w:rPrChange>
        </w:rPr>
        <w:fldChar w:fldCharType="separate"/>
      </w:r>
      <w:r w:rsidR="007B483F" w:rsidRPr="000A6048">
        <w:rPr>
          <w:rStyle w:val="Hiperlink"/>
          <w:color w:val="000000" w:themeColor="text1"/>
          <w:lang w:eastAsia="en-US"/>
          <w:rPrChange w:id="167" w:author="Thiago Cruz" w:date="2017-11-03T21:04:00Z">
            <w:rPr>
              <w:rStyle w:val="Hiperlink"/>
              <w:lang w:eastAsia="en-US"/>
            </w:rPr>
          </w:rPrChange>
        </w:rPr>
        <w:t>http://training.play-with-docker.com/</w:t>
      </w:r>
      <w:r w:rsidR="00B80F40" w:rsidRPr="000A6048">
        <w:rPr>
          <w:rStyle w:val="Hiperlink"/>
          <w:color w:val="000000" w:themeColor="text1"/>
          <w:lang w:eastAsia="en-US"/>
          <w:rPrChange w:id="168" w:author="Thiago Cruz" w:date="2017-11-03T21:04:00Z">
            <w:rPr>
              <w:rStyle w:val="Hiperlink"/>
              <w:lang w:eastAsia="en-US"/>
            </w:rPr>
          </w:rPrChange>
        </w:rPr>
        <w:fldChar w:fldCharType="end"/>
      </w:r>
    </w:p>
    <w:p w14:paraId="27AE2192" w14:textId="0217ABAE" w:rsidR="007B483F" w:rsidRPr="000A6048" w:rsidRDefault="00AB0CD9" w:rsidP="008376E9">
      <w:pPr>
        <w:ind w:firstLine="708"/>
        <w:rPr>
          <w:rStyle w:val="Hiperlink"/>
          <w:color w:val="000000" w:themeColor="text1"/>
          <w:lang w:eastAsia="en-US"/>
          <w:rPrChange w:id="169" w:author="Thiago Cruz" w:date="2017-11-03T21:04:00Z">
            <w:rPr>
              <w:rStyle w:val="Hiperlink"/>
              <w:lang w:eastAsia="en-US"/>
            </w:rPr>
          </w:rPrChange>
        </w:rPr>
      </w:pPr>
      <w:r w:rsidRPr="000A6048">
        <w:rPr>
          <w:color w:val="000000" w:themeColor="text1"/>
          <w:lang w:eastAsia="en-US"/>
          <w:rPrChange w:id="170" w:author="Thiago Cruz" w:date="2017-11-03T21:04:00Z">
            <w:rPr>
              <w:lang w:eastAsia="en-US"/>
            </w:rPr>
          </w:rPrChange>
        </w:rPr>
        <w:t>Outros treinamentos do docker podem ser obtidas atra</w:t>
      </w:r>
      <w:r w:rsidR="00913062" w:rsidRPr="000A6048">
        <w:rPr>
          <w:color w:val="000000" w:themeColor="text1"/>
          <w:lang w:eastAsia="en-US"/>
          <w:rPrChange w:id="171" w:author="Thiago Cruz" w:date="2017-11-03T21:04:00Z">
            <w:rPr>
              <w:lang w:eastAsia="en-US"/>
            </w:rPr>
          </w:rPrChange>
        </w:rPr>
        <w:t xml:space="preserve">vés do link: </w:t>
      </w:r>
      <w:r w:rsidR="00B80F40" w:rsidRPr="000A6048">
        <w:rPr>
          <w:color w:val="000000" w:themeColor="text1"/>
          <w:rPrChange w:id="172" w:author="Thiago Cruz" w:date="2017-11-03T21:04:00Z">
            <w:rPr/>
          </w:rPrChange>
        </w:rPr>
        <w:fldChar w:fldCharType="begin"/>
      </w:r>
      <w:r w:rsidR="00B80F40" w:rsidRPr="000A6048">
        <w:rPr>
          <w:color w:val="000000" w:themeColor="text1"/>
          <w:rPrChange w:id="173" w:author="Thiago Cruz" w:date="2017-11-03T21:04:00Z">
            <w:rPr/>
          </w:rPrChange>
        </w:rPr>
        <w:instrText xml:space="preserve"> HYPERLINK "https://training.docker.com/" </w:instrText>
      </w:r>
      <w:r w:rsidR="00B80F40" w:rsidRPr="000A6048">
        <w:rPr>
          <w:color w:val="000000" w:themeColor="text1"/>
          <w:rPrChange w:id="174" w:author="Thiago Cruz" w:date="2017-11-03T21:04:00Z">
            <w:rPr/>
          </w:rPrChange>
        </w:rPr>
        <w:fldChar w:fldCharType="separate"/>
      </w:r>
      <w:r w:rsidR="00913062" w:rsidRPr="000A6048">
        <w:rPr>
          <w:rStyle w:val="Hiperlink"/>
          <w:color w:val="000000" w:themeColor="text1"/>
          <w:lang w:eastAsia="en-US"/>
          <w:rPrChange w:id="175" w:author="Thiago Cruz" w:date="2017-11-03T21:04:00Z">
            <w:rPr>
              <w:rStyle w:val="Hiperlink"/>
              <w:lang w:eastAsia="en-US"/>
            </w:rPr>
          </w:rPrChange>
        </w:rPr>
        <w:t>https://training.docker.com/</w:t>
      </w:r>
      <w:r w:rsidR="00B80F40" w:rsidRPr="000A6048">
        <w:rPr>
          <w:rStyle w:val="Hiperlink"/>
          <w:color w:val="000000" w:themeColor="text1"/>
          <w:lang w:eastAsia="en-US"/>
          <w:rPrChange w:id="176" w:author="Thiago Cruz" w:date="2017-11-03T21:04:00Z">
            <w:rPr>
              <w:rStyle w:val="Hiperlink"/>
              <w:lang w:eastAsia="en-US"/>
            </w:rPr>
          </w:rPrChange>
        </w:rPr>
        <w:fldChar w:fldCharType="end"/>
      </w:r>
    </w:p>
    <w:p w14:paraId="2CA90E66" w14:textId="77777777" w:rsidR="005A4A7E" w:rsidRPr="000A6048" w:rsidRDefault="00B80F40" w:rsidP="005A4A7E">
      <w:pPr>
        <w:ind w:firstLine="708"/>
        <w:rPr>
          <w:rStyle w:val="Hiperlink"/>
          <w:color w:val="000000" w:themeColor="text1"/>
          <w:u w:val="none"/>
          <w:lang w:eastAsia="en-US"/>
          <w:rPrChange w:id="177" w:author="Thiago Cruz" w:date="2017-11-03T21:04:00Z">
            <w:rPr>
              <w:rStyle w:val="Hiperlink"/>
              <w:lang w:eastAsia="en-US"/>
            </w:rPr>
          </w:rPrChange>
        </w:rPr>
      </w:pPr>
      <w:r w:rsidRPr="000A6048">
        <w:rPr>
          <w:rStyle w:val="Hiperlink"/>
          <w:color w:val="000000" w:themeColor="text1"/>
          <w:u w:val="none"/>
          <w:lang w:eastAsia="en-US"/>
          <w:rPrChange w:id="178" w:author="Thiago Cruz" w:date="2017-11-03T21:04:00Z">
            <w:rPr>
              <w:rStyle w:val="Hiperlink"/>
              <w:lang w:eastAsia="en-US"/>
            </w:rPr>
          </w:rPrChange>
        </w:rPr>
        <w:t>Este projeto também é bastante útil, para testes sem a necessidade de execuç</w:t>
      </w:r>
      <w:r w:rsidR="000F4F0C" w:rsidRPr="000A6048">
        <w:rPr>
          <w:rStyle w:val="Hiperlink"/>
          <w:color w:val="000000" w:themeColor="text1"/>
          <w:u w:val="none"/>
          <w:lang w:eastAsia="en-US"/>
          <w:rPrChange w:id="179" w:author="Thiago Cruz" w:date="2017-11-03T21:04:00Z">
            <w:rPr>
              <w:rStyle w:val="Hiperlink"/>
              <w:lang w:eastAsia="en-US"/>
            </w:rPr>
          </w:rPrChange>
        </w:rPr>
        <w:t>ão do docker em pró</w:t>
      </w:r>
      <w:r w:rsidRPr="000A6048">
        <w:rPr>
          <w:rStyle w:val="Hiperlink"/>
          <w:color w:val="000000" w:themeColor="text1"/>
          <w:u w:val="none"/>
          <w:lang w:eastAsia="en-US"/>
          <w:rPrChange w:id="180" w:author="Thiago Cruz" w:date="2017-11-03T21:04:00Z">
            <w:rPr>
              <w:rStyle w:val="Hiperlink"/>
              <w:lang w:eastAsia="en-US"/>
            </w:rPr>
          </w:rPrChange>
        </w:rPr>
        <w:t xml:space="preserve">prio host, </w:t>
      </w:r>
      <w:r w:rsidR="000F4F0C" w:rsidRPr="000A6048">
        <w:rPr>
          <w:rStyle w:val="Hiperlink"/>
          <w:color w:val="000000" w:themeColor="text1"/>
          <w:u w:val="none"/>
          <w:lang w:eastAsia="en-US"/>
          <w:rPrChange w:id="181" w:author="Thiago Cruz" w:date="2017-11-03T21:04:00Z">
            <w:rPr>
              <w:rStyle w:val="Hiperlink"/>
              <w:lang w:eastAsia="en-US"/>
            </w:rPr>
          </w:rPrChange>
        </w:rPr>
        <w:t>é possível utilizar instâncias remotas dentro do projeto do pla</w:t>
      </w:r>
      <w:r w:rsidR="005A4A7E" w:rsidRPr="000A6048">
        <w:rPr>
          <w:rStyle w:val="Hiperlink"/>
          <w:color w:val="000000" w:themeColor="text1"/>
          <w:u w:val="none"/>
          <w:lang w:eastAsia="en-US"/>
          <w:rPrChange w:id="182" w:author="Thiago Cruz" w:date="2017-11-03T21:04:00Z">
            <w:rPr>
              <w:rStyle w:val="Hiperlink"/>
              <w:lang w:eastAsia="en-US"/>
            </w:rPr>
          </w:rPrChange>
        </w:rPr>
        <w:t>y-</w:t>
      </w:r>
      <w:proofErr w:type="spellStart"/>
      <w:r w:rsidR="005A4A7E" w:rsidRPr="000A6048">
        <w:rPr>
          <w:rStyle w:val="Hiperlink"/>
          <w:color w:val="000000" w:themeColor="text1"/>
          <w:u w:val="none"/>
          <w:lang w:eastAsia="en-US"/>
          <w:rPrChange w:id="183" w:author="Thiago Cruz" w:date="2017-11-03T21:04:00Z">
            <w:rPr>
              <w:rStyle w:val="Hiperlink"/>
              <w:lang w:eastAsia="en-US"/>
            </w:rPr>
          </w:rPrChange>
        </w:rPr>
        <w:t>with</w:t>
      </w:r>
      <w:proofErr w:type="spellEnd"/>
      <w:r w:rsidR="005A4A7E" w:rsidRPr="000A6048">
        <w:rPr>
          <w:rStyle w:val="Hiperlink"/>
          <w:color w:val="000000" w:themeColor="text1"/>
          <w:u w:val="none"/>
          <w:lang w:eastAsia="en-US"/>
          <w:rPrChange w:id="184" w:author="Thiago Cruz" w:date="2017-11-03T21:04:00Z">
            <w:rPr>
              <w:rStyle w:val="Hiperlink"/>
              <w:lang w:eastAsia="en-US"/>
            </w:rPr>
          </w:rPrChange>
        </w:rPr>
        <w:t>-docker. Para tal é necessário a instalação do drive:</w:t>
      </w:r>
    </w:p>
    <w:p w14:paraId="4E429535" w14:textId="33AC8B03" w:rsidR="00B80F40" w:rsidRPr="000A6048" w:rsidRDefault="005A4A7E" w:rsidP="008F00C2">
      <w:pPr>
        <w:pStyle w:val="PargrafodaLista"/>
        <w:numPr>
          <w:ilvl w:val="0"/>
          <w:numId w:val="23"/>
        </w:numPr>
        <w:rPr>
          <w:color w:val="000000" w:themeColor="text1"/>
          <w:sz w:val="24"/>
          <w:u w:val="single"/>
          <w:rPrChange w:id="185" w:author="Thiago Cruz" w:date="2017-11-03T21:04:00Z">
            <w:rPr>
              <w:color w:val="0563C1" w:themeColor="hyperlink"/>
              <w:u w:val="single"/>
            </w:rPr>
          </w:rPrChange>
        </w:rPr>
      </w:pPr>
      <w:r w:rsidRPr="000A6048">
        <w:rPr>
          <w:color w:val="000000" w:themeColor="text1"/>
          <w:sz w:val="24"/>
          <w:rPrChange w:id="186" w:author="Thiago Cruz" w:date="2017-11-03T21:04:00Z">
            <w:rPr/>
          </w:rPrChange>
        </w:rPr>
        <w:t>“</w:t>
      </w:r>
      <w:proofErr w:type="gramStart"/>
      <w:r w:rsidRPr="000A6048">
        <w:rPr>
          <w:color w:val="000000" w:themeColor="text1"/>
          <w:sz w:val="24"/>
          <w:rPrChange w:id="187" w:author="Thiago Cruz" w:date="2017-11-03T21:04:00Z">
            <w:rPr/>
          </w:rPrChange>
        </w:rPr>
        <w:t>docker</w:t>
      </w:r>
      <w:proofErr w:type="gramEnd"/>
      <w:r w:rsidRPr="000A6048">
        <w:rPr>
          <w:color w:val="000000" w:themeColor="text1"/>
          <w:sz w:val="24"/>
          <w:rPrChange w:id="188" w:author="Thiago Cruz" w:date="2017-11-03T21:04:00Z">
            <w:rPr/>
          </w:rPrChange>
        </w:rPr>
        <w:t>-</w:t>
      </w:r>
      <w:proofErr w:type="spellStart"/>
      <w:r w:rsidRPr="000A6048">
        <w:rPr>
          <w:color w:val="000000" w:themeColor="text1"/>
          <w:sz w:val="24"/>
          <w:rPrChange w:id="189" w:author="Thiago Cruz" w:date="2017-11-03T21:04:00Z">
            <w:rPr/>
          </w:rPrChange>
        </w:rPr>
        <w:t>machine</w:t>
      </w:r>
      <w:proofErr w:type="spellEnd"/>
      <w:r w:rsidRPr="000A6048">
        <w:rPr>
          <w:color w:val="000000" w:themeColor="text1"/>
          <w:sz w:val="24"/>
          <w:rPrChange w:id="190" w:author="Thiago Cruz" w:date="2017-11-03T21:04:00Z">
            <w:rPr/>
          </w:rPrChange>
        </w:rPr>
        <w:t>-drive-</w:t>
      </w:r>
      <w:proofErr w:type="spellStart"/>
      <w:r w:rsidRPr="000A6048">
        <w:rPr>
          <w:color w:val="000000" w:themeColor="text1"/>
          <w:sz w:val="24"/>
          <w:rPrChange w:id="191" w:author="Thiago Cruz" w:date="2017-11-03T21:04:00Z">
            <w:rPr/>
          </w:rPrChange>
        </w:rPr>
        <w:t>pwd</w:t>
      </w:r>
      <w:proofErr w:type="spellEnd"/>
      <w:r w:rsidRPr="000A6048">
        <w:rPr>
          <w:color w:val="000000" w:themeColor="text1"/>
          <w:sz w:val="24"/>
          <w:rPrChange w:id="192" w:author="Thiago Cruz" w:date="2017-11-03T21:04:00Z">
            <w:rPr/>
          </w:rPrChange>
        </w:rPr>
        <w:t>”</w:t>
      </w:r>
      <w:bookmarkStart w:id="193" w:name="_GoBack"/>
      <w:bookmarkEnd w:id="193"/>
    </w:p>
    <w:p w14:paraId="4D16DA7D" w14:textId="77777777" w:rsidR="005A4A7E" w:rsidRPr="00631387" w:rsidRDefault="005A4A7E" w:rsidP="008F00C2">
      <w:pPr>
        <w:ind w:left="360"/>
        <w:rPr>
          <w:color w:val="000000" w:themeColor="text1"/>
          <w:lang w:eastAsia="en-US"/>
          <w:rPrChange w:id="194" w:author="Thiago Cruz" w:date="2017-11-03T21:05:00Z">
            <w:rPr>
              <w:lang w:eastAsia="en-US"/>
            </w:rPr>
          </w:rPrChange>
        </w:rPr>
      </w:pPr>
      <w:r w:rsidRPr="00631387">
        <w:rPr>
          <w:color w:val="000000" w:themeColor="text1"/>
          <w:lang w:eastAsia="en-US"/>
          <w:rPrChange w:id="195" w:author="Thiago Cruz" w:date="2017-11-03T21:05:00Z">
            <w:rPr>
              <w:lang w:eastAsia="en-US"/>
            </w:rPr>
          </w:rPrChange>
        </w:rPr>
        <w:t xml:space="preserve">Este drive está disponível no </w:t>
      </w:r>
      <w:proofErr w:type="spellStart"/>
      <w:r w:rsidRPr="00631387">
        <w:rPr>
          <w:color w:val="000000" w:themeColor="text1"/>
          <w:lang w:eastAsia="en-US"/>
          <w:rPrChange w:id="196" w:author="Thiago Cruz" w:date="2017-11-03T21:05:00Z">
            <w:rPr>
              <w:lang w:eastAsia="en-US"/>
            </w:rPr>
          </w:rPrChange>
        </w:rPr>
        <w:t>github</w:t>
      </w:r>
      <w:proofErr w:type="spellEnd"/>
      <w:r w:rsidRPr="00631387">
        <w:rPr>
          <w:color w:val="000000" w:themeColor="text1"/>
          <w:lang w:eastAsia="en-US"/>
          <w:rPrChange w:id="197" w:author="Thiago Cruz" w:date="2017-11-03T21:05:00Z">
            <w:rPr>
              <w:lang w:eastAsia="en-US"/>
            </w:rPr>
          </w:rPrChange>
        </w:rPr>
        <w:t>:</w:t>
      </w:r>
    </w:p>
    <w:p w14:paraId="73AC171A" w14:textId="1B914420" w:rsidR="00307A9C" w:rsidRPr="00631387" w:rsidRDefault="00307A9C" w:rsidP="008F00C2">
      <w:pPr>
        <w:pStyle w:val="PargrafodaLista"/>
        <w:numPr>
          <w:ilvl w:val="0"/>
          <w:numId w:val="23"/>
        </w:numPr>
        <w:rPr>
          <w:color w:val="000000" w:themeColor="text1"/>
          <w:sz w:val="24"/>
          <w:rPrChange w:id="198" w:author="Thiago Cruz" w:date="2017-11-03T21:05:00Z">
            <w:rPr/>
          </w:rPrChange>
        </w:rPr>
      </w:pPr>
      <w:r w:rsidRPr="00631387">
        <w:rPr>
          <w:color w:val="000000" w:themeColor="text1"/>
          <w:sz w:val="24"/>
          <w:rPrChange w:id="199" w:author="Thiago Cruz" w:date="2017-11-03T21:05:00Z">
            <w:rPr/>
          </w:rPrChange>
        </w:rPr>
        <w:fldChar w:fldCharType="begin"/>
      </w:r>
      <w:r w:rsidRPr="00631387">
        <w:rPr>
          <w:color w:val="000000" w:themeColor="text1"/>
          <w:sz w:val="24"/>
          <w:rPrChange w:id="200" w:author="Thiago Cruz" w:date="2017-11-03T21:05:00Z">
            <w:rPr/>
          </w:rPrChange>
        </w:rPr>
        <w:instrText xml:space="preserve"> HYPERLINK "https://github.com/play-with-docker/docker-machine-driver-pwd/releases" </w:instrText>
      </w:r>
      <w:r w:rsidRPr="00631387">
        <w:rPr>
          <w:color w:val="000000" w:themeColor="text1"/>
          <w:sz w:val="24"/>
          <w:rPrChange w:id="201" w:author="Thiago Cruz" w:date="2017-11-03T21:05:00Z">
            <w:rPr/>
          </w:rPrChange>
        </w:rPr>
        <w:fldChar w:fldCharType="separate"/>
      </w:r>
      <w:r w:rsidRPr="00631387">
        <w:rPr>
          <w:rStyle w:val="Hiperlink"/>
          <w:color w:val="000000" w:themeColor="text1"/>
          <w:sz w:val="24"/>
          <w:rPrChange w:id="202" w:author="Thiago Cruz" w:date="2017-11-03T21:05:00Z">
            <w:rPr>
              <w:rStyle w:val="Hiperlink"/>
            </w:rPr>
          </w:rPrChange>
        </w:rPr>
        <w:t>https://github.com/play-with-docker/docker-machine-driver-pwd/releases</w:t>
      </w:r>
      <w:r w:rsidRPr="00631387">
        <w:rPr>
          <w:color w:val="000000" w:themeColor="text1"/>
          <w:sz w:val="24"/>
          <w:rPrChange w:id="203" w:author="Thiago Cruz" w:date="2017-11-03T21:05:00Z">
            <w:rPr/>
          </w:rPrChange>
        </w:rPr>
        <w:fldChar w:fldCharType="end"/>
      </w:r>
    </w:p>
    <w:p w14:paraId="78510389" w14:textId="71E37C42" w:rsidR="009160C8" w:rsidRPr="00631387" w:rsidRDefault="00307A9C" w:rsidP="008F00C2">
      <w:pPr>
        <w:ind w:left="360"/>
        <w:rPr>
          <w:ins w:id="204" w:author="Thiago Cruz" w:date="2017-11-03T21:05:00Z"/>
          <w:color w:val="000000" w:themeColor="text1"/>
        </w:rPr>
      </w:pPr>
      <w:r w:rsidRPr="00631387">
        <w:rPr>
          <w:color w:val="000000" w:themeColor="text1"/>
          <w:rPrChange w:id="205" w:author="Thiago Cruz" w:date="2017-11-03T21:05:00Z">
            <w:rPr/>
          </w:rPrChange>
        </w:rPr>
        <w:t>A</w:t>
      </w:r>
      <w:r w:rsidR="008F00C2" w:rsidRPr="00631387">
        <w:rPr>
          <w:color w:val="000000" w:themeColor="text1"/>
          <w:rPrChange w:id="206" w:author="Thiago Cruz" w:date="2017-11-03T21:05:00Z">
            <w:rPr/>
          </w:rPrChange>
        </w:rPr>
        <w:t>través do comando: docker-</w:t>
      </w:r>
      <w:proofErr w:type="spellStart"/>
      <w:r w:rsidR="008F00C2" w:rsidRPr="00631387">
        <w:rPr>
          <w:color w:val="000000" w:themeColor="text1"/>
          <w:rPrChange w:id="207" w:author="Thiago Cruz" w:date="2017-11-03T21:05:00Z">
            <w:rPr/>
          </w:rPrChange>
        </w:rPr>
        <w:t>machine</w:t>
      </w:r>
      <w:proofErr w:type="spellEnd"/>
      <w:r w:rsidR="008F00C2" w:rsidRPr="00631387">
        <w:rPr>
          <w:color w:val="000000" w:themeColor="text1"/>
          <w:rPrChange w:id="208" w:author="Thiago Cruz" w:date="2017-11-03T21:05:00Z">
            <w:rPr/>
          </w:rPrChange>
        </w:rPr>
        <w:t xml:space="preserve"> </w:t>
      </w:r>
      <w:proofErr w:type="spellStart"/>
      <w:r w:rsidR="008F00C2" w:rsidRPr="00631387">
        <w:rPr>
          <w:color w:val="000000" w:themeColor="text1"/>
          <w:rPrChange w:id="209" w:author="Thiago Cruz" w:date="2017-11-03T21:05:00Z">
            <w:rPr/>
          </w:rPrChange>
        </w:rPr>
        <w:t>create</w:t>
      </w:r>
      <w:proofErr w:type="spellEnd"/>
      <w:r w:rsidR="008F00C2" w:rsidRPr="00631387">
        <w:rPr>
          <w:color w:val="000000" w:themeColor="text1"/>
          <w:rPrChange w:id="210" w:author="Thiago Cruz" w:date="2017-11-03T21:05:00Z">
            <w:rPr/>
          </w:rPrChange>
        </w:rPr>
        <w:t xml:space="preserve"> -d </w:t>
      </w:r>
      <w:proofErr w:type="spellStart"/>
      <w:r w:rsidR="008F00C2" w:rsidRPr="00631387">
        <w:rPr>
          <w:color w:val="000000" w:themeColor="text1"/>
          <w:rPrChange w:id="211" w:author="Thiago Cruz" w:date="2017-11-03T21:05:00Z">
            <w:rPr/>
          </w:rPrChange>
        </w:rPr>
        <w:t>pwd</w:t>
      </w:r>
      <w:proofErr w:type="spellEnd"/>
      <w:r w:rsidR="008F00C2" w:rsidRPr="00631387">
        <w:rPr>
          <w:color w:val="000000" w:themeColor="text1"/>
          <w:rPrChange w:id="212" w:author="Thiago Cruz" w:date="2017-11-03T21:05:00Z">
            <w:rPr/>
          </w:rPrChange>
        </w:rPr>
        <w:t xml:space="preserve"> --</w:t>
      </w:r>
      <w:proofErr w:type="spellStart"/>
      <w:r w:rsidR="008F00C2" w:rsidRPr="00631387">
        <w:rPr>
          <w:color w:val="000000" w:themeColor="text1"/>
          <w:rPrChange w:id="213" w:author="Thiago Cruz" w:date="2017-11-03T21:05:00Z">
            <w:rPr/>
          </w:rPrChange>
        </w:rPr>
        <w:t>pwd-url</w:t>
      </w:r>
      <w:proofErr w:type="spellEnd"/>
      <w:del w:id="214" w:author="Thiago Cruz" w:date="2017-11-03T21:05:00Z">
        <w:r w:rsidR="008F00C2" w:rsidRPr="00631387" w:rsidDel="009160C8">
          <w:rPr>
            <w:color w:val="000000" w:themeColor="text1"/>
            <w:rPrChange w:id="215" w:author="Thiago Cruz" w:date="2017-11-03T21:05:00Z">
              <w:rPr/>
            </w:rPrChange>
          </w:rPr>
          <w:delText xml:space="preserve"> https://labs.play-with-docker.com/p/b7uf58pe0c5g00d1jutg#b7uf58pe_b7uf5c1e0c5g00d1juu0 node1</w:delText>
        </w:r>
      </w:del>
    </w:p>
    <w:p w14:paraId="3E63B7BA" w14:textId="77777777" w:rsidR="009160C8" w:rsidRPr="00631387" w:rsidRDefault="009160C8" w:rsidP="008F00C2">
      <w:pPr>
        <w:ind w:left="360"/>
        <w:rPr>
          <w:ins w:id="216" w:author="Thiago Cruz" w:date="2017-11-03T21:05:00Z"/>
          <w:color w:val="000000" w:themeColor="text1"/>
          <w:rPrChange w:id="217" w:author="Thiago Cruz" w:date="2017-11-03T21:05:00Z">
            <w:rPr>
              <w:ins w:id="218" w:author="Thiago Cruz" w:date="2017-11-03T21:05:00Z"/>
              <w:color w:val="000000" w:themeColor="text1"/>
            </w:rPr>
          </w:rPrChange>
        </w:rPr>
      </w:pPr>
      <w:ins w:id="219" w:author="Thiago Cruz" w:date="2017-11-03T21:05:00Z">
        <w:r w:rsidRPr="00631387">
          <w:rPr>
            <w:color w:val="000000" w:themeColor="text1"/>
            <w:rPrChange w:id="220" w:author="Thiago Cruz" w:date="2017-11-03T21:05:00Z">
              <w:rPr>
                <w:color w:val="000000" w:themeColor="text1"/>
              </w:rPr>
            </w:rPrChange>
          </w:rPr>
          <w:t>Exemplo de utilização:</w:t>
        </w:r>
      </w:ins>
    </w:p>
    <w:p w14:paraId="2453C10D" w14:textId="6838C25E" w:rsidR="005A4A7E" w:rsidRPr="00631387" w:rsidRDefault="009160C8" w:rsidP="009160C8">
      <w:pPr>
        <w:pStyle w:val="PargrafodaLista"/>
        <w:numPr>
          <w:ilvl w:val="0"/>
          <w:numId w:val="23"/>
        </w:numPr>
        <w:rPr>
          <w:color w:val="000000" w:themeColor="text1"/>
          <w:sz w:val="24"/>
          <w:lang w:val="en-US"/>
          <w:rPrChange w:id="221" w:author="Thiago Cruz" w:date="2017-11-03T21:05:00Z">
            <w:rPr/>
          </w:rPrChange>
        </w:rPr>
        <w:pPrChange w:id="222" w:author="Thiago Cruz" w:date="2017-11-03T21:05:00Z">
          <w:pPr/>
        </w:pPrChange>
      </w:pPr>
      <w:ins w:id="223" w:author="Thiago Cruz" w:date="2017-11-03T21:05:00Z">
        <w:r w:rsidRPr="00631387">
          <w:rPr>
            <w:color w:val="000000" w:themeColor="text1"/>
            <w:sz w:val="24"/>
            <w:lang w:val="en-US"/>
            <w:rPrChange w:id="224" w:author="Thiago Cruz" w:date="2017-11-03T21:05:00Z">
              <w:rPr/>
            </w:rPrChange>
          </w:rPr>
          <w:t xml:space="preserve">docker-machine create -d </w:t>
        </w:r>
        <w:proofErr w:type="spellStart"/>
        <w:r w:rsidRPr="00631387">
          <w:rPr>
            <w:color w:val="000000" w:themeColor="text1"/>
            <w:sz w:val="24"/>
            <w:lang w:val="en-US"/>
            <w:rPrChange w:id="225" w:author="Thiago Cruz" w:date="2017-11-03T21:05:00Z">
              <w:rPr/>
            </w:rPrChange>
          </w:rPr>
          <w:t>pwd</w:t>
        </w:r>
        <w:proofErr w:type="spellEnd"/>
        <w:r w:rsidRPr="00631387">
          <w:rPr>
            <w:color w:val="000000" w:themeColor="text1"/>
            <w:sz w:val="24"/>
            <w:lang w:val="en-US"/>
            <w:rPrChange w:id="226" w:author="Thiago Cruz" w:date="2017-11-03T21:05:00Z">
              <w:rPr/>
            </w:rPrChange>
          </w:rPr>
          <w:t xml:space="preserve"> --</w:t>
        </w:r>
        <w:proofErr w:type="spellStart"/>
        <w:r w:rsidRPr="00631387">
          <w:rPr>
            <w:color w:val="000000" w:themeColor="text1"/>
            <w:sz w:val="24"/>
            <w:lang w:val="en-US"/>
            <w:rPrChange w:id="227" w:author="Thiago Cruz" w:date="2017-11-03T21:05:00Z">
              <w:rPr/>
            </w:rPrChange>
          </w:rPr>
          <w:t>pwd-url</w:t>
        </w:r>
        <w:proofErr w:type="spellEnd"/>
        <w:r w:rsidRPr="00631387">
          <w:rPr>
            <w:color w:val="000000" w:themeColor="text1"/>
            <w:sz w:val="24"/>
            <w:lang w:val="en-US"/>
            <w:rPrChange w:id="228" w:author="Thiago Cruz" w:date="2017-11-03T21:05:00Z">
              <w:rPr/>
            </w:rPrChange>
          </w:rPr>
          <w:t xml:space="preserve"> https://labs.play-with-docker.com/p/b7uf58pe0c5g00d1jutg#b7uf58pe_b7uf5c1e0c5g00d1juu0 node1</w:t>
        </w:r>
      </w:ins>
      <w:r w:rsidR="005A4A7E" w:rsidRPr="00631387">
        <w:rPr>
          <w:color w:val="000000" w:themeColor="text1"/>
          <w:sz w:val="24"/>
          <w:lang w:val="en-US"/>
          <w:rPrChange w:id="229" w:author="Thiago Cruz" w:date="2017-11-03T21:05:00Z">
            <w:rPr/>
          </w:rPrChange>
        </w:rPr>
        <w:t xml:space="preserve"> </w:t>
      </w:r>
    </w:p>
    <w:p w14:paraId="2AA38185" w14:textId="65C83882" w:rsidR="00CB499E" w:rsidRPr="009160C8" w:rsidRDefault="00CB499E">
      <w:pPr>
        <w:rPr>
          <w:lang w:val="en-US" w:eastAsia="en-US"/>
          <w:rPrChange w:id="230" w:author="Thiago Cruz" w:date="2017-11-03T21:05:00Z">
            <w:rPr>
              <w:lang w:eastAsia="en-US"/>
            </w:rPr>
          </w:rPrChange>
        </w:rPr>
      </w:pPr>
      <w:r w:rsidRPr="009160C8">
        <w:rPr>
          <w:lang w:val="en-US" w:eastAsia="en-US"/>
          <w:rPrChange w:id="231" w:author="Thiago Cruz" w:date="2017-11-03T21:05:00Z">
            <w:rPr>
              <w:lang w:eastAsia="en-US"/>
            </w:rPr>
          </w:rPrChange>
        </w:rPr>
        <w:br w:type="page"/>
      </w:r>
    </w:p>
    <w:p w14:paraId="117F6FF2" w14:textId="0FFC1E79" w:rsidR="000A0532" w:rsidRDefault="000A0532" w:rsidP="000A0532">
      <w:pPr>
        <w:pStyle w:val="Ttulo11"/>
      </w:pPr>
      <w:bookmarkStart w:id="232" w:name="_Toc496802709"/>
      <w:bookmarkStart w:id="233" w:name="_Toc496802938"/>
      <w:bookmarkStart w:id="234" w:name="_Toc497242059"/>
      <w:r>
        <w:lastRenderedPageBreak/>
        <w:t>4.</w:t>
      </w:r>
      <w:r w:rsidR="00D72030">
        <w:t>6</w:t>
      </w:r>
      <w:r>
        <w:t xml:space="preserve"> </w:t>
      </w:r>
      <w:bookmarkEnd w:id="232"/>
      <w:bookmarkEnd w:id="233"/>
      <w:r w:rsidR="00F8236A">
        <w:t>Comunidade</w:t>
      </w:r>
      <w:bookmarkEnd w:id="234"/>
    </w:p>
    <w:p w14:paraId="70A110B3" w14:textId="5392E681" w:rsidR="00733F42" w:rsidRDefault="003C2963" w:rsidP="00733F42">
      <w:pPr>
        <w:rPr>
          <w:lang w:val="x-none" w:eastAsia="x-none"/>
        </w:rPr>
      </w:pPr>
      <w:r>
        <w:rPr>
          <w:lang w:val="x-none" w:eastAsia="x-none"/>
        </w:rPr>
        <w:t>&lt;Texto da comunidade e eventos do Docker ao redor do mundo&gt;</w:t>
      </w:r>
    </w:p>
    <w:p w14:paraId="45A1CDF0" w14:textId="08447BD3"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235" w:name="_Toc496802710"/>
      <w:bookmarkStart w:id="236" w:name="_Toc496802939"/>
      <w:bookmarkStart w:id="237" w:name="_Toc497242060"/>
      <w:bookmarkEnd w:id="158"/>
      <w:r>
        <w:rPr>
          <w:lang w:val="pt-BR"/>
        </w:rPr>
        <w:lastRenderedPageBreak/>
        <w:t>5</w:t>
      </w:r>
      <w:r w:rsidR="00C254AC">
        <w:t xml:space="preserve"> Boas práticas de Construção da aplicação (Doze fatores)</w:t>
      </w:r>
      <w:bookmarkEnd w:id="235"/>
      <w:bookmarkEnd w:id="236"/>
      <w:bookmarkEnd w:id="237"/>
    </w:p>
    <w:p w14:paraId="203C8B4A" w14:textId="356B266A" w:rsidR="00752470" w:rsidRPr="0010368D" w:rsidRDefault="00752470" w:rsidP="00752470">
      <w:pPr>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 xml:space="preserve">web </w:t>
      </w:r>
      <w:proofErr w:type="spellStart"/>
      <w:r w:rsidRPr="0010368D">
        <w:rPr>
          <w:i/>
          <w:iCs/>
          <w:color w:val="000000"/>
        </w:rPr>
        <w:t>apps</w:t>
      </w:r>
      <w:proofErr w:type="spellEnd"/>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14"/>
        <w:t>9</w:t>
      </w:r>
    </w:p>
    <w:p w14:paraId="54CBACED" w14:textId="0ADF623A" w:rsidR="00F22F25" w:rsidRPr="0010368D" w:rsidRDefault="00F22F25">
      <w:pPr>
        <w:rPr>
          <w:lang w:eastAsia="x-none"/>
        </w:rPr>
      </w:pPr>
    </w:p>
    <w:p w14:paraId="07074562" w14:textId="27319C4D" w:rsidR="009C7518" w:rsidRPr="0010368D" w:rsidRDefault="0034724E">
      <w:pPr>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pPr>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15"/>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 xml:space="preserve">V. Build, release, </w:t>
      </w:r>
      <w:proofErr w:type="spellStart"/>
      <w:r>
        <w:rPr>
          <w:lang w:eastAsia="x-none"/>
        </w:rPr>
        <w:t>run</w:t>
      </w:r>
      <w:proofErr w:type="spellEnd"/>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 xml:space="preserve">IX. </w:t>
      </w:r>
      <w:proofErr w:type="spellStart"/>
      <w:r>
        <w:rPr>
          <w:lang w:eastAsia="x-none"/>
        </w:rPr>
        <w:t>Descartabilidade</w:t>
      </w:r>
      <w:proofErr w:type="spellEnd"/>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proofErr w:type="spellStart"/>
      <w:r w:rsidR="006258E1">
        <w:rPr>
          <w:lang w:eastAsia="x-none"/>
        </w:rPr>
        <w:t>Dev</w:t>
      </w:r>
      <w:proofErr w:type="spellEnd"/>
      <w:r w:rsidR="006258E1">
        <w:rPr>
          <w:lang w:eastAsia="x-none"/>
        </w:rPr>
        <w:t>/</w:t>
      </w:r>
      <w:proofErr w:type="spellStart"/>
      <w:r w:rsidR="006258E1">
        <w:rPr>
          <w:lang w:eastAsia="x-none"/>
        </w:rPr>
        <w:t>P</w:t>
      </w:r>
      <w:r>
        <w:rPr>
          <w:lang w:eastAsia="x-none"/>
        </w:rPr>
        <w:t>rod</w:t>
      </w:r>
      <w:proofErr w:type="spellEnd"/>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 xml:space="preserve">XII. Processos de </w:t>
      </w:r>
      <w:proofErr w:type="spellStart"/>
      <w:r>
        <w:rPr>
          <w:lang w:eastAsia="x-none"/>
        </w:rPr>
        <w:t>Admin</w:t>
      </w:r>
      <w:proofErr w:type="spellEnd"/>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4F720411" w:rsidR="009C7518" w:rsidRDefault="00DC4729">
      <w:pPr>
        <w:pStyle w:val="Ttulo11"/>
      </w:pPr>
      <w:bookmarkStart w:id="238" w:name="_Toc496802711"/>
      <w:bookmarkStart w:id="239" w:name="_Toc496802940"/>
      <w:bookmarkStart w:id="240" w:name="_Toc497242061"/>
      <w:r>
        <w:lastRenderedPageBreak/>
        <w:t>6</w:t>
      </w:r>
      <w:r w:rsidR="00C254AC">
        <w:t xml:space="preserve"> </w:t>
      </w:r>
      <w:r w:rsidR="00D05179">
        <w:t>Software de gerenciamento de containers</w:t>
      </w:r>
      <w:bookmarkEnd w:id="238"/>
      <w:bookmarkEnd w:id="239"/>
      <w:bookmarkEnd w:id="240"/>
    </w:p>
    <w:p w14:paraId="21FDB902" w14:textId="57DADB74" w:rsidR="009C7518" w:rsidRDefault="00C254AC" w:rsidP="00561437">
      <w:pPr>
        <w:ind w:firstLine="708"/>
      </w:pPr>
      <w:r>
        <w:t>Existem algumas Plataformas (PaaS) para gerenciamento de containers em am</w:t>
      </w:r>
      <w:r w:rsidR="00310F06">
        <w:t>bientes (</w:t>
      </w:r>
      <w:proofErr w:type="spellStart"/>
      <w:r w:rsidR="00310F06">
        <w:t>qa</w:t>
      </w:r>
      <w:proofErr w:type="spellEnd"/>
      <w:r w:rsidR="00310F06">
        <w:t xml:space="preserve">, </w:t>
      </w:r>
      <w:proofErr w:type="spellStart"/>
      <w:r w:rsidR="00310F06">
        <w:t>staging</w:t>
      </w:r>
      <w:proofErr w:type="spellEnd"/>
      <w:r w:rsidR="00310F06">
        <w:t xml:space="preserve"> e</w:t>
      </w:r>
      <w:r>
        <w:t xml:space="preserve"> produção).</w:t>
      </w:r>
    </w:p>
    <w:p w14:paraId="6CE1AFA6" w14:textId="50819D52" w:rsidR="00310F06" w:rsidRDefault="00C254AC" w:rsidP="00E34BB9">
      <w:pPr>
        <w:ind w:firstLine="708"/>
        <w:rPr>
          <w:lang w:eastAsia="x-none"/>
        </w:rPr>
      </w:pPr>
      <w:r>
        <w:rPr>
          <w:lang w:eastAsia="x-none"/>
        </w:rPr>
        <w:t>Essas plataformas tem a finalidade de melhorar o condicionamento de containers, de</w:t>
      </w:r>
      <w:r w:rsidR="000E5889">
        <w:rPr>
          <w:lang w:eastAsia="x-none"/>
        </w:rPr>
        <w:t xml:space="preserve"> </w:t>
      </w:r>
      <w:r>
        <w:rPr>
          <w:lang w:eastAsia="x-none"/>
        </w:rPr>
        <w:t>forma visual, para que n</w:t>
      </w:r>
      <w:r w:rsidR="00084DCD">
        <w:rPr>
          <w:lang w:eastAsia="x-none"/>
        </w:rPr>
        <w:t>ão seja necessário conhecimento</w:t>
      </w:r>
      <w:r>
        <w:rPr>
          <w:lang w:eastAsia="x-none"/>
        </w:rPr>
        <w:t xml:space="preserve"> de comandos, e entre outras finalidades.</w:t>
      </w:r>
    </w:p>
    <w:p w14:paraId="5A12E801" w14:textId="77777777" w:rsidR="000E5889" w:rsidRDefault="009048D7" w:rsidP="000E5889">
      <w:pPr>
        <w:ind w:left="708"/>
        <w:rPr>
          <w:lang w:eastAsia="x-none"/>
        </w:rPr>
      </w:pPr>
      <w:r>
        <w:rPr>
          <w:lang w:eastAsia="x-none"/>
        </w:rPr>
        <w:t>Dentre estas plataformas se destacam algumas, como</w:t>
      </w:r>
      <w:r w:rsidR="00D4075E">
        <w:rPr>
          <w:lang w:eastAsia="x-none"/>
        </w:rPr>
        <w:t xml:space="preserve">: </w:t>
      </w:r>
      <w:proofErr w:type="spellStart"/>
      <w:r w:rsidR="00D4075E">
        <w:rPr>
          <w:lang w:eastAsia="x-none"/>
        </w:rPr>
        <w:t>Tsuru</w:t>
      </w:r>
      <w:proofErr w:type="spellEnd"/>
      <w:r w:rsidR="00C254AC">
        <w:rPr>
          <w:lang w:eastAsia="x-none"/>
        </w:rPr>
        <w:t xml:space="preserve">, </w:t>
      </w:r>
      <w:proofErr w:type="spellStart"/>
      <w:r w:rsidR="00C254AC">
        <w:rPr>
          <w:lang w:eastAsia="x-none"/>
        </w:rPr>
        <w:t>Kubernet</w:t>
      </w:r>
      <w:proofErr w:type="spellEnd"/>
      <w:r w:rsidR="00C254AC">
        <w:rPr>
          <w:lang w:eastAsia="x-none"/>
        </w:rPr>
        <w:t xml:space="preserve"> é </w:t>
      </w:r>
      <w:proofErr w:type="spellStart"/>
      <w:r w:rsidR="00C254AC">
        <w:rPr>
          <w:lang w:eastAsia="x-none"/>
        </w:rPr>
        <w:t>Vagran</w:t>
      </w:r>
      <w:proofErr w:type="spellEnd"/>
      <w:r w:rsidR="00C254AC">
        <w:rPr>
          <w:lang w:eastAsia="x-none"/>
        </w:rPr>
        <w:t>.</w:t>
      </w:r>
    </w:p>
    <w:p w14:paraId="7F2CD743" w14:textId="177D2B0F" w:rsidR="009C7518" w:rsidRDefault="00C254AC" w:rsidP="00E34BB9">
      <w:pPr>
        <w:ind w:firstLine="708"/>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7AB543F7" w:rsidR="009C7518" w:rsidRDefault="00364C17" w:rsidP="002E210D">
      <w:pPr>
        <w:ind w:firstLine="708"/>
        <w:rPr>
          <w:lang w:eastAsia="x-none"/>
        </w:rPr>
      </w:pPr>
      <w:r>
        <w:rPr>
          <w:lang w:eastAsia="x-none"/>
        </w:rPr>
        <w:t>Algumas dessas</w:t>
      </w:r>
      <w:r w:rsidR="00C254AC">
        <w:rPr>
          <w:lang w:eastAsia="x-none"/>
        </w:rPr>
        <w:t xml:space="preserve"> PaaS, citadas possuem integração com a AWS.</w:t>
      </w: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241" w:name="_Toc496802713"/>
      <w:bookmarkStart w:id="242" w:name="_Toc496802942"/>
      <w:bookmarkStart w:id="243" w:name="_Toc497242062"/>
      <w:r>
        <w:lastRenderedPageBreak/>
        <w:t>13</w:t>
      </w:r>
      <w:r w:rsidR="00C254AC">
        <w:t xml:space="preserve"> </w:t>
      </w:r>
      <w:bookmarkEnd w:id="241"/>
      <w:bookmarkEnd w:id="242"/>
      <w:r w:rsidR="008F2423">
        <w:t>Estudo de Caso</w:t>
      </w:r>
      <w:bookmarkEnd w:id="243"/>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Sidekiq</w:t>
      </w:r>
      <w:proofErr w:type="spellEnd"/>
      <w:r w:rsidRPr="006932E8">
        <w:rPr>
          <w:highlight w:val="yellow"/>
        </w:rPr>
        <w:t>: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Phalanx</w:t>
      </w:r>
      <w:proofErr w:type="spellEnd"/>
      <w:r w:rsidRPr="006932E8">
        <w:rPr>
          <w:highlight w:val="yellow"/>
        </w:rPr>
        <w:t>: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lastRenderedPageBreak/>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proofErr w:type="gramStart"/>
      <w:r w:rsidRPr="005B713A">
        <w:rPr>
          <w:b/>
          <w:sz w:val="24"/>
          <w:szCs w:val="24"/>
        </w:rPr>
        <w:t>Operacionais  -</w:t>
      </w:r>
      <w:proofErr w:type="gramEnd"/>
      <w:r w:rsidRPr="005B713A">
        <w:rPr>
          <w:b/>
          <w:sz w:val="24"/>
          <w:szCs w:val="24"/>
        </w:rPr>
        <w:t xml:space="preserve">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 xml:space="preserve">Foi escolhido uma aplicação Python com framework </w:t>
      </w:r>
      <w:proofErr w:type="spellStart"/>
      <w:r w:rsidRPr="005B713A">
        <w:rPr>
          <w:sz w:val="24"/>
          <w:szCs w:val="24"/>
        </w:rPr>
        <w:t>Django</w:t>
      </w:r>
      <w:proofErr w:type="spellEnd"/>
      <w:r w:rsidRPr="005B713A">
        <w:rPr>
          <w:sz w:val="24"/>
          <w:szCs w:val="24"/>
        </w:rPr>
        <w:t xml:space="preserve"> para criação de componentes, utilizar </w:t>
      </w:r>
      <w:proofErr w:type="spellStart"/>
      <w:r w:rsidRPr="005B713A">
        <w:rPr>
          <w:sz w:val="24"/>
          <w:szCs w:val="24"/>
        </w:rPr>
        <w:t>Bootstrap</w:t>
      </w:r>
      <w:proofErr w:type="spellEnd"/>
      <w:r w:rsidRPr="005B713A">
        <w:rPr>
          <w:sz w:val="24"/>
          <w:szCs w:val="24"/>
        </w:rPr>
        <w:t xml:space="preserve">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 xml:space="preserve">O caso de uso dá-se quando o Professor/Coordenador entra no sistema e solicita o formulário de cadastro de questão, informando a matéria, o assunto, o período, o grau de dificuldade daquela questão, o local aonde a mesma foi retirada (origem); </w:t>
      </w:r>
      <w:proofErr w:type="gramStart"/>
      <w:r w:rsidRPr="005B713A">
        <w:rPr>
          <w:sz w:val="24"/>
          <w:szCs w:val="24"/>
        </w:rPr>
        <w:t>Esses</w:t>
      </w:r>
      <w:proofErr w:type="gramEnd"/>
      <w:r w:rsidRPr="005B713A">
        <w:rPr>
          <w:sz w:val="24"/>
          <w:szCs w:val="24"/>
        </w:rPr>
        <w:t xml:space="preserve">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 xml:space="preserve">Utilizado a tecnologia </w:t>
      </w:r>
      <w:proofErr w:type="spellStart"/>
      <w:r w:rsidRPr="005B713A">
        <w:rPr>
          <w:sz w:val="24"/>
          <w:szCs w:val="24"/>
        </w:rPr>
        <w:t>Bootstrap</w:t>
      </w:r>
      <w:proofErr w:type="spellEnd"/>
      <w:r w:rsidRPr="005B713A">
        <w:rPr>
          <w:sz w:val="24"/>
          <w:szCs w:val="24"/>
        </w:rPr>
        <w:t xml:space="preserve">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 xml:space="preserve">-bar </w:t>
      </w:r>
      <w:proofErr w:type="spellStart"/>
      <w:r w:rsidRPr="005B713A">
        <w:rPr>
          <w:sz w:val="24"/>
          <w:szCs w:val="24"/>
          <w:lang w:val="en-US"/>
        </w:rPr>
        <w:t>fFxed</w:t>
      </w:r>
      <w:proofErr w:type="spellEnd"/>
      <w:r w:rsidRPr="005B713A">
        <w:rPr>
          <w:sz w:val="24"/>
          <w:szCs w:val="24"/>
          <w:lang w:val="en-US"/>
        </w:rPr>
        <w:t xml:space="preserve"> to bottom (class="</w:t>
      </w:r>
      <w:proofErr w:type="spellStart"/>
      <w:r w:rsidRPr="005B713A">
        <w:rPr>
          <w:sz w:val="24"/>
          <w:szCs w:val="24"/>
          <w:lang w:val="en-US"/>
        </w:rPr>
        <w:t>navbar</w:t>
      </w:r>
      <w:proofErr w:type="spellEnd"/>
      <w:r w:rsidRPr="005B713A">
        <w:rPr>
          <w:sz w:val="24"/>
          <w:szCs w:val="24"/>
          <w:lang w:val="en-US"/>
        </w:rPr>
        <w:t xml:space="preserve"> </w:t>
      </w:r>
      <w:proofErr w:type="spellStart"/>
      <w:r w:rsidRPr="005B713A">
        <w:rPr>
          <w:sz w:val="24"/>
          <w:szCs w:val="24"/>
          <w:lang w:val="en-US"/>
        </w:rPr>
        <w:t>navbar</w:t>
      </w:r>
      <w:proofErr w:type="spellEnd"/>
      <w:r w:rsidRPr="005B713A">
        <w:rPr>
          <w:sz w:val="24"/>
          <w:szCs w:val="24"/>
          <w:lang w:val="en-US"/>
        </w:rPr>
        <w:t xml:space="preserve">-default </w:t>
      </w:r>
      <w:proofErr w:type="spellStart"/>
      <w:r w:rsidRPr="005B713A">
        <w:rPr>
          <w:sz w:val="24"/>
          <w:szCs w:val="24"/>
          <w:lang w:val="en-US"/>
        </w:rPr>
        <w:t>navbar</w:t>
      </w:r>
      <w:proofErr w:type="spellEnd"/>
      <w:r w:rsidRPr="005B713A">
        <w:rPr>
          <w:sz w:val="24"/>
          <w:szCs w:val="24"/>
          <w:lang w:val="en-US"/>
        </w:rPr>
        <w:t xml:space="preserve">-fixed-bottom")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w:t>
      </w:r>
      <w:proofErr w:type="spellStart"/>
      <w:r w:rsidRPr="005B713A">
        <w:rPr>
          <w:sz w:val="24"/>
          <w:szCs w:val="24"/>
          <w:lang w:val="en-US"/>
        </w:rPr>
        <w:t>addon</w:t>
      </w:r>
      <w:proofErr w:type="spellEnd"/>
      <w:r w:rsidRPr="005B713A">
        <w:rPr>
          <w:sz w:val="24"/>
          <w:szCs w:val="24"/>
          <w:lang w:val="en-US"/>
        </w:rPr>
        <w:t>")</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-bar Button (class="</w:t>
      </w:r>
      <w:proofErr w:type="spellStart"/>
      <w:r w:rsidRPr="005B713A">
        <w:rPr>
          <w:sz w:val="24"/>
          <w:szCs w:val="24"/>
          <w:lang w:val="en-US"/>
        </w:rPr>
        <w:t>btn</w:t>
      </w:r>
      <w:proofErr w:type="spellEnd"/>
      <w:r w:rsidRPr="005B713A">
        <w:rPr>
          <w:sz w:val="24"/>
          <w:szCs w:val="24"/>
          <w:lang w:val="en-US"/>
        </w:rPr>
        <w:t xml:space="preserve"> </w:t>
      </w:r>
      <w:proofErr w:type="spellStart"/>
      <w:r w:rsidRPr="005B713A">
        <w:rPr>
          <w:sz w:val="24"/>
          <w:szCs w:val="24"/>
          <w:lang w:val="en-US"/>
        </w:rPr>
        <w:t>btn</w:t>
      </w:r>
      <w:proofErr w:type="spellEnd"/>
      <w:r w:rsidRPr="005B713A">
        <w:rPr>
          <w:sz w:val="24"/>
          <w:szCs w:val="24"/>
          <w:lang w:val="en-US"/>
        </w:rPr>
        <w:t xml:space="preserve">-default </w:t>
      </w:r>
      <w:proofErr w:type="spellStart"/>
      <w:r w:rsidRPr="005B713A">
        <w:rPr>
          <w:sz w:val="24"/>
          <w:szCs w:val="24"/>
          <w:lang w:val="en-US"/>
        </w:rPr>
        <w:t>navbar-btn</w:t>
      </w:r>
      <w:proofErr w:type="spellEnd"/>
      <w:r w:rsidRPr="005B713A">
        <w:rPr>
          <w:sz w:val="24"/>
          <w:szCs w:val="24"/>
          <w:lang w:val="en-US"/>
        </w:rPr>
        <w:t>")</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E427F6C" w:rsidR="009C7518" w:rsidRDefault="001C4B8F">
      <w:pPr>
        <w:pStyle w:val="Ttulo11"/>
      </w:pPr>
      <w:bookmarkStart w:id="244" w:name="_Toc496802714"/>
      <w:bookmarkStart w:id="245" w:name="_Toc496802943"/>
      <w:bookmarkStart w:id="246" w:name="_Toc497242063"/>
      <w:r>
        <w:lastRenderedPageBreak/>
        <w:t>14</w:t>
      </w:r>
      <w:r w:rsidR="00C254AC">
        <w:t xml:space="preserve"> Infraestrutura</w:t>
      </w:r>
      <w:bookmarkEnd w:id="244"/>
      <w:bookmarkEnd w:id="245"/>
      <w:bookmarkEnd w:id="246"/>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23CCEA37" w:rsidR="000C5351" w:rsidRDefault="000C5351" w:rsidP="00485E2C">
      <w:pPr>
        <w:ind w:firstLine="708"/>
        <w:rPr>
          <w:lang w:val="x-none" w:eastAsia="x-none"/>
        </w:rPr>
      </w:pPr>
      <w:r>
        <w:rPr>
          <w:lang w:val="x-none" w:eastAsia="x-none"/>
        </w:rPr>
        <w:t>O projeto roda em arquitetura X</w:t>
      </w:r>
      <w:r w:rsidR="004108F7">
        <w:rPr>
          <w:lang w:val="x-none" w:eastAsia="x-none"/>
        </w:rPr>
        <w:t>64</w:t>
      </w:r>
      <w:r>
        <w:rPr>
          <w:lang w:val="x-none" w:eastAsia="x-none"/>
        </w:rPr>
        <w:t xml:space="preserve">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0741FDA6" w:rsidR="00B95B4F" w:rsidRPr="00D9318B" w:rsidRDefault="00B95B4F" w:rsidP="00B95B4F">
      <w:r w:rsidRPr="00D9318B">
        <w:tab/>
        <w:t>X6</w:t>
      </w:r>
      <w:r w:rsidR="0017638D">
        <w:t>4</w:t>
      </w:r>
      <w:r w:rsidRPr="00D9318B">
        <w:t>:</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 xml:space="preserve">ojeto conheci o projeto do </w:t>
      </w:r>
      <w:proofErr w:type="spellStart"/>
      <w:r w:rsidR="002561A2">
        <w:t>Rasp</w:t>
      </w:r>
      <w:r>
        <w:t>berryPi</w:t>
      </w:r>
      <w:proofErr w:type="spellEnd"/>
      <w:r w:rsidR="008250B9">
        <w:t xml:space="preserve"> 3</w:t>
      </w:r>
      <w:r w:rsidR="00414453">
        <w:rPr>
          <w:rStyle w:val="Refdenotaderodap"/>
        </w:rPr>
        <w:footnoteReference w:customMarkFollows="1" w:id="16"/>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096B4D77" w:rsidR="007204D3" w:rsidRDefault="00024811" w:rsidP="009056A8">
      <w:pPr>
        <w:ind w:firstLine="708"/>
      </w:pPr>
      <w:r>
        <w:t xml:space="preserve">Para a orquestração dos containers estou usando o docker </w:t>
      </w:r>
      <w:proofErr w:type="spellStart"/>
      <w:r>
        <w:t>swarm</w:t>
      </w:r>
      <w:proofErr w:type="spellEnd"/>
      <w:r>
        <w:t>, que é um orquestrador nativo da plataforma. Pode ser usado outros orquestra</w:t>
      </w:r>
      <w:r w:rsidR="00431480">
        <w:t xml:space="preserve">dores como o </w:t>
      </w:r>
      <w:proofErr w:type="spellStart"/>
      <w:r w:rsidR="00431480">
        <w:t>Kubernet</w:t>
      </w:r>
      <w:proofErr w:type="spellEnd"/>
      <w:r w:rsidR="00006F16">
        <w:t xml:space="preserve">, </w:t>
      </w:r>
      <w:proofErr w:type="spellStart"/>
      <w:r w:rsidR="00006F16">
        <w:t>Vagrant</w:t>
      </w:r>
      <w:proofErr w:type="spellEnd"/>
      <w:r w:rsidR="00006F16">
        <w:t xml:space="preserve"> e </w:t>
      </w:r>
      <w:r>
        <w:t>Mesos OS</w:t>
      </w:r>
      <w:r w:rsidR="00006F16">
        <w:t xml:space="preserve">. A </w:t>
      </w:r>
      <w:r w:rsidR="00775089">
        <w:t>implementação do projeto nesses ouros</w:t>
      </w:r>
      <w:r w:rsidR="00006F16">
        <w:t xml:space="preserve">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proofErr w:type="spellStart"/>
      <w:r w:rsidR="0079088C">
        <w:t>Kubernet</w:t>
      </w:r>
      <w:proofErr w:type="spellEnd"/>
      <w:r w:rsidR="0079088C">
        <w:t xml:space="preserve">, </w:t>
      </w:r>
      <w:proofErr w:type="spellStart"/>
      <w:r w:rsidR="0079088C">
        <w:t>Vagrant</w:t>
      </w:r>
      <w:proofErr w:type="spellEnd"/>
      <w:r w:rsidR="0079088C">
        <w:t xml:space="preserve">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247" w:name="_Toc496802715"/>
      <w:bookmarkStart w:id="248" w:name="_Toc496802944"/>
      <w:bookmarkStart w:id="249" w:name="_Toc497242064"/>
      <w:r>
        <w:lastRenderedPageBreak/>
        <w:t>19</w:t>
      </w:r>
      <w:r w:rsidR="00C254AC">
        <w:t xml:space="preserve"> Referências</w:t>
      </w:r>
      <w:bookmarkEnd w:id="247"/>
      <w:bookmarkEnd w:id="248"/>
      <w:bookmarkEnd w:id="249"/>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proofErr w:type="spellStart"/>
      <w:r>
        <w:t>Clound</w:t>
      </w:r>
      <w:proofErr w:type="spellEnd"/>
      <w:r>
        <w:t xml:space="preserve"> </w:t>
      </w:r>
      <w:proofErr w:type="spellStart"/>
      <w:r>
        <w:t>Computing</w:t>
      </w:r>
      <w:proofErr w:type="spellEnd"/>
      <w:r>
        <w:t>. Disponível em &lt;https://en.wikipedia.org/wiki/Cloud_computing&gt;. Acessado em 20/11/2016.</w:t>
      </w:r>
    </w:p>
    <w:p w14:paraId="57805CAF" w14:textId="77777777" w:rsidR="009C7518" w:rsidRDefault="009C7518"/>
    <w:p w14:paraId="727084BB" w14:textId="77777777" w:rsidR="009C7518" w:rsidRDefault="00C254AC">
      <w:r>
        <w:t xml:space="preserve">O que é </w:t>
      </w:r>
      <w:proofErr w:type="spellStart"/>
      <w:r>
        <w:t>clound</w:t>
      </w:r>
      <w:proofErr w:type="spellEnd"/>
      <w:r>
        <w:t xml:space="preserve"> </w:t>
      </w:r>
      <w:proofErr w:type="spellStart"/>
      <w:r>
        <w:t>computing</w:t>
      </w:r>
      <w:proofErr w:type="spellEnd"/>
      <w:r>
        <w:t>.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proofErr w:type="spellStart"/>
      <w:r>
        <w:t>Clound</w:t>
      </w:r>
      <w:proofErr w:type="spellEnd"/>
      <w:r>
        <w:t xml:space="preserve"> </w:t>
      </w:r>
      <w:proofErr w:type="spellStart"/>
      <w:r>
        <w:t>computing</w:t>
      </w:r>
      <w:proofErr w:type="spellEnd"/>
      <w:r>
        <w:t xml:space="preserve">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 xml:space="preserve">“The NIST </w:t>
      </w:r>
      <w:proofErr w:type="spellStart"/>
      <w:r>
        <w:t>Definition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Computing</w:t>
      </w:r>
      <w:proofErr w:type="spellEnd"/>
      <w:r>
        <w:t>”.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proofErr w:type="spellStart"/>
      <w:r w:rsidR="00C254AC">
        <w:t>Cloud</w:t>
      </w:r>
      <w:proofErr w:type="spellEnd"/>
      <w:r w:rsidR="00C254AC">
        <w:t xml:space="preserve"> </w:t>
      </w:r>
      <w:proofErr w:type="spellStart"/>
      <w:r w:rsidR="00C254AC">
        <w:t>Computing</w:t>
      </w:r>
      <w:proofErr w:type="spellEnd"/>
      <w:r w:rsidR="00C254AC">
        <w:t xml:space="preserve">: Nova Arquitetura da TI”. Editora </w:t>
      </w:r>
      <w:proofErr w:type="spellStart"/>
      <w:r w:rsidR="00C254AC">
        <w:t>Brasport</w:t>
      </w:r>
      <w:proofErr w:type="spellEnd"/>
      <w:r w:rsidR="00C254AC">
        <w:t>: Rio de Janeiro, Brasil.</w:t>
      </w:r>
    </w:p>
    <w:p w14:paraId="78DFD4FE" w14:textId="77777777" w:rsidR="009C7518" w:rsidRDefault="009C7518"/>
    <w:p w14:paraId="3DFB0DBC" w14:textId="77777777" w:rsidR="009C7518" w:rsidRDefault="00C254AC">
      <w:r>
        <w:t xml:space="preserve">Souza, Flávio R. C.; Moreira, Leonardo O.; Machado, </w:t>
      </w:r>
      <w:proofErr w:type="spellStart"/>
      <w:r>
        <w:t>Javam</w:t>
      </w:r>
      <w:proofErr w:type="spellEnd"/>
      <w:r>
        <w:t xml:space="preserve">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 xml:space="preserve">“O que é </w:t>
      </w:r>
      <w:proofErr w:type="gramStart"/>
      <w:r w:rsidRPr="003A7EF2">
        <w:t>Container?”</w:t>
      </w:r>
      <w:proofErr w:type="gramEnd"/>
      <w:r w:rsidRPr="003A7EF2">
        <w:t>.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 xml:space="preserve">10 </w:t>
      </w:r>
      <w:proofErr w:type="spellStart"/>
      <w:r w:rsidR="00266F4B" w:rsidRPr="00571925">
        <w:t>things</w:t>
      </w:r>
      <w:proofErr w:type="spellEnd"/>
      <w:r w:rsidR="00266F4B" w:rsidRPr="00571925">
        <w:t xml:space="preserve"> </w:t>
      </w:r>
      <w:proofErr w:type="spellStart"/>
      <w:r w:rsidR="00266F4B" w:rsidRPr="00571925">
        <w:t>to</w:t>
      </w:r>
      <w:proofErr w:type="spellEnd"/>
      <w:r w:rsidR="00266F4B" w:rsidRPr="00571925">
        <w:t xml:space="preserve"> </w:t>
      </w:r>
      <w:proofErr w:type="spellStart"/>
      <w:r w:rsidR="00266F4B" w:rsidRPr="00571925">
        <w:t>avoid</w:t>
      </w:r>
      <w:proofErr w:type="spellEnd"/>
      <w:r w:rsidR="00266F4B" w:rsidRPr="00571925">
        <w:t xml:space="preserve">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250" w:name="_Toc496802716"/>
      <w:bookmarkStart w:id="251" w:name="_Toc496802945"/>
      <w:bookmarkStart w:id="252" w:name="_Toc497242065"/>
      <w:r>
        <w:lastRenderedPageBreak/>
        <w:t>11 Anexos</w:t>
      </w:r>
      <w:bookmarkEnd w:id="250"/>
      <w:bookmarkEnd w:id="251"/>
      <w:bookmarkEnd w:id="252"/>
    </w:p>
    <w:p w14:paraId="610A7845" w14:textId="5E341021" w:rsidR="009C7518" w:rsidRDefault="00C254AC" w:rsidP="00763C82">
      <w:pPr>
        <w:pStyle w:val="Ttulo21"/>
      </w:pPr>
      <w:bookmarkStart w:id="253" w:name="_Toc497242066"/>
      <w:r>
        <w:t xml:space="preserve">Anexo </w:t>
      </w:r>
      <w:r w:rsidR="00CB499E">
        <w:t>11.</w:t>
      </w:r>
      <w:r>
        <w:t>1 – Dockerfile</w:t>
      </w:r>
      <w:r w:rsidR="00DD156D">
        <w:t xml:space="preserve"> - </w:t>
      </w:r>
      <w:r w:rsidR="00DD156D" w:rsidRPr="000B5349">
        <w:rPr>
          <w:lang w:val="pt-BR"/>
        </w:rPr>
        <w:t>X86</w:t>
      </w:r>
      <w:bookmarkEnd w:id="253"/>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 xml:space="preserve">MAINTAINER Thiago </w:t>
      </w:r>
      <w:proofErr w:type="spellStart"/>
      <w:r w:rsidRPr="003A59F0">
        <w:rPr>
          <w:lang w:val="en-US"/>
        </w:rPr>
        <w:t>Soares</w:t>
      </w:r>
      <w:proofErr w:type="spellEnd"/>
      <w:r w:rsidRPr="003A59F0">
        <w:rPr>
          <w:lang w:val="en-US"/>
        </w:rPr>
        <w:t xml:space="preserve">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w:t>
      </w:r>
      <w:proofErr w:type="spellStart"/>
      <w:r w:rsidRPr="003A59F0">
        <w:rPr>
          <w:lang w:val="en-US"/>
        </w:rPr>
        <w:t>qq</w:t>
      </w:r>
      <w:proofErr w:type="spellEnd"/>
      <w:r w:rsidRPr="003A59F0">
        <w:rPr>
          <w:lang w:val="en-US"/>
        </w:rPr>
        <w:t xml:space="preserve"> &amp;&amp; apt-get install -y build-essential </w:t>
      </w:r>
      <w:proofErr w:type="spellStart"/>
      <w:r w:rsidRPr="003A59F0">
        <w:rPr>
          <w:lang w:val="en-US"/>
        </w:rPr>
        <w:t>libpq</w:t>
      </w:r>
      <w:proofErr w:type="spellEnd"/>
      <w:r w:rsidRPr="003A59F0">
        <w:rPr>
          <w:lang w:val="en-US"/>
        </w:rPr>
        <w:t xml:space="preserve">-dev </w:t>
      </w:r>
      <w:proofErr w:type="spellStart"/>
      <w:r w:rsidRPr="003A59F0">
        <w:rPr>
          <w:lang w:val="en-US"/>
        </w:rPr>
        <w:t>nodejs</w:t>
      </w:r>
      <w:proofErr w:type="spellEnd"/>
      <w:r w:rsidRPr="003A59F0">
        <w:rPr>
          <w:lang w:val="en-US"/>
        </w:rPr>
        <w:t xml:space="preserve">-legacy </w:t>
      </w:r>
      <w:proofErr w:type="spellStart"/>
      <w:r w:rsidRPr="003A59F0">
        <w:rPr>
          <w:lang w:val="en-US"/>
        </w:rPr>
        <w:t>mysql</w:t>
      </w:r>
      <w:proofErr w:type="spellEnd"/>
      <w:r w:rsidRPr="003A59F0">
        <w:rPr>
          <w:lang w:val="en-US"/>
        </w:rPr>
        <w:t>-client \</w:t>
      </w:r>
    </w:p>
    <w:p w14:paraId="4413E289" w14:textId="77777777" w:rsidR="003A59F0" w:rsidRPr="003A59F0" w:rsidRDefault="003A59F0" w:rsidP="003A59F0">
      <w:pPr>
        <w:rPr>
          <w:lang w:val="en-US"/>
        </w:rPr>
      </w:pPr>
      <w:proofErr w:type="spellStart"/>
      <w:r w:rsidRPr="003A59F0">
        <w:rPr>
          <w:lang w:val="en-US"/>
        </w:rPr>
        <w:t>libssl</w:t>
      </w:r>
      <w:proofErr w:type="spellEnd"/>
      <w:r w:rsidRPr="003A59F0">
        <w:rPr>
          <w:lang w:val="en-US"/>
        </w:rPr>
        <w:t>-dev apt-</w:t>
      </w:r>
      <w:proofErr w:type="spellStart"/>
      <w:r w:rsidRPr="003A59F0">
        <w:rPr>
          <w:lang w:val="en-US"/>
        </w:rPr>
        <w:t>utils</w:t>
      </w:r>
      <w:proofErr w:type="spellEnd"/>
      <w:r w:rsidRPr="003A59F0">
        <w:rPr>
          <w:lang w:val="en-US"/>
        </w:rPr>
        <w:t xml:space="preserve"> </w:t>
      </w:r>
      <w:proofErr w:type="spellStart"/>
      <w:r w:rsidRPr="003A59F0">
        <w:rPr>
          <w:lang w:val="en-US"/>
        </w:rPr>
        <w:t>nodejs</w:t>
      </w:r>
      <w:proofErr w:type="spellEnd"/>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w:t>
      </w:r>
      <w:proofErr w:type="spellStart"/>
      <w:r w:rsidRPr="003A59F0">
        <w:rPr>
          <w:lang w:val="en-US"/>
        </w:rPr>
        <w:t>sudo</w:t>
      </w:r>
      <w:proofErr w:type="spellEnd"/>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 xml:space="preserve">RUN </w:t>
      </w:r>
      <w:proofErr w:type="spellStart"/>
      <w:r w:rsidRPr="003A59F0">
        <w:rPr>
          <w:lang w:val="en-US"/>
        </w:rPr>
        <w:t>sudo</w:t>
      </w:r>
      <w:proofErr w:type="spellEnd"/>
      <w:r w:rsidRPr="003A59F0">
        <w:rPr>
          <w:lang w:val="en-US"/>
        </w:rPr>
        <w:t xml:space="preserve"> apt-get install -y </w:t>
      </w:r>
      <w:proofErr w:type="spellStart"/>
      <w:r w:rsidRPr="003A59F0">
        <w:rPr>
          <w:lang w:val="en-US"/>
        </w:rPr>
        <w:t>mysql</w:t>
      </w:r>
      <w:proofErr w:type="spellEnd"/>
      <w:r w:rsidRPr="003A59F0">
        <w:rPr>
          <w:lang w:val="en-US"/>
        </w:rPr>
        <w:t>-client &amp;&amp; \</w:t>
      </w:r>
    </w:p>
    <w:p w14:paraId="51C5B86A"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apt-get </w:t>
      </w:r>
      <w:proofErr w:type="spellStart"/>
      <w:r w:rsidRPr="003A59F0">
        <w:rPr>
          <w:lang w:val="en-US"/>
        </w:rPr>
        <w:t>autoremove</w:t>
      </w:r>
      <w:proofErr w:type="spellEnd"/>
      <w:r w:rsidRPr="003A59F0">
        <w:rPr>
          <w:lang w:val="en-US"/>
        </w:rPr>
        <w:t xml:space="preserve"> -y &amp;&amp; \</w:t>
      </w:r>
    </w:p>
    <w:p w14:paraId="2940A0A3"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w:t>
      </w:r>
      <w:proofErr w:type="spellStart"/>
      <w:r w:rsidRPr="003A59F0">
        <w:rPr>
          <w:lang w:val="en-US"/>
        </w:rPr>
        <w:t>rm</w:t>
      </w:r>
      <w:proofErr w:type="spellEnd"/>
      <w:r w:rsidRPr="003A59F0">
        <w:rPr>
          <w:lang w:val="en-US"/>
        </w:rPr>
        <w:t xml:space="preserve"> -</w:t>
      </w:r>
      <w:proofErr w:type="spellStart"/>
      <w:r w:rsidRPr="003A59F0">
        <w:rPr>
          <w:lang w:val="en-US"/>
        </w:rPr>
        <w:t>rf</w:t>
      </w:r>
      <w:proofErr w:type="spellEnd"/>
      <w:r w:rsidRPr="003A59F0">
        <w:rPr>
          <w:lang w:val="en-US"/>
        </w:rPr>
        <w:t xml:space="preserve"> /</w:t>
      </w:r>
      <w:proofErr w:type="spellStart"/>
      <w:r w:rsidRPr="003A59F0">
        <w:rPr>
          <w:lang w:val="en-US"/>
        </w:rPr>
        <w:t>var</w:t>
      </w:r>
      <w:proofErr w:type="spellEnd"/>
      <w:r w:rsidRPr="003A59F0">
        <w:rPr>
          <w:lang w:val="en-US"/>
        </w:rPr>
        <w:t>/lib/apt/lists/*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 xml:space="preserve">#Set some </w:t>
      </w:r>
      <w:proofErr w:type="spellStart"/>
      <w:r w:rsidRPr="003A59F0">
        <w:rPr>
          <w:lang w:val="en-US"/>
        </w:rPr>
        <w:t>config</w:t>
      </w:r>
      <w:proofErr w:type="spellEnd"/>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proofErr w:type="spellStart"/>
      <w:r w:rsidR="003A59F0" w:rsidRPr="003A59F0">
        <w:rPr>
          <w:lang w:val="en-US"/>
        </w:rPr>
        <w:t>Mkdir</w:t>
      </w:r>
      <w:proofErr w:type="spellEnd"/>
    </w:p>
    <w:p w14:paraId="2D8E9719" w14:textId="77777777" w:rsidR="003A59F0" w:rsidRPr="003A59F0" w:rsidRDefault="003A59F0" w:rsidP="003A59F0">
      <w:pPr>
        <w:rPr>
          <w:lang w:val="en-US"/>
        </w:rPr>
      </w:pPr>
      <w:r w:rsidRPr="003A59F0">
        <w:rPr>
          <w:lang w:val="en-US"/>
        </w:rPr>
        <w:t xml:space="preserve">RUN </w:t>
      </w:r>
      <w:proofErr w:type="spellStart"/>
      <w:r w:rsidRPr="003A59F0">
        <w:rPr>
          <w:lang w:val="en-US"/>
        </w:rPr>
        <w:t>mkdir</w:t>
      </w:r>
      <w:proofErr w:type="spellEnd"/>
      <w:r w:rsidRPr="003A59F0">
        <w:rPr>
          <w:lang w:val="en-US"/>
        </w:rPr>
        <w:t xml:space="preserve">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proofErr w:type="spellStart"/>
      <w:r w:rsidR="003A59F0" w:rsidRPr="003A59F0">
        <w:rPr>
          <w:lang w:val="en-US"/>
        </w:rPr>
        <w:t>Workdir</w:t>
      </w:r>
      <w:proofErr w:type="spellEnd"/>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 xml:space="preserve">ADD </w:t>
      </w:r>
      <w:proofErr w:type="spellStart"/>
      <w:r w:rsidRPr="003A59F0">
        <w:rPr>
          <w:lang w:val="en-US"/>
        </w:rPr>
        <w:t>Gemfile</w:t>
      </w:r>
      <w:proofErr w:type="spellEnd"/>
      <w:r w:rsidRPr="003A59F0">
        <w:rPr>
          <w:lang w:val="en-US"/>
        </w:rPr>
        <w:t xml:space="preserve"> /home/app/</w:t>
      </w:r>
      <w:proofErr w:type="spellStart"/>
      <w:r w:rsidRPr="003A59F0">
        <w:rPr>
          <w:lang w:val="en-US"/>
        </w:rPr>
        <w:t>Gemfile</w:t>
      </w:r>
      <w:proofErr w:type="spellEnd"/>
    </w:p>
    <w:p w14:paraId="085BACB1" w14:textId="77777777" w:rsidR="003A59F0" w:rsidRPr="003A59F0" w:rsidRDefault="003A59F0" w:rsidP="003A59F0">
      <w:pPr>
        <w:rPr>
          <w:lang w:val="en-US"/>
        </w:rPr>
      </w:pPr>
      <w:r w:rsidRPr="003A59F0">
        <w:rPr>
          <w:lang w:val="en-US"/>
        </w:rPr>
        <w:t xml:space="preserve">ADD </w:t>
      </w:r>
      <w:proofErr w:type="spellStart"/>
      <w:r w:rsidRPr="003A59F0">
        <w:rPr>
          <w:lang w:val="en-US"/>
        </w:rPr>
        <w:t>Gemfile.lock</w:t>
      </w:r>
      <w:proofErr w:type="spellEnd"/>
      <w:r w:rsidRPr="003A59F0">
        <w:rPr>
          <w:lang w:val="en-US"/>
        </w:rPr>
        <w:t xml:space="preserve"> /home/app/</w:t>
      </w:r>
      <w:proofErr w:type="spellStart"/>
      <w:r w:rsidRPr="003A59F0">
        <w:rPr>
          <w:lang w:val="en-US"/>
        </w:rPr>
        <w:t>Gemfile.lock</w:t>
      </w:r>
      <w:proofErr w:type="spellEnd"/>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 xml:space="preserve">#Add </w:t>
      </w:r>
      <w:proofErr w:type="spellStart"/>
      <w:r w:rsidRPr="003A59F0">
        <w:rPr>
          <w:lang w:val="en-US"/>
        </w:rPr>
        <w:t>sidekiq</w:t>
      </w:r>
      <w:proofErr w:type="spellEnd"/>
      <w:r w:rsidRPr="003A59F0">
        <w:rPr>
          <w:lang w:val="en-US"/>
        </w:rPr>
        <w:t xml:space="preserve"> </w:t>
      </w:r>
      <w:proofErr w:type="spellStart"/>
      <w:r w:rsidRPr="003A59F0">
        <w:rPr>
          <w:lang w:val="en-US"/>
        </w:rPr>
        <w:t>pid</w:t>
      </w:r>
      <w:proofErr w:type="spellEnd"/>
    </w:p>
    <w:p w14:paraId="0EB627DE" w14:textId="77777777" w:rsidR="003A59F0" w:rsidRPr="003A59F0" w:rsidRDefault="003A59F0" w:rsidP="003A59F0">
      <w:pPr>
        <w:rPr>
          <w:lang w:val="en-US"/>
        </w:rPr>
      </w:pPr>
      <w:r w:rsidRPr="003A59F0">
        <w:rPr>
          <w:lang w:val="en-US"/>
        </w:rPr>
        <w:t xml:space="preserve">ADD </w:t>
      </w:r>
      <w:proofErr w:type="spellStart"/>
      <w:r w:rsidRPr="003A59F0">
        <w:rPr>
          <w:lang w:val="en-US"/>
        </w:rPr>
        <w:t>sidekiq.pid</w:t>
      </w:r>
      <w:proofErr w:type="spellEnd"/>
      <w:r w:rsidRPr="003A59F0">
        <w:rPr>
          <w:lang w:val="en-US"/>
        </w:rPr>
        <w:t xml:space="preserve"> /home/app/</w:t>
      </w:r>
      <w:proofErr w:type="spellStart"/>
      <w:r w:rsidRPr="003A59F0">
        <w:rPr>
          <w:lang w:val="en-US"/>
        </w:rPr>
        <w:t>tmp</w:t>
      </w:r>
      <w:proofErr w:type="spellEnd"/>
      <w:r w:rsidRPr="003A59F0">
        <w:rPr>
          <w:lang w:val="en-US"/>
        </w:rPr>
        <w:t>/</w:t>
      </w:r>
      <w:proofErr w:type="spellStart"/>
      <w:r w:rsidRPr="003A59F0">
        <w:rPr>
          <w:lang w:val="en-US"/>
        </w:rPr>
        <w:t>pids</w:t>
      </w:r>
      <w:proofErr w:type="spellEnd"/>
      <w:r w:rsidRPr="003A59F0">
        <w:rPr>
          <w:lang w:val="en-US"/>
        </w:rPr>
        <w:t>/</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proofErr w:type="gramStart"/>
      <w:r w:rsidRPr="003A59F0">
        <w:rPr>
          <w:lang w:val="en-US"/>
        </w:rPr>
        <w:lastRenderedPageBreak/>
        <w:t>ADD .</w:t>
      </w:r>
      <w:proofErr w:type="gramEnd"/>
      <w:r w:rsidRPr="003A59F0">
        <w:rPr>
          <w:lang w:val="en-US"/>
        </w:rPr>
        <w:t xml:space="preserve">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 xml:space="preserve">RUN </w:t>
      </w:r>
      <w:proofErr w:type="spellStart"/>
      <w:r w:rsidRPr="003A59F0">
        <w:rPr>
          <w:lang w:val="en-US"/>
        </w:rPr>
        <w:t>groupadd</w:t>
      </w:r>
      <w:proofErr w:type="spellEnd"/>
      <w:r w:rsidRPr="003A59F0">
        <w:rPr>
          <w:lang w:val="en-US"/>
        </w:rPr>
        <w:t xml:space="preserve"> --</w:t>
      </w:r>
      <w:proofErr w:type="spellStart"/>
      <w:r w:rsidRPr="003A59F0">
        <w:rPr>
          <w:lang w:val="en-US"/>
        </w:rPr>
        <w:t>gid</w:t>
      </w:r>
      <w:proofErr w:type="spellEnd"/>
      <w:r w:rsidRPr="003A59F0">
        <w:rPr>
          <w:lang w:val="en-US"/>
        </w:rPr>
        <w:t xml:space="preserve"> 9999 app &amp;&amp; \</w:t>
      </w:r>
    </w:p>
    <w:p w14:paraId="52B795FD" w14:textId="77777777" w:rsidR="003A59F0" w:rsidRPr="003A59F0" w:rsidRDefault="003A59F0" w:rsidP="003A59F0">
      <w:pPr>
        <w:rPr>
          <w:lang w:val="en-US"/>
        </w:rPr>
      </w:pPr>
      <w:r w:rsidRPr="003A59F0">
        <w:rPr>
          <w:lang w:val="en-US"/>
        </w:rPr>
        <w:t xml:space="preserve">    </w:t>
      </w:r>
      <w:proofErr w:type="spellStart"/>
      <w:r w:rsidRPr="003A59F0">
        <w:rPr>
          <w:lang w:val="en-US"/>
        </w:rPr>
        <w:t>useradd</w:t>
      </w:r>
      <w:proofErr w:type="spellEnd"/>
      <w:r w:rsidRPr="003A59F0">
        <w:rPr>
          <w:lang w:val="en-US"/>
        </w:rPr>
        <w:t xml:space="preserve"> --</w:t>
      </w:r>
      <w:proofErr w:type="spellStart"/>
      <w:r w:rsidRPr="003A59F0">
        <w:rPr>
          <w:lang w:val="en-US"/>
        </w:rPr>
        <w:t>uid</w:t>
      </w:r>
      <w:proofErr w:type="spellEnd"/>
      <w:r w:rsidRPr="003A59F0">
        <w:rPr>
          <w:lang w:val="en-US"/>
        </w:rPr>
        <w:t xml:space="preserve"> 9999 --</w:t>
      </w:r>
      <w:proofErr w:type="spellStart"/>
      <w:r w:rsidRPr="003A59F0">
        <w:rPr>
          <w:lang w:val="en-US"/>
        </w:rPr>
        <w:t>gid</w:t>
      </w:r>
      <w:proofErr w:type="spellEnd"/>
      <w:r w:rsidRPr="003A59F0">
        <w:rPr>
          <w:lang w:val="en-US"/>
        </w:rPr>
        <w:t xml:space="preserve"> app </w:t>
      </w:r>
      <w:proofErr w:type="spellStart"/>
      <w:r w:rsidRPr="003A59F0">
        <w:rPr>
          <w:lang w:val="en-US"/>
        </w:rPr>
        <w:t>app</w:t>
      </w:r>
      <w:proofErr w:type="spellEnd"/>
      <w:r w:rsidRPr="003A59F0">
        <w:rPr>
          <w:lang w:val="en-US"/>
        </w:rPr>
        <w:t xml:space="preserve"> &amp;&amp; \</w:t>
      </w:r>
    </w:p>
    <w:p w14:paraId="6801F1C9" w14:textId="77777777" w:rsidR="003A59F0" w:rsidRPr="003A59F0" w:rsidRDefault="003A59F0" w:rsidP="003A59F0">
      <w:pPr>
        <w:rPr>
          <w:lang w:val="en-US"/>
        </w:rPr>
      </w:pPr>
      <w:r w:rsidRPr="003A59F0">
        <w:rPr>
          <w:lang w:val="en-US"/>
        </w:rPr>
        <w:t xml:space="preserve">    </w:t>
      </w:r>
      <w:proofErr w:type="spellStart"/>
      <w:r w:rsidRPr="003A59F0">
        <w:rPr>
          <w:lang w:val="en-US"/>
        </w:rPr>
        <w:t>chown</w:t>
      </w:r>
      <w:proofErr w:type="spellEnd"/>
      <w:r w:rsidRPr="003A59F0">
        <w:rPr>
          <w:lang w:val="en-US"/>
        </w:rPr>
        <w:t xml:space="preserve"> -R </w:t>
      </w:r>
      <w:proofErr w:type="spellStart"/>
      <w:proofErr w:type="gramStart"/>
      <w:r w:rsidRPr="003A59F0">
        <w:rPr>
          <w:lang w:val="en-US"/>
        </w:rPr>
        <w:t>app:app</w:t>
      </w:r>
      <w:proofErr w:type="spellEnd"/>
      <w:proofErr w:type="gramEnd"/>
      <w:r w:rsidRPr="003A59F0">
        <w:rPr>
          <w:lang w:val="en-US"/>
        </w:rPr>
        <w:t xml:space="preserve">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1E0BEE78" w:rsidR="00826C4F" w:rsidRPr="008F2423" w:rsidRDefault="00826C4F" w:rsidP="007344CF">
      <w:pPr>
        <w:pStyle w:val="Ttulo21"/>
      </w:pPr>
      <w:bookmarkStart w:id="254" w:name="_Toc497242067"/>
      <w:r w:rsidRPr="007344CF">
        <w:lastRenderedPageBreak/>
        <w:t>Anexo</w:t>
      </w:r>
      <w:r w:rsidR="007344CF">
        <w:t xml:space="preserve"> 11.</w:t>
      </w:r>
      <w:r w:rsidRPr="007344CF">
        <w:t>2 – Docker-compose</w:t>
      </w:r>
      <w:r w:rsidR="005B1CAB" w:rsidRPr="007344CF">
        <w:t xml:space="preserve"> versão 2</w:t>
      </w:r>
      <w:r w:rsidR="000E6F57" w:rsidRPr="0033526A">
        <w:t xml:space="preserve"> - X86</w:t>
      </w:r>
      <w:bookmarkEnd w:id="254"/>
    </w:p>
    <w:p w14:paraId="207DF1DC" w14:textId="77777777" w:rsidR="005B1CAB" w:rsidRPr="000B5349"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w:t>
      </w:r>
      <w:proofErr w:type="spellStart"/>
      <w:r w:rsidRPr="005B1CAB">
        <w:rPr>
          <w:lang w:val="en-US"/>
        </w:rPr>
        <w:t>db</w:t>
      </w:r>
      <w:proofErr w:type="spellEnd"/>
      <w:r w:rsidRPr="005B1CAB">
        <w:rPr>
          <w:lang w:val="en-US"/>
        </w:rPr>
        <w:t>:</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xml:space="preserve">- </w:t>
      </w:r>
      <w:proofErr w:type="gramStart"/>
      <w:r w:rsidRPr="000B5349">
        <w:t>"</w:t>
      </w:r>
      <w:proofErr w:type="spellStart"/>
      <w:r w:rsidRPr="000B5349">
        <w:t>db</w:t>
      </w:r>
      <w:proofErr w:type="spellEnd"/>
      <w:proofErr w:type="gramEnd"/>
      <w:r w:rsidRPr="000B5349">
        <w:t>-data:/var/</w:t>
      </w:r>
      <w:proofErr w:type="spellStart"/>
      <w:r w:rsidRPr="000B5349">
        <w:t>lib</w:t>
      </w:r>
      <w:proofErr w:type="spellEnd"/>
      <w:r w:rsidRPr="000B5349">
        <w:t>/</w:t>
      </w:r>
      <w:proofErr w:type="spellStart"/>
      <w:r w:rsidRPr="000B5349">
        <w:t>mysql</w:t>
      </w:r>
      <w:proofErr w:type="spellEnd"/>
      <w:r w:rsidRPr="000B5349">
        <w:t>"</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proofErr w:type="spellStart"/>
      <w:r w:rsidRPr="005B1CAB">
        <w:rPr>
          <w:lang w:val="en-US"/>
        </w:rPr>
        <w:t>redis</w:t>
      </w:r>
      <w:proofErr w:type="spellEnd"/>
      <w:r w:rsidRPr="005B1CAB">
        <w:rPr>
          <w:lang w:val="en-US"/>
        </w:rPr>
        <w:t>:</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w:t>
      </w:r>
      <w:proofErr w:type="spellStart"/>
      <w:r w:rsidRPr="005B1CAB">
        <w:rPr>
          <w:lang w:val="en-US"/>
        </w:rPr>
        <w:t>app_base</w:t>
      </w:r>
      <w:proofErr w:type="spellEnd"/>
    </w:p>
    <w:p w14:paraId="76BFC885" w14:textId="77777777" w:rsidR="005B1CAB" w:rsidRPr="005B1CAB" w:rsidRDefault="005B1CAB" w:rsidP="005B1CAB">
      <w:pPr>
        <w:rPr>
          <w:lang w:val="en-US"/>
        </w:rPr>
      </w:pPr>
      <w:r w:rsidRPr="005B1CAB">
        <w:rPr>
          <w:lang w:val="en-US"/>
        </w:rPr>
        <w:t xml:space="preserve">    build</w:t>
      </w:r>
      <w:proofErr w:type="gramStart"/>
      <w:r w:rsidRPr="005B1CAB">
        <w:rPr>
          <w:lang w:val="en-US"/>
        </w:rPr>
        <w:t>: .</w:t>
      </w:r>
      <w:proofErr w:type="gramEnd"/>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w:t>
      </w:r>
      <w:proofErr w:type="gramStart"/>
      <w:r w:rsidRPr="005B1CAB">
        <w:rPr>
          <w:lang w:val="en-US"/>
        </w:rPr>
        <w:t>- .</w:t>
      </w:r>
      <w:proofErr w:type="gramEnd"/>
      <w:r w:rsidRPr="005B1CAB">
        <w:rPr>
          <w:lang w:val="en-US"/>
        </w:rPr>
        <w:t>:/www/phalanx/app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707C72" w:rsidRDefault="005B1CAB" w:rsidP="005B1CAB">
      <w:r w:rsidRPr="005B1CAB">
        <w:rPr>
          <w:lang w:val="en-US"/>
        </w:rPr>
        <w:t xml:space="preserve">      </w:t>
      </w:r>
      <w:r w:rsidRPr="00707C72">
        <w:t>REDIS_SIDEKIQ_URL: redis://redis:6379/0</w:t>
      </w:r>
    </w:p>
    <w:p w14:paraId="4DBA9D47" w14:textId="77777777" w:rsidR="005B1CAB" w:rsidRPr="005B1CAB" w:rsidRDefault="005B1CAB" w:rsidP="005B1CAB">
      <w:pPr>
        <w:rPr>
          <w:lang w:val="en-US"/>
        </w:rPr>
      </w:pPr>
      <w:r w:rsidRPr="00707C72">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w:t>
      </w:r>
      <w:proofErr w:type="spellStart"/>
      <w:r w:rsidRPr="005B1CAB">
        <w:rPr>
          <w:lang w:val="en-US"/>
        </w:rPr>
        <w:t>db</w:t>
      </w:r>
      <w:proofErr w:type="spellEnd"/>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7342E576"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6869CF95"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6D4293C"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w:t>
      </w:r>
      <w:proofErr w:type="spellStart"/>
      <w:r w:rsidRPr="005B1CAB">
        <w:rPr>
          <w:lang w:val="en-US"/>
        </w:rPr>
        <w:t>app_base</w:t>
      </w:r>
      <w:proofErr w:type="spellEnd"/>
    </w:p>
    <w:p w14:paraId="7B61421A" w14:textId="77777777" w:rsidR="005B1CAB" w:rsidRPr="005B1CAB" w:rsidRDefault="005B1CAB" w:rsidP="005B1CAB">
      <w:pPr>
        <w:rPr>
          <w:lang w:val="en-US"/>
        </w:rPr>
      </w:pPr>
      <w:r w:rsidRPr="005B1CAB">
        <w:rPr>
          <w:lang w:val="en-US"/>
        </w:rPr>
        <w:t xml:space="preserve">    command: bundle exec </w:t>
      </w:r>
      <w:proofErr w:type="spellStart"/>
      <w:r w:rsidRPr="005B1CAB">
        <w:rPr>
          <w:lang w:val="en-US"/>
        </w:rPr>
        <w:t>sidekiq</w:t>
      </w:r>
      <w:proofErr w:type="spellEnd"/>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w:t>
      </w:r>
      <w:proofErr w:type="spellStart"/>
      <w:r w:rsidRPr="005B1CAB">
        <w:rPr>
          <w:lang w:val="en-US"/>
        </w:rPr>
        <w:t>ui</w:t>
      </w:r>
      <w:proofErr w:type="spellEnd"/>
      <w:r w:rsidRPr="005B1CAB">
        <w:rPr>
          <w:lang w:val="en-US"/>
        </w:rPr>
        <w:t>:</w:t>
      </w:r>
    </w:p>
    <w:p w14:paraId="1E7B66D8" w14:textId="77777777" w:rsidR="005B1CAB" w:rsidRPr="005B1CAB" w:rsidRDefault="005B1CAB" w:rsidP="005B1CAB">
      <w:pPr>
        <w:rPr>
          <w:lang w:val="en-US"/>
        </w:rPr>
      </w:pPr>
      <w:r w:rsidRPr="005B1CAB">
        <w:rPr>
          <w:lang w:val="en-US"/>
        </w:rPr>
        <w:t xml:space="preserve">      image: </w:t>
      </w:r>
      <w:proofErr w:type="spellStart"/>
      <w:r w:rsidRPr="005B1CAB">
        <w:rPr>
          <w:lang w:val="en-US"/>
        </w:rPr>
        <w:t>portainer</w:t>
      </w:r>
      <w:proofErr w:type="spellEnd"/>
      <w:r w:rsidRPr="005B1CAB">
        <w:rPr>
          <w:lang w:val="en-US"/>
        </w:rPr>
        <w:t>/</w:t>
      </w:r>
      <w:proofErr w:type="spellStart"/>
      <w:r w:rsidRPr="005B1CAB">
        <w:rPr>
          <w:lang w:val="en-US"/>
        </w:rPr>
        <w:t>portainer</w:t>
      </w:r>
      <w:proofErr w:type="spellEnd"/>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w:t>
      </w:r>
      <w:proofErr w:type="spellStart"/>
      <w:r w:rsidRPr="000B5349">
        <w:rPr>
          <w:lang w:val="en-US"/>
        </w:rPr>
        <w:t>db</w:t>
      </w:r>
      <w:proofErr w:type="spellEnd"/>
      <w:r w:rsidRPr="000B5349">
        <w:rPr>
          <w:lang w:val="en-US"/>
        </w:rPr>
        <w:t>-data:</w:t>
      </w:r>
    </w:p>
    <w:p w14:paraId="142E55D1" w14:textId="795DB09B" w:rsidR="00210B91" w:rsidRPr="000B5349" w:rsidRDefault="00210B91">
      <w:pPr>
        <w:rPr>
          <w:lang w:val="en-US"/>
        </w:rPr>
      </w:pPr>
      <w:r w:rsidRPr="000B5349">
        <w:rPr>
          <w:lang w:val="en-US"/>
        </w:rPr>
        <w:br w:type="page"/>
      </w:r>
    </w:p>
    <w:p w14:paraId="1A4D2FE9" w14:textId="3742C6EB" w:rsidR="005B1CAB" w:rsidRPr="005E463D" w:rsidRDefault="00210B91" w:rsidP="001D3F2C">
      <w:pPr>
        <w:pStyle w:val="Ttulo21"/>
      </w:pPr>
      <w:bookmarkStart w:id="255" w:name="_Toc497242068"/>
      <w:r w:rsidRPr="001D3F2C">
        <w:lastRenderedPageBreak/>
        <w:t xml:space="preserve">Anexo </w:t>
      </w:r>
      <w:r w:rsidR="001D3F2C">
        <w:t>11.</w:t>
      </w:r>
      <w:r w:rsidRPr="001D3F2C">
        <w:t>3 – Dockerfile</w:t>
      </w:r>
      <w:r w:rsidR="009A72E7" w:rsidRPr="001D3F2C">
        <w:t xml:space="preserve"> </w:t>
      </w:r>
      <w:r w:rsidR="00666779" w:rsidRPr="0033526A">
        <w:t>–</w:t>
      </w:r>
      <w:r w:rsidRPr="008F2423">
        <w:t xml:space="preserve"> AR</w:t>
      </w:r>
      <w:r w:rsidRPr="005E463D">
        <w:t>M</w:t>
      </w:r>
      <w:bookmarkEnd w:id="255"/>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w:t>
      </w:r>
      <w:proofErr w:type="spellStart"/>
      <w:r w:rsidRPr="00666779">
        <w:rPr>
          <w:lang w:val="en-US"/>
        </w:rPr>
        <w:t>rpi-</w:t>
      </w:r>
      <w:proofErr w:type="gramStart"/>
      <w:r w:rsidRPr="00666779">
        <w:rPr>
          <w:lang w:val="en-US"/>
        </w:rPr>
        <w:t>raspbian:jessie</w:t>
      </w:r>
      <w:proofErr w:type="spellEnd"/>
      <w:proofErr w:type="gramEnd"/>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 xml:space="preserve">MAINTAINER Thiago </w:t>
      </w:r>
      <w:proofErr w:type="spellStart"/>
      <w:r w:rsidRPr="00666779">
        <w:rPr>
          <w:lang w:val="en-US"/>
        </w:rPr>
        <w:t>Soares</w:t>
      </w:r>
      <w:proofErr w:type="spellEnd"/>
      <w:r w:rsidRPr="00666779">
        <w:rPr>
          <w:lang w:val="en-US"/>
        </w:rPr>
        <w:t xml:space="preserve">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w:t>
      </w:r>
      <w:proofErr w:type="spellStart"/>
      <w:r w:rsidRPr="00666779">
        <w:rPr>
          <w:lang w:val="en-US"/>
        </w:rPr>
        <w:t>qq</w:t>
      </w:r>
      <w:proofErr w:type="spellEnd"/>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RUN apt-get update -</w:t>
      </w:r>
      <w:proofErr w:type="spellStart"/>
      <w:r w:rsidRPr="00666779">
        <w:rPr>
          <w:lang w:val="en-US"/>
        </w:rPr>
        <w:t>yq</w:t>
      </w:r>
      <w:proofErr w:type="spellEnd"/>
      <w:r w:rsidRPr="00666779">
        <w:rPr>
          <w:lang w:val="en-US"/>
        </w:rPr>
        <w:t xml:space="preserve">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 xml:space="preserve">RUN apt-get install -y </w:t>
      </w:r>
      <w:proofErr w:type="spellStart"/>
      <w:r w:rsidRPr="00666779">
        <w:rPr>
          <w:lang w:val="en-US"/>
        </w:rPr>
        <w:t>mysql</w:t>
      </w:r>
      <w:proofErr w:type="spellEnd"/>
      <w:r w:rsidRPr="00666779">
        <w:rPr>
          <w:lang w:val="en-US"/>
        </w:rPr>
        <w:t>-client build-essential ca-certificates curl build-essential \</w:t>
      </w:r>
    </w:p>
    <w:p w14:paraId="4DD9ACEE" w14:textId="77777777" w:rsidR="00666779" w:rsidRPr="00666779" w:rsidRDefault="00666779" w:rsidP="00666779">
      <w:pPr>
        <w:rPr>
          <w:lang w:val="en-US"/>
        </w:rPr>
      </w:pPr>
      <w:r w:rsidRPr="00666779">
        <w:rPr>
          <w:lang w:val="en-US"/>
        </w:rPr>
        <w:t xml:space="preserve">    </w:t>
      </w:r>
      <w:proofErr w:type="spellStart"/>
      <w:r w:rsidRPr="00666779">
        <w:rPr>
          <w:lang w:val="en-US"/>
        </w:rPr>
        <w:t>libpq</w:t>
      </w:r>
      <w:proofErr w:type="spellEnd"/>
      <w:r w:rsidRPr="00666779">
        <w:rPr>
          <w:lang w:val="en-US"/>
        </w:rPr>
        <w:t xml:space="preserve">-dev </w:t>
      </w:r>
      <w:proofErr w:type="spellStart"/>
      <w:r w:rsidRPr="00666779">
        <w:rPr>
          <w:lang w:val="en-US"/>
        </w:rPr>
        <w:t>nodejs</w:t>
      </w:r>
      <w:proofErr w:type="spellEnd"/>
      <w:r w:rsidRPr="00666779">
        <w:rPr>
          <w:lang w:val="en-US"/>
        </w:rPr>
        <w:t xml:space="preserve"> </w:t>
      </w:r>
      <w:proofErr w:type="spellStart"/>
      <w:r w:rsidRPr="00666779">
        <w:rPr>
          <w:lang w:val="en-US"/>
        </w:rPr>
        <w:t>nodejs</w:t>
      </w:r>
      <w:proofErr w:type="spellEnd"/>
      <w:r w:rsidRPr="00666779">
        <w:rPr>
          <w:lang w:val="en-US"/>
        </w:rPr>
        <w:t xml:space="preserve">-legacy </w:t>
      </w:r>
      <w:proofErr w:type="spellStart"/>
      <w:r w:rsidRPr="00666779">
        <w:rPr>
          <w:lang w:val="en-US"/>
        </w:rPr>
        <w:t>mysql</w:t>
      </w:r>
      <w:proofErr w:type="spellEnd"/>
      <w:r w:rsidRPr="00666779">
        <w:rPr>
          <w:lang w:val="en-US"/>
        </w:rPr>
        <w:t xml:space="preserve">-server </w:t>
      </w:r>
      <w:proofErr w:type="spellStart"/>
      <w:r w:rsidRPr="00666779">
        <w:rPr>
          <w:lang w:val="en-US"/>
        </w:rPr>
        <w:t>libmysqlclient</w:t>
      </w:r>
      <w:proofErr w:type="spellEnd"/>
      <w:r w:rsidRPr="00666779">
        <w:rPr>
          <w:lang w:val="en-US"/>
        </w:rPr>
        <w:t>-dev &amp;&amp; \</w:t>
      </w:r>
    </w:p>
    <w:p w14:paraId="32CBFCB4"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apt-get </w:t>
      </w:r>
      <w:proofErr w:type="spellStart"/>
      <w:r w:rsidRPr="00666779">
        <w:rPr>
          <w:lang w:val="en-US"/>
        </w:rPr>
        <w:t>autoremove</w:t>
      </w:r>
      <w:proofErr w:type="spellEnd"/>
      <w:r w:rsidRPr="00666779">
        <w:rPr>
          <w:lang w:val="en-US"/>
        </w:rPr>
        <w:t xml:space="preserve"> -y &amp;&amp; \</w:t>
      </w:r>
    </w:p>
    <w:p w14:paraId="56AA61DA"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w:t>
      </w:r>
      <w:proofErr w:type="spellStart"/>
      <w:r w:rsidRPr="00666779">
        <w:rPr>
          <w:lang w:val="en-US"/>
        </w:rPr>
        <w:t>rm</w:t>
      </w:r>
      <w:proofErr w:type="spellEnd"/>
      <w:r w:rsidRPr="00666779">
        <w:rPr>
          <w:lang w:val="en-US"/>
        </w:rPr>
        <w:t xml:space="preserve"> -</w:t>
      </w:r>
      <w:proofErr w:type="spellStart"/>
      <w:r w:rsidRPr="00666779">
        <w:rPr>
          <w:lang w:val="en-US"/>
        </w:rPr>
        <w:t>rf</w:t>
      </w:r>
      <w:proofErr w:type="spellEnd"/>
      <w:r w:rsidRPr="00666779">
        <w:rPr>
          <w:lang w:val="en-US"/>
        </w:rPr>
        <w:t xml:space="preserve"> /</w:t>
      </w:r>
      <w:proofErr w:type="spellStart"/>
      <w:r w:rsidRPr="00666779">
        <w:rPr>
          <w:lang w:val="en-US"/>
        </w:rPr>
        <w:t>var</w:t>
      </w:r>
      <w:proofErr w:type="spellEnd"/>
      <w:r w:rsidRPr="00666779">
        <w:rPr>
          <w:lang w:val="en-US"/>
        </w:rPr>
        <w:t>/lib/apt/lists/*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proofErr w:type="spellStart"/>
      <w:r w:rsidR="00666779" w:rsidRPr="00666779">
        <w:rPr>
          <w:lang w:val="en-US"/>
        </w:rPr>
        <w:t>Mkdir</w:t>
      </w:r>
      <w:proofErr w:type="spellEnd"/>
    </w:p>
    <w:p w14:paraId="56F726D9" w14:textId="77777777" w:rsidR="00666779" w:rsidRPr="00666779" w:rsidRDefault="00666779" w:rsidP="00666779">
      <w:pPr>
        <w:rPr>
          <w:lang w:val="en-US"/>
        </w:rPr>
      </w:pPr>
      <w:r w:rsidRPr="00666779">
        <w:rPr>
          <w:lang w:val="en-US"/>
        </w:rPr>
        <w:t xml:space="preserve">RUN </w:t>
      </w:r>
      <w:proofErr w:type="spellStart"/>
      <w:r w:rsidRPr="00666779">
        <w:rPr>
          <w:lang w:val="en-US"/>
        </w:rPr>
        <w:t>mkdir</w:t>
      </w:r>
      <w:proofErr w:type="spellEnd"/>
      <w:r w:rsidRPr="00666779">
        <w:rPr>
          <w:lang w:val="en-US"/>
        </w:rPr>
        <w:t xml:space="preserve">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proofErr w:type="spellStart"/>
      <w:r w:rsidR="00666779" w:rsidRPr="00666779">
        <w:rPr>
          <w:lang w:val="en-US"/>
        </w:rPr>
        <w:t>Workdir</w:t>
      </w:r>
      <w:proofErr w:type="spellEnd"/>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 xml:space="preserve">#Add </w:t>
      </w:r>
      <w:proofErr w:type="spellStart"/>
      <w:r w:rsidRPr="00666779">
        <w:rPr>
          <w:lang w:val="en-US"/>
        </w:rPr>
        <w:t>sidekiq</w:t>
      </w:r>
      <w:proofErr w:type="spellEnd"/>
      <w:r w:rsidRPr="00666779">
        <w:rPr>
          <w:lang w:val="en-US"/>
        </w:rPr>
        <w:t xml:space="preserve"> </w:t>
      </w:r>
      <w:proofErr w:type="spellStart"/>
      <w:r w:rsidRPr="00666779">
        <w:rPr>
          <w:lang w:val="en-US"/>
        </w:rPr>
        <w:t>pid</w:t>
      </w:r>
      <w:proofErr w:type="spellEnd"/>
    </w:p>
    <w:p w14:paraId="70E2C0CC" w14:textId="77777777" w:rsidR="00666779" w:rsidRPr="00666779" w:rsidRDefault="00666779" w:rsidP="00666779">
      <w:pPr>
        <w:rPr>
          <w:lang w:val="en-US"/>
        </w:rPr>
      </w:pPr>
      <w:r w:rsidRPr="00666779">
        <w:rPr>
          <w:lang w:val="en-US"/>
        </w:rPr>
        <w:t xml:space="preserve">ADD </w:t>
      </w:r>
      <w:proofErr w:type="spellStart"/>
      <w:r w:rsidRPr="00666779">
        <w:rPr>
          <w:lang w:val="en-US"/>
        </w:rPr>
        <w:t>sidekiq.pid</w:t>
      </w:r>
      <w:proofErr w:type="spellEnd"/>
      <w:r w:rsidRPr="00666779">
        <w:rPr>
          <w:lang w:val="en-US"/>
        </w:rPr>
        <w:t xml:space="preserve"> /home/app/</w:t>
      </w:r>
      <w:proofErr w:type="spellStart"/>
      <w:r w:rsidRPr="00666779">
        <w:rPr>
          <w:lang w:val="en-US"/>
        </w:rPr>
        <w:t>tmp</w:t>
      </w:r>
      <w:proofErr w:type="spellEnd"/>
      <w:r w:rsidRPr="00666779">
        <w:rPr>
          <w:lang w:val="en-US"/>
        </w:rPr>
        <w:t>/</w:t>
      </w:r>
      <w:proofErr w:type="spellStart"/>
      <w:r w:rsidRPr="00666779">
        <w:rPr>
          <w:lang w:val="en-US"/>
        </w:rPr>
        <w:t>pids</w:t>
      </w:r>
      <w:proofErr w:type="spellEnd"/>
      <w:r w:rsidRPr="00666779">
        <w:rPr>
          <w:lang w:val="en-US"/>
        </w:rPr>
        <w:t>/</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 xml:space="preserve">ADD </w:t>
      </w:r>
      <w:proofErr w:type="spellStart"/>
      <w:r w:rsidRPr="00666779">
        <w:rPr>
          <w:lang w:val="en-US"/>
        </w:rPr>
        <w:t>Gemfile</w:t>
      </w:r>
      <w:proofErr w:type="spellEnd"/>
      <w:r w:rsidRPr="00666779">
        <w:rPr>
          <w:lang w:val="en-US"/>
        </w:rPr>
        <w:t xml:space="preserve"> /home/app/</w:t>
      </w:r>
      <w:proofErr w:type="spellStart"/>
      <w:r w:rsidRPr="00666779">
        <w:rPr>
          <w:lang w:val="en-US"/>
        </w:rPr>
        <w:t>Gemfile</w:t>
      </w:r>
      <w:proofErr w:type="spellEnd"/>
    </w:p>
    <w:p w14:paraId="13413262" w14:textId="77777777" w:rsidR="00666779" w:rsidRPr="00666779" w:rsidRDefault="00666779" w:rsidP="00666779">
      <w:pPr>
        <w:rPr>
          <w:lang w:val="en-US"/>
        </w:rPr>
      </w:pPr>
      <w:r w:rsidRPr="00666779">
        <w:rPr>
          <w:lang w:val="en-US"/>
        </w:rPr>
        <w:t xml:space="preserve">ADD </w:t>
      </w:r>
      <w:proofErr w:type="spellStart"/>
      <w:r w:rsidRPr="00666779">
        <w:rPr>
          <w:lang w:val="en-US"/>
        </w:rPr>
        <w:t>Gemfile.lock</w:t>
      </w:r>
      <w:proofErr w:type="spellEnd"/>
      <w:r w:rsidRPr="00666779">
        <w:rPr>
          <w:lang w:val="en-US"/>
        </w:rPr>
        <w:t xml:space="preserve"> /home/app/</w:t>
      </w:r>
      <w:proofErr w:type="spellStart"/>
      <w:r w:rsidRPr="00666779">
        <w:rPr>
          <w:lang w:val="en-US"/>
        </w:rPr>
        <w:t>Gemfile.lock</w:t>
      </w:r>
      <w:proofErr w:type="spellEnd"/>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w:t>
      </w:r>
      <w:proofErr w:type="spellStart"/>
      <w:r w:rsidRPr="00666779">
        <w:rPr>
          <w:lang w:val="en-US"/>
        </w:rPr>
        <w:t>sSL</w:t>
      </w:r>
      <w:proofErr w:type="spellEnd"/>
      <w:r w:rsidRPr="00666779">
        <w:rPr>
          <w:lang w:val="en-US"/>
        </w:rPr>
        <w:t xml:space="preserve"> https://rvm.io/mpapis.asc | </w:t>
      </w:r>
      <w:proofErr w:type="spellStart"/>
      <w:r w:rsidRPr="00666779">
        <w:rPr>
          <w:lang w:val="en-US"/>
        </w:rPr>
        <w:t>gpg</w:t>
      </w:r>
      <w:proofErr w:type="spellEnd"/>
      <w:r w:rsidRPr="00666779">
        <w:rPr>
          <w:lang w:val="en-US"/>
        </w:rPr>
        <w:t xml:space="preserve">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w:t>
      </w:r>
      <w:proofErr w:type="spellStart"/>
      <w:r w:rsidRPr="00666779">
        <w:rPr>
          <w:lang w:val="en-US"/>
        </w:rPr>
        <w:t>etc</w:t>
      </w:r>
      <w:proofErr w:type="spellEnd"/>
      <w:r w:rsidRPr="00666779">
        <w:rPr>
          <w:lang w:val="en-US"/>
        </w:rPr>
        <w:t>/</w:t>
      </w:r>
      <w:proofErr w:type="spellStart"/>
      <w:r w:rsidRPr="00666779">
        <w:rPr>
          <w:lang w:val="en-US"/>
        </w:rPr>
        <w:t>profile.d</w:t>
      </w:r>
      <w:proofErr w:type="spellEnd"/>
      <w:r w:rsidRPr="00666779">
        <w:rPr>
          <w:lang w:val="en-US"/>
        </w:rPr>
        <w:t>/rvm.sh"</w:t>
      </w:r>
    </w:p>
    <w:p w14:paraId="6F32E2F2" w14:textId="77777777" w:rsidR="00666779" w:rsidRPr="00666779" w:rsidRDefault="00666779" w:rsidP="00666779">
      <w:pPr>
        <w:rPr>
          <w:lang w:val="en-US"/>
        </w:rPr>
      </w:pPr>
      <w:r w:rsidRPr="00666779">
        <w:rPr>
          <w:lang w:val="en-US"/>
        </w:rPr>
        <w:t>RUN /bin/bash -l -c "</w:t>
      </w:r>
      <w:proofErr w:type="spellStart"/>
      <w:r w:rsidRPr="00666779">
        <w:rPr>
          <w:lang w:val="en-US"/>
        </w:rPr>
        <w:t>rvm</w:t>
      </w:r>
      <w:proofErr w:type="spellEnd"/>
      <w:r w:rsidRPr="00666779">
        <w:rPr>
          <w:lang w:val="en-US"/>
        </w:rPr>
        <w:t xml:space="preserve"> install 2.3.3"</w:t>
      </w:r>
    </w:p>
    <w:p w14:paraId="0E394DA3" w14:textId="77777777" w:rsidR="00666779" w:rsidRPr="00666779" w:rsidRDefault="00666779" w:rsidP="00666779">
      <w:pPr>
        <w:rPr>
          <w:lang w:val="en-US"/>
        </w:rPr>
      </w:pPr>
      <w:r w:rsidRPr="00666779">
        <w:rPr>
          <w:lang w:val="en-US"/>
        </w:rPr>
        <w:t>RUN /bin/bash -l -c "gem install bundle --no-</w:t>
      </w:r>
      <w:proofErr w:type="spellStart"/>
      <w:r w:rsidRPr="00666779">
        <w:rPr>
          <w:lang w:val="en-US"/>
        </w:rPr>
        <w:t>ri</w:t>
      </w:r>
      <w:proofErr w:type="spellEnd"/>
      <w:r w:rsidRPr="00666779">
        <w:rPr>
          <w:lang w:val="en-US"/>
        </w:rPr>
        <w:t xml:space="preserve"> --no-</w:t>
      </w:r>
      <w:proofErr w:type="spellStart"/>
      <w:r w:rsidRPr="00666779">
        <w:rPr>
          <w:lang w:val="en-US"/>
        </w:rPr>
        <w:t>rdoc</w:t>
      </w:r>
      <w:proofErr w:type="spellEnd"/>
      <w:r w:rsidRPr="00666779">
        <w:rPr>
          <w:lang w:val="en-US"/>
        </w:rPr>
        <w:t>"</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proofErr w:type="spellStart"/>
      <w:r w:rsidR="00666779" w:rsidRPr="00666779">
        <w:rPr>
          <w:lang w:val="en-US"/>
        </w:rPr>
        <w:t>Workdir</w:t>
      </w:r>
      <w:proofErr w:type="spellEnd"/>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proofErr w:type="gramStart"/>
      <w:r w:rsidRPr="00666779">
        <w:rPr>
          <w:lang w:val="en-US"/>
        </w:rPr>
        <w:t>ADD .</w:t>
      </w:r>
      <w:proofErr w:type="gramEnd"/>
      <w:r w:rsidRPr="00666779">
        <w:rPr>
          <w:lang w:val="en-US"/>
        </w:rPr>
        <w:t xml:space="preserve">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 xml:space="preserve">RUN </w:t>
      </w:r>
      <w:proofErr w:type="spellStart"/>
      <w:r w:rsidRPr="00666779">
        <w:rPr>
          <w:lang w:val="en-US"/>
        </w:rPr>
        <w:t>groupadd</w:t>
      </w:r>
      <w:proofErr w:type="spellEnd"/>
      <w:r w:rsidRPr="00666779">
        <w:rPr>
          <w:lang w:val="en-US"/>
        </w:rPr>
        <w:t xml:space="preserve"> --</w:t>
      </w:r>
      <w:proofErr w:type="spellStart"/>
      <w:r w:rsidRPr="00666779">
        <w:rPr>
          <w:lang w:val="en-US"/>
        </w:rPr>
        <w:t>gid</w:t>
      </w:r>
      <w:proofErr w:type="spellEnd"/>
      <w:r w:rsidRPr="00666779">
        <w:rPr>
          <w:lang w:val="en-US"/>
        </w:rPr>
        <w:t xml:space="preserve"> 9999 app</w:t>
      </w:r>
    </w:p>
    <w:p w14:paraId="068AA104" w14:textId="77777777" w:rsidR="00666779" w:rsidRPr="00666779" w:rsidRDefault="00666779" w:rsidP="00666779">
      <w:pPr>
        <w:rPr>
          <w:lang w:val="en-US"/>
        </w:rPr>
      </w:pPr>
      <w:r w:rsidRPr="00666779">
        <w:rPr>
          <w:lang w:val="en-US"/>
        </w:rPr>
        <w:t xml:space="preserve">RUN </w:t>
      </w:r>
      <w:proofErr w:type="spellStart"/>
      <w:r w:rsidRPr="00666779">
        <w:rPr>
          <w:lang w:val="en-US"/>
        </w:rPr>
        <w:t>useradd</w:t>
      </w:r>
      <w:proofErr w:type="spellEnd"/>
      <w:r w:rsidRPr="00666779">
        <w:rPr>
          <w:lang w:val="en-US"/>
        </w:rPr>
        <w:t xml:space="preserve"> --</w:t>
      </w:r>
      <w:proofErr w:type="spellStart"/>
      <w:r w:rsidRPr="00666779">
        <w:rPr>
          <w:lang w:val="en-US"/>
        </w:rPr>
        <w:t>uid</w:t>
      </w:r>
      <w:proofErr w:type="spellEnd"/>
      <w:r w:rsidRPr="00666779">
        <w:rPr>
          <w:lang w:val="en-US"/>
        </w:rPr>
        <w:t xml:space="preserve"> 9999 --</w:t>
      </w:r>
      <w:proofErr w:type="spellStart"/>
      <w:r w:rsidRPr="00666779">
        <w:rPr>
          <w:lang w:val="en-US"/>
        </w:rPr>
        <w:t>gid</w:t>
      </w:r>
      <w:proofErr w:type="spellEnd"/>
      <w:r w:rsidRPr="00666779">
        <w:rPr>
          <w:lang w:val="en-US"/>
        </w:rPr>
        <w:t xml:space="preserve"> app </w:t>
      </w:r>
      <w:proofErr w:type="spellStart"/>
      <w:r w:rsidRPr="00666779">
        <w:rPr>
          <w:lang w:val="en-US"/>
        </w:rPr>
        <w:t>app</w:t>
      </w:r>
      <w:proofErr w:type="spellEnd"/>
    </w:p>
    <w:p w14:paraId="0F4FC6A3" w14:textId="77777777" w:rsidR="00666779" w:rsidRPr="00666779" w:rsidRDefault="00666779" w:rsidP="00666779">
      <w:pPr>
        <w:rPr>
          <w:lang w:val="en-US"/>
        </w:rPr>
      </w:pPr>
      <w:r w:rsidRPr="00666779">
        <w:rPr>
          <w:lang w:val="en-US"/>
        </w:rPr>
        <w:t xml:space="preserve">RUN </w:t>
      </w:r>
      <w:proofErr w:type="spellStart"/>
      <w:r w:rsidRPr="00666779">
        <w:rPr>
          <w:lang w:val="en-US"/>
        </w:rPr>
        <w:t>chown</w:t>
      </w:r>
      <w:proofErr w:type="spellEnd"/>
      <w:r w:rsidRPr="00666779">
        <w:rPr>
          <w:lang w:val="en-US"/>
        </w:rPr>
        <w:t xml:space="preserve"> -R </w:t>
      </w:r>
      <w:proofErr w:type="spellStart"/>
      <w:proofErr w:type="gramStart"/>
      <w:r w:rsidRPr="00666779">
        <w:rPr>
          <w:lang w:val="en-US"/>
        </w:rPr>
        <w:t>app:app</w:t>
      </w:r>
      <w:proofErr w:type="spellEnd"/>
      <w:proofErr w:type="gramEnd"/>
      <w:r w:rsidRPr="00666779">
        <w:rPr>
          <w:lang w:val="en-US"/>
        </w:rPr>
        <w:t xml:space="preserve">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xml:space="preserve"># </w:t>
      </w:r>
      <w:proofErr w:type="spellStart"/>
      <w:r>
        <w:t>Expose</w:t>
      </w:r>
      <w:proofErr w:type="spellEnd"/>
      <w:r>
        <w:t xml:space="preserve"> </w:t>
      </w:r>
      <w:proofErr w:type="spellStart"/>
      <w:r>
        <w:t>app</w:t>
      </w:r>
      <w:proofErr w:type="spellEnd"/>
      <w:r>
        <w:t xml:space="preserve"> </w:t>
      </w:r>
      <w:proofErr w:type="spellStart"/>
      <w:r>
        <w:t>port</w:t>
      </w:r>
      <w:proofErr w:type="spellEnd"/>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256" w:name="_Toc497242069"/>
      <w:r>
        <w:lastRenderedPageBreak/>
        <w:t xml:space="preserve">Anexo </w:t>
      </w:r>
      <w:r w:rsidR="001D3F2C">
        <w:t>11.</w:t>
      </w:r>
      <w:r>
        <w:t>4 – Docker-compose versão 2 - ARM</w:t>
      </w:r>
      <w:bookmarkEnd w:id="256"/>
    </w:p>
    <w:p w14:paraId="11725661" w14:textId="77777777" w:rsidR="00076584" w:rsidRDefault="00076584" w:rsidP="001C5D56"/>
    <w:p w14:paraId="2F3F79A2" w14:textId="77777777" w:rsidR="001C5D56" w:rsidRPr="000B5349" w:rsidRDefault="001C5D56" w:rsidP="001C5D56">
      <w:pPr>
        <w:rPr>
          <w:lang w:val="en-US"/>
        </w:rPr>
      </w:pPr>
      <w:r w:rsidRPr="000B5349">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w:t>
      </w:r>
      <w:proofErr w:type="spellStart"/>
      <w:r w:rsidRPr="001C5D56">
        <w:rPr>
          <w:lang w:val="en-US"/>
        </w:rPr>
        <w:t>db</w:t>
      </w:r>
      <w:proofErr w:type="spellEnd"/>
      <w:r w:rsidRPr="001C5D56">
        <w:rPr>
          <w:lang w:val="en-US"/>
        </w:rPr>
        <w:t>:</w:t>
      </w:r>
    </w:p>
    <w:p w14:paraId="00D66BC8"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rpi-mysql</w:t>
      </w:r>
      <w:proofErr w:type="spellEnd"/>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r w:rsidRPr="001C5D56">
        <w:rPr>
          <w:lang w:val="en-US"/>
        </w:rPr>
        <w:t>-data:/</w:t>
      </w:r>
      <w:proofErr w:type="spellStart"/>
      <w:r w:rsidRPr="001C5D56">
        <w:rPr>
          <w:lang w:val="en-US"/>
        </w:rPr>
        <w:t>var</w:t>
      </w:r>
      <w:proofErr w:type="spellEnd"/>
      <w:r w:rsidRPr="001C5D56">
        <w:rPr>
          <w:lang w:val="en-US"/>
        </w:rPr>
        <w:t>/lib/</w:t>
      </w:r>
      <w:proofErr w:type="spellStart"/>
      <w:r w:rsidRPr="001C5D56">
        <w:rPr>
          <w:lang w:val="en-US"/>
        </w:rPr>
        <w:t>mysql</w:t>
      </w:r>
      <w:proofErr w:type="spellEnd"/>
      <w:r w:rsidRPr="001C5D56">
        <w:rPr>
          <w:lang w:val="en-US"/>
        </w:rPr>
        <w:t>"</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w:t>
      </w:r>
      <w:proofErr w:type="spellStart"/>
      <w:r w:rsidRPr="001C5D56">
        <w:rPr>
          <w:lang w:val="en-US"/>
        </w:rPr>
        <w:t>redis</w:t>
      </w:r>
      <w:proofErr w:type="spellEnd"/>
      <w:r w:rsidRPr="001C5D56">
        <w:rPr>
          <w:lang w:val="en-US"/>
        </w:rPr>
        <w:t>:</w:t>
      </w:r>
    </w:p>
    <w:p w14:paraId="47F47867"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rpi-redis</w:t>
      </w:r>
      <w:proofErr w:type="spellEnd"/>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w:t>
      </w:r>
      <w:proofErr w:type="spellStart"/>
      <w:r w:rsidRPr="001C5D56">
        <w:rPr>
          <w:lang w:val="en-US"/>
        </w:rPr>
        <w:t>app_base</w:t>
      </w:r>
      <w:proofErr w:type="spellEnd"/>
    </w:p>
    <w:p w14:paraId="703D1CB9" w14:textId="77777777" w:rsidR="001C5D56" w:rsidRPr="001C5D56" w:rsidRDefault="001C5D56" w:rsidP="001C5D56">
      <w:pPr>
        <w:rPr>
          <w:lang w:val="en-US"/>
        </w:rPr>
      </w:pPr>
      <w:r w:rsidRPr="001C5D56">
        <w:rPr>
          <w:lang w:val="en-US"/>
        </w:rPr>
        <w:t xml:space="preserve">     build</w:t>
      </w:r>
      <w:proofErr w:type="gramStart"/>
      <w:r w:rsidRPr="001C5D56">
        <w:rPr>
          <w:lang w:val="en-US"/>
        </w:rPr>
        <w:t>: .</w:t>
      </w:r>
      <w:proofErr w:type="gramEnd"/>
    </w:p>
    <w:p w14:paraId="21B210C2" w14:textId="2108FE09"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w:t>
      </w:r>
      <w:proofErr w:type="gramStart"/>
      <w:r w:rsidRPr="001C5D56">
        <w:rPr>
          <w:lang w:val="en-US"/>
        </w:rPr>
        <w:t>- .</w:t>
      </w:r>
      <w:proofErr w:type="gramEnd"/>
      <w:r w:rsidRPr="001C5D56">
        <w:rPr>
          <w:lang w:val="en-US"/>
        </w:rPr>
        <w:t>:/www/phalanx/app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w:t>
      </w:r>
      <w:proofErr w:type="spellStart"/>
      <w:r w:rsidRPr="001C5D56">
        <w:rPr>
          <w:lang w:val="en-US"/>
        </w:rPr>
        <w:t>db</w:t>
      </w:r>
      <w:proofErr w:type="spellEnd"/>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0A6F5F90"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6DB1C3AB"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44431E27"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w:t>
      </w:r>
      <w:proofErr w:type="spellStart"/>
      <w:r w:rsidRPr="001C5D56">
        <w:rPr>
          <w:lang w:val="en-US"/>
        </w:rPr>
        <w:t>app_base</w:t>
      </w:r>
      <w:proofErr w:type="spellEnd"/>
    </w:p>
    <w:p w14:paraId="63AF3D30" w14:textId="77777777" w:rsidR="001C5D56" w:rsidRPr="001C5D56" w:rsidRDefault="001C5D56" w:rsidP="001C5D56">
      <w:pPr>
        <w:rPr>
          <w:lang w:val="en-US"/>
        </w:rPr>
      </w:pPr>
      <w:r w:rsidRPr="001C5D56">
        <w:rPr>
          <w:lang w:val="en-US"/>
        </w:rPr>
        <w:t xml:space="preserve"> #command: bundler exec </w:t>
      </w:r>
      <w:proofErr w:type="spellStart"/>
      <w:r w:rsidRPr="001C5D56">
        <w:rPr>
          <w:lang w:val="en-US"/>
        </w:rPr>
        <w:t>sidekiq</w:t>
      </w:r>
      <w:proofErr w:type="spellEnd"/>
    </w:p>
    <w:p w14:paraId="54CB36D3" w14:textId="77777777"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w:t>
      </w:r>
      <w:proofErr w:type="spellStart"/>
      <w:r w:rsidRPr="001C5D56">
        <w:rPr>
          <w:lang w:val="en-US"/>
        </w:rPr>
        <w:t>sidekiq</w:t>
      </w:r>
      <w:proofErr w:type="spellEnd"/>
      <w:r w:rsidRPr="001C5D56">
        <w:rPr>
          <w:lang w:val="en-US"/>
        </w:rPr>
        <w:t>'</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w:t>
      </w:r>
      <w:proofErr w:type="spellStart"/>
      <w:r w:rsidRPr="001C5D56">
        <w:rPr>
          <w:lang w:val="en-US"/>
        </w:rPr>
        <w:t>ui</w:t>
      </w:r>
      <w:proofErr w:type="spellEnd"/>
      <w:r w:rsidRPr="001C5D56">
        <w:rPr>
          <w:lang w:val="en-US"/>
        </w:rPr>
        <w:t>:</w:t>
      </w:r>
    </w:p>
    <w:p w14:paraId="44BC214C" w14:textId="77777777" w:rsidR="001C5D56" w:rsidRPr="001C5D56" w:rsidRDefault="001C5D56" w:rsidP="001C5D56">
      <w:pPr>
        <w:rPr>
          <w:lang w:val="en-US"/>
        </w:rPr>
      </w:pPr>
      <w:r w:rsidRPr="001C5D56">
        <w:rPr>
          <w:lang w:val="en-US"/>
        </w:rPr>
        <w:t xml:space="preserve">      image: </w:t>
      </w:r>
      <w:proofErr w:type="spellStart"/>
      <w:r w:rsidRPr="001C5D56">
        <w:rPr>
          <w:lang w:val="en-US"/>
        </w:rPr>
        <w:t>portainer</w:t>
      </w:r>
      <w:proofErr w:type="spellEnd"/>
      <w:r w:rsidRPr="001C5D56">
        <w:rPr>
          <w:lang w:val="en-US"/>
        </w:rPr>
        <w:t>/</w:t>
      </w:r>
      <w:proofErr w:type="spellStart"/>
      <w:r w:rsidRPr="001C5D56">
        <w:rPr>
          <w:lang w:val="en-US"/>
        </w:rPr>
        <w:t>portainer</w:t>
      </w:r>
      <w:proofErr w:type="spellEnd"/>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
    <w:p w14:paraId="53ABBFB1" w14:textId="77777777" w:rsidR="001C5D56" w:rsidRDefault="001C5D56" w:rsidP="001C5D56">
      <w:r w:rsidRPr="001C5D56">
        <w:rPr>
          <w:lang w:val="en-US"/>
        </w:rPr>
        <w:t xml:space="preserve">      </w:t>
      </w:r>
      <w:proofErr w:type="spellStart"/>
      <w:proofErr w:type="gramStart"/>
      <w:r>
        <w:t>expose</w:t>
      </w:r>
      <w:proofErr w:type="spellEnd"/>
      <w:proofErr w:type="gramEnd"/>
      <w:r>
        <w:t>:</w:t>
      </w:r>
    </w:p>
    <w:p w14:paraId="7EE5D0B3" w14:textId="77777777" w:rsidR="001C5D56" w:rsidRDefault="001C5D56" w:rsidP="001C5D56">
      <w:r>
        <w:t xml:space="preserve">        - 9000</w:t>
      </w:r>
    </w:p>
    <w:p w14:paraId="51845657" w14:textId="77777777" w:rsidR="001C5D56" w:rsidRDefault="001C5D56" w:rsidP="001C5D56">
      <w:r>
        <w:t xml:space="preserve">      </w:t>
      </w:r>
      <w:proofErr w:type="spellStart"/>
      <w:proofErr w:type="gramStart"/>
      <w:r>
        <w:t>ports</w:t>
      </w:r>
      <w:proofErr w:type="spellEnd"/>
      <w:proofErr w:type="gramEnd"/>
      <w:r>
        <w:t>:</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proofErr w:type="gramStart"/>
      <w:r>
        <w:t>volumes</w:t>
      </w:r>
      <w:proofErr w:type="gramEnd"/>
      <w:r>
        <w:t>:</w:t>
      </w:r>
    </w:p>
    <w:p w14:paraId="0D71AB9B" w14:textId="77777777" w:rsidR="001C5D56" w:rsidRDefault="001C5D56" w:rsidP="001C5D56">
      <w:r>
        <w:t xml:space="preserve">   </w:t>
      </w:r>
      <w:proofErr w:type="spellStart"/>
      <w:proofErr w:type="gramStart"/>
      <w:r>
        <w:t>db</w:t>
      </w:r>
      <w:proofErr w:type="spellEnd"/>
      <w:proofErr w:type="gramEnd"/>
      <w:r>
        <w:t>-data: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257" w:name="_Toc497242070"/>
      <w:r>
        <w:lastRenderedPageBreak/>
        <w:t xml:space="preserve">Anexo </w:t>
      </w:r>
      <w:r w:rsidR="001D3F2C">
        <w:t>11.</w:t>
      </w:r>
      <w:r>
        <w:t>5</w:t>
      </w:r>
      <w:r w:rsidR="005B1CAB">
        <w:t xml:space="preserve"> – Docker-compose versão 3</w:t>
      </w:r>
      <w:r w:rsidR="00142517">
        <w:t xml:space="preserve"> - ARM</w:t>
      </w:r>
      <w:bookmarkEnd w:id="257"/>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w:t>
      </w:r>
      <w:proofErr w:type="spellStart"/>
      <w:r w:rsidRPr="00B60B16">
        <w:rPr>
          <w:lang w:val="en-US"/>
        </w:rPr>
        <w:t>db</w:t>
      </w:r>
      <w:proofErr w:type="spellEnd"/>
      <w:r w:rsidRPr="00B60B16">
        <w:rPr>
          <w:lang w:val="en-US"/>
        </w:rPr>
        <w:t>:</w:t>
      </w:r>
    </w:p>
    <w:p w14:paraId="21134E66" w14:textId="77777777" w:rsidR="00B60B16" w:rsidRPr="00B60B16" w:rsidRDefault="00B60B16" w:rsidP="00B60B16">
      <w:pPr>
        <w:rPr>
          <w:lang w:val="en-US"/>
        </w:rPr>
      </w:pPr>
      <w:r w:rsidRPr="00B60B16">
        <w:rPr>
          <w:lang w:val="en-US"/>
        </w:rPr>
        <w:t xml:space="preserve">    image: </w:t>
      </w:r>
      <w:proofErr w:type="spellStart"/>
      <w:r w:rsidRPr="00B60B16">
        <w:rPr>
          <w:lang w:val="en-US"/>
        </w:rPr>
        <w:t>hypriot</w:t>
      </w:r>
      <w:proofErr w:type="spellEnd"/>
      <w:r w:rsidRPr="00B60B16">
        <w:rPr>
          <w:lang w:val="en-US"/>
        </w:rPr>
        <w:t>/</w:t>
      </w:r>
      <w:proofErr w:type="spellStart"/>
      <w:r w:rsidRPr="00B60B16">
        <w:rPr>
          <w:lang w:val="en-US"/>
        </w:rPr>
        <w:t>rpi-mysql</w:t>
      </w:r>
      <w:proofErr w:type="spellEnd"/>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w:t>
      </w:r>
      <w:proofErr w:type="spellStart"/>
      <w:r w:rsidRPr="00B60B16">
        <w:rPr>
          <w:lang w:val="en-US"/>
        </w:rPr>
        <w:t>db</w:t>
      </w:r>
      <w:proofErr w:type="spellEnd"/>
      <w:r w:rsidRPr="00B60B16">
        <w:rPr>
          <w:lang w:val="en-US"/>
        </w:rPr>
        <w:t>-data:/</w:t>
      </w:r>
      <w:proofErr w:type="spellStart"/>
      <w:r w:rsidRPr="00B60B16">
        <w:rPr>
          <w:lang w:val="en-US"/>
        </w:rPr>
        <w:t>var</w:t>
      </w:r>
      <w:proofErr w:type="spellEnd"/>
      <w:r w:rsidRPr="00B60B16">
        <w:rPr>
          <w:lang w:val="en-US"/>
        </w:rPr>
        <w:t>/lib/</w:t>
      </w:r>
      <w:proofErr w:type="spellStart"/>
      <w:r w:rsidRPr="00B60B16">
        <w:rPr>
          <w:lang w:val="en-US"/>
        </w:rPr>
        <w:t>mysql</w:t>
      </w:r>
      <w:proofErr w:type="spellEnd"/>
      <w:r w:rsidRPr="00B60B16">
        <w:rPr>
          <w:lang w:val="en-US"/>
        </w:rPr>
        <w:t>"</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proofErr w:type="spellStart"/>
      <w:r w:rsidRPr="000B5349">
        <w:rPr>
          <w:lang w:val="en-US"/>
        </w:rPr>
        <w:t>redis</w:t>
      </w:r>
      <w:proofErr w:type="spellEnd"/>
      <w:r w:rsidRPr="000B5349">
        <w:rPr>
          <w:lang w:val="en-US"/>
        </w:rPr>
        <w:t>:</w:t>
      </w:r>
    </w:p>
    <w:p w14:paraId="42AD1E8F" w14:textId="77777777" w:rsidR="00B60B16" w:rsidRPr="000B5349" w:rsidRDefault="00B60B16" w:rsidP="00B60B16">
      <w:pPr>
        <w:rPr>
          <w:lang w:val="en-US"/>
        </w:rPr>
      </w:pPr>
      <w:r w:rsidRPr="000B5349">
        <w:rPr>
          <w:lang w:val="en-US"/>
        </w:rPr>
        <w:t xml:space="preserve">    image: </w:t>
      </w:r>
      <w:proofErr w:type="spellStart"/>
      <w:r w:rsidRPr="000B5349">
        <w:rPr>
          <w:lang w:val="en-US"/>
        </w:rPr>
        <w:t>hypriot</w:t>
      </w:r>
      <w:proofErr w:type="spellEnd"/>
      <w:r w:rsidRPr="000B5349">
        <w:rPr>
          <w:lang w:val="en-US"/>
        </w:rPr>
        <w:t>/</w:t>
      </w:r>
      <w:proofErr w:type="spellStart"/>
      <w:r w:rsidRPr="000B5349">
        <w:rPr>
          <w:lang w:val="en-US"/>
        </w:rPr>
        <w:t>rpi-redis</w:t>
      </w:r>
      <w:proofErr w:type="spellEnd"/>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w:t>
      </w:r>
      <w:proofErr w:type="spellStart"/>
      <w:r w:rsidRPr="00B60B16">
        <w:rPr>
          <w:lang w:val="en-US"/>
        </w:rPr>
        <w:t>app_base</w:t>
      </w:r>
      <w:proofErr w:type="spellEnd"/>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phalanx_app</w:t>
      </w:r>
      <w:proofErr w:type="spellEnd"/>
      <w:r w:rsidRPr="00B60B16">
        <w:rPr>
          <w:lang w:val="en-US"/>
        </w:rPr>
        <w:t xml:space="preserve"> </w:t>
      </w:r>
    </w:p>
    <w:p w14:paraId="46CFBDB5"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w:t>
      </w:r>
      <w:proofErr w:type="gramStart"/>
      <w:r w:rsidRPr="00B60B16">
        <w:rPr>
          <w:lang w:val="en-US"/>
        </w:rPr>
        <w:t>- .</w:t>
      </w:r>
      <w:proofErr w:type="gramEnd"/>
      <w:r w:rsidRPr="00B60B16">
        <w:rPr>
          <w:lang w:val="en-US"/>
        </w:rPr>
        <w:t>:/www/phalanx/app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w:t>
      </w:r>
      <w:proofErr w:type="spellStart"/>
      <w:r w:rsidRPr="00B60B16">
        <w:rPr>
          <w:lang w:val="en-US"/>
        </w:rPr>
        <w:t>db</w:t>
      </w:r>
      <w:proofErr w:type="spellEnd"/>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w:t>
      </w:r>
      <w:proofErr w:type="spellStart"/>
      <w:r w:rsidRPr="00B60B16">
        <w:rPr>
          <w:lang w:val="en-US"/>
        </w:rPr>
        <w:t>depends_on</w:t>
      </w:r>
      <w:proofErr w:type="spellEnd"/>
      <w:r w:rsidRPr="00B60B16">
        <w:rPr>
          <w:lang w:val="en-US"/>
        </w:rPr>
        <w:t>:</w:t>
      </w:r>
    </w:p>
    <w:p w14:paraId="3BC3D6E0" w14:textId="77777777" w:rsidR="00B60B16" w:rsidRPr="00B60B16" w:rsidRDefault="00B60B16" w:rsidP="00B60B16">
      <w:pPr>
        <w:rPr>
          <w:lang w:val="en-US"/>
        </w:rPr>
      </w:pPr>
      <w:r w:rsidRPr="00B60B16">
        <w:rPr>
          <w:lang w:val="en-US"/>
        </w:rPr>
        <w:lastRenderedPageBreak/>
        <w:t xml:space="preserve">          - </w:t>
      </w:r>
      <w:proofErr w:type="spellStart"/>
      <w:r w:rsidRPr="00B60B16">
        <w:rPr>
          <w:lang w:val="en-US"/>
        </w:rPr>
        <w:t>db</w:t>
      </w:r>
      <w:proofErr w:type="spellEnd"/>
    </w:p>
    <w:p w14:paraId="63171608" w14:textId="77777777" w:rsidR="00B60B16" w:rsidRPr="00B60B16" w:rsidRDefault="00B60B16" w:rsidP="00B60B16">
      <w:pPr>
        <w:rPr>
          <w:lang w:val="en-US"/>
        </w:rPr>
      </w:pPr>
      <w:r w:rsidRPr="00B60B16">
        <w:rPr>
          <w:lang w:val="en-US"/>
        </w:rPr>
        <w:t xml:space="preserve">          - </w:t>
      </w:r>
      <w:proofErr w:type="spellStart"/>
      <w:r w:rsidRPr="00B60B16">
        <w:rPr>
          <w:lang w:val="en-US"/>
        </w:rPr>
        <w:t>redis</w:t>
      </w:r>
      <w:proofErr w:type="spellEnd"/>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w:t>
      </w:r>
      <w:proofErr w:type="spellStart"/>
      <w:r w:rsidRPr="00B60B16">
        <w:rPr>
          <w:lang w:val="en-US"/>
        </w:rPr>
        <w:t>restart_policy</w:t>
      </w:r>
      <w:proofErr w:type="spellEnd"/>
      <w:r w:rsidRPr="00B60B16">
        <w:rPr>
          <w:lang w:val="en-US"/>
        </w:rPr>
        <w:t>:</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w:t>
      </w:r>
      <w:proofErr w:type="spellStart"/>
      <w:r w:rsidRPr="00B60B16">
        <w:rPr>
          <w:lang w:val="en-US"/>
        </w:rPr>
        <w:t>max_attempts</w:t>
      </w:r>
      <w:proofErr w:type="spellEnd"/>
      <w:r w:rsidRPr="00B60B16">
        <w:rPr>
          <w:lang w:val="en-US"/>
        </w:rPr>
        <w:t>: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w:t>
      </w:r>
      <w:proofErr w:type="spellStart"/>
      <w:r w:rsidRPr="00B60B16">
        <w:rPr>
          <w:lang w:val="en-US"/>
        </w:rPr>
        <w:t>update_config</w:t>
      </w:r>
      <w:proofErr w:type="spellEnd"/>
      <w:r w:rsidRPr="00B60B16">
        <w:rPr>
          <w:lang w:val="en-US"/>
        </w:rPr>
        <w:t>:</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w:t>
      </w:r>
      <w:proofErr w:type="spellStart"/>
      <w:r w:rsidRPr="00B60B16">
        <w:rPr>
          <w:lang w:val="en-US"/>
        </w:rPr>
        <w:t>failure_action</w:t>
      </w:r>
      <w:proofErr w:type="spellEnd"/>
      <w:r w:rsidRPr="00B60B16">
        <w:rPr>
          <w:lang w:val="en-US"/>
        </w:rPr>
        <w:t>: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w:t>
      </w:r>
      <w:proofErr w:type="spellStart"/>
      <w:r w:rsidRPr="00B60B16">
        <w:rPr>
          <w:lang w:val="en-US"/>
        </w:rPr>
        <w:t>max_failure_ratio</w:t>
      </w:r>
      <w:proofErr w:type="spellEnd"/>
      <w:r w:rsidRPr="00B60B16">
        <w:rPr>
          <w:lang w:val="en-US"/>
        </w:rPr>
        <w:t>: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w:t>
      </w:r>
      <w:proofErr w:type="spellStart"/>
      <w:r w:rsidRPr="00B60B16">
        <w:rPr>
          <w:lang w:val="en-US"/>
        </w:rPr>
        <w:t>dockerui</w:t>
      </w:r>
      <w:proofErr w:type="spellEnd"/>
      <w:r w:rsidRPr="00B60B16">
        <w:rPr>
          <w:lang w:val="en-US"/>
        </w:rPr>
        <w:t>:</w:t>
      </w:r>
    </w:p>
    <w:p w14:paraId="744FA2CA" w14:textId="1FD0E82F" w:rsidR="00B60B16" w:rsidRPr="00B60B16" w:rsidRDefault="00B60B16" w:rsidP="00B60B16">
      <w:pPr>
        <w:rPr>
          <w:lang w:val="en-US"/>
        </w:rPr>
      </w:pPr>
      <w:r w:rsidRPr="00B60B16">
        <w:rPr>
          <w:lang w:val="en-US"/>
        </w:rPr>
        <w:t xml:space="preserve">    image: </w:t>
      </w:r>
      <w:proofErr w:type="spellStart"/>
      <w:r w:rsidRPr="00B60B16">
        <w:rPr>
          <w:lang w:val="en-US"/>
        </w:rPr>
        <w:t>portainer</w:t>
      </w:r>
      <w:proofErr w:type="spellEnd"/>
      <w:r w:rsidRPr="00B60B16">
        <w:rPr>
          <w:lang w:val="en-US"/>
        </w:rPr>
        <w:t>/</w:t>
      </w:r>
      <w:proofErr w:type="spellStart"/>
      <w:r w:rsidRPr="00B60B16">
        <w:rPr>
          <w:lang w:val="en-US"/>
        </w:rPr>
        <w:t>portainer</w:t>
      </w:r>
      <w:proofErr w:type="spellEnd"/>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w:t>
      </w:r>
      <w:proofErr w:type="spellStart"/>
      <w:r w:rsidRPr="00B60B16">
        <w:rPr>
          <w:lang w:val="en-US"/>
        </w:rPr>
        <w:t>app_base</w:t>
      </w:r>
      <w:proofErr w:type="spellEnd"/>
    </w:p>
    <w:p w14:paraId="1E916A0B"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phalanx_worker</w:t>
      </w:r>
      <w:proofErr w:type="spellEnd"/>
    </w:p>
    <w:p w14:paraId="4B9DE4C3"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w:t>
      </w:r>
      <w:proofErr w:type="spellStart"/>
      <w:r w:rsidRPr="00B60B16">
        <w:rPr>
          <w:lang w:val="en-US"/>
        </w:rPr>
        <w:t>sidekiq</w:t>
      </w:r>
      <w:proofErr w:type="spellEnd"/>
      <w:r w:rsidRPr="00B60B16">
        <w:rPr>
          <w:lang w:val="en-US"/>
        </w:rPr>
        <w:t>'</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w:t>
      </w:r>
      <w:proofErr w:type="spellStart"/>
      <w:r w:rsidRPr="004F6D7C">
        <w:rPr>
          <w:lang w:val="en-US"/>
        </w:rPr>
        <w:t>depends_on</w:t>
      </w:r>
      <w:proofErr w:type="spellEnd"/>
      <w:r w:rsidRPr="004F6D7C">
        <w:rPr>
          <w:lang w:val="en-US"/>
        </w:rPr>
        <w:t>:</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58E749BA" w14:textId="77777777" w:rsidR="00B60B16" w:rsidRPr="004F6D7C" w:rsidRDefault="00B60B16" w:rsidP="00B60B16">
      <w:pPr>
        <w:rPr>
          <w:lang w:val="en-US"/>
        </w:rPr>
      </w:pPr>
    </w:p>
    <w:p w14:paraId="3C0439FD" w14:textId="77777777" w:rsidR="00B60B16" w:rsidRPr="00707C72" w:rsidRDefault="00B60B16" w:rsidP="00B60B16">
      <w:pPr>
        <w:rPr>
          <w:lang w:val="en-US"/>
        </w:rPr>
      </w:pPr>
      <w:r w:rsidRPr="004F6D7C">
        <w:rPr>
          <w:lang w:val="en-US"/>
        </w:rPr>
        <w:t xml:space="preserve">  </w:t>
      </w:r>
      <w:proofErr w:type="spellStart"/>
      <w:r w:rsidRPr="00707C72">
        <w:rPr>
          <w:lang w:val="en-US"/>
        </w:rPr>
        <w:t>viz</w:t>
      </w:r>
      <w:proofErr w:type="spellEnd"/>
      <w:r w:rsidRPr="00707C72">
        <w:rPr>
          <w:lang w:val="en-US"/>
        </w:rPr>
        <w:t>:</w:t>
      </w:r>
    </w:p>
    <w:p w14:paraId="09317B73" w14:textId="77777777" w:rsidR="00B60B16" w:rsidRPr="00707C72" w:rsidRDefault="00B60B16" w:rsidP="00B60B16">
      <w:pPr>
        <w:rPr>
          <w:lang w:val="en-US"/>
        </w:rPr>
      </w:pPr>
      <w:r w:rsidRPr="00707C72">
        <w:rPr>
          <w:lang w:val="en-US"/>
        </w:rPr>
        <w:t xml:space="preserve">     image: alexellis2/visualizer-arm</w:t>
      </w:r>
    </w:p>
    <w:p w14:paraId="4A59AAC4" w14:textId="77777777" w:rsidR="00B60B16" w:rsidRPr="00707C72" w:rsidRDefault="00B60B16" w:rsidP="00B60B16">
      <w:pPr>
        <w:rPr>
          <w:lang w:val="en-US"/>
        </w:rPr>
      </w:pPr>
      <w:r w:rsidRPr="00707C72">
        <w:rPr>
          <w:lang w:val="en-US"/>
        </w:rPr>
        <w:t xml:space="preserve">     ports: </w:t>
      </w:r>
    </w:p>
    <w:p w14:paraId="6CF8FFAF" w14:textId="77777777" w:rsidR="00B60B16" w:rsidRPr="004F6D7C" w:rsidRDefault="00B60B16" w:rsidP="00B60B16">
      <w:pPr>
        <w:rPr>
          <w:lang w:val="en-US"/>
        </w:rPr>
      </w:pPr>
      <w:r w:rsidRPr="00707C72">
        <w:rPr>
          <w:lang w:val="en-US"/>
        </w:rPr>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w:t>
      </w:r>
      <w:proofErr w:type="spellStart"/>
      <w:r w:rsidRPr="004F6D7C">
        <w:rPr>
          <w:lang w:val="en-US"/>
        </w:rPr>
        <w:t>db</w:t>
      </w:r>
      <w:proofErr w:type="spellEnd"/>
      <w:r w:rsidRPr="004F6D7C">
        <w:rPr>
          <w:lang w:val="en-US"/>
        </w:rPr>
        <w:t>-data:</w:t>
      </w:r>
    </w:p>
    <w:p w14:paraId="06DC5DFA" w14:textId="77777777" w:rsidR="00B60B16" w:rsidRPr="004F6D7C" w:rsidRDefault="00B60B16" w:rsidP="003A59F0">
      <w:pPr>
        <w:rPr>
          <w:lang w:val="en-US"/>
        </w:rPr>
      </w:pPr>
    </w:p>
    <w:sectPr w:rsidR="00B60B16" w:rsidRPr="004F6D7C">
      <w:headerReference w:type="default" r:id="rId52"/>
      <w:footerReference w:type="default" r:id="rId53"/>
      <w:footnotePr>
        <w:numStart w:val="3"/>
      </w:footnotePr>
      <w:pgSz w:w="11906" w:h="16838"/>
      <w:pgMar w:top="1701" w:right="1134" w:bottom="1134" w:left="1701" w:header="851" w:footer="709" w:gutter="0"/>
      <w:cols w:space="720"/>
      <w:formProt w:val="0"/>
      <w:docGrid w:linePitch="360" w:charSpace="-2049"/>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BEEBEE" w14:textId="77777777" w:rsidR="004C1C11" w:rsidRDefault="004C1C11">
      <w:r>
        <w:separator/>
      </w:r>
    </w:p>
  </w:endnote>
  <w:endnote w:type="continuationSeparator" w:id="0">
    <w:p w14:paraId="4ED2BCDC" w14:textId="77777777" w:rsidR="004C1C11" w:rsidRDefault="004C1C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B80F40" w:rsidRDefault="00B80F40">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BA913B" w14:textId="77777777" w:rsidR="004C1C11" w:rsidRDefault="004C1C11">
      <w:r>
        <w:separator/>
      </w:r>
    </w:p>
  </w:footnote>
  <w:footnote w:type="continuationSeparator" w:id="0">
    <w:p w14:paraId="4161D4B8" w14:textId="77777777" w:rsidR="004C1C11" w:rsidRDefault="004C1C11">
      <w:r>
        <w:continuationSeparator/>
      </w:r>
    </w:p>
  </w:footnote>
  <w:footnote w:id="1">
    <w:p w14:paraId="3A477492" w14:textId="1066DE99" w:rsidR="00B80F40" w:rsidRPr="001E03D1" w:rsidRDefault="00B80F40">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B80F40" w:rsidRPr="0000038E" w:rsidRDefault="00B80F40">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B80F40" w:rsidRPr="0087606B" w:rsidRDefault="00B80F40">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B80F40" w:rsidRPr="00393659" w:rsidRDefault="00B80F40">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B80F40" w:rsidRPr="006A3FDD" w:rsidRDefault="00B80F40"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394C588F" w14:textId="77777777" w:rsidR="00B80F40" w:rsidRPr="00DA3E43" w:rsidRDefault="00B80F40" w:rsidP="00727CEF">
      <w:pPr>
        <w:pStyle w:val="Textodenotaderodap"/>
        <w:ind w:firstLine="0"/>
        <w:rPr>
          <w:lang w:val="pt-BR"/>
        </w:rPr>
      </w:pPr>
      <w:r>
        <w:rPr>
          <w:rStyle w:val="Refdenotaderodap"/>
        </w:rPr>
        <w:t>5</w:t>
      </w:r>
      <w:r>
        <w:t xml:space="preserve"> </w:t>
      </w:r>
      <w:r w:rsidRPr="002401A5">
        <w:t>https://github.com/gomex/docker-para-desenvolvedores/blob/master/manuscript/porque.md</w:t>
      </w:r>
    </w:p>
  </w:footnote>
  <w:footnote w:id="7">
    <w:p w14:paraId="12176E35" w14:textId="13C4E9E9" w:rsidR="00B80F40" w:rsidRPr="000D189A" w:rsidRDefault="00B80F40">
      <w:pPr>
        <w:pStyle w:val="Textodenotaderodap"/>
        <w:rPr>
          <w:lang w:val="pt-BR"/>
        </w:rPr>
      </w:pPr>
      <w:r>
        <w:rPr>
          <w:rStyle w:val="Refdenotaderodap"/>
        </w:rPr>
        <w:t>4</w:t>
      </w:r>
      <w:r>
        <w:t xml:space="preserve"> </w:t>
      </w:r>
      <w:r w:rsidRPr="00D45B60">
        <w:t>https://www.docker.com/docker-mac</w:t>
      </w:r>
    </w:p>
  </w:footnote>
  <w:footnote w:id="8">
    <w:p w14:paraId="5CA069F3" w14:textId="5653D603" w:rsidR="00B80F40" w:rsidRPr="00C02FD1" w:rsidRDefault="00B80F40">
      <w:pPr>
        <w:pStyle w:val="Textodenotaderodap"/>
      </w:pPr>
      <w:r>
        <w:rPr>
          <w:rStyle w:val="Refdenotaderodap"/>
        </w:rPr>
        <w:t>5</w:t>
      </w:r>
      <w:r>
        <w:t xml:space="preserve"> </w:t>
      </w:r>
      <w:r w:rsidRPr="002218D8">
        <w:t>https://docs.docker.com/engine/userguide/eng-image/dockerfile_best-practices/</w:t>
      </w:r>
    </w:p>
  </w:footnote>
  <w:footnote w:id="9">
    <w:p w14:paraId="0C8ABDC9" w14:textId="02E235C2" w:rsidR="00B80F40" w:rsidRPr="00914B75" w:rsidRDefault="00B80F40" w:rsidP="007B65C4">
      <w:pPr>
        <w:pStyle w:val="Textodenotaderodap"/>
      </w:pPr>
      <w:r>
        <w:rPr>
          <w:rStyle w:val="Refdenotaderodap"/>
        </w:rPr>
        <w:footnoteRef/>
      </w:r>
      <w:r>
        <w:t xml:space="preserve">     </w:t>
      </w:r>
      <w:r w:rsidRPr="00914B75">
        <w:t>https://docs.docker.com/glossary/?term=Dockerfile</w:t>
      </w:r>
      <w:r>
        <w:t>, tradução nossa</w:t>
      </w:r>
    </w:p>
  </w:footnote>
  <w:footnote w:id="10">
    <w:p w14:paraId="419F85D6" w14:textId="77777777" w:rsidR="00B80F40" w:rsidRPr="00393659" w:rsidRDefault="00B80F40" w:rsidP="007B65C4">
      <w:pPr>
        <w:pStyle w:val="Textodenotaderodap"/>
      </w:pPr>
      <w:r>
        <w:rPr>
          <w:rStyle w:val="Refdenotaderodap"/>
        </w:rPr>
        <w:t>2</w:t>
      </w:r>
      <w:r>
        <w:t xml:space="preserve"> </w:t>
      </w:r>
      <w:r w:rsidRPr="00393659">
        <w:t>https://developers.redhat.com/blog/2016/02/24/10-things-to-avoid-in-docker-containers/</w:t>
      </w:r>
      <w:r>
        <w:t>, tradução nossa</w:t>
      </w:r>
    </w:p>
  </w:footnote>
  <w:footnote w:id="11">
    <w:p w14:paraId="620E24DA" w14:textId="408CD162" w:rsidR="00B80F40" w:rsidRPr="007E3C42" w:rsidRDefault="00B80F40">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2">
    <w:p w14:paraId="08A63D6A" w14:textId="33AA0073" w:rsidR="00B80F40" w:rsidRPr="00A85B21" w:rsidRDefault="00B80F40">
      <w:pPr>
        <w:pStyle w:val="Textodenotaderodap"/>
        <w:rPr>
          <w:lang w:val="pt-BR"/>
        </w:rPr>
      </w:pPr>
      <w:r>
        <w:rPr>
          <w:rStyle w:val="Refdenotaderodap"/>
        </w:rPr>
        <w:t>7</w:t>
      </w:r>
      <w:r>
        <w:t xml:space="preserve"> </w:t>
      </w:r>
      <w:r w:rsidRPr="00930E45">
        <w:t>http://training.play-with-docker.com/about/</w:t>
      </w:r>
    </w:p>
  </w:footnote>
  <w:footnote w:id="13">
    <w:p w14:paraId="73850802" w14:textId="7D95A3F0" w:rsidR="00B80F40" w:rsidRPr="00A85B21" w:rsidRDefault="00B80F40">
      <w:pPr>
        <w:pStyle w:val="Textodenotaderodap"/>
        <w:rPr>
          <w:lang w:val="pt-BR"/>
        </w:rPr>
      </w:pPr>
      <w:r>
        <w:rPr>
          <w:rStyle w:val="Refdenotaderodap"/>
        </w:rPr>
        <w:t>8</w:t>
      </w:r>
      <w:r>
        <w:t xml:space="preserve"> </w:t>
      </w:r>
      <w:r w:rsidRPr="00CD494D">
        <w:t>https://github.com/docker/labs</w:t>
      </w:r>
    </w:p>
  </w:footnote>
  <w:footnote w:id="14">
    <w:p w14:paraId="6BB44EE3" w14:textId="6E19317C" w:rsidR="00B80F40" w:rsidRPr="0072040E" w:rsidRDefault="00B80F40" w:rsidP="0072040E">
      <w:pPr>
        <w:pStyle w:val="Textodenotaderodap"/>
      </w:pPr>
      <w:r>
        <w:rPr>
          <w:rStyle w:val="Refdenotaderodap"/>
        </w:rPr>
        <w:t>9</w:t>
      </w:r>
      <w:r>
        <w:t xml:space="preserve"> </w:t>
      </w:r>
      <w:hyperlink r:id="rId1" w:history="1">
        <w:r w:rsidRPr="00856A9C">
          <w:rPr>
            <w:rStyle w:val="Hiperlink"/>
            <w:color w:val="000000" w:themeColor="text1"/>
            <w:u w:val="none"/>
          </w:rPr>
          <w:t>https://github.com/gomex/docker-para-desenvolvedores/blob/master/manuscript/organizacao.md</w:t>
        </w:r>
      </w:hyperlink>
    </w:p>
  </w:footnote>
  <w:footnote w:id="15">
    <w:p w14:paraId="5279E266" w14:textId="3A95153D" w:rsidR="00B80F40" w:rsidRPr="0072040E" w:rsidRDefault="00B80F40">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16">
    <w:p w14:paraId="3EAF17A9" w14:textId="0B8040BD" w:rsidR="00B80F40" w:rsidRPr="0072040E" w:rsidRDefault="00B80F40">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B80F40" w:rsidRDefault="00B80F40">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8">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3A377D45"/>
    <w:multiLevelType w:val="multilevel"/>
    <w:tmpl w:val="470C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4">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15">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7">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8">
    <w:nsid w:val="632F4447"/>
    <w:multiLevelType w:val="hybridMultilevel"/>
    <w:tmpl w:val="D7C8BF48"/>
    <w:lvl w:ilvl="0" w:tplc="04160003">
      <w:start w:val="1"/>
      <w:numFmt w:val="bullet"/>
      <w:lvlText w:val="o"/>
      <w:lvlJc w:val="left"/>
      <w:pPr>
        <w:ind w:left="1776" w:hanging="360"/>
      </w:pPr>
      <w:rPr>
        <w:rFonts w:ascii="Courier New" w:hAnsi="Courier New" w:cs="Courier New"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9">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2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1">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24">
    <w:nsid w:val="7A04502D"/>
    <w:multiLevelType w:val="multilevel"/>
    <w:tmpl w:val="2A10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8"/>
  </w:num>
  <w:num w:numId="3">
    <w:abstractNumId w:val="4"/>
  </w:num>
  <w:num w:numId="4">
    <w:abstractNumId w:val="17"/>
  </w:num>
  <w:num w:numId="5">
    <w:abstractNumId w:val="19"/>
  </w:num>
  <w:num w:numId="6">
    <w:abstractNumId w:val="7"/>
  </w:num>
  <w:num w:numId="7">
    <w:abstractNumId w:val="20"/>
  </w:num>
  <w:num w:numId="8">
    <w:abstractNumId w:val="2"/>
  </w:num>
  <w:num w:numId="9">
    <w:abstractNumId w:val="3"/>
  </w:num>
  <w:num w:numId="10">
    <w:abstractNumId w:val="11"/>
  </w:num>
  <w:num w:numId="11">
    <w:abstractNumId w:val="22"/>
  </w:num>
  <w:num w:numId="12">
    <w:abstractNumId w:val="16"/>
  </w:num>
  <w:num w:numId="13">
    <w:abstractNumId w:val="9"/>
  </w:num>
  <w:num w:numId="14">
    <w:abstractNumId w:val="13"/>
  </w:num>
  <w:num w:numId="15">
    <w:abstractNumId w:val="6"/>
  </w:num>
  <w:num w:numId="16">
    <w:abstractNumId w:val="0"/>
  </w:num>
  <w:num w:numId="17">
    <w:abstractNumId w:val="12"/>
  </w:num>
  <w:num w:numId="18">
    <w:abstractNumId w:val="15"/>
  </w:num>
  <w:num w:numId="19">
    <w:abstractNumId w:val="21"/>
  </w:num>
  <w:num w:numId="20">
    <w:abstractNumId w:val="23"/>
  </w:num>
  <w:num w:numId="21">
    <w:abstractNumId w:val="1"/>
  </w:num>
  <w:num w:numId="22">
    <w:abstractNumId w:val="5"/>
  </w:num>
  <w:num w:numId="23">
    <w:abstractNumId w:val="24"/>
  </w:num>
  <w:num w:numId="24">
    <w:abstractNumId w:val="10"/>
  </w:num>
  <w:num w:numId="25">
    <w:abstractNumId w:val="1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Cruz">
    <w15:presenceInfo w15:providerId="None" w15:userId="Thiago Cru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4"/>
  <w:proofState w:spelling="clean" w:grammar="clean"/>
  <w:trackRevisions/>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A0B"/>
    <w:rsid w:val="00005D73"/>
    <w:rsid w:val="00006F16"/>
    <w:rsid w:val="00006F5D"/>
    <w:rsid w:val="00007375"/>
    <w:rsid w:val="0001233B"/>
    <w:rsid w:val="00013EB8"/>
    <w:rsid w:val="000154CF"/>
    <w:rsid w:val="0001679C"/>
    <w:rsid w:val="00024811"/>
    <w:rsid w:val="00031776"/>
    <w:rsid w:val="00031A76"/>
    <w:rsid w:val="00033B3B"/>
    <w:rsid w:val="000403F2"/>
    <w:rsid w:val="00041715"/>
    <w:rsid w:val="00042A9D"/>
    <w:rsid w:val="00050DA4"/>
    <w:rsid w:val="00052C6E"/>
    <w:rsid w:val="00052DDF"/>
    <w:rsid w:val="000600DD"/>
    <w:rsid w:val="0006177F"/>
    <w:rsid w:val="00064559"/>
    <w:rsid w:val="00067480"/>
    <w:rsid w:val="00067AB3"/>
    <w:rsid w:val="00067D53"/>
    <w:rsid w:val="00073BB5"/>
    <w:rsid w:val="00074610"/>
    <w:rsid w:val="00076584"/>
    <w:rsid w:val="00077DE7"/>
    <w:rsid w:val="00080AF8"/>
    <w:rsid w:val="000834D4"/>
    <w:rsid w:val="00083EF0"/>
    <w:rsid w:val="000845B3"/>
    <w:rsid w:val="00084DCD"/>
    <w:rsid w:val="00085BAF"/>
    <w:rsid w:val="00086281"/>
    <w:rsid w:val="00087C69"/>
    <w:rsid w:val="00091112"/>
    <w:rsid w:val="000937CC"/>
    <w:rsid w:val="00095A0E"/>
    <w:rsid w:val="000A0532"/>
    <w:rsid w:val="000A080A"/>
    <w:rsid w:val="000A0935"/>
    <w:rsid w:val="000A5B09"/>
    <w:rsid w:val="000A6048"/>
    <w:rsid w:val="000A7CE0"/>
    <w:rsid w:val="000B30B9"/>
    <w:rsid w:val="000B3411"/>
    <w:rsid w:val="000B5349"/>
    <w:rsid w:val="000B7445"/>
    <w:rsid w:val="000C245C"/>
    <w:rsid w:val="000C2F80"/>
    <w:rsid w:val="000C5351"/>
    <w:rsid w:val="000C6FC5"/>
    <w:rsid w:val="000D0DB1"/>
    <w:rsid w:val="000D189A"/>
    <w:rsid w:val="000D1C8B"/>
    <w:rsid w:val="000D3CB7"/>
    <w:rsid w:val="000D6FB7"/>
    <w:rsid w:val="000E261F"/>
    <w:rsid w:val="000E5889"/>
    <w:rsid w:val="000E680F"/>
    <w:rsid w:val="000E6F57"/>
    <w:rsid w:val="000F0D4D"/>
    <w:rsid w:val="000F48C2"/>
    <w:rsid w:val="000F4CB7"/>
    <w:rsid w:val="000F4F0C"/>
    <w:rsid w:val="000F6964"/>
    <w:rsid w:val="001003CD"/>
    <w:rsid w:val="00101428"/>
    <w:rsid w:val="00101D56"/>
    <w:rsid w:val="0010368D"/>
    <w:rsid w:val="0010417B"/>
    <w:rsid w:val="00105871"/>
    <w:rsid w:val="00106081"/>
    <w:rsid w:val="0010759F"/>
    <w:rsid w:val="001225C8"/>
    <w:rsid w:val="00122B3C"/>
    <w:rsid w:val="00123B8D"/>
    <w:rsid w:val="00126FAE"/>
    <w:rsid w:val="001323EA"/>
    <w:rsid w:val="0013289C"/>
    <w:rsid w:val="00134CF7"/>
    <w:rsid w:val="00137C08"/>
    <w:rsid w:val="00142333"/>
    <w:rsid w:val="00142517"/>
    <w:rsid w:val="00145620"/>
    <w:rsid w:val="001502E0"/>
    <w:rsid w:val="00150410"/>
    <w:rsid w:val="00153029"/>
    <w:rsid w:val="00153A1A"/>
    <w:rsid w:val="00154795"/>
    <w:rsid w:val="001547B6"/>
    <w:rsid w:val="0015691C"/>
    <w:rsid w:val="0016515D"/>
    <w:rsid w:val="0017031F"/>
    <w:rsid w:val="00172634"/>
    <w:rsid w:val="0017638D"/>
    <w:rsid w:val="00176F31"/>
    <w:rsid w:val="00177233"/>
    <w:rsid w:val="00180959"/>
    <w:rsid w:val="0018541F"/>
    <w:rsid w:val="00192057"/>
    <w:rsid w:val="00192F18"/>
    <w:rsid w:val="001A3F07"/>
    <w:rsid w:val="001A3F23"/>
    <w:rsid w:val="001A4338"/>
    <w:rsid w:val="001B085D"/>
    <w:rsid w:val="001B379C"/>
    <w:rsid w:val="001B4130"/>
    <w:rsid w:val="001B4E98"/>
    <w:rsid w:val="001B7DEA"/>
    <w:rsid w:val="001C1A41"/>
    <w:rsid w:val="001C3A34"/>
    <w:rsid w:val="001C4B8F"/>
    <w:rsid w:val="001C536B"/>
    <w:rsid w:val="001C5D56"/>
    <w:rsid w:val="001D0F94"/>
    <w:rsid w:val="001D2CF2"/>
    <w:rsid w:val="001D3EEA"/>
    <w:rsid w:val="001D3F2C"/>
    <w:rsid w:val="001D46BC"/>
    <w:rsid w:val="001D4D81"/>
    <w:rsid w:val="001D759B"/>
    <w:rsid w:val="001E03D1"/>
    <w:rsid w:val="001E1CF0"/>
    <w:rsid w:val="001E2921"/>
    <w:rsid w:val="001E6541"/>
    <w:rsid w:val="001E65B3"/>
    <w:rsid w:val="001F11CC"/>
    <w:rsid w:val="001F3073"/>
    <w:rsid w:val="00201147"/>
    <w:rsid w:val="00204428"/>
    <w:rsid w:val="00207C26"/>
    <w:rsid w:val="00210B91"/>
    <w:rsid w:val="0022087F"/>
    <w:rsid w:val="002218D8"/>
    <w:rsid w:val="0022348F"/>
    <w:rsid w:val="002235BC"/>
    <w:rsid w:val="002271DA"/>
    <w:rsid w:val="0022784D"/>
    <w:rsid w:val="00232344"/>
    <w:rsid w:val="002357C5"/>
    <w:rsid w:val="002401A5"/>
    <w:rsid w:val="0024331D"/>
    <w:rsid w:val="0024513D"/>
    <w:rsid w:val="002460B7"/>
    <w:rsid w:val="0024652F"/>
    <w:rsid w:val="00247037"/>
    <w:rsid w:val="00250D8C"/>
    <w:rsid w:val="0025225C"/>
    <w:rsid w:val="00253CEA"/>
    <w:rsid w:val="00254DF2"/>
    <w:rsid w:val="002561A2"/>
    <w:rsid w:val="00260AFD"/>
    <w:rsid w:val="00261573"/>
    <w:rsid w:val="00261D71"/>
    <w:rsid w:val="00266F4B"/>
    <w:rsid w:val="0026742C"/>
    <w:rsid w:val="0027048E"/>
    <w:rsid w:val="00270D92"/>
    <w:rsid w:val="00274DAB"/>
    <w:rsid w:val="00280D6F"/>
    <w:rsid w:val="00281D92"/>
    <w:rsid w:val="00285086"/>
    <w:rsid w:val="002850F3"/>
    <w:rsid w:val="00293D5D"/>
    <w:rsid w:val="002A0862"/>
    <w:rsid w:val="002A18A3"/>
    <w:rsid w:val="002A3CFA"/>
    <w:rsid w:val="002A5105"/>
    <w:rsid w:val="002B35F7"/>
    <w:rsid w:val="002B79F8"/>
    <w:rsid w:val="002C0CB1"/>
    <w:rsid w:val="002C13CB"/>
    <w:rsid w:val="002C1CF9"/>
    <w:rsid w:val="002C6298"/>
    <w:rsid w:val="002C6832"/>
    <w:rsid w:val="002D3E0F"/>
    <w:rsid w:val="002D41F4"/>
    <w:rsid w:val="002D443A"/>
    <w:rsid w:val="002D481B"/>
    <w:rsid w:val="002D48B9"/>
    <w:rsid w:val="002E210D"/>
    <w:rsid w:val="002E5A65"/>
    <w:rsid w:val="002E7762"/>
    <w:rsid w:val="002F26AE"/>
    <w:rsid w:val="002F6429"/>
    <w:rsid w:val="0030195F"/>
    <w:rsid w:val="003039F4"/>
    <w:rsid w:val="00303BFA"/>
    <w:rsid w:val="00306B78"/>
    <w:rsid w:val="00307A9C"/>
    <w:rsid w:val="00310F06"/>
    <w:rsid w:val="003129CB"/>
    <w:rsid w:val="0031712E"/>
    <w:rsid w:val="00331D67"/>
    <w:rsid w:val="00333C20"/>
    <w:rsid w:val="0033526A"/>
    <w:rsid w:val="00335BFE"/>
    <w:rsid w:val="00340653"/>
    <w:rsid w:val="00342724"/>
    <w:rsid w:val="00346BAF"/>
    <w:rsid w:val="00346F59"/>
    <w:rsid w:val="0034724E"/>
    <w:rsid w:val="00347AD0"/>
    <w:rsid w:val="00351989"/>
    <w:rsid w:val="003566B1"/>
    <w:rsid w:val="00360999"/>
    <w:rsid w:val="003621F2"/>
    <w:rsid w:val="00364C17"/>
    <w:rsid w:val="003654A0"/>
    <w:rsid w:val="00372254"/>
    <w:rsid w:val="00380C27"/>
    <w:rsid w:val="003811C5"/>
    <w:rsid w:val="00381ECA"/>
    <w:rsid w:val="00385309"/>
    <w:rsid w:val="00385B8F"/>
    <w:rsid w:val="00393659"/>
    <w:rsid w:val="00394D88"/>
    <w:rsid w:val="00397ACD"/>
    <w:rsid w:val="003A540C"/>
    <w:rsid w:val="003A59F0"/>
    <w:rsid w:val="003A7251"/>
    <w:rsid w:val="003A7EF2"/>
    <w:rsid w:val="003B4D07"/>
    <w:rsid w:val="003B79D6"/>
    <w:rsid w:val="003C2963"/>
    <w:rsid w:val="003C3299"/>
    <w:rsid w:val="003C35AA"/>
    <w:rsid w:val="003C4D53"/>
    <w:rsid w:val="003C5B39"/>
    <w:rsid w:val="003C5C53"/>
    <w:rsid w:val="003D0E05"/>
    <w:rsid w:val="003D2836"/>
    <w:rsid w:val="003D2F6B"/>
    <w:rsid w:val="003D6640"/>
    <w:rsid w:val="003D6D07"/>
    <w:rsid w:val="003E0E34"/>
    <w:rsid w:val="003E23C5"/>
    <w:rsid w:val="003E282C"/>
    <w:rsid w:val="003F219F"/>
    <w:rsid w:val="003F254F"/>
    <w:rsid w:val="003F5F33"/>
    <w:rsid w:val="00400525"/>
    <w:rsid w:val="00403392"/>
    <w:rsid w:val="0040364E"/>
    <w:rsid w:val="00406A65"/>
    <w:rsid w:val="004108F7"/>
    <w:rsid w:val="0041229C"/>
    <w:rsid w:val="00414453"/>
    <w:rsid w:val="00414A48"/>
    <w:rsid w:val="00414AA2"/>
    <w:rsid w:val="004261E6"/>
    <w:rsid w:val="00426E96"/>
    <w:rsid w:val="00430BF9"/>
    <w:rsid w:val="00431480"/>
    <w:rsid w:val="004407A8"/>
    <w:rsid w:val="004528D9"/>
    <w:rsid w:val="00454A0C"/>
    <w:rsid w:val="00455B24"/>
    <w:rsid w:val="004621DB"/>
    <w:rsid w:val="00462A6B"/>
    <w:rsid w:val="004641F8"/>
    <w:rsid w:val="00464BD8"/>
    <w:rsid w:val="004653FF"/>
    <w:rsid w:val="00471493"/>
    <w:rsid w:val="004721E6"/>
    <w:rsid w:val="00476A9A"/>
    <w:rsid w:val="00481231"/>
    <w:rsid w:val="004834C2"/>
    <w:rsid w:val="00485209"/>
    <w:rsid w:val="0048528F"/>
    <w:rsid w:val="00485E2C"/>
    <w:rsid w:val="00491F99"/>
    <w:rsid w:val="00496E1B"/>
    <w:rsid w:val="004977BA"/>
    <w:rsid w:val="004A1D20"/>
    <w:rsid w:val="004A4A70"/>
    <w:rsid w:val="004A664D"/>
    <w:rsid w:val="004B6454"/>
    <w:rsid w:val="004C1C11"/>
    <w:rsid w:val="004C2B6F"/>
    <w:rsid w:val="004C4201"/>
    <w:rsid w:val="004D0475"/>
    <w:rsid w:val="004D29CD"/>
    <w:rsid w:val="004D3FA9"/>
    <w:rsid w:val="004D60D7"/>
    <w:rsid w:val="004D7AD9"/>
    <w:rsid w:val="004E0971"/>
    <w:rsid w:val="004E2777"/>
    <w:rsid w:val="004E2807"/>
    <w:rsid w:val="004E4902"/>
    <w:rsid w:val="004E6A0B"/>
    <w:rsid w:val="004E6D03"/>
    <w:rsid w:val="004E6EC3"/>
    <w:rsid w:val="004F36B6"/>
    <w:rsid w:val="004F6D7C"/>
    <w:rsid w:val="0050044B"/>
    <w:rsid w:val="00502FE1"/>
    <w:rsid w:val="00503F8F"/>
    <w:rsid w:val="0050405E"/>
    <w:rsid w:val="00520AB1"/>
    <w:rsid w:val="00521BCB"/>
    <w:rsid w:val="00521F7A"/>
    <w:rsid w:val="0052391B"/>
    <w:rsid w:val="005256D9"/>
    <w:rsid w:val="00527AFA"/>
    <w:rsid w:val="00533488"/>
    <w:rsid w:val="00535AC0"/>
    <w:rsid w:val="0053728C"/>
    <w:rsid w:val="00540288"/>
    <w:rsid w:val="00541FE6"/>
    <w:rsid w:val="005442B7"/>
    <w:rsid w:val="00544D4A"/>
    <w:rsid w:val="00547F8D"/>
    <w:rsid w:val="005547D6"/>
    <w:rsid w:val="00557164"/>
    <w:rsid w:val="0056094B"/>
    <w:rsid w:val="00561437"/>
    <w:rsid w:val="0056345D"/>
    <w:rsid w:val="00565A08"/>
    <w:rsid w:val="005663E8"/>
    <w:rsid w:val="00570694"/>
    <w:rsid w:val="00571369"/>
    <w:rsid w:val="00571925"/>
    <w:rsid w:val="005723E3"/>
    <w:rsid w:val="00572EC7"/>
    <w:rsid w:val="0058370B"/>
    <w:rsid w:val="005837C3"/>
    <w:rsid w:val="00585E62"/>
    <w:rsid w:val="00586644"/>
    <w:rsid w:val="00597579"/>
    <w:rsid w:val="005975E3"/>
    <w:rsid w:val="005A2170"/>
    <w:rsid w:val="005A4A7E"/>
    <w:rsid w:val="005A4E49"/>
    <w:rsid w:val="005A5701"/>
    <w:rsid w:val="005B1535"/>
    <w:rsid w:val="005B1CAB"/>
    <w:rsid w:val="005B2A32"/>
    <w:rsid w:val="005B4F7F"/>
    <w:rsid w:val="005B529A"/>
    <w:rsid w:val="005B5E8D"/>
    <w:rsid w:val="005B6DB1"/>
    <w:rsid w:val="005B713A"/>
    <w:rsid w:val="005B720E"/>
    <w:rsid w:val="005B7C63"/>
    <w:rsid w:val="005C0C6F"/>
    <w:rsid w:val="005C1476"/>
    <w:rsid w:val="005C1B34"/>
    <w:rsid w:val="005C2B61"/>
    <w:rsid w:val="005D23A5"/>
    <w:rsid w:val="005D55C2"/>
    <w:rsid w:val="005D5743"/>
    <w:rsid w:val="005D671E"/>
    <w:rsid w:val="005D7A58"/>
    <w:rsid w:val="005E313E"/>
    <w:rsid w:val="005E463D"/>
    <w:rsid w:val="005E4CE9"/>
    <w:rsid w:val="005E730E"/>
    <w:rsid w:val="005F17E3"/>
    <w:rsid w:val="005F3C9F"/>
    <w:rsid w:val="005F3D92"/>
    <w:rsid w:val="005F6AAD"/>
    <w:rsid w:val="005F770B"/>
    <w:rsid w:val="006000F1"/>
    <w:rsid w:val="00602990"/>
    <w:rsid w:val="0060508E"/>
    <w:rsid w:val="006063FB"/>
    <w:rsid w:val="00606531"/>
    <w:rsid w:val="00607A79"/>
    <w:rsid w:val="00607CD1"/>
    <w:rsid w:val="00614232"/>
    <w:rsid w:val="00614D34"/>
    <w:rsid w:val="006152D8"/>
    <w:rsid w:val="006226FC"/>
    <w:rsid w:val="00624911"/>
    <w:rsid w:val="006258E1"/>
    <w:rsid w:val="00626343"/>
    <w:rsid w:val="00631387"/>
    <w:rsid w:val="0063312D"/>
    <w:rsid w:val="00636305"/>
    <w:rsid w:val="00636A20"/>
    <w:rsid w:val="00636FB2"/>
    <w:rsid w:val="00637A4B"/>
    <w:rsid w:val="006405AD"/>
    <w:rsid w:val="00640B48"/>
    <w:rsid w:val="00640B57"/>
    <w:rsid w:val="0064121B"/>
    <w:rsid w:val="00641D25"/>
    <w:rsid w:val="00644C3C"/>
    <w:rsid w:val="00647050"/>
    <w:rsid w:val="00647997"/>
    <w:rsid w:val="0065080E"/>
    <w:rsid w:val="00650E31"/>
    <w:rsid w:val="00661C0C"/>
    <w:rsid w:val="00661E99"/>
    <w:rsid w:val="0066417B"/>
    <w:rsid w:val="00664DE5"/>
    <w:rsid w:val="00666779"/>
    <w:rsid w:val="00671E6C"/>
    <w:rsid w:val="0067200C"/>
    <w:rsid w:val="00672C52"/>
    <w:rsid w:val="00672F6E"/>
    <w:rsid w:val="0067656B"/>
    <w:rsid w:val="00676E77"/>
    <w:rsid w:val="00677958"/>
    <w:rsid w:val="006802EC"/>
    <w:rsid w:val="006813D0"/>
    <w:rsid w:val="006826F3"/>
    <w:rsid w:val="00682A09"/>
    <w:rsid w:val="00683E78"/>
    <w:rsid w:val="00684108"/>
    <w:rsid w:val="00685706"/>
    <w:rsid w:val="00685994"/>
    <w:rsid w:val="006876CB"/>
    <w:rsid w:val="0069080E"/>
    <w:rsid w:val="00690DC0"/>
    <w:rsid w:val="006932E8"/>
    <w:rsid w:val="00693F13"/>
    <w:rsid w:val="006A04B6"/>
    <w:rsid w:val="006A09A4"/>
    <w:rsid w:val="006A3FDD"/>
    <w:rsid w:val="006B0270"/>
    <w:rsid w:val="006B0736"/>
    <w:rsid w:val="006B41B9"/>
    <w:rsid w:val="006B6147"/>
    <w:rsid w:val="006B7720"/>
    <w:rsid w:val="006C391A"/>
    <w:rsid w:val="006C4114"/>
    <w:rsid w:val="006C451D"/>
    <w:rsid w:val="006D61C6"/>
    <w:rsid w:val="006D7E80"/>
    <w:rsid w:val="006E28EF"/>
    <w:rsid w:val="006E4B9D"/>
    <w:rsid w:val="006F26D0"/>
    <w:rsid w:val="006F2A3B"/>
    <w:rsid w:val="006F43A9"/>
    <w:rsid w:val="006F63FC"/>
    <w:rsid w:val="006F67B3"/>
    <w:rsid w:val="007028EC"/>
    <w:rsid w:val="00704BCC"/>
    <w:rsid w:val="00707398"/>
    <w:rsid w:val="00707C72"/>
    <w:rsid w:val="00711B15"/>
    <w:rsid w:val="007173CF"/>
    <w:rsid w:val="00717614"/>
    <w:rsid w:val="0072018F"/>
    <w:rsid w:val="0072040E"/>
    <w:rsid w:val="007204D3"/>
    <w:rsid w:val="0072234F"/>
    <w:rsid w:val="00722534"/>
    <w:rsid w:val="00724116"/>
    <w:rsid w:val="007241AE"/>
    <w:rsid w:val="00724D65"/>
    <w:rsid w:val="0072741D"/>
    <w:rsid w:val="00727CEF"/>
    <w:rsid w:val="00733F42"/>
    <w:rsid w:val="00734325"/>
    <w:rsid w:val="0073445F"/>
    <w:rsid w:val="007344CF"/>
    <w:rsid w:val="00736AE0"/>
    <w:rsid w:val="00741882"/>
    <w:rsid w:val="00742252"/>
    <w:rsid w:val="00743AB4"/>
    <w:rsid w:val="00744BFA"/>
    <w:rsid w:val="007450D5"/>
    <w:rsid w:val="00752470"/>
    <w:rsid w:val="00753420"/>
    <w:rsid w:val="0075379B"/>
    <w:rsid w:val="007537B8"/>
    <w:rsid w:val="007635CF"/>
    <w:rsid w:val="00763C82"/>
    <w:rsid w:val="00766294"/>
    <w:rsid w:val="0077216E"/>
    <w:rsid w:val="00772BE7"/>
    <w:rsid w:val="00775089"/>
    <w:rsid w:val="00776A49"/>
    <w:rsid w:val="00780FF9"/>
    <w:rsid w:val="00784D95"/>
    <w:rsid w:val="00785B0B"/>
    <w:rsid w:val="0078657A"/>
    <w:rsid w:val="0079088C"/>
    <w:rsid w:val="007918A4"/>
    <w:rsid w:val="00797E99"/>
    <w:rsid w:val="007A0141"/>
    <w:rsid w:val="007A1451"/>
    <w:rsid w:val="007A3492"/>
    <w:rsid w:val="007A5C45"/>
    <w:rsid w:val="007A7DAB"/>
    <w:rsid w:val="007B073E"/>
    <w:rsid w:val="007B0EBA"/>
    <w:rsid w:val="007B109F"/>
    <w:rsid w:val="007B3259"/>
    <w:rsid w:val="007B3808"/>
    <w:rsid w:val="007B43DD"/>
    <w:rsid w:val="007B46F8"/>
    <w:rsid w:val="007B483F"/>
    <w:rsid w:val="007B65C4"/>
    <w:rsid w:val="007B6C44"/>
    <w:rsid w:val="007B6ED3"/>
    <w:rsid w:val="007B7CD7"/>
    <w:rsid w:val="007C3CB5"/>
    <w:rsid w:val="007C4504"/>
    <w:rsid w:val="007C6075"/>
    <w:rsid w:val="007D26B2"/>
    <w:rsid w:val="007E3C42"/>
    <w:rsid w:val="007F086C"/>
    <w:rsid w:val="007F1777"/>
    <w:rsid w:val="007F273D"/>
    <w:rsid w:val="007F4E9E"/>
    <w:rsid w:val="00803924"/>
    <w:rsid w:val="008045DD"/>
    <w:rsid w:val="008129A6"/>
    <w:rsid w:val="008175CA"/>
    <w:rsid w:val="008250B9"/>
    <w:rsid w:val="00825438"/>
    <w:rsid w:val="00826C4F"/>
    <w:rsid w:val="00830601"/>
    <w:rsid w:val="00832C99"/>
    <w:rsid w:val="00835C18"/>
    <w:rsid w:val="00837016"/>
    <w:rsid w:val="008376E9"/>
    <w:rsid w:val="0084592E"/>
    <w:rsid w:val="00845ADE"/>
    <w:rsid w:val="0085053A"/>
    <w:rsid w:val="0085086C"/>
    <w:rsid w:val="00850B4B"/>
    <w:rsid w:val="00852079"/>
    <w:rsid w:val="00852BD3"/>
    <w:rsid w:val="00856462"/>
    <w:rsid w:val="00856A9C"/>
    <w:rsid w:val="008574D1"/>
    <w:rsid w:val="008603D9"/>
    <w:rsid w:val="00860CEC"/>
    <w:rsid w:val="00863120"/>
    <w:rsid w:val="00864D88"/>
    <w:rsid w:val="008735D4"/>
    <w:rsid w:val="00874D17"/>
    <w:rsid w:val="0087606B"/>
    <w:rsid w:val="00876191"/>
    <w:rsid w:val="00883BF9"/>
    <w:rsid w:val="00887424"/>
    <w:rsid w:val="008902AC"/>
    <w:rsid w:val="008931E9"/>
    <w:rsid w:val="00894EE1"/>
    <w:rsid w:val="008A1673"/>
    <w:rsid w:val="008A3DA0"/>
    <w:rsid w:val="008A414F"/>
    <w:rsid w:val="008A6089"/>
    <w:rsid w:val="008A7B21"/>
    <w:rsid w:val="008B207A"/>
    <w:rsid w:val="008B2D13"/>
    <w:rsid w:val="008B7303"/>
    <w:rsid w:val="008C1087"/>
    <w:rsid w:val="008C4E0A"/>
    <w:rsid w:val="008C5769"/>
    <w:rsid w:val="008C5EF0"/>
    <w:rsid w:val="008D0BD9"/>
    <w:rsid w:val="008D2322"/>
    <w:rsid w:val="008D2905"/>
    <w:rsid w:val="008D2973"/>
    <w:rsid w:val="008D2D41"/>
    <w:rsid w:val="008D3844"/>
    <w:rsid w:val="008D764D"/>
    <w:rsid w:val="008D7670"/>
    <w:rsid w:val="008E1F22"/>
    <w:rsid w:val="008E4C50"/>
    <w:rsid w:val="008F00C2"/>
    <w:rsid w:val="008F05E4"/>
    <w:rsid w:val="008F20DB"/>
    <w:rsid w:val="008F2423"/>
    <w:rsid w:val="008F394D"/>
    <w:rsid w:val="008F4E9E"/>
    <w:rsid w:val="008F6BDC"/>
    <w:rsid w:val="0090070D"/>
    <w:rsid w:val="0090147D"/>
    <w:rsid w:val="009048D7"/>
    <w:rsid w:val="009056A8"/>
    <w:rsid w:val="00906BBF"/>
    <w:rsid w:val="00911701"/>
    <w:rsid w:val="00913062"/>
    <w:rsid w:val="009148A9"/>
    <w:rsid w:val="00914B75"/>
    <w:rsid w:val="00914F24"/>
    <w:rsid w:val="009160C8"/>
    <w:rsid w:val="00916247"/>
    <w:rsid w:val="00920030"/>
    <w:rsid w:val="00921E38"/>
    <w:rsid w:val="00926B4F"/>
    <w:rsid w:val="009272F2"/>
    <w:rsid w:val="0093029C"/>
    <w:rsid w:val="00930941"/>
    <w:rsid w:val="00930E45"/>
    <w:rsid w:val="00934D00"/>
    <w:rsid w:val="00935A1E"/>
    <w:rsid w:val="00936E5C"/>
    <w:rsid w:val="00944B98"/>
    <w:rsid w:val="00944C9D"/>
    <w:rsid w:val="00944EC6"/>
    <w:rsid w:val="0094750B"/>
    <w:rsid w:val="00952A8F"/>
    <w:rsid w:val="00953481"/>
    <w:rsid w:val="00956F27"/>
    <w:rsid w:val="00960B0F"/>
    <w:rsid w:val="009616BC"/>
    <w:rsid w:val="00976BA3"/>
    <w:rsid w:val="0098134B"/>
    <w:rsid w:val="00987E85"/>
    <w:rsid w:val="009941F6"/>
    <w:rsid w:val="009A0F0F"/>
    <w:rsid w:val="009A72E7"/>
    <w:rsid w:val="009B2A0F"/>
    <w:rsid w:val="009B655F"/>
    <w:rsid w:val="009B7066"/>
    <w:rsid w:val="009C46F4"/>
    <w:rsid w:val="009C59BA"/>
    <w:rsid w:val="009C6E52"/>
    <w:rsid w:val="009C7518"/>
    <w:rsid w:val="009D1517"/>
    <w:rsid w:val="009D3AAB"/>
    <w:rsid w:val="009D3C82"/>
    <w:rsid w:val="009D4E07"/>
    <w:rsid w:val="009E0412"/>
    <w:rsid w:val="009E12D3"/>
    <w:rsid w:val="009E20D1"/>
    <w:rsid w:val="009E265D"/>
    <w:rsid w:val="009E36DD"/>
    <w:rsid w:val="009E464F"/>
    <w:rsid w:val="009E5B1D"/>
    <w:rsid w:val="009F04A1"/>
    <w:rsid w:val="009F762E"/>
    <w:rsid w:val="00A0222B"/>
    <w:rsid w:val="00A03667"/>
    <w:rsid w:val="00A11AA0"/>
    <w:rsid w:val="00A2031C"/>
    <w:rsid w:val="00A23BC3"/>
    <w:rsid w:val="00A25B51"/>
    <w:rsid w:val="00A25BBE"/>
    <w:rsid w:val="00A314B6"/>
    <w:rsid w:val="00A3306E"/>
    <w:rsid w:val="00A338AB"/>
    <w:rsid w:val="00A33A8E"/>
    <w:rsid w:val="00A35D8E"/>
    <w:rsid w:val="00A41077"/>
    <w:rsid w:val="00A410A5"/>
    <w:rsid w:val="00A43D63"/>
    <w:rsid w:val="00A45E93"/>
    <w:rsid w:val="00A46458"/>
    <w:rsid w:val="00A46687"/>
    <w:rsid w:val="00A520D0"/>
    <w:rsid w:val="00A60B42"/>
    <w:rsid w:val="00A61A9B"/>
    <w:rsid w:val="00A64765"/>
    <w:rsid w:val="00A649C5"/>
    <w:rsid w:val="00A74FE8"/>
    <w:rsid w:val="00A77315"/>
    <w:rsid w:val="00A77A20"/>
    <w:rsid w:val="00A80110"/>
    <w:rsid w:val="00A80F99"/>
    <w:rsid w:val="00A85B21"/>
    <w:rsid w:val="00A87F8D"/>
    <w:rsid w:val="00A9479A"/>
    <w:rsid w:val="00A94FE2"/>
    <w:rsid w:val="00A960BD"/>
    <w:rsid w:val="00A97EC7"/>
    <w:rsid w:val="00AA0A65"/>
    <w:rsid w:val="00AA4185"/>
    <w:rsid w:val="00AB0CD9"/>
    <w:rsid w:val="00AB37B3"/>
    <w:rsid w:val="00AC1A38"/>
    <w:rsid w:val="00AC26DC"/>
    <w:rsid w:val="00AD509E"/>
    <w:rsid w:val="00AD5AFC"/>
    <w:rsid w:val="00AD751B"/>
    <w:rsid w:val="00AE09EB"/>
    <w:rsid w:val="00AE744D"/>
    <w:rsid w:val="00AE7878"/>
    <w:rsid w:val="00AF151B"/>
    <w:rsid w:val="00AF7BD3"/>
    <w:rsid w:val="00B010D3"/>
    <w:rsid w:val="00B02192"/>
    <w:rsid w:val="00B03842"/>
    <w:rsid w:val="00B03A32"/>
    <w:rsid w:val="00B04965"/>
    <w:rsid w:val="00B04AB9"/>
    <w:rsid w:val="00B04CBE"/>
    <w:rsid w:val="00B05341"/>
    <w:rsid w:val="00B05507"/>
    <w:rsid w:val="00B0786C"/>
    <w:rsid w:val="00B11711"/>
    <w:rsid w:val="00B152FC"/>
    <w:rsid w:val="00B21215"/>
    <w:rsid w:val="00B21878"/>
    <w:rsid w:val="00B23059"/>
    <w:rsid w:val="00B278DC"/>
    <w:rsid w:val="00B30875"/>
    <w:rsid w:val="00B322FF"/>
    <w:rsid w:val="00B32420"/>
    <w:rsid w:val="00B34EF9"/>
    <w:rsid w:val="00B362CB"/>
    <w:rsid w:val="00B42F44"/>
    <w:rsid w:val="00B434F1"/>
    <w:rsid w:val="00B44732"/>
    <w:rsid w:val="00B46DFF"/>
    <w:rsid w:val="00B47D71"/>
    <w:rsid w:val="00B53899"/>
    <w:rsid w:val="00B555E6"/>
    <w:rsid w:val="00B60B16"/>
    <w:rsid w:val="00B62555"/>
    <w:rsid w:val="00B63BCF"/>
    <w:rsid w:val="00B657CE"/>
    <w:rsid w:val="00B665A8"/>
    <w:rsid w:val="00B70F99"/>
    <w:rsid w:val="00B779BF"/>
    <w:rsid w:val="00B80512"/>
    <w:rsid w:val="00B80F40"/>
    <w:rsid w:val="00B85E7B"/>
    <w:rsid w:val="00B9107B"/>
    <w:rsid w:val="00B939F5"/>
    <w:rsid w:val="00B95B4F"/>
    <w:rsid w:val="00B95CFC"/>
    <w:rsid w:val="00BA03C0"/>
    <w:rsid w:val="00BA5715"/>
    <w:rsid w:val="00BC5171"/>
    <w:rsid w:val="00BC6076"/>
    <w:rsid w:val="00BD21F5"/>
    <w:rsid w:val="00BD22BE"/>
    <w:rsid w:val="00BD5075"/>
    <w:rsid w:val="00BD557B"/>
    <w:rsid w:val="00BE2CE9"/>
    <w:rsid w:val="00BE3BD3"/>
    <w:rsid w:val="00BE6554"/>
    <w:rsid w:val="00BF56D4"/>
    <w:rsid w:val="00C02FD1"/>
    <w:rsid w:val="00C03393"/>
    <w:rsid w:val="00C0428B"/>
    <w:rsid w:val="00C06FDD"/>
    <w:rsid w:val="00C1191E"/>
    <w:rsid w:val="00C13074"/>
    <w:rsid w:val="00C13597"/>
    <w:rsid w:val="00C16035"/>
    <w:rsid w:val="00C179D8"/>
    <w:rsid w:val="00C23A5B"/>
    <w:rsid w:val="00C23E57"/>
    <w:rsid w:val="00C24C6E"/>
    <w:rsid w:val="00C254AC"/>
    <w:rsid w:val="00C31E4A"/>
    <w:rsid w:val="00C32B1E"/>
    <w:rsid w:val="00C3368C"/>
    <w:rsid w:val="00C34F7E"/>
    <w:rsid w:val="00C41896"/>
    <w:rsid w:val="00C425EE"/>
    <w:rsid w:val="00C447ED"/>
    <w:rsid w:val="00C4500A"/>
    <w:rsid w:val="00C45A05"/>
    <w:rsid w:val="00C470E3"/>
    <w:rsid w:val="00C47444"/>
    <w:rsid w:val="00C50AD0"/>
    <w:rsid w:val="00C51C27"/>
    <w:rsid w:val="00C6207A"/>
    <w:rsid w:val="00C70255"/>
    <w:rsid w:val="00C75113"/>
    <w:rsid w:val="00C759CF"/>
    <w:rsid w:val="00C802BA"/>
    <w:rsid w:val="00C812F2"/>
    <w:rsid w:val="00C812FE"/>
    <w:rsid w:val="00C82018"/>
    <w:rsid w:val="00C82989"/>
    <w:rsid w:val="00C84BC7"/>
    <w:rsid w:val="00C878A1"/>
    <w:rsid w:val="00C914BA"/>
    <w:rsid w:val="00C94EF8"/>
    <w:rsid w:val="00C97CFA"/>
    <w:rsid w:val="00CA3F9E"/>
    <w:rsid w:val="00CB2FBF"/>
    <w:rsid w:val="00CB499E"/>
    <w:rsid w:val="00CB6EC5"/>
    <w:rsid w:val="00CC6F8C"/>
    <w:rsid w:val="00CD18C6"/>
    <w:rsid w:val="00CD494D"/>
    <w:rsid w:val="00CD764A"/>
    <w:rsid w:val="00CE4928"/>
    <w:rsid w:val="00CF1FFD"/>
    <w:rsid w:val="00CF43A5"/>
    <w:rsid w:val="00CF7D4B"/>
    <w:rsid w:val="00D00633"/>
    <w:rsid w:val="00D02156"/>
    <w:rsid w:val="00D04052"/>
    <w:rsid w:val="00D049F4"/>
    <w:rsid w:val="00D04A58"/>
    <w:rsid w:val="00D05179"/>
    <w:rsid w:val="00D06D5D"/>
    <w:rsid w:val="00D10D40"/>
    <w:rsid w:val="00D12AE4"/>
    <w:rsid w:val="00D14B64"/>
    <w:rsid w:val="00D14EE6"/>
    <w:rsid w:val="00D16180"/>
    <w:rsid w:val="00D16185"/>
    <w:rsid w:val="00D169C8"/>
    <w:rsid w:val="00D176F3"/>
    <w:rsid w:val="00D22DB7"/>
    <w:rsid w:val="00D26637"/>
    <w:rsid w:val="00D27F3A"/>
    <w:rsid w:val="00D31583"/>
    <w:rsid w:val="00D32606"/>
    <w:rsid w:val="00D340D5"/>
    <w:rsid w:val="00D3463E"/>
    <w:rsid w:val="00D362BF"/>
    <w:rsid w:val="00D406A2"/>
    <w:rsid w:val="00D4075E"/>
    <w:rsid w:val="00D41AAA"/>
    <w:rsid w:val="00D441F4"/>
    <w:rsid w:val="00D45B60"/>
    <w:rsid w:val="00D477AC"/>
    <w:rsid w:val="00D47D04"/>
    <w:rsid w:val="00D51344"/>
    <w:rsid w:val="00D60355"/>
    <w:rsid w:val="00D604C0"/>
    <w:rsid w:val="00D61ACB"/>
    <w:rsid w:val="00D6448A"/>
    <w:rsid w:val="00D644FC"/>
    <w:rsid w:val="00D64C15"/>
    <w:rsid w:val="00D659D7"/>
    <w:rsid w:val="00D717CB"/>
    <w:rsid w:val="00D718EC"/>
    <w:rsid w:val="00D72030"/>
    <w:rsid w:val="00D81961"/>
    <w:rsid w:val="00D826C9"/>
    <w:rsid w:val="00D83429"/>
    <w:rsid w:val="00D86736"/>
    <w:rsid w:val="00D86A2C"/>
    <w:rsid w:val="00D8729E"/>
    <w:rsid w:val="00D924EF"/>
    <w:rsid w:val="00D9318B"/>
    <w:rsid w:val="00D97EB1"/>
    <w:rsid w:val="00DA3B03"/>
    <w:rsid w:val="00DA3E43"/>
    <w:rsid w:val="00DA42D7"/>
    <w:rsid w:val="00DA4ADE"/>
    <w:rsid w:val="00DA5852"/>
    <w:rsid w:val="00DB1795"/>
    <w:rsid w:val="00DB4922"/>
    <w:rsid w:val="00DB5A57"/>
    <w:rsid w:val="00DB6611"/>
    <w:rsid w:val="00DC0F6F"/>
    <w:rsid w:val="00DC44BD"/>
    <w:rsid w:val="00DC4729"/>
    <w:rsid w:val="00DD156D"/>
    <w:rsid w:val="00DD299F"/>
    <w:rsid w:val="00DD2C3A"/>
    <w:rsid w:val="00DD52E1"/>
    <w:rsid w:val="00DD7433"/>
    <w:rsid w:val="00DE425A"/>
    <w:rsid w:val="00DF2720"/>
    <w:rsid w:val="00DF52B5"/>
    <w:rsid w:val="00DF6434"/>
    <w:rsid w:val="00E0080A"/>
    <w:rsid w:val="00E01C51"/>
    <w:rsid w:val="00E02F90"/>
    <w:rsid w:val="00E034B5"/>
    <w:rsid w:val="00E05BBF"/>
    <w:rsid w:val="00E0699D"/>
    <w:rsid w:val="00E117A3"/>
    <w:rsid w:val="00E1308E"/>
    <w:rsid w:val="00E140DA"/>
    <w:rsid w:val="00E150E3"/>
    <w:rsid w:val="00E15E6B"/>
    <w:rsid w:val="00E16053"/>
    <w:rsid w:val="00E20064"/>
    <w:rsid w:val="00E2019C"/>
    <w:rsid w:val="00E24166"/>
    <w:rsid w:val="00E243B9"/>
    <w:rsid w:val="00E32A92"/>
    <w:rsid w:val="00E34BB9"/>
    <w:rsid w:val="00E40682"/>
    <w:rsid w:val="00E5025E"/>
    <w:rsid w:val="00E52696"/>
    <w:rsid w:val="00E531AA"/>
    <w:rsid w:val="00E53CE2"/>
    <w:rsid w:val="00E60423"/>
    <w:rsid w:val="00E6378E"/>
    <w:rsid w:val="00E64502"/>
    <w:rsid w:val="00E64636"/>
    <w:rsid w:val="00E72F6C"/>
    <w:rsid w:val="00E82534"/>
    <w:rsid w:val="00E8474D"/>
    <w:rsid w:val="00E855BD"/>
    <w:rsid w:val="00E85B2D"/>
    <w:rsid w:val="00E85CF8"/>
    <w:rsid w:val="00E9272F"/>
    <w:rsid w:val="00E92D59"/>
    <w:rsid w:val="00E96A15"/>
    <w:rsid w:val="00E978D8"/>
    <w:rsid w:val="00E978F9"/>
    <w:rsid w:val="00EA0916"/>
    <w:rsid w:val="00EA0EC7"/>
    <w:rsid w:val="00EA1848"/>
    <w:rsid w:val="00EA2014"/>
    <w:rsid w:val="00EA5213"/>
    <w:rsid w:val="00EB3EC4"/>
    <w:rsid w:val="00EB7029"/>
    <w:rsid w:val="00EC22AB"/>
    <w:rsid w:val="00EC2377"/>
    <w:rsid w:val="00EC4FC8"/>
    <w:rsid w:val="00EC75E1"/>
    <w:rsid w:val="00EC7798"/>
    <w:rsid w:val="00ED1EE9"/>
    <w:rsid w:val="00EE0993"/>
    <w:rsid w:val="00EE0BCA"/>
    <w:rsid w:val="00EE27E6"/>
    <w:rsid w:val="00EE5989"/>
    <w:rsid w:val="00EE59A9"/>
    <w:rsid w:val="00EF4219"/>
    <w:rsid w:val="00EF646B"/>
    <w:rsid w:val="00F010BE"/>
    <w:rsid w:val="00F1016A"/>
    <w:rsid w:val="00F1018C"/>
    <w:rsid w:val="00F12DAD"/>
    <w:rsid w:val="00F156D3"/>
    <w:rsid w:val="00F20750"/>
    <w:rsid w:val="00F221CF"/>
    <w:rsid w:val="00F22F25"/>
    <w:rsid w:val="00F26826"/>
    <w:rsid w:val="00F31722"/>
    <w:rsid w:val="00F40451"/>
    <w:rsid w:val="00F44276"/>
    <w:rsid w:val="00F50971"/>
    <w:rsid w:val="00F50F2C"/>
    <w:rsid w:val="00F60876"/>
    <w:rsid w:val="00F609ED"/>
    <w:rsid w:val="00F62F1D"/>
    <w:rsid w:val="00F643F2"/>
    <w:rsid w:val="00F7112C"/>
    <w:rsid w:val="00F718AA"/>
    <w:rsid w:val="00F743AF"/>
    <w:rsid w:val="00F7772B"/>
    <w:rsid w:val="00F8062A"/>
    <w:rsid w:val="00F8236A"/>
    <w:rsid w:val="00F83601"/>
    <w:rsid w:val="00F85312"/>
    <w:rsid w:val="00F861BB"/>
    <w:rsid w:val="00F875FD"/>
    <w:rsid w:val="00F92466"/>
    <w:rsid w:val="00F933EB"/>
    <w:rsid w:val="00F93EA0"/>
    <w:rsid w:val="00F94544"/>
    <w:rsid w:val="00F960D9"/>
    <w:rsid w:val="00F9787E"/>
    <w:rsid w:val="00F978D2"/>
    <w:rsid w:val="00F978E9"/>
    <w:rsid w:val="00FA18B2"/>
    <w:rsid w:val="00FA6443"/>
    <w:rsid w:val="00FB4CF0"/>
    <w:rsid w:val="00FC1BAA"/>
    <w:rsid w:val="00FD0F8A"/>
    <w:rsid w:val="00FD102F"/>
    <w:rsid w:val="00FD252F"/>
    <w:rsid w:val="00FD2649"/>
    <w:rsid w:val="00FD4655"/>
    <w:rsid w:val="00FE1F1C"/>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66B1"/>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uiPriority w:val="9"/>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343825972">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09396798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image" Target="media/image20.png"/><Relationship Id="rId51" Type="http://schemas.openxmlformats.org/officeDocument/2006/relationships/image" Target="media/image21.png"/><Relationship Id="rId52" Type="http://schemas.openxmlformats.org/officeDocument/2006/relationships/header" Target="header1.xml"/><Relationship Id="rId53" Type="http://schemas.openxmlformats.org/officeDocument/2006/relationships/footer" Target="footer1.xml"/><Relationship Id="rId54" Type="http://schemas.openxmlformats.org/officeDocument/2006/relationships/fontTable" Target="fontTable.xml"/><Relationship Id="rId55" Type="http://schemas.microsoft.com/office/2011/relationships/people" Target="people.xml"/><Relationship Id="rId56" Type="http://schemas.openxmlformats.org/officeDocument/2006/relationships/theme" Target="theme/theme1.xml"/><Relationship Id="rId40" Type="http://schemas.openxmlformats.org/officeDocument/2006/relationships/hyperlink" Target="https://docs.docker.com/engine/reference/builder/" TargetMode="External"/><Relationship Id="rId41" Type="http://schemas.openxmlformats.org/officeDocument/2006/relationships/hyperlink" Target="https://docs.docker.com/engine/userguide/labels-custom-metadata/" TargetMode="External"/><Relationship Id="rId42" Type="http://schemas.openxmlformats.org/officeDocument/2006/relationships/hyperlink" Target="https://docs.docker.com/engine/reference/commandline/login" TargetMode="External"/><Relationship Id="rId43" Type="http://schemas.openxmlformats.org/officeDocument/2006/relationships/hyperlink" Target="https://docs.docker.com/engine/reference/commandline/logout" TargetMode="External"/><Relationship Id="rId44" Type="http://schemas.openxmlformats.org/officeDocument/2006/relationships/hyperlink" Target="https://docs.docker.com/engine/reference/commandline/search" TargetMode="External"/><Relationship Id="rId45" Type="http://schemas.openxmlformats.org/officeDocument/2006/relationships/hyperlink" Target="https://docs.docker.com/engine/reference/commandline/pull" TargetMode="External"/><Relationship Id="rId46" Type="http://schemas.openxmlformats.org/officeDocument/2006/relationships/hyperlink" Target="https://docs.docker.com/engine/reference/commandline/push" TargetMode="External"/><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docs.docker.com/engine/reference/builder/" TargetMode="External"/><Relationship Id="rId31" Type="http://schemas.openxmlformats.org/officeDocument/2006/relationships/hyperlink" Target="https://docs.docker.com/engine/reference/builder/" TargetMode="External"/><Relationship Id="rId32" Type="http://schemas.openxmlformats.org/officeDocument/2006/relationships/hyperlink" Target="https://docs.docker.com/engine/reference/builder/" TargetMode="External"/><Relationship Id="rId33" Type="http://schemas.openxmlformats.org/officeDocument/2006/relationships/hyperlink" Target="https://docs.docker.com/engine/reference/builder/" TargetMode="External"/><Relationship Id="rId34" Type="http://schemas.openxmlformats.org/officeDocument/2006/relationships/hyperlink" Target="https://docs.docker.com/engine/reference/builder/" TargetMode="External"/><Relationship Id="rId35" Type="http://schemas.openxmlformats.org/officeDocument/2006/relationships/hyperlink" Target="https://docs.docker.com/engine/reference/builder/" TargetMode="External"/><Relationship Id="rId36" Type="http://schemas.openxmlformats.org/officeDocument/2006/relationships/hyperlink" Target="https://docs.docker.com/engine/reference/builder/" TargetMode="External"/><Relationship Id="rId37" Type="http://schemas.openxmlformats.org/officeDocument/2006/relationships/hyperlink" Target="https://docs.docker.com/engine/reference/builder/" TargetMode="External"/><Relationship Id="rId38" Type="http://schemas.openxmlformats.org/officeDocument/2006/relationships/hyperlink" Target="https://docs.docker.com/engine/reference/builder/" TargetMode="External"/><Relationship Id="rId39" Type="http://schemas.openxmlformats.org/officeDocument/2006/relationships/hyperlink" Target="https://docs.docker.com/engine/reference/builder/" TargetMode="Externa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s://docs.docker.com/engine/reference/builder/" TargetMode="External"/><Relationship Id="rId61" Type="http://schemas.microsoft.com/office/2016/09/relationships/commentsIds" Target="commentsIds.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E195F-C569-6F42-93AA-BFFF68D07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70</Pages>
  <Words>12210</Words>
  <Characters>65938</Characters>
  <Application>Microsoft Macintosh Word</Application>
  <DocSecurity>0</DocSecurity>
  <Lines>549</Lines>
  <Paragraphs>155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77993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1757</cp:revision>
  <cp:lastPrinted>2016-06-27T13:00:00Z</cp:lastPrinted>
  <dcterms:created xsi:type="dcterms:W3CDTF">2016-06-27T13:03:00Z</dcterms:created>
  <dcterms:modified xsi:type="dcterms:W3CDTF">2017-11-03T23:05:00Z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