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AAD837" w14:textId="77777777" w:rsidR="00165C94" w:rsidRDefault="00165C94" w:rsidP="00165C94">
      <w:pPr>
        <w:rPr>
          <w:rFonts w:eastAsia="Times New Roman"/>
        </w:rPr>
      </w:pPr>
      <w:r>
        <w:rPr>
          <w:rFonts w:ascii="Arial" w:eastAsia="Times New Roman" w:hAnsi="Arial" w:cs="Arial"/>
          <w:color w:val="AAAAAA"/>
          <w:sz w:val="18"/>
          <w:szCs w:val="18"/>
          <w:shd w:val="clear" w:color="auto" w:fill="302D36"/>
        </w:rPr>
        <w:t> </w:t>
      </w:r>
      <w:r>
        <w:rPr>
          <w:rStyle w:val="dado"/>
          <w:rFonts w:ascii="Arial" w:hAnsi="Arial" w:cs="Arial"/>
          <w:b/>
          <w:bCs/>
          <w:color w:val="DDDDDD"/>
          <w:sz w:val="18"/>
          <w:szCs w:val="18"/>
          <w:bdr w:val="none" w:sz="0" w:space="0" w:color="auto" w:frame="1"/>
          <w:shd w:val="clear" w:color="auto" w:fill="302D36"/>
        </w:rPr>
        <w:t>Mirella Mansur</w:t>
      </w:r>
    </w:p>
    <w:p w14:paraId="34660D6D" w14:textId="713598BC" w:rsidR="009C7518" w:rsidRDefault="00165C94" w:rsidP="00165C94">
      <w:pPr>
        <w:jc w:val="center"/>
        <w:rPr>
          <w:b/>
          <w:sz w:val="32"/>
          <w:szCs w:val="32"/>
        </w:rPr>
      </w:pPr>
      <w:r>
        <w:rPr>
          <w:b/>
          <w:sz w:val="32"/>
          <w:szCs w:val="32"/>
        </w:rPr>
        <w:t xml:space="preserve"> </w:t>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789008B0" w14:textId="0DC15BD9" w:rsidR="006F0CE9" w:rsidRPr="006F0CE9"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6F0CE9">
        <w:rPr>
          <w:lang w:val="en-US"/>
        </w:rPr>
        <w:instrText>TOC \c "Figura"</w:instrText>
      </w:r>
      <w:r>
        <w:fldChar w:fldCharType="separate"/>
      </w:r>
      <w:r w:rsidR="006F0CE9" w:rsidRPr="006F0CE9">
        <w:rPr>
          <w:noProof/>
          <w:color w:val="000000"/>
          <w:lang w:val="en-US"/>
        </w:rPr>
        <w:t xml:space="preserve">Figura </w:t>
      </w:r>
      <w:r w:rsidR="006F0CE9" w:rsidRPr="006F0CE9">
        <w:rPr>
          <w:noProof/>
          <w:lang w:val="en-US"/>
        </w:rPr>
        <w:t>1</w:t>
      </w:r>
      <w:r w:rsidR="006F0CE9" w:rsidRPr="006F0CE9">
        <w:rPr>
          <w:noProof/>
          <w:color w:val="000000"/>
          <w:lang w:val="en-US"/>
        </w:rPr>
        <w:t>: Cloud</w:t>
      </w:r>
      <w:r w:rsidR="006F0CE9" w:rsidRPr="006F0CE9">
        <w:rPr>
          <w:noProof/>
          <w:lang w:val="en-US"/>
        </w:rPr>
        <w:tab/>
      </w:r>
      <w:r w:rsidR="006F0CE9">
        <w:rPr>
          <w:noProof/>
        </w:rPr>
        <w:fldChar w:fldCharType="begin"/>
      </w:r>
      <w:r w:rsidR="006F0CE9" w:rsidRPr="006F0CE9">
        <w:rPr>
          <w:noProof/>
          <w:lang w:val="en-US"/>
        </w:rPr>
        <w:instrText xml:space="preserve"> PAGEREF _Toc497654059 \h </w:instrText>
      </w:r>
      <w:r w:rsidR="006F0CE9">
        <w:rPr>
          <w:noProof/>
        </w:rPr>
      </w:r>
      <w:r w:rsidR="006F0CE9">
        <w:rPr>
          <w:noProof/>
        </w:rPr>
        <w:fldChar w:fldCharType="separate"/>
      </w:r>
      <w:r w:rsidR="006F0CE9" w:rsidRPr="006F0CE9">
        <w:rPr>
          <w:noProof/>
          <w:lang w:val="en-US"/>
        </w:rPr>
        <w:t>17</w:t>
      </w:r>
      <w:r w:rsidR="006F0CE9">
        <w:rPr>
          <w:noProof/>
        </w:rPr>
        <w:fldChar w:fldCharType="end"/>
      </w:r>
    </w:p>
    <w:p w14:paraId="48AA45D1" w14:textId="6AEE8BA8"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2</w:t>
      </w:r>
      <w:r w:rsidRPr="006F0CE9">
        <w:rPr>
          <w:noProof/>
          <w:color w:val="000000"/>
          <w:lang w:val="en-US"/>
        </w:rPr>
        <w:t>: Joseph Carl</w:t>
      </w:r>
      <w:r w:rsidRPr="006F0CE9">
        <w:rPr>
          <w:noProof/>
          <w:lang w:val="en-US"/>
        </w:rPr>
        <w:tab/>
      </w:r>
      <w:r>
        <w:rPr>
          <w:noProof/>
        </w:rPr>
        <w:fldChar w:fldCharType="begin"/>
      </w:r>
      <w:r w:rsidRPr="006F0CE9">
        <w:rPr>
          <w:noProof/>
          <w:lang w:val="en-US"/>
        </w:rPr>
        <w:instrText xml:space="preserve"> PAGEREF _Toc497654060 \h </w:instrText>
      </w:r>
      <w:r>
        <w:rPr>
          <w:noProof/>
        </w:rPr>
      </w:r>
      <w:r>
        <w:rPr>
          <w:noProof/>
        </w:rPr>
        <w:fldChar w:fldCharType="separate"/>
      </w:r>
      <w:r w:rsidRPr="006F0CE9">
        <w:rPr>
          <w:noProof/>
          <w:lang w:val="en-US"/>
        </w:rPr>
        <w:t>18</w:t>
      </w:r>
      <w:r>
        <w:rPr>
          <w:noProof/>
        </w:rPr>
        <w:fldChar w:fldCharType="end"/>
      </w:r>
    </w:p>
    <w:p w14:paraId="474542C2" w14:textId="5C70A4BD"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3</w:t>
      </w:r>
      <w:r w:rsidRPr="006F0CE9">
        <w:rPr>
          <w:noProof/>
          <w:color w:val="000000"/>
          <w:lang w:val="en-US"/>
        </w:rPr>
        <w:t>: John McCarthy</w:t>
      </w:r>
      <w:r w:rsidRPr="006F0CE9">
        <w:rPr>
          <w:noProof/>
          <w:lang w:val="en-US"/>
        </w:rPr>
        <w:tab/>
      </w:r>
      <w:r>
        <w:rPr>
          <w:noProof/>
        </w:rPr>
        <w:fldChar w:fldCharType="begin"/>
      </w:r>
      <w:r w:rsidRPr="006F0CE9">
        <w:rPr>
          <w:noProof/>
          <w:lang w:val="en-US"/>
        </w:rPr>
        <w:instrText xml:space="preserve"> PAGEREF _Toc497654061 \h </w:instrText>
      </w:r>
      <w:r>
        <w:rPr>
          <w:noProof/>
        </w:rPr>
      </w:r>
      <w:r>
        <w:rPr>
          <w:noProof/>
        </w:rPr>
        <w:fldChar w:fldCharType="separate"/>
      </w:r>
      <w:r w:rsidRPr="006F0CE9">
        <w:rPr>
          <w:noProof/>
          <w:lang w:val="en-US"/>
        </w:rPr>
        <w:t>18</w:t>
      </w:r>
      <w:r>
        <w:rPr>
          <w:noProof/>
        </w:rPr>
        <w:fldChar w:fldCharType="end"/>
      </w:r>
    </w:p>
    <w:p w14:paraId="471EF287" w14:textId="686CD879"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4</w:t>
      </w:r>
      <w:r w:rsidRPr="006F0CE9">
        <w:rPr>
          <w:noProof/>
          <w:color w:val="000000"/>
          <w:lang w:val="en-US"/>
        </w:rPr>
        <w:t>: Ramnath Chellappa</w:t>
      </w:r>
      <w:r w:rsidRPr="006F0CE9">
        <w:rPr>
          <w:noProof/>
          <w:lang w:val="en-US"/>
        </w:rPr>
        <w:tab/>
      </w:r>
      <w:r>
        <w:rPr>
          <w:noProof/>
        </w:rPr>
        <w:fldChar w:fldCharType="begin"/>
      </w:r>
      <w:r w:rsidRPr="006F0CE9">
        <w:rPr>
          <w:noProof/>
          <w:lang w:val="en-US"/>
        </w:rPr>
        <w:instrText xml:space="preserve"> PAGEREF _Toc497654062 \h </w:instrText>
      </w:r>
      <w:r>
        <w:rPr>
          <w:noProof/>
        </w:rPr>
      </w:r>
      <w:r>
        <w:rPr>
          <w:noProof/>
        </w:rPr>
        <w:fldChar w:fldCharType="separate"/>
      </w:r>
      <w:r w:rsidRPr="006F0CE9">
        <w:rPr>
          <w:noProof/>
          <w:lang w:val="en-US"/>
        </w:rPr>
        <w:t>19</w:t>
      </w:r>
      <w:r>
        <w:rPr>
          <w:noProof/>
        </w:rPr>
        <w:fldChar w:fldCharType="end"/>
      </w:r>
    </w:p>
    <w:p w14:paraId="094B0E05" w14:textId="32B996CA"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5</w:t>
      </w:r>
      <w:r w:rsidRPr="00302B33">
        <w:rPr>
          <w:noProof/>
          <w:color w:val="000000"/>
        </w:rPr>
        <w:t>: Modelos de Implementação</w:t>
      </w:r>
      <w:r>
        <w:rPr>
          <w:noProof/>
        </w:rPr>
        <w:tab/>
      </w:r>
      <w:r>
        <w:rPr>
          <w:noProof/>
        </w:rPr>
        <w:fldChar w:fldCharType="begin"/>
      </w:r>
      <w:r>
        <w:rPr>
          <w:noProof/>
        </w:rPr>
        <w:instrText xml:space="preserve"> PAGEREF _Toc497654063 \h </w:instrText>
      </w:r>
      <w:r>
        <w:rPr>
          <w:noProof/>
        </w:rPr>
      </w:r>
      <w:r>
        <w:rPr>
          <w:noProof/>
        </w:rPr>
        <w:fldChar w:fldCharType="separate"/>
      </w:r>
      <w:r>
        <w:rPr>
          <w:noProof/>
        </w:rPr>
        <w:t>20</w:t>
      </w:r>
      <w:r>
        <w:rPr>
          <w:noProof/>
        </w:rPr>
        <w:fldChar w:fldCharType="end"/>
      </w:r>
    </w:p>
    <w:p w14:paraId="1F659BA7" w14:textId="14DA8E64"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6</w:t>
      </w:r>
      <w:r w:rsidRPr="00302B33">
        <w:rPr>
          <w:noProof/>
          <w:color w:val="000000"/>
        </w:rPr>
        <w:t>: Nuvem pública</w:t>
      </w:r>
      <w:r>
        <w:rPr>
          <w:noProof/>
        </w:rPr>
        <w:tab/>
      </w:r>
      <w:r>
        <w:rPr>
          <w:noProof/>
        </w:rPr>
        <w:fldChar w:fldCharType="begin"/>
      </w:r>
      <w:r>
        <w:rPr>
          <w:noProof/>
        </w:rPr>
        <w:instrText xml:space="preserve"> PAGEREF _Toc497654064 \h </w:instrText>
      </w:r>
      <w:r>
        <w:rPr>
          <w:noProof/>
        </w:rPr>
      </w:r>
      <w:r>
        <w:rPr>
          <w:noProof/>
        </w:rPr>
        <w:fldChar w:fldCharType="separate"/>
      </w:r>
      <w:r>
        <w:rPr>
          <w:noProof/>
        </w:rPr>
        <w:t>21</w:t>
      </w:r>
      <w:r>
        <w:rPr>
          <w:noProof/>
        </w:rPr>
        <w:fldChar w:fldCharType="end"/>
      </w:r>
    </w:p>
    <w:p w14:paraId="1811143C" w14:textId="1F953EF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7</w:t>
      </w:r>
      <w:r w:rsidRPr="00302B33">
        <w:rPr>
          <w:noProof/>
          <w:color w:val="000000"/>
        </w:rPr>
        <w:t>: Nuvem Privada</w:t>
      </w:r>
      <w:r>
        <w:rPr>
          <w:noProof/>
        </w:rPr>
        <w:tab/>
      </w:r>
      <w:r>
        <w:rPr>
          <w:noProof/>
        </w:rPr>
        <w:fldChar w:fldCharType="begin"/>
      </w:r>
      <w:r>
        <w:rPr>
          <w:noProof/>
        </w:rPr>
        <w:instrText xml:space="preserve"> PAGEREF _Toc497654065 \h </w:instrText>
      </w:r>
      <w:r>
        <w:rPr>
          <w:noProof/>
        </w:rPr>
      </w:r>
      <w:r>
        <w:rPr>
          <w:noProof/>
        </w:rPr>
        <w:fldChar w:fldCharType="separate"/>
      </w:r>
      <w:r>
        <w:rPr>
          <w:noProof/>
        </w:rPr>
        <w:t>22</w:t>
      </w:r>
      <w:r>
        <w:rPr>
          <w:noProof/>
        </w:rPr>
        <w:fldChar w:fldCharType="end"/>
      </w:r>
    </w:p>
    <w:p w14:paraId="62420EF9" w14:textId="3E3BCD91"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8</w:t>
      </w:r>
      <w:r w:rsidRPr="00302B33">
        <w:rPr>
          <w:noProof/>
          <w:color w:val="000000"/>
        </w:rPr>
        <w:t>: Nuvem Comunitária</w:t>
      </w:r>
      <w:r>
        <w:rPr>
          <w:noProof/>
        </w:rPr>
        <w:tab/>
      </w:r>
      <w:r>
        <w:rPr>
          <w:noProof/>
        </w:rPr>
        <w:fldChar w:fldCharType="begin"/>
      </w:r>
      <w:r>
        <w:rPr>
          <w:noProof/>
        </w:rPr>
        <w:instrText xml:space="preserve"> PAGEREF _Toc497654066 \h </w:instrText>
      </w:r>
      <w:r>
        <w:rPr>
          <w:noProof/>
        </w:rPr>
      </w:r>
      <w:r>
        <w:rPr>
          <w:noProof/>
        </w:rPr>
        <w:fldChar w:fldCharType="separate"/>
      </w:r>
      <w:r>
        <w:rPr>
          <w:noProof/>
        </w:rPr>
        <w:t>23</w:t>
      </w:r>
      <w:r>
        <w:rPr>
          <w:noProof/>
        </w:rPr>
        <w:fldChar w:fldCharType="end"/>
      </w:r>
    </w:p>
    <w:p w14:paraId="1B4543BF" w14:textId="0DDB9F4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9</w:t>
      </w:r>
      <w:r w:rsidRPr="00302B33">
        <w:rPr>
          <w:noProof/>
          <w:color w:val="000000"/>
        </w:rPr>
        <w:t>: Modelos de Implementação</w:t>
      </w:r>
      <w:r>
        <w:rPr>
          <w:noProof/>
        </w:rPr>
        <w:tab/>
      </w:r>
      <w:r>
        <w:rPr>
          <w:noProof/>
        </w:rPr>
        <w:fldChar w:fldCharType="begin"/>
      </w:r>
      <w:r>
        <w:rPr>
          <w:noProof/>
        </w:rPr>
        <w:instrText xml:space="preserve"> PAGEREF _Toc497654067 \h </w:instrText>
      </w:r>
      <w:r>
        <w:rPr>
          <w:noProof/>
        </w:rPr>
      </w:r>
      <w:r>
        <w:rPr>
          <w:noProof/>
        </w:rPr>
        <w:fldChar w:fldCharType="separate"/>
      </w:r>
      <w:r>
        <w:rPr>
          <w:noProof/>
        </w:rPr>
        <w:t>24</w:t>
      </w:r>
      <w:r>
        <w:rPr>
          <w:noProof/>
        </w:rPr>
        <w:fldChar w:fldCharType="end"/>
      </w:r>
    </w:p>
    <w:p w14:paraId="4B44AF55" w14:textId="3D7B143B"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_Toc497654068 \h </w:instrText>
      </w:r>
      <w:r>
        <w:rPr>
          <w:noProof/>
        </w:rPr>
      </w:r>
      <w:r>
        <w:rPr>
          <w:noProof/>
        </w:rPr>
        <w:fldChar w:fldCharType="separate"/>
      </w:r>
      <w:r>
        <w:rPr>
          <w:noProof/>
        </w:rPr>
        <w:t>27</w:t>
      </w:r>
      <w:r>
        <w:rPr>
          <w:noProof/>
        </w:rPr>
        <w:fldChar w:fldCharType="end"/>
      </w:r>
    </w:p>
    <w:p w14:paraId="25072B85" w14:textId="3827014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11</w:t>
      </w:r>
      <w:r w:rsidRPr="00302B33">
        <w:rPr>
          <w:noProof/>
          <w:color w:val="000000"/>
        </w:rPr>
        <w:t xml:space="preserve"> Hypervisor Hospedado</w:t>
      </w:r>
      <w:r>
        <w:rPr>
          <w:noProof/>
        </w:rPr>
        <w:tab/>
      </w:r>
      <w:r>
        <w:rPr>
          <w:noProof/>
        </w:rPr>
        <w:fldChar w:fldCharType="begin"/>
      </w:r>
      <w:r>
        <w:rPr>
          <w:noProof/>
        </w:rPr>
        <w:instrText xml:space="preserve"> PAGEREF _Toc497654069 \h </w:instrText>
      </w:r>
      <w:r>
        <w:rPr>
          <w:noProof/>
        </w:rPr>
      </w:r>
      <w:r>
        <w:rPr>
          <w:noProof/>
        </w:rPr>
        <w:fldChar w:fldCharType="separate"/>
      </w:r>
      <w:r>
        <w:rPr>
          <w:noProof/>
        </w:rPr>
        <w:t>28</w:t>
      </w:r>
      <w:r>
        <w:rPr>
          <w:noProof/>
        </w:rPr>
        <w:fldChar w:fldCharType="end"/>
      </w:r>
    </w:p>
    <w:p w14:paraId="1F1D466A" w14:textId="34AC0B0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_Toc497654070 \h </w:instrText>
      </w:r>
      <w:r>
        <w:rPr>
          <w:noProof/>
        </w:rPr>
      </w:r>
      <w:r>
        <w:rPr>
          <w:noProof/>
        </w:rPr>
        <w:fldChar w:fldCharType="separate"/>
      </w:r>
      <w:r>
        <w:rPr>
          <w:noProof/>
        </w:rPr>
        <w:t>29</w:t>
      </w:r>
      <w:r>
        <w:rPr>
          <w:noProof/>
        </w:rPr>
        <w:fldChar w:fldCharType="end"/>
      </w:r>
    </w:p>
    <w:p w14:paraId="412313B8" w14:textId="472ED2C5"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_Toc497654071 \h </w:instrText>
      </w:r>
      <w:r>
        <w:rPr>
          <w:noProof/>
        </w:rPr>
      </w:r>
      <w:r>
        <w:rPr>
          <w:noProof/>
        </w:rPr>
        <w:fldChar w:fldCharType="separate"/>
      </w:r>
      <w:r>
        <w:rPr>
          <w:noProof/>
        </w:rPr>
        <w:t>29</w:t>
      </w:r>
      <w:r>
        <w:rPr>
          <w:noProof/>
        </w:rPr>
        <w:fldChar w:fldCharType="end"/>
      </w:r>
    </w:p>
    <w:p w14:paraId="79B8510F" w14:textId="66D50789"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_Toc497654072 \h </w:instrText>
      </w:r>
      <w:r>
        <w:rPr>
          <w:noProof/>
        </w:rPr>
      </w:r>
      <w:r>
        <w:rPr>
          <w:noProof/>
        </w:rPr>
        <w:fldChar w:fldCharType="separate"/>
      </w:r>
      <w:r>
        <w:rPr>
          <w:noProof/>
        </w:rPr>
        <w:t>31</w:t>
      </w:r>
      <w:r>
        <w:rPr>
          <w:noProof/>
        </w:rPr>
        <w:fldChar w:fldCharType="end"/>
      </w:r>
    </w:p>
    <w:p w14:paraId="2F0A96C6" w14:textId="2C4DB257"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_Toc497654073 \h </w:instrText>
      </w:r>
      <w:r>
        <w:rPr>
          <w:noProof/>
        </w:rPr>
      </w:r>
      <w:r>
        <w:rPr>
          <w:noProof/>
        </w:rPr>
        <w:fldChar w:fldCharType="separate"/>
      </w:r>
      <w:r>
        <w:rPr>
          <w:noProof/>
        </w:rPr>
        <w:t>32</w:t>
      </w:r>
      <w:r>
        <w:rPr>
          <w:noProof/>
        </w:rPr>
        <w:fldChar w:fldCharType="end"/>
      </w:r>
    </w:p>
    <w:p w14:paraId="4446FA2E" w14:textId="3BBF6CA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_Toc497654074 \h </w:instrText>
      </w:r>
      <w:r>
        <w:rPr>
          <w:noProof/>
        </w:rPr>
      </w:r>
      <w:r>
        <w:rPr>
          <w:noProof/>
        </w:rPr>
        <w:fldChar w:fldCharType="separate"/>
      </w:r>
      <w:r>
        <w:rPr>
          <w:noProof/>
        </w:rPr>
        <w:t>43</w:t>
      </w:r>
      <w:r>
        <w:rPr>
          <w:noProof/>
        </w:rPr>
        <w:fldChar w:fldCharType="end"/>
      </w:r>
    </w:p>
    <w:p w14:paraId="71F87ECA" w14:textId="39B718BB"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_Toc497654075 \h </w:instrText>
      </w:r>
      <w:r>
        <w:rPr>
          <w:noProof/>
        </w:rPr>
      </w:r>
      <w:r>
        <w:rPr>
          <w:noProof/>
        </w:rPr>
        <w:fldChar w:fldCharType="separate"/>
      </w:r>
      <w:r>
        <w:rPr>
          <w:noProof/>
        </w:rPr>
        <w:t>43</w:t>
      </w:r>
      <w:r>
        <w:rPr>
          <w:noProof/>
        </w:rPr>
        <w:fldChar w:fldCharType="end"/>
      </w:r>
    </w:p>
    <w:p w14:paraId="6525018B" w14:textId="403C994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_Toc497654076 \h </w:instrText>
      </w:r>
      <w:r>
        <w:rPr>
          <w:noProof/>
        </w:rPr>
      </w:r>
      <w:r>
        <w:rPr>
          <w:noProof/>
        </w:rPr>
        <w:fldChar w:fldCharType="separate"/>
      </w:r>
      <w:r>
        <w:rPr>
          <w:noProof/>
        </w:rPr>
        <w:t>44</w:t>
      </w:r>
      <w:r>
        <w:rPr>
          <w:noProof/>
        </w:rPr>
        <w:fldChar w:fldCharType="end"/>
      </w:r>
    </w:p>
    <w:p w14:paraId="57B91C91" w14:textId="6FD0D603"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19 - Dashboard do Portainer</w:t>
      </w:r>
      <w:r>
        <w:rPr>
          <w:noProof/>
        </w:rPr>
        <w:tab/>
      </w:r>
      <w:r>
        <w:rPr>
          <w:noProof/>
        </w:rPr>
        <w:fldChar w:fldCharType="begin"/>
      </w:r>
      <w:r>
        <w:rPr>
          <w:noProof/>
        </w:rPr>
        <w:instrText xml:space="preserve"> PAGEREF _Toc497654077 \h </w:instrText>
      </w:r>
      <w:r>
        <w:rPr>
          <w:noProof/>
        </w:rPr>
      </w:r>
      <w:r>
        <w:rPr>
          <w:noProof/>
        </w:rPr>
        <w:fldChar w:fldCharType="separate"/>
      </w:r>
      <w:r>
        <w:rPr>
          <w:noProof/>
        </w:rPr>
        <w:t>48</w:t>
      </w:r>
      <w:r>
        <w:rPr>
          <w:noProof/>
        </w:rPr>
        <w:fldChar w:fldCharType="end"/>
      </w:r>
    </w:p>
    <w:p w14:paraId="7389D62B" w14:textId="39AF2B2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20 - Dashboard de Imagens do Portainer</w:t>
      </w:r>
      <w:r>
        <w:rPr>
          <w:noProof/>
        </w:rPr>
        <w:tab/>
      </w:r>
      <w:r>
        <w:rPr>
          <w:noProof/>
        </w:rPr>
        <w:fldChar w:fldCharType="begin"/>
      </w:r>
      <w:r>
        <w:rPr>
          <w:noProof/>
        </w:rPr>
        <w:instrText xml:space="preserve"> PAGEREF _Toc497654078 \h </w:instrText>
      </w:r>
      <w:r>
        <w:rPr>
          <w:noProof/>
        </w:rPr>
      </w:r>
      <w:r>
        <w:rPr>
          <w:noProof/>
        </w:rPr>
        <w:fldChar w:fldCharType="separate"/>
      </w:r>
      <w:r>
        <w:rPr>
          <w:noProof/>
        </w:rPr>
        <w:t>48</w:t>
      </w:r>
      <w:r>
        <w:rPr>
          <w:noProof/>
        </w:rPr>
        <w:fldChar w:fldCharType="end"/>
      </w:r>
    </w:p>
    <w:p w14:paraId="09EA1441" w14:textId="1017269A"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21 - Dashboard de Volumes do Portainer</w:t>
      </w:r>
      <w:r>
        <w:rPr>
          <w:noProof/>
        </w:rPr>
        <w:tab/>
      </w:r>
      <w:r>
        <w:rPr>
          <w:noProof/>
        </w:rPr>
        <w:fldChar w:fldCharType="begin"/>
      </w:r>
      <w:r>
        <w:rPr>
          <w:noProof/>
        </w:rPr>
        <w:instrText xml:space="preserve"> PAGEREF _Toc497654079 \h </w:instrText>
      </w:r>
      <w:r>
        <w:rPr>
          <w:noProof/>
        </w:rPr>
      </w:r>
      <w:r>
        <w:rPr>
          <w:noProof/>
        </w:rPr>
        <w:fldChar w:fldCharType="separate"/>
      </w:r>
      <w:r>
        <w:rPr>
          <w:noProof/>
        </w:rPr>
        <w:t>49</w:t>
      </w:r>
      <w:r>
        <w:rPr>
          <w:noProof/>
        </w:rPr>
        <w:fldChar w:fldCharType="end"/>
      </w:r>
    </w:p>
    <w:p w14:paraId="7417B2FD" w14:textId="63309498"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22 - Dashboard de Engine do Portainer</w:t>
      </w:r>
      <w:r>
        <w:rPr>
          <w:noProof/>
        </w:rPr>
        <w:tab/>
      </w:r>
      <w:r>
        <w:rPr>
          <w:noProof/>
        </w:rPr>
        <w:fldChar w:fldCharType="begin"/>
      </w:r>
      <w:r>
        <w:rPr>
          <w:noProof/>
        </w:rPr>
        <w:instrText xml:space="preserve"> PAGEREF _Toc497654080 \h </w:instrText>
      </w:r>
      <w:r>
        <w:rPr>
          <w:noProof/>
        </w:rPr>
      </w:r>
      <w:r>
        <w:rPr>
          <w:noProof/>
        </w:rPr>
        <w:fldChar w:fldCharType="separate"/>
      </w:r>
      <w:r>
        <w:rPr>
          <w:noProof/>
        </w:rPr>
        <w:t>49</w:t>
      </w:r>
      <w:r>
        <w:rPr>
          <w:noProof/>
        </w:rPr>
        <w:fldChar w:fldCharType="end"/>
      </w:r>
    </w:p>
    <w:p w14:paraId="4C3A88A6" w14:textId="61B37EE2"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23 - Visualizer-arm</w:t>
      </w:r>
      <w:r>
        <w:rPr>
          <w:noProof/>
        </w:rPr>
        <w:tab/>
      </w:r>
      <w:r>
        <w:rPr>
          <w:noProof/>
        </w:rPr>
        <w:fldChar w:fldCharType="begin"/>
      </w:r>
      <w:r>
        <w:rPr>
          <w:noProof/>
        </w:rPr>
        <w:instrText xml:space="preserve"> PAGEREF _Toc497654081 \h </w:instrText>
      </w:r>
      <w:r>
        <w:rPr>
          <w:noProof/>
        </w:rPr>
      </w:r>
      <w:r>
        <w:rPr>
          <w:noProof/>
        </w:rPr>
        <w:fldChar w:fldCharType="separate"/>
      </w:r>
      <w:r>
        <w:rPr>
          <w:noProof/>
        </w:rPr>
        <w:t>52</w:t>
      </w:r>
      <w:r>
        <w:rPr>
          <w:noProof/>
        </w:rPr>
        <w:fldChar w:fldCharType="end"/>
      </w:r>
    </w:p>
    <w:p w14:paraId="7C992224" w14:textId="6FD80DDF"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02B33">
        <w:rPr>
          <w:noProof/>
          <w:lang w:val="en-US"/>
        </w:rPr>
        <w:t>Figura 24 - Play with Docker</w:t>
      </w:r>
      <w:r w:rsidRPr="006F0CE9">
        <w:rPr>
          <w:noProof/>
          <w:lang w:val="en-US"/>
        </w:rPr>
        <w:tab/>
      </w:r>
      <w:r>
        <w:rPr>
          <w:noProof/>
        </w:rPr>
        <w:fldChar w:fldCharType="begin"/>
      </w:r>
      <w:r w:rsidRPr="006F0CE9">
        <w:rPr>
          <w:noProof/>
          <w:lang w:val="en-US"/>
        </w:rPr>
        <w:instrText xml:space="preserve"> PAGEREF _Toc497654082 \h </w:instrText>
      </w:r>
      <w:r>
        <w:rPr>
          <w:noProof/>
        </w:rPr>
      </w:r>
      <w:r>
        <w:rPr>
          <w:noProof/>
        </w:rPr>
        <w:fldChar w:fldCharType="separate"/>
      </w:r>
      <w:r w:rsidRPr="006F0CE9">
        <w:rPr>
          <w:noProof/>
          <w:lang w:val="en-US"/>
        </w:rPr>
        <w:t>53</w:t>
      </w:r>
      <w:r>
        <w:rPr>
          <w:noProof/>
        </w:rPr>
        <w:fldChar w:fldCharType="end"/>
      </w:r>
    </w:p>
    <w:p w14:paraId="19BFB71E" w14:textId="2A7787FC"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02B33">
        <w:rPr>
          <w:noProof/>
          <w:lang w:val="en-US"/>
        </w:rPr>
        <w:t>Figura 25 - Shell do Play with Docker</w:t>
      </w:r>
      <w:r w:rsidRPr="006F0CE9">
        <w:rPr>
          <w:noProof/>
          <w:lang w:val="en-US"/>
        </w:rPr>
        <w:tab/>
      </w:r>
      <w:r>
        <w:rPr>
          <w:noProof/>
        </w:rPr>
        <w:fldChar w:fldCharType="begin"/>
      </w:r>
      <w:r w:rsidRPr="006F0CE9">
        <w:rPr>
          <w:noProof/>
          <w:lang w:val="en-US"/>
        </w:rPr>
        <w:instrText xml:space="preserve"> PAGEREF _Toc497654083 \h </w:instrText>
      </w:r>
      <w:r>
        <w:rPr>
          <w:noProof/>
        </w:rPr>
      </w:r>
      <w:r>
        <w:rPr>
          <w:noProof/>
        </w:rPr>
        <w:fldChar w:fldCharType="separate"/>
      </w:r>
      <w:r w:rsidRPr="006F0CE9">
        <w:rPr>
          <w:noProof/>
          <w:lang w:val="en-US"/>
        </w:rPr>
        <w:t>54</w:t>
      </w:r>
      <w:r>
        <w:rPr>
          <w:noProof/>
        </w:rPr>
        <w:fldChar w:fldCharType="end"/>
      </w:r>
    </w:p>
    <w:p w14:paraId="6AE0AD12" w14:textId="46A8A550"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lang w:val="en-US"/>
        </w:rPr>
        <w:t>Figura 26 - Template do Play with Docker</w:t>
      </w:r>
      <w:r w:rsidRPr="006F0CE9">
        <w:rPr>
          <w:noProof/>
          <w:lang w:val="en-US"/>
        </w:rPr>
        <w:tab/>
      </w:r>
      <w:r>
        <w:rPr>
          <w:noProof/>
        </w:rPr>
        <w:fldChar w:fldCharType="begin"/>
      </w:r>
      <w:r w:rsidRPr="006F0CE9">
        <w:rPr>
          <w:noProof/>
          <w:lang w:val="en-US"/>
        </w:rPr>
        <w:instrText xml:space="preserve"> PAGEREF _Toc497654084 \h </w:instrText>
      </w:r>
      <w:r>
        <w:rPr>
          <w:noProof/>
        </w:rPr>
      </w:r>
      <w:r>
        <w:rPr>
          <w:noProof/>
        </w:rPr>
        <w:fldChar w:fldCharType="separate"/>
      </w:r>
      <w:r w:rsidRPr="006F0CE9">
        <w:rPr>
          <w:noProof/>
          <w:lang w:val="en-US"/>
        </w:rPr>
        <w:t>54</w:t>
      </w:r>
      <w:r>
        <w:rPr>
          <w:noProof/>
        </w:rPr>
        <w:fldChar w:fldCharType="end"/>
      </w:r>
    </w:p>
    <w:p w14:paraId="485C8E10" w14:textId="4EDAD4F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27 - Comunidade do Docker no Telegram</w:t>
      </w:r>
      <w:r>
        <w:rPr>
          <w:noProof/>
        </w:rPr>
        <w:tab/>
      </w:r>
      <w:r>
        <w:rPr>
          <w:noProof/>
        </w:rPr>
        <w:fldChar w:fldCharType="begin"/>
      </w:r>
      <w:r>
        <w:rPr>
          <w:noProof/>
        </w:rPr>
        <w:instrText xml:space="preserve"> PAGEREF _Toc497654085 \h </w:instrText>
      </w:r>
      <w:r>
        <w:rPr>
          <w:noProof/>
        </w:rPr>
      </w:r>
      <w:r>
        <w:rPr>
          <w:noProof/>
        </w:rPr>
        <w:fldChar w:fldCharType="separate"/>
      </w:r>
      <w:r>
        <w:rPr>
          <w:noProof/>
        </w:rPr>
        <w:t>55</w:t>
      </w:r>
      <w:r>
        <w:rPr>
          <w:noProof/>
        </w:rPr>
        <w:fldChar w:fldCharType="end"/>
      </w:r>
    </w:p>
    <w:p w14:paraId="21C2E5D7" w14:textId="3C27E41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28 - Canal Annoucements do Slack</w:t>
      </w:r>
      <w:r>
        <w:rPr>
          <w:noProof/>
        </w:rPr>
        <w:tab/>
      </w:r>
      <w:r>
        <w:rPr>
          <w:noProof/>
        </w:rPr>
        <w:fldChar w:fldCharType="begin"/>
      </w:r>
      <w:r>
        <w:rPr>
          <w:noProof/>
        </w:rPr>
        <w:instrText xml:space="preserve"> PAGEREF _Toc497654086 \h </w:instrText>
      </w:r>
      <w:r>
        <w:rPr>
          <w:noProof/>
        </w:rPr>
      </w:r>
      <w:r>
        <w:rPr>
          <w:noProof/>
        </w:rPr>
        <w:fldChar w:fldCharType="separate"/>
      </w:r>
      <w:r>
        <w:rPr>
          <w:noProof/>
        </w:rPr>
        <w:t>55</w:t>
      </w:r>
      <w:r>
        <w:rPr>
          <w:noProof/>
        </w:rPr>
        <w:fldChar w:fldCharType="end"/>
      </w:r>
    </w:p>
    <w:p w14:paraId="4CF81D68" w14:textId="61660538"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29 - Canal Random do Slack</w:t>
      </w:r>
      <w:r>
        <w:rPr>
          <w:noProof/>
        </w:rPr>
        <w:tab/>
      </w:r>
      <w:r>
        <w:rPr>
          <w:noProof/>
        </w:rPr>
        <w:fldChar w:fldCharType="begin"/>
      </w:r>
      <w:r>
        <w:rPr>
          <w:noProof/>
        </w:rPr>
        <w:instrText xml:space="preserve"> PAGEREF _Toc497654087 \h </w:instrText>
      </w:r>
      <w:r>
        <w:rPr>
          <w:noProof/>
        </w:rPr>
      </w:r>
      <w:r>
        <w:rPr>
          <w:noProof/>
        </w:rPr>
        <w:fldChar w:fldCharType="separate"/>
      </w:r>
      <w:r>
        <w:rPr>
          <w:noProof/>
        </w:rPr>
        <w:t>55</w:t>
      </w:r>
      <w:r>
        <w:rPr>
          <w:noProof/>
        </w:rPr>
        <w:fldChar w:fldCharType="end"/>
      </w:r>
    </w:p>
    <w:p w14:paraId="74350D00" w14:textId="77777777" w:rsidR="009C7518" w:rsidRPr="006F0CE9" w:rsidRDefault="00C254AC">
      <w:pPr>
        <w:pStyle w:val="ndicedeilustraes"/>
      </w:pPr>
      <w:r>
        <w:fldChar w:fldCharType="end"/>
      </w:r>
    </w:p>
    <w:p w14:paraId="3240A1E7" w14:textId="77777777" w:rsidR="009C7518" w:rsidRPr="006F0CE9" w:rsidRDefault="00C254AC">
      <w:r w:rsidRPr="006F0CE9">
        <w:br w:type="page"/>
      </w:r>
    </w:p>
    <w:p w14:paraId="709E178E" w14:textId="5D5C02D4" w:rsidR="00463F02" w:rsidRDefault="00463F02" w:rsidP="00463F02">
      <w:pPr>
        <w:spacing w:after="360"/>
        <w:jc w:val="center"/>
      </w:pPr>
      <w:r>
        <w:rPr>
          <w:b/>
          <w:sz w:val="28"/>
          <w:szCs w:val="28"/>
        </w:rPr>
        <w:lastRenderedPageBreak/>
        <w:t>LISTA DE TABELAS</w:t>
      </w:r>
    </w:p>
    <w:p w14:paraId="2535FE20" w14:textId="328C5F70" w:rsidR="00D87123"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sidR="00D87123">
        <w:rPr>
          <w:noProof/>
        </w:rPr>
        <w:t>Tabela 1- Tabela de Imagens utilizadas no Estudo de Caso.</w:t>
      </w:r>
      <w:r w:rsidR="00D87123">
        <w:rPr>
          <w:noProof/>
        </w:rPr>
        <w:tab/>
      </w:r>
      <w:r w:rsidR="00D87123">
        <w:rPr>
          <w:noProof/>
        </w:rPr>
        <w:fldChar w:fldCharType="begin"/>
      </w:r>
      <w:r w:rsidR="00D87123">
        <w:rPr>
          <w:noProof/>
        </w:rPr>
        <w:instrText xml:space="preserve"> PAGEREF _Toc497641684 \h </w:instrText>
      </w:r>
      <w:r w:rsidR="00D87123">
        <w:rPr>
          <w:noProof/>
        </w:rPr>
      </w:r>
      <w:r w:rsidR="00D87123">
        <w:rPr>
          <w:noProof/>
        </w:rPr>
        <w:fldChar w:fldCharType="separate"/>
      </w:r>
      <w:r w:rsidR="00D87123">
        <w:rPr>
          <w:noProof/>
        </w:rPr>
        <w:t>39</w:t>
      </w:r>
      <w:r w:rsidR="00D87123">
        <w:rPr>
          <w:noProof/>
        </w:rPr>
        <w:fldChar w:fldCharType="end"/>
      </w:r>
    </w:p>
    <w:p w14:paraId="2362C63A" w14:textId="3F0D30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w:t>
      </w:r>
      <w:r w:rsidR="003A32F9">
        <w:rPr>
          <w:noProof/>
        </w:rPr>
        <w:t>rs utilizadas no Estudo de Caso</w:t>
      </w:r>
      <w:r>
        <w:rPr>
          <w:noProof/>
        </w:rPr>
        <w:tab/>
      </w:r>
      <w:r>
        <w:rPr>
          <w:noProof/>
        </w:rPr>
        <w:fldChar w:fldCharType="begin"/>
      </w:r>
      <w:r>
        <w:rPr>
          <w:noProof/>
        </w:rPr>
        <w:instrText xml:space="preserve"> PAGEREF _Toc497641685 \h </w:instrText>
      </w:r>
      <w:r>
        <w:rPr>
          <w:noProof/>
        </w:rPr>
      </w:r>
      <w:r>
        <w:rPr>
          <w:noProof/>
        </w:rPr>
        <w:fldChar w:fldCharType="separate"/>
      </w:r>
      <w:r>
        <w:rPr>
          <w:noProof/>
        </w:rPr>
        <w:t>44</w:t>
      </w:r>
      <w:r>
        <w:rPr>
          <w:noProof/>
        </w:rPr>
        <w:fldChar w:fldCharType="end"/>
      </w:r>
    </w:p>
    <w:p w14:paraId="1F5B71AE" w14:textId="78E667CC"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3 - Tabela de parâmetros utilizado na manipulação dos containers</w:t>
      </w:r>
      <w:r>
        <w:rPr>
          <w:noProof/>
        </w:rPr>
        <w:tab/>
      </w:r>
      <w:r>
        <w:rPr>
          <w:noProof/>
        </w:rPr>
        <w:fldChar w:fldCharType="begin"/>
      </w:r>
      <w:r>
        <w:rPr>
          <w:noProof/>
        </w:rPr>
        <w:instrText xml:space="preserve"> PAGEREF _Toc497641686 \h </w:instrText>
      </w:r>
      <w:r>
        <w:rPr>
          <w:noProof/>
        </w:rPr>
      </w:r>
      <w:r>
        <w:rPr>
          <w:noProof/>
        </w:rPr>
        <w:fldChar w:fldCharType="separate"/>
      </w:r>
      <w:r>
        <w:rPr>
          <w:noProof/>
        </w:rPr>
        <w:t>44</w:t>
      </w:r>
      <w:r>
        <w:rPr>
          <w:noProof/>
        </w:rPr>
        <w:fldChar w:fldCharType="end"/>
      </w:r>
    </w:p>
    <w:p w14:paraId="1224F0CD" w14:textId="524E2F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4 - Tabela de parâmetros utilizados na execução dos containers</w:t>
      </w:r>
      <w:r>
        <w:rPr>
          <w:noProof/>
        </w:rPr>
        <w:tab/>
      </w:r>
      <w:r>
        <w:rPr>
          <w:noProof/>
        </w:rPr>
        <w:fldChar w:fldCharType="begin"/>
      </w:r>
      <w:r>
        <w:rPr>
          <w:noProof/>
        </w:rPr>
        <w:instrText xml:space="preserve"> PAGEREF _Toc497641687 \h </w:instrText>
      </w:r>
      <w:r>
        <w:rPr>
          <w:noProof/>
        </w:rPr>
      </w:r>
      <w:r>
        <w:rPr>
          <w:noProof/>
        </w:rPr>
        <w:fldChar w:fldCharType="separate"/>
      </w:r>
      <w:r>
        <w:rPr>
          <w:noProof/>
        </w:rPr>
        <w:t>45</w:t>
      </w:r>
      <w:r>
        <w:rPr>
          <w:noProof/>
        </w:rPr>
        <w:fldChar w:fldCharType="end"/>
      </w:r>
    </w:p>
    <w:p w14:paraId="7B2D6C77" w14:textId="23A85979" w:rsidR="00463F02" w:rsidRPr="002105BF" w:rsidRDefault="003E151D" w:rsidP="00463F02">
      <w:pPr>
        <w:rPr>
          <w:b/>
          <w:sz w:val="28"/>
          <w:szCs w:val="28"/>
        </w:rPr>
      </w:pPr>
      <w:r>
        <w:rPr>
          <w:rFonts w:asciiTheme="minorHAnsi" w:eastAsia="Times New Roman" w:hAnsiTheme="minorHAnsi" w:cs="Arial"/>
          <w:smallCaps/>
          <w:color w:val="00000A"/>
          <w:sz w:val="20"/>
          <w:szCs w:val="20"/>
          <w:lang w:eastAsia="en-US"/>
        </w:rPr>
        <w:fldChar w:fldCharType="end"/>
      </w:r>
    </w:p>
    <w:p w14:paraId="74F4DBB8" w14:textId="77777777" w:rsidR="00463F02" w:rsidRPr="002105BF" w:rsidRDefault="00463F02">
      <w:pPr>
        <w:rPr>
          <w:b/>
          <w:sz w:val="28"/>
          <w:szCs w:val="28"/>
        </w:rPr>
      </w:pPr>
      <w:r w:rsidRPr="002105BF">
        <w:rPr>
          <w:b/>
          <w:sz w:val="28"/>
          <w:szCs w:val="28"/>
        </w:rPr>
        <w:br w:type="page"/>
      </w:r>
    </w:p>
    <w:p w14:paraId="1DD49A7F" w14:textId="77777777" w:rsidR="003C58C5" w:rsidRPr="002105BF" w:rsidRDefault="003C58C5">
      <w:pPr>
        <w:rPr>
          <w:b/>
          <w:sz w:val="28"/>
          <w:szCs w:val="28"/>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um ambiente via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429B881F" w:rsidR="00FB4CF0" w:rsidRDefault="006E4B9D">
            <w:r>
              <w:t>Daemon</w:t>
            </w:r>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r>
              <w:rPr>
                <w:rFonts w:eastAsia="Times New Roman"/>
                <w:color w:val="000000" w:themeColor="text1"/>
              </w:rPr>
              <w:t>M</w:t>
            </w:r>
            <w:r w:rsidRPr="00007375">
              <w:rPr>
                <w:rFonts w:eastAsia="Times New Roman"/>
                <w:color w:val="000000" w:themeColor="text1"/>
              </w:rPr>
              <w:t xml:space="preserve">ount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r>
              <w:t>Storage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r>
              <w:rPr>
                <w:rFonts w:eastAsia="Times New Roman"/>
                <w:color w:val="000000" w:themeColor="text1"/>
              </w:rPr>
              <w:t>Chown</w:t>
            </w:r>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r>
              <w:rPr>
                <w:lang w:eastAsia="x-none"/>
              </w:rPr>
              <w:t>Stack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65A96916" w:rsidR="00C833BB" w:rsidRDefault="004F1F41">
            <w:pPr>
              <w:rPr>
                <w:rFonts w:eastAsia="Times New Roman"/>
                <w:color w:val="000000" w:themeColor="text1"/>
              </w:rPr>
            </w:pPr>
            <w:r>
              <w:rPr>
                <w:rFonts w:eastAsia="Times New Roman"/>
                <w:color w:val="000000" w:themeColor="text1"/>
              </w:rPr>
              <w:t>CMD</w:t>
            </w:r>
          </w:p>
        </w:tc>
        <w:tc>
          <w:tcPr>
            <w:tcW w:w="4531" w:type="dxa"/>
          </w:tcPr>
          <w:p w14:paraId="09ECE68D" w14:textId="73D9FB57" w:rsidR="00C833BB" w:rsidRDefault="0025305F">
            <w:r>
              <w:t>Abreviação de Command</w:t>
            </w:r>
            <w:r w:rsidR="00EB010E">
              <w:t>, execução de um comando dentro do container</w:t>
            </w:r>
          </w:p>
        </w:tc>
      </w:tr>
      <w:tr w:rsidR="00C833BB" w14:paraId="2EDE8874" w14:textId="77777777" w:rsidTr="00D826C9">
        <w:tc>
          <w:tcPr>
            <w:tcW w:w="4530" w:type="dxa"/>
          </w:tcPr>
          <w:p w14:paraId="49C8FB65" w14:textId="2592E476" w:rsidR="00C833BB" w:rsidRDefault="003937C4">
            <w:pPr>
              <w:rPr>
                <w:rFonts w:eastAsia="Times New Roman"/>
                <w:color w:val="000000" w:themeColor="text1"/>
              </w:rPr>
            </w:pPr>
            <w:r>
              <w:rPr>
                <w:rFonts w:eastAsia="Times New Roman"/>
                <w:color w:val="000000" w:themeColor="text1"/>
              </w:rPr>
              <w:lastRenderedPageBreak/>
              <w:t>UI</w:t>
            </w:r>
          </w:p>
        </w:tc>
        <w:tc>
          <w:tcPr>
            <w:tcW w:w="4531" w:type="dxa"/>
          </w:tcPr>
          <w:p w14:paraId="3E611E91" w14:textId="68F834B1" w:rsidR="00C833BB" w:rsidRDefault="003937C4">
            <w:r>
              <w:t xml:space="preserve">User Interface </w:t>
            </w:r>
            <w:r w:rsidR="00EB6922">
              <w:t xml:space="preserve">- </w:t>
            </w:r>
            <w:r>
              <w:t>Interface de usuário</w:t>
            </w:r>
            <w:r w:rsidR="00EB6922">
              <w:t>, interfaces que facilitam</w:t>
            </w:r>
            <w:r w:rsidR="00D349B0">
              <w:t xml:space="preserve"> a interação do usuá</w:t>
            </w:r>
            <w:r w:rsidR="00924CC6">
              <w:t>rio com o sistema</w:t>
            </w:r>
            <w:r w:rsidR="00EB6922">
              <w:t xml:space="preserve"> </w:t>
            </w:r>
          </w:p>
        </w:tc>
      </w:tr>
      <w:tr w:rsidR="00C833BB" w14:paraId="207B05E5" w14:textId="77777777" w:rsidTr="00D826C9">
        <w:tc>
          <w:tcPr>
            <w:tcW w:w="4530" w:type="dxa"/>
          </w:tcPr>
          <w:p w14:paraId="2A259392" w14:textId="486F32FD" w:rsidR="00C833BB" w:rsidRDefault="0038011C">
            <w:pPr>
              <w:rPr>
                <w:rFonts w:eastAsia="Times New Roman"/>
                <w:color w:val="000000" w:themeColor="text1"/>
              </w:rPr>
            </w:pPr>
            <w:r>
              <w:rPr>
                <w:lang w:eastAsia="x-none"/>
              </w:rPr>
              <w:t>CI</w:t>
            </w:r>
          </w:p>
        </w:tc>
        <w:tc>
          <w:tcPr>
            <w:tcW w:w="4531" w:type="dxa"/>
          </w:tcPr>
          <w:p w14:paraId="7E9B222D" w14:textId="77077EBA" w:rsidR="00C833BB" w:rsidRDefault="00C11E62">
            <w:r>
              <w:t>Continuos Integration – Integração Contínua, são softwares para automatizar o deploy das aplicações nos ambientes.</w:t>
            </w:r>
          </w:p>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8882F6C" w14:textId="77777777" w:rsidR="006F0CE9"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654023" w:history="1">
            <w:r w:rsidR="006F0CE9" w:rsidRPr="008C4B0B">
              <w:rPr>
                <w:rStyle w:val="Hiperlink"/>
                <w:noProof/>
              </w:rPr>
              <w:t>INTRODUÇÃO</w:t>
            </w:r>
            <w:r w:rsidR="006F0CE9">
              <w:rPr>
                <w:noProof/>
                <w:webHidden/>
              </w:rPr>
              <w:tab/>
            </w:r>
            <w:r w:rsidR="006F0CE9">
              <w:rPr>
                <w:noProof/>
                <w:webHidden/>
              </w:rPr>
              <w:fldChar w:fldCharType="begin"/>
            </w:r>
            <w:r w:rsidR="006F0CE9">
              <w:rPr>
                <w:noProof/>
                <w:webHidden/>
              </w:rPr>
              <w:instrText xml:space="preserve"> PAGEREF _Toc497654023 \h </w:instrText>
            </w:r>
            <w:r w:rsidR="006F0CE9">
              <w:rPr>
                <w:noProof/>
                <w:webHidden/>
              </w:rPr>
            </w:r>
            <w:r w:rsidR="006F0CE9">
              <w:rPr>
                <w:noProof/>
                <w:webHidden/>
              </w:rPr>
              <w:fldChar w:fldCharType="separate"/>
            </w:r>
            <w:r w:rsidR="006F0CE9">
              <w:rPr>
                <w:noProof/>
                <w:webHidden/>
              </w:rPr>
              <w:t>14</w:t>
            </w:r>
            <w:r w:rsidR="006F0CE9">
              <w:rPr>
                <w:noProof/>
                <w:webHidden/>
              </w:rPr>
              <w:fldChar w:fldCharType="end"/>
            </w:r>
          </w:hyperlink>
        </w:p>
        <w:p w14:paraId="5B9018DA" w14:textId="77777777" w:rsidR="006F0CE9" w:rsidRDefault="006F0CE9">
          <w:pPr>
            <w:pStyle w:val="Sumrio1"/>
            <w:tabs>
              <w:tab w:val="right" w:leader="dot" w:pos="9061"/>
            </w:tabs>
            <w:rPr>
              <w:rFonts w:eastAsiaTheme="minorEastAsia" w:cstheme="minorBidi"/>
              <w:b w:val="0"/>
              <w:bCs w:val="0"/>
              <w:noProof/>
            </w:rPr>
          </w:pPr>
          <w:hyperlink w:anchor="_Toc497654024" w:history="1">
            <w:r w:rsidRPr="008C4B0B">
              <w:rPr>
                <w:rStyle w:val="Hiperlink"/>
                <w:noProof/>
              </w:rPr>
              <w:t>2 Computação em Nuvem</w:t>
            </w:r>
            <w:r>
              <w:rPr>
                <w:noProof/>
                <w:webHidden/>
              </w:rPr>
              <w:tab/>
            </w:r>
            <w:r>
              <w:rPr>
                <w:noProof/>
                <w:webHidden/>
              </w:rPr>
              <w:fldChar w:fldCharType="begin"/>
            </w:r>
            <w:r>
              <w:rPr>
                <w:noProof/>
                <w:webHidden/>
              </w:rPr>
              <w:instrText xml:space="preserve"> PAGEREF _Toc497654024 \h </w:instrText>
            </w:r>
            <w:r>
              <w:rPr>
                <w:noProof/>
                <w:webHidden/>
              </w:rPr>
            </w:r>
            <w:r>
              <w:rPr>
                <w:noProof/>
                <w:webHidden/>
              </w:rPr>
              <w:fldChar w:fldCharType="separate"/>
            </w:r>
            <w:r>
              <w:rPr>
                <w:noProof/>
                <w:webHidden/>
              </w:rPr>
              <w:t>16</w:t>
            </w:r>
            <w:r>
              <w:rPr>
                <w:noProof/>
                <w:webHidden/>
              </w:rPr>
              <w:fldChar w:fldCharType="end"/>
            </w:r>
          </w:hyperlink>
        </w:p>
        <w:p w14:paraId="42163C23" w14:textId="77777777" w:rsidR="006F0CE9" w:rsidRDefault="006F0CE9">
          <w:pPr>
            <w:pStyle w:val="Sumrio1"/>
            <w:tabs>
              <w:tab w:val="right" w:leader="dot" w:pos="9061"/>
            </w:tabs>
            <w:rPr>
              <w:rFonts w:eastAsiaTheme="minorEastAsia" w:cstheme="minorBidi"/>
              <w:b w:val="0"/>
              <w:bCs w:val="0"/>
              <w:noProof/>
            </w:rPr>
          </w:pPr>
          <w:hyperlink w:anchor="_Toc497654025" w:history="1">
            <w:r w:rsidRPr="008C4B0B">
              <w:rPr>
                <w:rStyle w:val="Hiperlink"/>
                <w:noProof/>
              </w:rPr>
              <w:t>2.1 História</w:t>
            </w:r>
            <w:r>
              <w:rPr>
                <w:noProof/>
                <w:webHidden/>
              </w:rPr>
              <w:tab/>
            </w:r>
            <w:r>
              <w:rPr>
                <w:noProof/>
                <w:webHidden/>
              </w:rPr>
              <w:fldChar w:fldCharType="begin"/>
            </w:r>
            <w:r>
              <w:rPr>
                <w:noProof/>
                <w:webHidden/>
              </w:rPr>
              <w:instrText xml:space="preserve"> PAGEREF _Toc497654025 \h </w:instrText>
            </w:r>
            <w:r>
              <w:rPr>
                <w:noProof/>
                <w:webHidden/>
              </w:rPr>
            </w:r>
            <w:r>
              <w:rPr>
                <w:noProof/>
                <w:webHidden/>
              </w:rPr>
              <w:fldChar w:fldCharType="separate"/>
            </w:r>
            <w:r>
              <w:rPr>
                <w:noProof/>
                <w:webHidden/>
              </w:rPr>
              <w:t>17</w:t>
            </w:r>
            <w:r>
              <w:rPr>
                <w:noProof/>
                <w:webHidden/>
              </w:rPr>
              <w:fldChar w:fldCharType="end"/>
            </w:r>
          </w:hyperlink>
        </w:p>
        <w:p w14:paraId="6A0DD57E" w14:textId="77777777" w:rsidR="006F0CE9" w:rsidRDefault="006F0CE9">
          <w:pPr>
            <w:pStyle w:val="Sumrio1"/>
            <w:tabs>
              <w:tab w:val="right" w:leader="dot" w:pos="9061"/>
            </w:tabs>
            <w:rPr>
              <w:rFonts w:eastAsiaTheme="minorEastAsia" w:cstheme="minorBidi"/>
              <w:b w:val="0"/>
              <w:bCs w:val="0"/>
              <w:noProof/>
            </w:rPr>
          </w:pPr>
          <w:hyperlink w:anchor="_Toc497654026" w:history="1">
            <w:r w:rsidRPr="008C4B0B">
              <w:rPr>
                <w:rStyle w:val="Hiperlink"/>
                <w:noProof/>
              </w:rPr>
              <w:t>2.2 Modelos de implantação</w:t>
            </w:r>
            <w:r>
              <w:rPr>
                <w:noProof/>
                <w:webHidden/>
              </w:rPr>
              <w:tab/>
            </w:r>
            <w:r>
              <w:rPr>
                <w:noProof/>
                <w:webHidden/>
              </w:rPr>
              <w:fldChar w:fldCharType="begin"/>
            </w:r>
            <w:r>
              <w:rPr>
                <w:noProof/>
                <w:webHidden/>
              </w:rPr>
              <w:instrText xml:space="preserve"> PAGEREF _Toc497654026 \h </w:instrText>
            </w:r>
            <w:r>
              <w:rPr>
                <w:noProof/>
                <w:webHidden/>
              </w:rPr>
            </w:r>
            <w:r>
              <w:rPr>
                <w:noProof/>
                <w:webHidden/>
              </w:rPr>
              <w:fldChar w:fldCharType="separate"/>
            </w:r>
            <w:r>
              <w:rPr>
                <w:noProof/>
                <w:webHidden/>
              </w:rPr>
              <w:t>19</w:t>
            </w:r>
            <w:r>
              <w:rPr>
                <w:noProof/>
                <w:webHidden/>
              </w:rPr>
              <w:fldChar w:fldCharType="end"/>
            </w:r>
          </w:hyperlink>
        </w:p>
        <w:p w14:paraId="2FC42741" w14:textId="77777777" w:rsidR="006F0CE9" w:rsidRDefault="006F0CE9">
          <w:pPr>
            <w:pStyle w:val="Sumrio2"/>
            <w:tabs>
              <w:tab w:val="right" w:leader="dot" w:pos="9061"/>
            </w:tabs>
            <w:rPr>
              <w:rFonts w:eastAsiaTheme="minorEastAsia" w:cstheme="minorBidi"/>
              <w:b w:val="0"/>
              <w:bCs w:val="0"/>
              <w:noProof/>
              <w:sz w:val="24"/>
              <w:szCs w:val="24"/>
            </w:rPr>
          </w:pPr>
          <w:hyperlink w:anchor="_Toc497654027" w:history="1">
            <w:r w:rsidRPr="008C4B0B">
              <w:rPr>
                <w:rStyle w:val="Hiperlink"/>
                <w:noProof/>
              </w:rPr>
              <w:t>2.2.1 Nuvem Pública</w:t>
            </w:r>
            <w:r>
              <w:rPr>
                <w:noProof/>
                <w:webHidden/>
              </w:rPr>
              <w:tab/>
            </w:r>
            <w:r>
              <w:rPr>
                <w:noProof/>
                <w:webHidden/>
              </w:rPr>
              <w:fldChar w:fldCharType="begin"/>
            </w:r>
            <w:r>
              <w:rPr>
                <w:noProof/>
                <w:webHidden/>
              </w:rPr>
              <w:instrText xml:space="preserve"> PAGEREF _Toc497654027 \h </w:instrText>
            </w:r>
            <w:r>
              <w:rPr>
                <w:noProof/>
                <w:webHidden/>
              </w:rPr>
            </w:r>
            <w:r>
              <w:rPr>
                <w:noProof/>
                <w:webHidden/>
              </w:rPr>
              <w:fldChar w:fldCharType="separate"/>
            </w:r>
            <w:r>
              <w:rPr>
                <w:noProof/>
                <w:webHidden/>
              </w:rPr>
              <w:t>20</w:t>
            </w:r>
            <w:r>
              <w:rPr>
                <w:noProof/>
                <w:webHidden/>
              </w:rPr>
              <w:fldChar w:fldCharType="end"/>
            </w:r>
          </w:hyperlink>
        </w:p>
        <w:p w14:paraId="1322B259" w14:textId="77777777" w:rsidR="006F0CE9" w:rsidRDefault="006F0CE9">
          <w:pPr>
            <w:pStyle w:val="Sumrio2"/>
            <w:tabs>
              <w:tab w:val="right" w:leader="dot" w:pos="9061"/>
            </w:tabs>
            <w:rPr>
              <w:rFonts w:eastAsiaTheme="minorEastAsia" w:cstheme="minorBidi"/>
              <w:b w:val="0"/>
              <w:bCs w:val="0"/>
              <w:noProof/>
              <w:sz w:val="24"/>
              <w:szCs w:val="24"/>
            </w:rPr>
          </w:pPr>
          <w:hyperlink w:anchor="_Toc497654028" w:history="1">
            <w:r w:rsidRPr="008C4B0B">
              <w:rPr>
                <w:rStyle w:val="Hiperlink"/>
                <w:noProof/>
              </w:rPr>
              <w:t>2.2.2 Nuvem Privada</w:t>
            </w:r>
            <w:r>
              <w:rPr>
                <w:noProof/>
                <w:webHidden/>
              </w:rPr>
              <w:tab/>
            </w:r>
            <w:r>
              <w:rPr>
                <w:noProof/>
                <w:webHidden/>
              </w:rPr>
              <w:fldChar w:fldCharType="begin"/>
            </w:r>
            <w:r>
              <w:rPr>
                <w:noProof/>
                <w:webHidden/>
              </w:rPr>
              <w:instrText xml:space="preserve"> PAGEREF _Toc497654028 \h </w:instrText>
            </w:r>
            <w:r>
              <w:rPr>
                <w:noProof/>
                <w:webHidden/>
              </w:rPr>
            </w:r>
            <w:r>
              <w:rPr>
                <w:noProof/>
                <w:webHidden/>
              </w:rPr>
              <w:fldChar w:fldCharType="separate"/>
            </w:r>
            <w:r>
              <w:rPr>
                <w:noProof/>
                <w:webHidden/>
              </w:rPr>
              <w:t>21</w:t>
            </w:r>
            <w:r>
              <w:rPr>
                <w:noProof/>
                <w:webHidden/>
              </w:rPr>
              <w:fldChar w:fldCharType="end"/>
            </w:r>
          </w:hyperlink>
        </w:p>
        <w:p w14:paraId="3520A99E" w14:textId="77777777" w:rsidR="006F0CE9" w:rsidRDefault="006F0CE9">
          <w:pPr>
            <w:pStyle w:val="Sumrio2"/>
            <w:tabs>
              <w:tab w:val="right" w:leader="dot" w:pos="9061"/>
            </w:tabs>
            <w:rPr>
              <w:rFonts w:eastAsiaTheme="minorEastAsia" w:cstheme="minorBidi"/>
              <w:b w:val="0"/>
              <w:bCs w:val="0"/>
              <w:noProof/>
              <w:sz w:val="24"/>
              <w:szCs w:val="24"/>
            </w:rPr>
          </w:pPr>
          <w:hyperlink w:anchor="_Toc497654029" w:history="1">
            <w:r w:rsidRPr="008C4B0B">
              <w:rPr>
                <w:rStyle w:val="Hiperlink"/>
                <w:noProof/>
              </w:rPr>
              <w:t>2.2.3 Nuvem Comunitária</w:t>
            </w:r>
            <w:r>
              <w:rPr>
                <w:noProof/>
                <w:webHidden/>
              </w:rPr>
              <w:tab/>
            </w:r>
            <w:r>
              <w:rPr>
                <w:noProof/>
                <w:webHidden/>
              </w:rPr>
              <w:fldChar w:fldCharType="begin"/>
            </w:r>
            <w:r>
              <w:rPr>
                <w:noProof/>
                <w:webHidden/>
              </w:rPr>
              <w:instrText xml:space="preserve"> PAGEREF _Toc497654029 \h </w:instrText>
            </w:r>
            <w:r>
              <w:rPr>
                <w:noProof/>
                <w:webHidden/>
              </w:rPr>
            </w:r>
            <w:r>
              <w:rPr>
                <w:noProof/>
                <w:webHidden/>
              </w:rPr>
              <w:fldChar w:fldCharType="separate"/>
            </w:r>
            <w:r>
              <w:rPr>
                <w:noProof/>
                <w:webHidden/>
              </w:rPr>
              <w:t>22</w:t>
            </w:r>
            <w:r>
              <w:rPr>
                <w:noProof/>
                <w:webHidden/>
              </w:rPr>
              <w:fldChar w:fldCharType="end"/>
            </w:r>
          </w:hyperlink>
        </w:p>
        <w:p w14:paraId="4117EF76" w14:textId="77777777" w:rsidR="006F0CE9" w:rsidRDefault="006F0CE9">
          <w:pPr>
            <w:pStyle w:val="Sumrio2"/>
            <w:tabs>
              <w:tab w:val="right" w:leader="dot" w:pos="9061"/>
            </w:tabs>
            <w:rPr>
              <w:rFonts w:eastAsiaTheme="minorEastAsia" w:cstheme="minorBidi"/>
              <w:b w:val="0"/>
              <w:bCs w:val="0"/>
              <w:noProof/>
              <w:sz w:val="24"/>
              <w:szCs w:val="24"/>
            </w:rPr>
          </w:pPr>
          <w:hyperlink w:anchor="_Toc497654030" w:history="1">
            <w:r w:rsidRPr="008C4B0B">
              <w:rPr>
                <w:rStyle w:val="Hiperlink"/>
                <w:noProof/>
              </w:rPr>
              <w:t>2.2.3 Nuvem Híbrida</w:t>
            </w:r>
            <w:r>
              <w:rPr>
                <w:noProof/>
                <w:webHidden/>
              </w:rPr>
              <w:tab/>
            </w:r>
            <w:r>
              <w:rPr>
                <w:noProof/>
                <w:webHidden/>
              </w:rPr>
              <w:fldChar w:fldCharType="begin"/>
            </w:r>
            <w:r>
              <w:rPr>
                <w:noProof/>
                <w:webHidden/>
              </w:rPr>
              <w:instrText xml:space="preserve"> PAGEREF _Toc497654030 \h </w:instrText>
            </w:r>
            <w:r>
              <w:rPr>
                <w:noProof/>
                <w:webHidden/>
              </w:rPr>
            </w:r>
            <w:r>
              <w:rPr>
                <w:noProof/>
                <w:webHidden/>
              </w:rPr>
              <w:fldChar w:fldCharType="separate"/>
            </w:r>
            <w:r>
              <w:rPr>
                <w:noProof/>
                <w:webHidden/>
              </w:rPr>
              <w:t>23</w:t>
            </w:r>
            <w:r>
              <w:rPr>
                <w:noProof/>
                <w:webHidden/>
              </w:rPr>
              <w:fldChar w:fldCharType="end"/>
            </w:r>
          </w:hyperlink>
        </w:p>
        <w:p w14:paraId="4E4A4C45" w14:textId="77777777" w:rsidR="006F0CE9" w:rsidRDefault="006F0CE9">
          <w:pPr>
            <w:pStyle w:val="Sumrio1"/>
            <w:tabs>
              <w:tab w:val="right" w:leader="dot" w:pos="9061"/>
            </w:tabs>
            <w:rPr>
              <w:rFonts w:eastAsiaTheme="minorEastAsia" w:cstheme="minorBidi"/>
              <w:b w:val="0"/>
              <w:bCs w:val="0"/>
              <w:noProof/>
            </w:rPr>
          </w:pPr>
          <w:hyperlink w:anchor="_Toc497654031" w:history="1">
            <w:r w:rsidRPr="008C4B0B">
              <w:rPr>
                <w:rStyle w:val="Hiperlink"/>
                <w:noProof/>
              </w:rPr>
              <w:t>2.3 Princípios da computação em nuvem</w:t>
            </w:r>
            <w:r>
              <w:rPr>
                <w:noProof/>
                <w:webHidden/>
              </w:rPr>
              <w:tab/>
            </w:r>
            <w:r>
              <w:rPr>
                <w:noProof/>
                <w:webHidden/>
              </w:rPr>
              <w:fldChar w:fldCharType="begin"/>
            </w:r>
            <w:r>
              <w:rPr>
                <w:noProof/>
                <w:webHidden/>
              </w:rPr>
              <w:instrText xml:space="preserve"> PAGEREF _Toc497654031 \h </w:instrText>
            </w:r>
            <w:r>
              <w:rPr>
                <w:noProof/>
                <w:webHidden/>
              </w:rPr>
            </w:r>
            <w:r>
              <w:rPr>
                <w:noProof/>
                <w:webHidden/>
              </w:rPr>
              <w:fldChar w:fldCharType="separate"/>
            </w:r>
            <w:r>
              <w:rPr>
                <w:noProof/>
                <w:webHidden/>
              </w:rPr>
              <w:t>24</w:t>
            </w:r>
            <w:r>
              <w:rPr>
                <w:noProof/>
                <w:webHidden/>
              </w:rPr>
              <w:fldChar w:fldCharType="end"/>
            </w:r>
          </w:hyperlink>
        </w:p>
        <w:p w14:paraId="135CDB12" w14:textId="77777777" w:rsidR="006F0CE9" w:rsidRDefault="006F0CE9">
          <w:pPr>
            <w:pStyle w:val="Sumrio1"/>
            <w:tabs>
              <w:tab w:val="right" w:leader="dot" w:pos="9061"/>
            </w:tabs>
            <w:rPr>
              <w:rFonts w:eastAsiaTheme="minorEastAsia" w:cstheme="minorBidi"/>
              <w:b w:val="0"/>
              <w:bCs w:val="0"/>
              <w:noProof/>
            </w:rPr>
          </w:pPr>
          <w:hyperlink w:anchor="_Toc497654032" w:history="1">
            <w:r w:rsidRPr="008C4B0B">
              <w:rPr>
                <w:rStyle w:val="Hiperlink"/>
                <w:noProof/>
              </w:rPr>
              <w:t>2.4 Modelos de Serviços</w:t>
            </w:r>
            <w:r>
              <w:rPr>
                <w:noProof/>
                <w:webHidden/>
              </w:rPr>
              <w:tab/>
            </w:r>
            <w:r>
              <w:rPr>
                <w:noProof/>
                <w:webHidden/>
              </w:rPr>
              <w:fldChar w:fldCharType="begin"/>
            </w:r>
            <w:r>
              <w:rPr>
                <w:noProof/>
                <w:webHidden/>
              </w:rPr>
              <w:instrText xml:space="preserve"> PAGEREF _Toc497654032 \h </w:instrText>
            </w:r>
            <w:r>
              <w:rPr>
                <w:noProof/>
                <w:webHidden/>
              </w:rPr>
            </w:r>
            <w:r>
              <w:rPr>
                <w:noProof/>
                <w:webHidden/>
              </w:rPr>
              <w:fldChar w:fldCharType="separate"/>
            </w:r>
            <w:r>
              <w:rPr>
                <w:noProof/>
                <w:webHidden/>
              </w:rPr>
              <w:t>26</w:t>
            </w:r>
            <w:r>
              <w:rPr>
                <w:noProof/>
                <w:webHidden/>
              </w:rPr>
              <w:fldChar w:fldCharType="end"/>
            </w:r>
          </w:hyperlink>
        </w:p>
        <w:p w14:paraId="6C4CF982" w14:textId="77777777" w:rsidR="006F0CE9" w:rsidRDefault="006F0CE9">
          <w:pPr>
            <w:pStyle w:val="Sumrio1"/>
            <w:tabs>
              <w:tab w:val="right" w:leader="dot" w:pos="9061"/>
            </w:tabs>
            <w:rPr>
              <w:rFonts w:eastAsiaTheme="minorEastAsia" w:cstheme="minorBidi"/>
              <w:b w:val="0"/>
              <w:bCs w:val="0"/>
              <w:noProof/>
            </w:rPr>
          </w:pPr>
          <w:hyperlink w:anchor="_Toc497654033" w:history="1">
            <w:r w:rsidRPr="008C4B0B">
              <w:rPr>
                <w:rStyle w:val="Hiperlink"/>
                <w:noProof/>
              </w:rPr>
              <w:t>3 Container vs Virtualização</w:t>
            </w:r>
            <w:r>
              <w:rPr>
                <w:noProof/>
                <w:webHidden/>
              </w:rPr>
              <w:tab/>
            </w:r>
            <w:r>
              <w:rPr>
                <w:noProof/>
                <w:webHidden/>
              </w:rPr>
              <w:fldChar w:fldCharType="begin"/>
            </w:r>
            <w:r>
              <w:rPr>
                <w:noProof/>
                <w:webHidden/>
              </w:rPr>
              <w:instrText xml:space="preserve"> PAGEREF _Toc497654033 \h </w:instrText>
            </w:r>
            <w:r>
              <w:rPr>
                <w:noProof/>
                <w:webHidden/>
              </w:rPr>
            </w:r>
            <w:r>
              <w:rPr>
                <w:noProof/>
                <w:webHidden/>
              </w:rPr>
              <w:fldChar w:fldCharType="separate"/>
            </w:r>
            <w:r>
              <w:rPr>
                <w:noProof/>
                <w:webHidden/>
              </w:rPr>
              <w:t>27</w:t>
            </w:r>
            <w:r>
              <w:rPr>
                <w:noProof/>
                <w:webHidden/>
              </w:rPr>
              <w:fldChar w:fldCharType="end"/>
            </w:r>
          </w:hyperlink>
        </w:p>
        <w:p w14:paraId="600CE45D" w14:textId="77777777" w:rsidR="006F0CE9" w:rsidRDefault="006F0CE9">
          <w:pPr>
            <w:pStyle w:val="Sumrio1"/>
            <w:tabs>
              <w:tab w:val="right" w:leader="dot" w:pos="9061"/>
            </w:tabs>
            <w:rPr>
              <w:rFonts w:eastAsiaTheme="minorEastAsia" w:cstheme="minorBidi"/>
              <w:b w:val="0"/>
              <w:bCs w:val="0"/>
              <w:noProof/>
            </w:rPr>
          </w:pPr>
          <w:hyperlink w:anchor="_Toc497654034" w:history="1">
            <w:r w:rsidRPr="008C4B0B">
              <w:rPr>
                <w:rStyle w:val="Hiperlink"/>
                <w:noProof/>
              </w:rPr>
              <w:t>3.1 LXC Containers</w:t>
            </w:r>
            <w:r>
              <w:rPr>
                <w:noProof/>
                <w:webHidden/>
              </w:rPr>
              <w:tab/>
            </w:r>
            <w:r>
              <w:rPr>
                <w:noProof/>
                <w:webHidden/>
              </w:rPr>
              <w:fldChar w:fldCharType="begin"/>
            </w:r>
            <w:r>
              <w:rPr>
                <w:noProof/>
                <w:webHidden/>
              </w:rPr>
              <w:instrText xml:space="preserve"> PAGEREF _Toc497654034 \h </w:instrText>
            </w:r>
            <w:r>
              <w:rPr>
                <w:noProof/>
                <w:webHidden/>
              </w:rPr>
            </w:r>
            <w:r>
              <w:rPr>
                <w:noProof/>
                <w:webHidden/>
              </w:rPr>
              <w:fldChar w:fldCharType="separate"/>
            </w:r>
            <w:r>
              <w:rPr>
                <w:noProof/>
                <w:webHidden/>
              </w:rPr>
              <w:t>30</w:t>
            </w:r>
            <w:r>
              <w:rPr>
                <w:noProof/>
                <w:webHidden/>
              </w:rPr>
              <w:fldChar w:fldCharType="end"/>
            </w:r>
          </w:hyperlink>
        </w:p>
        <w:p w14:paraId="69A1B29A" w14:textId="77777777" w:rsidR="006F0CE9" w:rsidRDefault="006F0CE9">
          <w:pPr>
            <w:pStyle w:val="Sumrio1"/>
            <w:tabs>
              <w:tab w:val="right" w:leader="dot" w:pos="9061"/>
            </w:tabs>
            <w:rPr>
              <w:rFonts w:eastAsiaTheme="minorEastAsia" w:cstheme="minorBidi"/>
              <w:b w:val="0"/>
              <w:bCs w:val="0"/>
              <w:noProof/>
            </w:rPr>
          </w:pPr>
          <w:hyperlink w:anchor="_Toc497654035" w:history="1">
            <w:r w:rsidRPr="008C4B0B">
              <w:rPr>
                <w:rStyle w:val="Hiperlink"/>
                <w:noProof/>
              </w:rPr>
              <w:t>4. Docker</w:t>
            </w:r>
            <w:r>
              <w:rPr>
                <w:noProof/>
                <w:webHidden/>
              </w:rPr>
              <w:tab/>
            </w:r>
            <w:r>
              <w:rPr>
                <w:noProof/>
                <w:webHidden/>
              </w:rPr>
              <w:fldChar w:fldCharType="begin"/>
            </w:r>
            <w:r>
              <w:rPr>
                <w:noProof/>
                <w:webHidden/>
              </w:rPr>
              <w:instrText xml:space="preserve"> PAGEREF _Toc497654035 \h </w:instrText>
            </w:r>
            <w:r>
              <w:rPr>
                <w:noProof/>
                <w:webHidden/>
              </w:rPr>
            </w:r>
            <w:r>
              <w:rPr>
                <w:noProof/>
                <w:webHidden/>
              </w:rPr>
              <w:fldChar w:fldCharType="separate"/>
            </w:r>
            <w:r>
              <w:rPr>
                <w:noProof/>
                <w:webHidden/>
              </w:rPr>
              <w:t>33</w:t>
            </w:r>
            <w:r>
              <w:rPr>
                <w:noProof/>
                <w:webHidden/>
              </w:rPr>
              <w:fldChar w:fldCharType="end"/>
            </w:r>
          </w:hyperlink>
        </w:p>
        <w:p w14:paraId="7B4DB095" w14:textId="77777777" w:rsidR="006F0CE9" w:rsidRDefault="006F0CE9">
          <w:pPr>
            <w:pStyle w:val="Sumrio2"/>
            <w:tabs>
              <w:tab w:val="right" w:leader="dot" w:pos="9061"/>
            </w:tabs>
            <w:rPr>
              <w:rFonts w:eastAsiaTheme="minorEastAsia" w:cstheme="minorBidi"/>
              <w:b w:val="0"/>
              <w:bCs w:val="0"/>
              <w:noProof/>
              <w:sz w:val="24"/>
              <w:szCs w:val="24"/>
            </w:rPr>
          </w:pPr>
          <w:hyperlink w:anchor="_Toc497654036" w:history="1">
            <w:r w:rsidRPr="008C4B0B">
              <w:rPr>
                <w:rStyle w:val="Hiperlink"/>
                <w:noProof/>
              </w:rPr>
              <w:t>4.0.1 Instalação do Docker</w:t>
            </w:r>
            <w:r>
              <w:rPr>
                <w:noProof/>
                <w:webHidden/>
              </w:rPr>
              <w:tab/>
            </w:r>
            <w:r>
              <w:rPr>
                <w:noProof/>
                <w:webHidden/>
              </w:rPr>
              <w:fldChar w:fldCharType="begin"/>
            </w:r>
            <w:r>
              <w:rPr>
                <w:noProof/>
                <w:webHidden/>
              </w:rPr>
              <w:instrText xml:space="preserve"> PAGEREF _Toc497654036 \h </w:instrText>
            </w:r>
            <w:r>
              <w:rPr>
                <w:noProof/>
                <w:webHidden/>
              </w:rPr>
            </w:r>
            <w:r>
              <w:rPr>
                <w:noProof/>
                <w:webHidden/>
              </w:rPr>
              <w:fldChar w:fldCharType="separate"/>
            </w:r>
            <w:r>
              <w:rPr>
                <w:noProof/>
                <w:webHidden/>
              </w:rPr>
              <w:t>34</w:t>
            </w:r>
            <w:r>
              <w:rPr>
                <w:noProof/>
                <w:webHidden/>
              </w:rPr>
              <w:fldChar w:fldCharType="end"/>
            </w:r>
          </w:hyperlink>
        </w:p>
        <w:p w14:paraId="6E7C40E2" w14:textId="77777777" w:rsidR="006F0CE9" w:rsidRDefault="006F0CE9">
          <w:pPr>
            <w:pStyle w:val="Sumrio1"/>
            <w:tabs>
              <w:tab w:val="right" w:leader="dot" w:pos="9061"/>
            </w:tabs>
            <w:rPr>
              <w:rFonts w:eastAsiaTheme="minorEastAsia" w:cstheme="minorBidi"/>
              <w:b w:val="0"/>
              <w:bCs w:val="0"/>
              <w:noProof/>
            </w:rPr>
          </w:pPr>
          <w:hyperlink w:anchor="_Toc497654037" w:history="1">
            <w:r w:rsidRPr="008C4B0B">
              <w:rPr>
                <w:rStyle w:val="Hiperlink"/>
                <w:noProof/>
              </w:rPr>
              <w:t>4.1 Arquivos de Configuração</w:t>
            </w:r>
            <w:r>
              <w:rPr>
                <w:noProof/>
                <w:webHidden/>
              </w:rPr>
              <w:tab/>
            </w:r>
            <w:r>
              <w:rPr>
                <w:noProof/>
                <w:webHidden/>
              </w:rPr>
              <w:fldChar w:fldCharType="begin"/>
            </w:r>
            <w:r>
              <w:rPr>
                <w:noProof/>
                <w:webHidden/>
              </w:rPr>
              <w:instrText xml:space="preserve"> PAGEREF _Toc497654037 \h </w:instrText>
            </w:r>
            <w:r>
              <w:rPr>
                <w:noProof/>
                <w:webHidden/>
              </w:rPr>
            </w:r>
            <w:r>
              <w:rPr>
                <w:noProof/>
                <w:webHidden/>
              </w:rPr>
              <w:fldChar w:fldCharType="separate"/>
            </w:r>
            <w:r>
              <w:rPr>
                <w:noProof/>
                <w:webHidden/>
              </w:rPr>
              <w:t>36</w:t>
            </w:r>
            <w:r>
              <w:rPr>
                <w:noProof/>
                <w:webHidden/>
              </w:rPr>
              <w:fldChar w:fldCharType="end"/>
            </w:r>
          </w:hyperlink>
        </w:p>
        <w:p w14:paraId="2FD20893" w14:textId="77777777" w:rsidR="006F0CE9" w:rsidRDefault="006F0CE9">
          <w:pPr>
            <w:pStyle w:val="Sumrio2"/>
            <w:tabs>
              <w:tab w:val="right" w:leader="dot" w:pos="9061"/>
            </w:tabs>
            <w:rPr>
              <w:rFonts w:eastAsiaTheme="minorEastAsia" w:cstheme="minorBidi"/>
              <w:b w:val="0"/>
              <w:bCs w:val="0"/>
              <w:noProof/>
              <w:sz w:val="24"/>
              <w:szCs w:val="24"/>
            </w:rPr>
          </w:pPr>
          <w:hyperlink w:anchor="_Toc497654038" w:history="1">
            <w:r w:rsidRPr="008C4B0B">
              <w:rPr>
                <w:rStyle w:val="Hiperlink"/>
                <w:noProof/>
              </w:rPr>
              <w:t>4.1.1 Docker-Compose</w:t>
            </w:r>
            <w:r>
              <w:rPr>
                <w:noProof/>
                <w:webHidden/>
              </w:rPr>
              <w:tab/>
            </w:r>
            <w:r>
              <w:rPr>
                <w:noProof/>
                <w:webHidden/>
              </w:rPr>
              <w:fldChar w:fldCharType="begin"/>
            </w:r>
            <w:r>
              <w:rPr>
                <w:noProof/>
                <w:webHidden/>
              </w:rPr>
              <w:instrText xml:space="preserve"> PAGEREF _Toc497654038 \h </w:instrText>
            </w:r>
            <w:r>
              <w:rPr>
                <w:noProof/>
                <w:webHidden/>
              </w:rPr>
            </w:r>
            <w:r>
              <w:rPr>
                <w:noProof/>
                <w:webHidden/>
              </w:rPr>
              <w:fldChar w:fldCharType="separate"/>
            </w:r>
            <w:r>
              <w:rPr>
                <w:noProof/>
                <w:webHidden/>
              </w:rPr>
              <w:t>36</w:t>
            </w:r>
            <w:r>
              <w:rPr>
                <w:noProof/>
                <w:webHidden/>
              </w:rPr>
              <w:fldChar w:fldCharType="end"/>
            </w:r>
          </w:hyperlink>
        </w:p>
        <w:p w14:paraId="279FCD97" w14:textId="77777777" w:rsidR="006F0CE9" w:rsidRDefault="006F0CE9">
          <w:pPr>
            <w:pStyle w:val="Sumrio2"/>
            <w:tabs>
              <w:tab w:val="right" w:leader="dot" w:pos="9061"/>
            </w:tabs>
            <w:rPr>
              <w:rFonts w:eastAsiaTheme="minorEastAsia" w:cstheme="minorBidi"/>
              <w:b w:val="0"/>
              <w:bCs w:val="0"/>
              <w:noProof/>
              <w:sz w:val="24"/>
              <w:szCs w:val="24"/>
            </w:rPr>
          </w:pPr>
          <w:hyperlink w:anchor="_Toc497654039" w:history="1">
            <w:r w:rsidRPr="008C4B0B">
              <w:rPr>
                <w:rStyle w:val="Hiperlink"/>
                <w:noProof/>
              </w:rPr>
              <w:t>4.1.2 Docker File</w:t>
            </w:r>
            <w:r>
              <w:rPr>
                <w:noProof/>
                <w:webHidden/>
              </w:rPr>
              <w:tab/>
            </w:r>
            <w:r>
              <w:rPr>
                <w:noProof/>
                <w:webHidden/>
              </w:rPr>
              <w:fldChar w:fldCharType="begin"/>
            </w:r>
            <w:r>
              <w:rPr>
                <w:noProof/>
                <w:webHidden/>
              </w:rPr>
              <w:instrText xml:space="preserve"> PAGEREF _Toc497654039 \h </w:instrText>
            </w:r>
            <w:r>
              <w:rPr>
                <w:noProof/>
                <w:webHidden/>
              </w:rPr>
            </w:r>
            <w:r>
              <w:rPr>
                <w:noProof/>
                <w:webHidden/>
              </w:rPr>
              <w:fldChar w:fldCharType="separate"/>
            </w:r>
            <w:r>
              <w:rPr>
                <w:noProof/>
                <w:webHidden/>
              </w:rPr>
              <w:t>37</w:t>
            </w:r>
            <w:r>
              <w:rPr>
                <w:noProof/>
                <w:webHidden/>
              </w:rPr>
              <w:fldChar w:fldCharType="end"/>
            </w:r>
          </w:hyperlink>
        </w:p>
        <w:p w14:paraId="389ED9B2" w14:textId="77777777" w:rsidR="006F0CE9" w:rsidRDefault="006F0CE9">
          <w:pPr>
            <w:pStyle w:val="Sumrio1"/>
            <w:tabs>
              <w:tab w:val="right" w:leader="dot" w:pos="9061"/>
            </w:tabs>
            <w:rPr>
              <w:rFonts w:eastAsiaTheme="minorEastAsia" w:cstheme="minorBidi"/>
              <w:b w:val="0"/>
              <w:bCs w:val="0"/>
              <w:noProof/>
            </w:rPr>
          </w:pPr>
          <w:hyperlink w:anchor="_Toc497654040" w:history="1">
            <w:r w:rsidRPr="008C4B0B">
              <w:rPr>
                <w:rStyle w:val="Hiperlink"/>
                <w:noProof/>
              </w:rPr>
              <w:t>4.2 Docker Imagem</w:t>
            </w:r>
            <w:r>
              <w:rPr>
                <w:noProof/>
                <w:webHidden/>
              </w:rPr>
              <w:tab/>
            </w:r>
            <w:r>
              <w:rPr>
                <w:noProof/>
                <w:webHidden/>
              </w:rPr>
              <w:fldChar w:fldCharType="begin"/>
            </w:r>
            <w:r>
              <w:rPr>
                <w:noProof/>
                <w:webHidden/>
              </w:rPr>
              <w:instrText xml:space="preserve"> PAGEREF _Toc497654040 \h </w:instrText>
            </w:r>
            <w:r>
              <w:rPr>
                <w:noProof/>
                <w:webHidden/>
              </w:rPr>
            </w:r>
            <w:r>
              <w:rPr>
                <w:noProof/>
                <w:webHidden/>
              </w:rPr>
              <w:fldChar w:fldCharType="separate"/>
            </w:r>
            <w:r>
              <w:rPr>
                <w:noProof/>
                <w:webHidden/>
              </w:rPr>
              <w:t>40</w:t>
            </w:r>
            <w:r>
              <w:rPr>
                <w:noProof/>
                <w:webHidden/>
              </w:rPr>
              <w:fldChar w:fldCharType="end"/>
            </w:r>
          </w:hyperlink>
        </w:p>
        <w:p w14:paraId="41125236" w14:textId="77777777" w:rsidR="006F0CE9" w:rsidRDefault="006F0CE9">
          <w:pPr>
            <w:pStyle w:val="Sumrio2"/>
            <w:tabs>
              <w:tab w:val="right" w:leader="dot" w:pos="9061"/>
            </w:tabs>
            <w:rPr>
              <w:rFonts w:eastAsiaTheme="minorEastAsia" w:cstheme="minorBidi"/>
              <w:b w:val="0"/>
              <w:bCs w:val="0"/>
              <w:noProof/>
              <w:sz w:val="24"/>
              <w:szCs w:val="24"/>
            </w:rPr>
          </w:pPr>
          <w:hyperlink w:anchor="_Toc497654041" w:history="1">
            <w:r w:rsidRPr="008C4B0B">
              <w:rPr>
                <w:rStyle w:val="Hiperlink"/>
                <w:noProof/>
              </w:rPr>
              <w:t>4.2.1 DockerHub</w:t>
            </w:r>
            <w:r>
              <w:rPr>
                <w:noProof/>
                <w:webHidden/>
              </w:rPr>
              <w:tab/>
            </w:r>
            <w:r>
              <w:rPr>
                <w:noProof/>
                <w:webHidden/>
              </w:rPr>
              <w:fldChar w:fldCharType="begin"/>
            </w:r>
            <w:r>
              <w:rPr>
                <w:noProof/>
                <w:webHidden/>
              </w:rPr>
              <w:instrText xml:space="preserve"> PAGEREF _Toc497654041 \h </w:instrText>
            </w:r>
            <w:r>
              <w:rPr>
                <w:noProof/>
                <w:webHidden/>
              </w:rPr>
            </w:r>
            <w:r>
              <w:rPr>
                <w:noProof/>
                <w:webHidden/>
              </w:rPr>
              <w:fldChar w:fldCharType="separate"/>
            </w:r>
            <w:r>
              <w:rPr>
                <w:noProof/>
                <w:webHidden/>
              </w:rPr>
              <w:t>41</w:t>
            </w:r>
            <w:r>
              <w:rPr>
                <w:noProof/>
                <w:webHidden/>
              </w:rPr>
              <w:fldChar w:fldCharType="end"/>
            </w:r>
          </w:hyperlink>
        </w:p>
        <w:p w14:paraId="76E8C592" w14:textId="77777777" w:rsidR="006F0CE9" w:rsidRDefault="006F0CE9">
          <w:pPr>
            <w:pStyle w:val="Sumrio1"/>
            <w:tabs>
              <w:tab w:val="right" w:leader="dot" w:pos="9061"/>
            </w:tabs>
            <w:rPr>
              <w:rFonts w:eastAsiaTheme="minorEastAsia" w:cstheme="minorBidi"/>
              <w:b w:val="0"/>
              <w:bCs w:val="0"/>
              <w:noProof/>
            </w:rPr>
          </w:pPr>
          <w:hyperlink w:anchor="_Toc497654042" w:history="1">
            <w:r w:rsidRPr="008C4B0B">
              <w:rPr>
                <w:rStyle w:val="Hiperlink"/>
                <w:noProof/>
              </w:rPr>
              <w:t>4.3 Docker Container</w:t>
            </w:r>
            <w:r>
              <w:rPr>
                <w:noProof/>
                <w:webHidden/>
              </w:rPr>
              <w:tab/>
            </w:r>
            <w:r>
              <w:rPr>
                <w:noProof/>
                <w:webHidden/>
              </w:rPr>
              <w:fldChar w:fldCharType="begin"/>
            </w:r>
            <w:r>
              <w:rPr>
                <w:noProof/>
                <w:webHidden/>
              </w:rPr>
              <w:instrText xml:space="preserve"> PAGEREF _Toc497654042 \h </w:instrText>
            </w:r>
            <w:r>
              <w:rPr>
                <w:noProof/>
                <w:webHidden/>
              </w:rPr>
            </w:r>
            <w:r>
              <w:rPr>
                <w:noProof/>
                <w:webHidden/>
              </w:rPr>
              <w:fldChar w:fldCharType="separate"/>
            </w:r>
            <w:r>
              <w:rPr>
                <w:noProof/>
                <w:webHidden/>
              </w:rPr>
              <w:t>44</w:t>
            </w:r>
            <w:r>
              <w:rPr>
                <w:noProof/>
                <w:webHidden/>
              </w:rPr>
              <w:fldChar w:fldCharType="end"/>
            </w:r>
          </w:hyperlink>
        </w:p>
        <w:p w14:paraId="5AF057B7" w14:textId="77777777" w:rsidR="006F0CE9" w:rsidRDefault="006F0CE9">
          <w:pPr>
            <w:pStyle w:val="Sumrio2"/>
            <w:tabs>
              <w:tab w:val="right" w:leader="dot" w:pos="9061"/>
            </w:tabs>
            <w:rPr>
              <w:rFonts w:eastAsiaTheme="minorEastAsia" w:cstheme="minorBidi"/>
              <w:b w:val="0"/>
              <w:bCs w:val="0"/>
              <w:noProof/>
              <w:sz w:val="24"/>
              <w:szCs w:val="24"/>
            </w:rPr>
          </w:pPr>
          <w:hyperlink w:anchor="_Toc497654043" w:history="1">
            <w:r w:rsidRPr="008C4B0B">
              <w:rPr>
                <w:rStyle w:val="Hiperlink"/>
                <w:noProof/>
              </w:rPr>
              <w:t>4.3.1 Software de Gerenciamento de Containers</w:t>
            </w:r>
            <w:r>
              <w:rPr>
                <w:noProof/>
                <w:webHidden/>
              </w:rPr>
              <w:tab/>
            </w:r>
            <w:r>
              <w:rPr>
                <w:noProof/>
                <w:webHidden/>
              </w:rPr>
              <w:fldChar w:fldCharType="begin"/>
            </w:r>
            <w:r>
              <w:rPr>
                <w:noProof/>
                <w:webHidden/>
              </w:rPr>
              <w:instrText xml:space="preserve"> PAGEREF _Toc497654043 \h </w:instrText>
            </w:r>
            <w:r>
              <w:rPr>
                <w:noProof/>
                <w:webHidden/>
              </w:rPr>
            </w:r>
            <w:r>
              <w:rPr>
                <w:noProof/>
                <w:webHidden/>
              </w:rPr>
              <w:fldChar w:fldCharType="separate"/>
            </w:r>
            <w:r>
              <w:rPr>
                <w:noProof/>
                <w:webHidden/>
              </w:rPr>
              <w:t>46</w:t>
            </w:r>
            <w:r>
              <w:rPr>
                <w:noProof/>
                <w:webHidden/>
              </w:rPr>
              <w:fldChar w:fldCharType="end"/>
            </w:r>
          </w:hyperlink>
        </w:p>
        <w:p w14:paraId="5161F40D" w14:textId="77777777" w:rsidR="006F0CE9" w:rsidRDefault="006F0CE9">
          <w:pPr>
            <w:pStyle w:val="Sumrio1"/>
            <w:tabs>
              <w:tab w:val="right" w:leader="dot" w:pos="9061"/>
            </w:tabs>
            <w:rPr>
              <w:rFonts w:eastAsiaTheme="minorEastAsia" w:cstheme="minorBidi"/>
              <w:b w:val="0"/>
              <w:bCs w:val="0"/>
              <w:noProof/>
            </w:rPr>
          </w:pPr>
          <w:hyperlink w:anchor="_Toc497654044" w:history="1">
            <w:r w:rsidRPr="008C4B0B">
              <w:rPr>
                <w:rStyle w:val="Hiperlink"/>
                <w:noProof/>
              </w:rPr>
              <w:t>4.4 Docker Swarm</w:t>
            </w:r>
            <w:r>
              <w:rPr>
                <w:noProof/>
                <w:webHidden/>
              </w:rPr>
              <w:tab/>
            </w:r>
            <w:r>
              <w:rPr>
                <w:noProof/>
                <w:webHidden/>
              </w:rPr>
              <w:fldChar w:fldCharType="begin"/>
            </w:r>
            <w:r>
              <w:rPr>
                <w:noProof/>
                <w:webHidden/>
              </w:rPr>
              <w:instrText xml:space="preserve"> PAGEREF _Toc497654044 \h </w:instrText>
            </w:r>
            <w:r>
              <w:rPr>
                <w:noProof/>
                <w:webHidden/>
              </w:rPr>
            </w:r>
            <w:r>
              <w:rPr>
                <w:noProof/>
                <w:webHidden/>
              </w:rPr>
              <w:fldChar w:fldCharType="separate"/>
            </w:r>
            <w:r>
              <w:rPr>
                <w:noProof/>
                <w:webHidden/>
              </w:rPr>
              <w:t>49</w:t>
            </w:r>
            <w:r>
              <w:rPr>
                <w:noProof/>
                <w:webHidden/>
              </w:rPr>
              <w:fldChar w:fldCharType="end"/>
            </w:r>
          </w:hyperlink>
        </w:p>
        <w:p w14:paraId="35DC7821" w14:textId="77777777" w:rsidR="006F0CE9" w:rsidRDefault="006F0CE9">
          <w:pPr>
            <w:pStyle w:val="Sumrio1"/>
            <w:tabs>
              <w:tab w:val="right" w:leader="dot" w:pos="9061"/>
            </w:tabs>
            <w:rPr>
              <w:rFonts w:eastAsiaTheme="minorEastAsia" w:cstheme="minorBidi"/>
              <w:b w:val="0"/>
              <w:bCs w:val="0"/>
              <w:noProof/>
            </w:rPr>
          </w:pPr>
          <w:hyperlink w:anchor="_Toc497654045" w:history="1">
            <w:r w:rsidRPr="008C4B0B">
              <w:rPr>
                <w:rStyle w:val="Hiperlink"/>
                <w:noProof/>
              </w:rPr>
              <w:t>4.5 Play with Docker</w:t>
            </w:r>
            <w:r>
              <w:rPr>
                <w:noProof/>
                <w:webHidden/>
              </w:rPr>
              <w:tab/>
            </w:r>
            <w:r>
              <w:rPr>
                <w:noProof/>
                <w:webHidden/>
              </w:rPr>
              <w:fldChar w:fldCharType="begin"/>
            </w:r>
            <w:r>
              <w:rPr>
                <w:noProof/>
                <w:webHidden/>
              </w:rPr>
              <w:instrText xml:space="preserve"> PAGEREF _Toc497654045 \h </w:instrText>
            </w:r>
            <w:r>
              <w:rPr>
                <w:noProof/>
                <w:webHidden/>
              </w:rPr>
            </w:r>
            <w:r>
              <w:rPr>
                <w:noProof/>
                <w:webHidden/>
              </w:rPr>
              <w:fldChar w:fldCharType="separate"/>
            </w:r>
            <w:r>
              <w:rPr>
                <w:noProof/>
                <w:webHidden/>
              </w:rPr>
              <w:t>52</w:t>
            </w:r>
            <w:r>
              <w:rPr>
                <w:noProof/>
                <w:webHidden/>
              </w:rPr>
              <w:fldChar w:fldCharType="end"/>
            </w:r>
          </w:hyperlink>
        </w:p>
        <w:p w14:paraId="65F968EC" w14:textId="77777777" w:rsidR="006F0CE9" w:rsidRDefault="006F0CE9">
          <w:pPr>
            <w:pStyle w:val="Sumrio1"/>
            <w:tabs>
              <w:tab w:val="right" w:leader="dot" w:pos="9061"/>
            </w:tabs>
            <w:rPr>
              <w:rFonts w:eastAsiaTheme="minorEastAsia" w:cstheme="minorBidi"/>
              <w:b w:val="0"/>
              <w:bCs w:val="0"/>
              <w:noProof/>
            </w:rPr>
          </w:pPr>
          <w:hyperlink w:anchor="_Toc497654046" w:history="1">
            <w:r w:rsidRPr="008C4B0B">
              <w:rPr>
                <w:rStyle w:val="Hiperlink"/>
                <w:noProof/>
              </w:rPr>
              <w:t>4.6 Comunidade e empresarial</w:t>
            </w:r>
            <w:r>
              <w:rPr>
                <w:noProof/>
                <w:webHidden/>
              </w:rPr>
              <w:tab/>
            </w:r>
            <w:r>
              <w:rPr>
                <w:noProof/>
                <w:webHidden/>
              </w:rPr>
              <w:fldChar w:fldCharType="begin"/>
            </w:r>
            <w:r>
              <w:rPr>
                <w:noProof/>
                <w:webHidden/>
              </w:rPr>
              <w:instrText xml:space="preserve"> PAGEREF _Toc497654046 \h </w:instrText>
            </w:r>
            <w:r>
              <w:rPr>
                <w:noProof/>
                <w:webHidden/>
              </w:rPr>
            </w:r>
            <w:r>
              <w:rPr>
                <w:noProof/>
                <w:webHidden/>
              </w:rPr>
              <w:fldChar w:fldCharType="separate"/>
            </w:r>
            <w:r>
              <w:rPr>
                <w:noProof/>
                <w:webHidden/>
              </w:rPr>
              <w:t>54</w:t>
            </w:r>
            <w:r>
              <w:rPr>
                <w:noProof/>
                <w:webHidden/>
              </w:rPr>
              <w:fldChar w:fldCharType="end"/>
            </w:r>
          </w:hyperlink>
        </w:p>
        <w:p w14:paraId="2C3B04E5" w14:textId="77777777" w:rsidR="006F0CE9" w:rsidRDefault="006F0CE9">
          <w:pPr>
            <w:pStyle w:val="Sumrio2"/>
            <w:tabs>
              <w:tab w:val="right" w:leader="dot" w:pos="9061"/>
            </w:tabs>
            <w:rPr>
              <w:rFonts w:eastAsiaTheme="minorEastAsia" w:cstheme="minorBidi"/>
              <w:b w:val="0"/>
              <w:bCs w:val="0"/>
              <w:noProof/>
              <w:sz w:val="24"/>
              <w:szCs w:val="24"/>
            </w:rPr>
          </w:pPr>
          <w:hyperlink w:anchor="_Toc497654047" w:history="1">
            <w:r w:rsidRPr="008C4B0B">
              <w:rPr>
                <w:rStyle w:val="Hiperlink"/>
                <w:noProof/>
              </w:rPr>
              <w:t>4.6.1 Empresarial</w:t>
            </w:r>
            <w:r>
              <w:rPr>
                <w:noProof/>
                <w:webHidden/>
              </w:rPr>
              <w:tab/>
            </w:r>
            <w:r>
              <w:rPr>
                <w:noProof/>
                <w:webHidden/>
              </w:rPr>
              <w:fldChar w:fldCharType="begin"/>
            </w:r>
            <w:r>
              <w:rPr>
                <w:noProof/>
                <w:webHidden/>
              </w:rPr>
              <w:instrText xml:space="preserve"> PAGEREF _Toc497654047 \h </w:instrText>
            </w:r>
            <w:r>
              <w:rPr>
                <w:noProof/>
                <w:webHidden/>
              </w:rPr>
            </w:r>
            <w:r>
              <w:rPr>
                <w:noProof/>
                <w:webHidden/>
              </w:rPr>
              <w:fldChar w:fldCharType="separate"/>
            </w:r>
            <w:r>
              <w:rPr>
                <w:noProof/>
                <w:webHidden/>
              </w:rPr>
              <w:t>55</w:t>
            </w:r>
            <w:r>
              <w:rPr>
                <w:noProof/>
                <w:webHidden/>
              </w:rPr>
              <w:fldChar w:fldCharType="end"/>
            </w:r>
          </w:hyperlink>
        </w:p>
        <w:p w14:paraId="6F3792E4" w14:textId="77777777" w:rsidR="006F0CE9" w:rsidRDefault="006F0CE9">
          <w:pPr>
            <w:pStyle w:val="Sumrio1"/>
            <w:tabs>
              <w:tab w:val="right" w:leader="dot" w:pos="9061"/>
            </w:tabs>
            <w:rPr>
              <w:rFonts w:eastAsiaTheme="minorEastAsia" w:cstheme="minorBidi"/>
              <w:b w:val="0"/>
              <w:bCs w:val="0"/>
              <w:noProof/>
            </w:rPr>
          </w:pPr>
          <w:hyperlink w:anchor="_Toc497654048" w:history="1">
            <w:r w:rsidRPr="008C4B0B">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_Toc497654048 \h </w:instrText>
            </w:r>
            <w:r>
              <w:rPr>
                <w:noProof/>
                <w:webHidden/>
              </w:rPr>
            </w:r>
            <w:r>
              <w:rPr>
                <w:noProof/>
                <w:webHidden/>
              </w:rPr>
              <w:fldChar w:fldCharType="separate"/>
            </w:r>
            <w:r>
              <w:rPr>
                <w:noProof/>
                <w:webHidden/>
              </w:rPr>
              <w:t>56</w:t>
            </w:r>
            <w:r>
              <w:rPr>
                <w:noProof/>
                <w:webHidden/>
              </w:rPr>
              <w:fldChar w:fldCharType="end"/>
            </w:r>
          </w:hyperlink>
        </w:p>
        <w:p w14:paraId="420B1C87" w14:textId="77777777" w:rsidR="006F0CE9" w:rsidRDefault="006F0CE9">
          <w:pPr>
            <w:pStyle w:val="Sumrio1"/>
            <w:tabs>
              <w:tab w:val="right" w:leader="dot" w:pos="9061"/>
            </w:tabs>
            <w:rPr>
              <w:rFonts w:eastAsiaTheme="minorEastAsia" w:cstheme="minorBidi"/>
              <w:b w:val="0"/>
              <w:bCs w:val="0"/>
              <w:noProof/>
            </w:rPr>
          </w:pPr>
          <w:hyperlink w:anchor="_Toc497654049" w:history="1">
            <w:r w:rsidRPr="008C4B0B">
              <w:rPr>
                <w:rStyle w:val="Hiperlink"/>
                <w:noProof/>
              </w:rPr>
              <w:t>6 Softwares de Orquestração</w:t>
            </w:r>
            <w:r>
              <w:rPr>
                <w:noProof/>
                <w:webHidden/>
              </w:rPr>
              <w:tab/>
            </w:r>
            <w:r>
              <w:rPr>
                <w:noProof/>
                <w:webHidden/>
              </w:rPr>
              <w:fldChar w:fldCharType="begin"/>
            </w:r>
            <w:r>
              <w:rPr>
                <w:noProof/>
                <w:webHidden/>
              </w:rPr>
              <w:instrText xml:space="preserve"> PAGEREF _Toc497654049 \h </w:instrText>
            </w:r>
            <w:r>
              <w:rPr>
                <w:noProof/>
                <w:webHidden/>
              </w:rPr>
            </w:r>
            <w:r>
              <w:rPr>
                <w:noProof/>
                <w:webHidden/>
              </w:rPr>
              <w:fldChar w:fldCharType="separate"/>
            </w:r>
            <w:r>
              <w:rPr>
                <w:noProof/>
                <w:webHidden/>
              </w:rPr>
              <w:t>58</w:t>
            </w:r>
            <w:r>
              <w:rPr>
                <w:noProof/>
                <w:webHidden/>
              </w:rPr>
              <w:fldChar w:fldCharType="end"/>
            </w:r>
          </w:hyperlink>
        </w:p>
        <w:p w14:paraId="3F524FDE" w14:textId="77777777" w:rsidR="006F0CE9" w:rsidRDefault="006F0CE9">
          <w:pPr>
            <w:pStyle w:val="Sumrio1"/>
            <w:tabs>
              <w:tab w:val="right" w:leader="dot" w:pos="9061"/>
            </w:tabs>
            <w:rPr>
              <w:rFonts w:eastAsiaTheme="minorEastAsia" w:cstheme="minorBidi"/>
              <w:b w:val="0"/>
              <w:bCs w:val="0"/>
              <w:noProof/>
            </w:rPr>
          </w:pPr>
          <w:hyperlink w:anchor="_Toc497654050" w:history="1">
            <w:r w:rsidRPr="008C4B0B">
              <w:rPr>
                <w:rStyle w:val="Hiperlink"/>
                <w:noProof/>
              </w:rPr>
              <w:t>13 Estudo de Caso</w:t>
            </w:r>
            <w:r>
              <w:rPr>
                <w:noProof/>
                <w:webHidden/>
              </w:rPr>
              <w:tab/>
            </w:r>
            <w:r>
              <w:rPr>
                <w:noProof/>
                <w:webHidden/>
              </w:rPr>
              <w:fldChar w:fldCharType="begin"/>
            </w:r>
            <w:r>
              <w:rPr>
                <w:noProof/>
                <w:webHidden/>
              </w:rPr>
              <w:instrText xml:space="preserve"> PAGEREF _Toc497654050 \h </w:instrText>
            </w:r>
            <w:r>
              <w:rPr>
                <w:noProof/>
                <w:webHidden/>
              </w:rPr>
            </w:r>
            <w:r>
              <w:rPr>
                <w:noProof/>
                <w:webHidden/>
              </w:rPr>
              <w:fldChar w:fldCharType="separate"/>
            </w:r>
            <w:r>
              <w:rPr>
                <w:noProof/>
                <w:webHidden/>
              </w:rPr>
              <w:t>59</w:t>
            </w:r>
            <w:r>
              <w:rPr>
                <w:noProof/>
                <w:webHidden/>
              </w:rPr>
              <w:fldChar w:fldCharType="end"/>
            </w:r>
          </w:hyperlink>
        </w:p>
        <w:p w14:paraId="53CED5E8" w14:textId="77777777" w:rsidR="006F0CE9" w:rsidRDefault="006F0CE9">
          <w:pPr>
            <w:pStyle w:val="Sumrio1"/>
            <w:tabs>
              <w:tab w:val="right" w:leader="dot" w:pos="9061"/>
            </w:tabs>
            <w:rPr>
              <w:rFonts w:eastAsiaTheme="minorEastAsia" w:cstheme="minorBidi"/>
              <w:b w:val="0"/>
              <w:bCs w:val="0"/>
              <w:noProof/>
            </w:rPr>
          </w:pPr>
          <w:hyperlink w:anchor="_Toc497654051" w:history="1">
            <w:r w:rsidRPr="008C4B0B">
              <w:rPr>
                <w:rStyle w:val="Hiperlink"/>
                <w:noProof/>
              </w:rPr>
              <w:t>14 Infraestrutura</w:t>
            </w:r>
            <w:r>
              <w:rPr>
                <w:noProof/>
                <w:webHidden/>
              </w:rPr>
              <w:tab/>
            </w:r>
            <w:r>
              <w:rPr>
                <w:noProof/>
                <w:webHidden/>
              </w:rPr>
              <w:fldChar w:fldCharType="begin"/>
            </w:r>
            <w:r>
              <w:rPr>
                <w:noProof/>
                <w:webHidden/>
              </w:rPr>
              <w:instrText xml:space="preserve"> PAGEREF _Toc497654051 \h </w:instrText>
            </w:r>
            <w:r>
              <w:rPr>
                <w:noProof/>
                <w:webHidden/>
              </w:rPr>
            </w:r>
            <w:r>
              <w:rPr>
                <w:noProof/>
                <w:webHidden/>
              </w:rPr>
              <w:fldChar w:fldCharType="separate"/>
            </w:r>
            <w:r>
              <w:rPr>
                <w:noProof/>
                <w:webHidden/>
              </w:rPr>
              <w:t>66</w:t>
            </w:r>
            <w:r>
              <w:rPr>
                <w:noProof/>
                <w:webHidden/>
              </w:rPr>
              <w:fldChar w:fldCharType="end"/>
            </w:r>
          </w:hyperlink>
        </w:p>
        <w:p w14:paraId="40F11274" w14:textId="77777777" w:rsidR="006F0CE9" w:rsidRDefault="006F0CE9">
          <w:pPr>
            <w:pStyle w:val="Sumrio1"/>
            <w:tabs>
              <w:tab w:val="right" w:leader="dot" w:pos="9061"/>
            </w:tabs>
            <w:rPr>
              <w:rFonts w:eastAsiaTheme="minorEastAsia" w:cstheme="minorBidi"/>
              <w:b w:val="0"/>
              <w:bCs w:val="0"/>
              <w:noProof/>
            </w:rPr>
          </w:pPr>
          <w:hyperlink w:anchor="_Toc497654052" w:history="1">
            <w:r w:rsidRPr="008C4B0B">
              <w:rPr>
                <w:rStyle w:val="Hiperlink"/>
                <w:noProof/>
              </w:rPr>
              <w:t>19 Referências</w:t>
            </w:r>
            <w:r>
              <w:rPr>
                <w:noProof/>
                <w:webHidden/>
              </w:rPr>
              <w:tab/>
            </w:r>
            <w:r>
              <w:rPr>
                <w:noProof/>
                <w:webHidden/>
              </w:rPr>
              <w:fldChar w:fldCharType="begin"/>
            </w:r>
            <w:r>
              <w:rPr>
                <w:noProof/>
                <w:webHidden/>
              </w:rPr>
              <w:instrText xml:space="preserve"> PAGEREF _Toc497654052 \h </w:instrText>
            </w:r>
            <w:r>
              <w:rPr>
                <w:noProof/>
                <w:webHidden/>
              </w:rPr>
            </w:r>
            <w:r>
              <w:rPr>
                <w:noProof/>
                <w:webHidden/>
              </w:rPr>
              <w:fldChar w:fldCharType="separate"/>
            </w:r>
            <w:r>
              <w:rPr>
                <w:noProof/>
                <w:webHidden/>
              </w:rPr>
              <w:t>69</w:t>
            </w:r>
            <w:r>
              <w:rPr>
                <w:noProof/>
                <w:webHidden/>
              </w:rPr>
              <w:fldChar w:fldCharType="end"/>
            </w:r>
          </w:hyperlink>
        </w:p>
        <w:p w14:paraId="7B5DB890" w14:textId="77777777" w:rsidR="006F0CE9" w:rsidRDefault="006F0CE9">
          <w:pPr>
            <w:pStyle w:val="Sumrio1"/>
            <w:tabs>
              <w:tab w:val="right" w:leader="dot" w:pos="9061"/>
            </w:tabs>
            <w:rPr>
              <w:rFonts w:eastAsiaTheme="minorEastAsia" w:cstheme="minorBidi"/>
              <w:b w:val="0"/>
              <w:bCs w:val="0"/>
              <w:noProof/>
            </w:rPr>
          </w:pPr>
          <w:hyperlink w:anchor="_Toc497654053" w:history="1">
            <w:r w:rsidRPr="008C4B0B">
              <w:rPr>
                <w:rStyle w:val="Hiperlink"/>
                <w:noProof/>
              </w:rPr>
              <w:t>11 Anexos</w:t>
            </w:r>
            <w:r>
              <w:rPr>
                <w:noProof/>
                <w:webHidden/>
              </w:rPr>
              <w:tab/>
            </w:r>
            <w:r>
              <w:rPr>
                <w:noProof/>
                <w:webHidden/>
              </w:rPr>
              <w:fldChar w:fldCharType="begin"/>
            </w:r>
            <w:r>
              <w:rPr>
                <w:noProof/>
                <w:webHidden/>
              </w:rPr>
              <w:instrText xml:space="preserve"> PAGEREF _Toc497654053 \h </w:instrText>
            </w:r>
            <w:r>
              <w:rPr>
                <w:noProof/>
                <w:webHidden/>
              </w:rPr>
            </w:r>
            <w:r>
              <w:rPr>
                <w:noProof/>
                <w:webHidden/>
              </w:rPr>
              <w:fldChar w:fldCharType="separate"/>
            </w:r>
            <w:r>
              <w:rPr>
                <w:noProof/>
                <w:webHidden/>
              </w:rPr>
              <w:t>71</w:t>
            </w:r>
            <w:r>
              <w:rPr>
                <w:noProof/>
                <w:webHidden/>
              </w:rPr>
              <w:fldChar w:fldCharType="end"/>
            </w:r>
          </w:hyperlink>
        </w:p>
        <w:p w14:paraId="557E7701" w14:textId="77777777" w:rsidR="006F0CE9" w:rsidRDefault="006F0CE9">
          <w:pPr>
            <w:pStyle w:val="Sumrio2"/>
            <w:tabs>
              <w:tab w:val="right" w:leader="dot" w:pos="9061"/>
            </w:tabs>
            <w:rPr>
              <w:rFonts w:eastAsiaTheme="minorEastAsia" w:cstheme="minorBidi"/>
              <w:b w:val="0"/>
              <w:bCs w:val="0"/>
              <w:noProof/>
              <w:sz w:val="24"/>
              <w:szCs w:val="24"/>
            </w:rPr>
          </w:pPr>
          <w:hyperlink w:anchor="_Toc497654054" w:history="1">
            <w:r w:rsidRPr="008C4B0B">
              <w:rPr>
                <w:rStyle w:val="Hiperlink"/>
                <w:noProof/>
              </w:rPr>
              <w:t>Anexo 11.1 – Dockerfile - X86</w:t>
            </w:r>
            <w:r>
              <w:rPr>
                <w:noProof/>
                <w:webHidden/>
              </w:rPr>
              <w:tab/>
            </w:r>
            <w:r>
              <w:rPr>
                <w:noProof/>
                <w:webHidden/>
              </w:rPr>
              <w:fldChar w:fldCharType="begin"/>
            </w:r>
            <w:r>
              <w:rPr>
                <w:noProof/>
                <w:webHidden/>
              </w:rPr>
              <w:instrText xml:space="preserve"> PAGEREF _Toc497654054 \h </w:instrText>
            </w:r>
            <w:r>
              <w:rPr>
                <w:noProof/>
                <w:webHidden/>
              </w:rPr>
            </w:r>
            <w:r>
              <w:rPr>
                <w:noProof/>
                <w:webHidden/>
              </w:rPr>
              <w:fldChar w:fldCharType="separate"/>
            </w:r>
            <w:r>
              <w:rPr>
                <w:noProof/>
                <w:webHidden/>
              </w:rPr>
              <w:t>71</w:t>
            </w:r>
            <w:r>
              <w:rPr>
                <w:noProof/>
                <w:webHidden/>
              </w:rPr>
              <w:fldChar w:fldCharType="end"/>
            </w:r>
          </w:hyperlink>
        </w:p>
        <w:p w14:paraId="6FA84397" w14:textId="77777777" w:rsidR="006F0CE9" w:rsidRDefault="006F0CE9">
          <w:pPr>
            <w:pStyle w:val="Sumrio2"/>
            <w:tabs>
              <w:tab w:val="right" w:leader="dot" w:pos="9061"/>
            </w:tabs>
            <w:rPr>
              <w:rFonts w:eastAsiaTheme="minorEastAsia" w:cstheme="minorBidi"/>
              <w:b w:val="0"/>
              <w:bCs w:val="0"/>
              <w:noProof/>
              <w:sz w:val="24"/>
              <w:szCs w:val="24"/>
            </w:rPr>
          </w:pPr>
          <w:hyperlink w:anchor="_Toc497654055" w:history="1">
            <w:r w:rsidRPr="008C4B0B">
              <w:rPr>
                <w:rStyle w:val="Hiperlink"/>
                <w:noProof/>
              </w:rPr>
              <w:t>Anexo 11.2 – Docker-compose versão 2 - X86</w:t>
            </w:r>
            <w:r>
              <w:rPr>
                <w:noProof/>
                <w:webHidden/>
              </w:rPr>
              <w:tab/>
            </w:r>
            <w:r>
              <w:rPr>
                <w:noProof/>
                <w:webHidden/>
              </w:rPr>
              <w:fldChar w:fldCharType="begin"/>
            </w:r>
            <w:r>
              <w:rPr>
                <w:noProof/>
                <w:webHidden/>
              </w:rPr>
              <w:instrText xml:space="preserve"> PAGEREF _Toc497654055 \h </w:instrText>
            </w:r>
            <w:r>
              <w:rPr>
                <w:noProof/>
                <w:webHidden/>
              </w:rPr>
            </w:r>
            <w:r>
              <w:rPr>
                <w:noProof/>
                <w:webHidden/>
              </w:rPr>
              <w:fldChar w:fldCharType="separate"/>
            </w:r>
            <w:r>
              <w:rPr>
                <w:noProof/>
                <w:webHidden/>
              </w:rPr>
              <w:t>73</w:t>
            </w:r>
            <w:r>
              <w:rPr>
                <w:noProof/>
                <w:webHidden/>
              </w:rPr>
              <w:fldChar w:fldCharType="end"/>
            </w:r>
          </w:hyperlink>
        </w:p>
        <w:p w14:paraId="2535FD14" w14:textId="77777777" w:rsidR="006F0CE9" w:rsidRDefault="006F0CE9">
          <w:pPr>
            <w:pStyle w:val="Sumrio2"/>
            <w:tabs>
              <w:tab w:val="right" w:leader="dot" w:pos="9061"/>
            </w:tabs>
            <w:rPr>
              <w:rFonts w:eastAsiaTheme="minorEastAsia" w:cstheme="minorBidi"/>
              <w:b w:val="0"/>
              <w:bCs w:val="0"/>
              <w:noProof/>
              <w:sz w:val="24"/>
              <w:szCs w:val="24"/>
            </w:rPr>
          </w:pPr>
          <w:hyperlink w:anchor="_Toc497654056" w:history="1">
            <w:r w:rsidRPr="008C4B0B">
              <w:rPr>
                <w:rStyle w:val="Hiperlink"/>
                <w:noProof/>
              </w:rPr>
              <w:t>Anexo 11.3 – Dockerfile – ARM</w:t>
            </w:r>
            <w:r>
              <w:rPr>
                <w:noProof/>
                <w:webHidden/>
              </w:rPr>
              <w:tab/>
            </w:r>
            <w:r>
              <w:rPr>
                <w:noProof/>
                <w:webHidden/>
              </w:rPr>
              <w:fldChar w:fldCharType="begin"/>
            </w:r>
            <w:r>
              <w:rPr>
                <w:noProof/>
                <w:webHidden/>
              </w:rPr>
              <w:instrText xml:space="preserve"> PAGEREF _Toc497654056 \h </w:instrText>
            </w:r>
            <w:r>
              <w:rPr>
                <w:noProof/>
                <w:webHidden/>
              </w:rPr>
            </w:r>
            <w:r>
              <w:rPr>
                <w:noProof/>
                <w:webHidden/>
              </w:rPr>
              <w:fldChar w:fldCharType="separate"/>
            </w:r>
            <w:r>
              <w:rPr>
                <w:noProof/>
                <w:webHidden/>
              </w:rPr>
              <w:t>75</w:t>
            </w:r>
            <w:r>
              <w:rPr>
                <w:noProof/>
                <w:webHidden/>
              </w:rPr>
              <w:fldChar w:fldCharType="end"/>
            </w:r>
          </w:hyperlink>
        </w:p>
        <w:p w14:paraId="233AC09C" w14:textId="77777777" w:rsidR="006F0CE9" w:rsidRDefault="006F0CE9">
          <w:pPr>
            <w:pStyle w:val="Sumrio2"/>
            <w:tabs>
              <w:tab w:val="right" w:leader="dot" w:pos="9061"/>
            </w:tabs>
            <w:rPr>
              <w:rFonts w:eastAsiaTheme="minorEastAsia" w:cstheme="minorBidi"/>
              <w:b w:val="0"/>
              <w:bCs w:val="0"/>
              <w:noProof/>
              <w:sz w:val="24"/>
              <w:szCs w:val="24"/>
            </w:rPr>
          </w:pPr>
          <w:hyperlink w:anchor="_Toc497654057" w:history="1">
            <w:r w:rsidRPr="008C4B0B">
              <w:rPr>
                <w:rStyle w:val="Hiperlink"/>
                <w:noProof/>
              </w:rPr>
              <w:t>Anexo 11.4 – Docker-compose versão 2 - ARM</w:t>
            </w:r>
            <w:r>
              <w:rPr>
                <w:noProof/>
                <w:webHidden/>
              </w:rPr>
              <w:tab/>
            </w:r>
            <w:r>
              <w:rPr>
                <w:noProof/>
                <w:webHidden/>
              </w:rPr>
              <w:fldChar w:fldCharType="begin"/>
            </w:r>
            <w:r>
              <w:rPr>
                <w:noProof/>
                <w:webHidden/>
              </w:rPr>
              <w:instrText xml:space="preserve"> PAGEREF _Toc497654057 \h </w:instrText>
            </w:r>
            <w:r>
              <w:rPr>
                <w:noProof/>
                <w:webHidden/>
              </w:rPr>
            </w:r>
            <w:r>
              <w:rPr>
                <w:noProof/>
                <w:webHidden/>
              </w:rPr>
              <w:fldChar w:fldCharType="separate"/>
            </w:r>
            <w:r>
              <w:rPr>
                <w:noProof/>
                <w:webHidden/>
              </w:rPr>
              <w:t>77</w:t>
            </w:r>
            <w:r>
              <w:rPr>
                <w:noProof/>
                <w:webHidden/>
              </w:rPr>
              <w:fldChar w:fldCharType="end"/>
            </w:r>
          </w:hyperlink>
        </w:p>
        <w:p w14:paraId="1FFBDA12" w14:textId="77777777" w:rsidR="006F0CE9" w:rsidRDefault="006F0CE9">
          <w:pPr>
            <w:pStyle w:val="Sumrio2"/>
            <w:tabs>
              <w:tab w:val="right" w:leader="dot" w:pos="9061"/>
            </w:tabs>
            <w:rPr>
              <w:rFonts w:eastAsiaTheme="minorEastAsia" w:cstheme="minorBidi"/>
              <w:b w:val="0"/>
              <w:bCs w:val="0"/>
              <w:noProof/>
              <w:sz w:val="24"/>
              <w:szCs w:val="24"/>
            </w:rPr>
          </w:pPr>
          <w:hyperlink w:anchor="_Toc497654058" w:history="1">
            <w:r w:rsidRPr="008C4B0B">
              <w:rPr>
                <w:rStyle w:val="Hiperlink"/>
                <w:noProof/>
              </w:rPr>
              <w:t>Anexo 11.5 – Docker-compose versão 3 - ARM</w:t>
            </w:r>
            <w:r>
              <w:rPr>
                <w:noProof/>
                <w:webHidden/>
              </w:rPr>
              <w:tab/>
            </w:r>
            <w:r>
              <w:rPr>
                <w:noProof/>
                <w:webHidden/>
              </w:rPr>
              <w:fldChar w:fldCharType="begin"/>
            </w:r>
            <w:r>
              <w:rPr>
                <w:noProof/>
                <w:webHidden/>
              </w:rPr>
              <w:instrText xml:space="preserve"> PAGEREF _Toc497654058 \h </w:instrText>
            </w:r>
            <w:r>
              <w:rPr>
                <w:noProof/>
                <w:webHidden/>
              </w:rPr>
            </w:r>
            <w:r>
              <w:rPr>
                <w:noProof/>
                <w:webHidden/>
              </w:rPr>
              <w:fldChar w:fldCharType="separate"/>
            </w:r>
            <w:r>
              <w:rPr>
                <w:noProof/>
                <w:webHidden/>
              </w:rPr>
              <w:t>79</w:t>
            </w:r>
            <w:r>
              <w:rPr>
                <w:noProof/>
                <w:webHidden/>
              </w:rPr>
              <w:fldChar w:fldCharType="end"/>
            </w:r>
          </w:hyperlink>
        </w:p>
        <w:p w14:paraId="6765FAF1" w14:textId="135FCFBD" w:rsidR="0058370B" w:rsidRDefault="0058370B">
          <w:r>
            <w:rPr>
              <w:b/>
              <w:bCs/>
              <w:noProof/>
            </w:rPr>
            <w:lastRenderedPageBreak/>
            <w:fldChar w:fldCharType="end"/>
          </w:r>
        </w:p>
      </w:sdtContent>
    </w:sdt>
    <w:p w14:paraId="69D14D6D" w14:textId="77777777" w:rsidR="009C7518" w:rsidRDefault="00C254AC">
      <w:pPr>
        <w:pStyle w:val="Ttulo11"/>
      </w:pPr>
      <w:bookmarkStart w:id="2" w:name="_Toc496802689"/>
      <w:bookmarkStart w:id="3" w:name="_Toc496802918"/>
      <w:bookmarkStart w:id="4" w:name="_Toc497654023"/>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654024"/>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23898F12" w:rsidR="006D04B9" w:rsidRDefault="006D04B9">
                            <w:pPr>
                              <w:pStyle w:val="Legenda"/>
                            </w:pPr>
                            <w:bookmarkStart w:id="8" w:name="_Toc482039959"/>
                            <w:bookmarkStart w:id="9" w:name="_Toc482302119"/>
                            <w:bookmarkStart w:id="10" w:name="_Toc482039817"/>
                            <w:bookmarkStart w:id="11" w:name="_Toc497654059"/>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Cloud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23898F12" w:rsidR="006D04B9" w:rsidRDefault="006D04B9">
                      <w:pPr>
                        <w:pStyle w:val="Legenda"/>
                      </w:pPr>
                      <w:bookmarkStart w:id="12" w:name="_Toc482039959"/>
                      <w:bookmarkStart w:id="13" w:name="_Toc482302119"/>
                      <w:bookmarkStart w:id="14" w:name="_Toc482039817"/>
                      <w:bookmarkStart w:id="15" w:name="_Toc497654059"/>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Cloud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654025"/>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6D04B9" w:rsidRDefault="006D04B9">
                            <w:pPr>
                              <w:pStyle w:val="Legenda"/>
                            </w:pPr>
                            <w:bookmarkStart w:id="19" w:name="_Toc482302120"/>
                            <w:bookmarkStart w:id="20" w:name="_Toc482039818"/>
                            <w:bookmarkStart w:id="21" w:name="_Toc482039960"/>
                            <w:bookmarkStart w:id="22" w:name="_Toc497654060"/>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6D04B9" w:rsidRDefault="006D04B9">
                      <w:pPr>
                        <w:pStyle w:val="Legenda"/>
                      </w:pPr>
                      <w:bookmarkStart w:id="23" w:name="_Toc482302120"/>
                      <w:bookmarkStart w:id="24" w:name="_Toc482039818"/>
                      <w:bookmarkStart w:id="25" w:name="_Toc482039960"/>
                      <w:bookmarkStart w:id="26" w:name="_Toc497654060"/>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6D04B9" w:rsidRDefault="006D04B9">
                            <w:pPr>
                              <w:pStyle w:val="Legenda"/>
                            </w:pPr>
                            <w:bookmarkStart w:id="27" w:name="_Toc482302121"/>
                            <w:bookmarkStart w:id="28" w:name="_Toc482039961"/>
                            <w:bookmarkStart w:id="29" w:name="_Toc482039819"/>
                            <w:bookmarkStart w:id="30" w:name="_Toc497654061"/>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6D04B9" w:rsidRDefault="006D04B9">
                      <w:pPr>
                        <w:pStyle w:val="Legenda"/>
                      </w:pPr>
                      <w:bookmarkStart w:id="31" w:name="_Toc482302121"/>
                      <w:bookmarkStart w:id="32" w:name="_Toc482039961"/>
                      <w:bookmarkStart w:id="33" w:name="_Toc482039819"/>
                      <w:bookmarkStart w:id="34" w:name="_Toc497654061"/>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6D04B9" w:rsidRDefault="006D04B9">
                            <w:pPr>
                              <w:pStyle w:val="Legenda"/>
                            </w:pPr>
                            <w:bookmarkStart w:id="35" w:name="_Toc482302122"/>
                            <w:bookmarkStart w:id="36" w:name="_Toc482039962"/>
                            <w:bookmarkStart w:id="37" w:name="_Toc482039820"/>
                            <w:bookmarkStart w:id="38" w:name="_Toc497654062"/>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Ramnath Chellappa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6D04B9" w:rsidRDefault="006D04B9">
                      <w:pPr>
                        <w:pStyle w:val="Legenda"/>
                      </w:pPr>
                      <w:bookmarkStart w:id="39" w:name="_Toc482302122"/>
                      <w:bookmarkStart w:id="40" w:name="_Toc482039962"/>
                      <w:bookmarkStart w:id="41" w:name="_Toc482039820"/>
                      <w:bookmarkStart w:id="42" w:name="_Toc497654062"/>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Ramnath Chellappa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654026"/>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6D04B9" w:rsidRDefault="006D04B9">
                            <w:pPr>
                              <w:pStyle w:val="Legenda"/>
                            </w:pPr>
                            <w:bookmarkStart w:id="46" w:name="_Toc482302123"/>
                            <w:bookmarkStart w:id="47" w:name="_Toc482039963"/>
                            <w:bookmarkStart w:id="48" w:name="_Toc482039821"/>
                            <w:bookmarkStart w:id="49" w:name="_Toc497654063"/>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6D04B9" w:rsidRDefault="006D04B9">
                      <w:pPr>
                        <w:pStyle w:val="Legenda"/>
                      </w:pPr>
                      <w:bookmarkStart w:id="50" w:name="_Toc482302123"/>
                      <w:bookmarkStart w:id="51" w:name="_Toc482039963"/>
                      <w:bookmarkStart w:id="52" w:name="_Toc482039821"/>
                      <w:bookmarkStart w:id="53" w:name="_Toc497654063"/>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654027"/>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6D04B9" w:rsidRDefault="006D04B9">
                            <w:pPr>
                              <w:pStyle w:val="Legenda"/>
                            </w:pPr>
                            <w:bookmarkStart w:id="57" w:name="_Toc482302124"/>
                            <w:bookmarkStart w:id="58" w:name="_Toc482039964"/>
                            <w:bookmarkStart w:id="59" w:name="_Toc482039822"/>
                            <w:bookmarkStart w:id="60" w:name="_Toc497654064"/>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6D04B9" w:rsidRDefault="006D04B9">
                      <w:pPr>
                        <w:pStyle w:val="Legenda"/>
                      </w:pPr>
                      <w:bookmarkStart w:id="61" w:name="_Toc482302124"/>
                      <w:bookmarkStart w:id="62" w:name="_Toc482039964"/>
                      <w:bookmarkStart w:id="63" w:name="_Toc482039822"/>
                      <w:bookmarkStart w:id="64" w:name="_Toc497654064"/>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654028"/>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6D04B9" w:rsidRDefault="006D04B9">
                            <w:pPr>
                              <w:pStyle w:val="Legenda"/>
                            </w:pPr>
                            <w:bookmarkStart w:id="68" w:name="_Toc482302125"/>
                            <w:bookmarkStart w:id="69" w:name="_Toc482039965"/>
                            <w:bookmarkStart w:id="70" w:name="_Toc482039823"/>
                            <w:bookmarkStart w:id="71" w:name="_Toc497654065"/>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6D04B9" w:rsidRDefault="006D04B9">
                      <w:pPr>
                        <w:pStyle w:val="Legenda"/>
                      </w:pPr>
                      <w:bookmarkStart w:id="72" w:name="_Toc482302125"/>
                      <w:bookmarkStart w:id="73" w:name="_Toc482039965"/>
                      <w:bookmarkStart w:id="74" w:name="_Toc482039823"/>
                      <w:bookmarkStart w:id="75" w:name="_Toc497654065"/>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654029"/>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6D04B9" w:rsidRDefault="006D04B9">
                            <w:pPr>
                              <w:pStyle w:val="Legenda"/>
                            </w:pPr>
                            <w:bookmarkStart w:id="79" w:name="_Toc482302126"/>
                            <w:bookmarkStart w:id="80" w:name="_Toc482039966"/>
                            <w:bookmarkStart w:id="81" w:name="_Toc482039824"/>
                            <w:bookmarkStart w:id="82" w:name="_Toc497654066"/>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6D04B9" w:rsidRDefault="006D04B9">
                      <w:pPr>
                        <w:pStyle w:val="Legenda"/>
                      </w:pPr>
                      <w:bookmarkStart w:id="83" w:name="_Toc482302126"/>
                      <w:bookmarkStart w:id="84" w:name="_Toc482039966"/>
                      <w:bookmarkStart w:id="85" w:name="_Toc482039824"/>
                      <w:bookmarkStart w:id="86" w:name="_Toc497654066"/>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654030"/>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6D04B9" w:rsidRDefault="006D04B9">
                            <w:pPr>
                              <w:pStyle w:val="Legenda"/>
                            </w:pPr>
                            <w:bookmarkStart w:id="90" w:name="_Toc482302127"/>
                            <w:bookmarkStart w:id="91" w:name="_Toc482039967"/>
                            <w:bookmarkStart w:id="92" w:name="_Toc482039825"/>
                            <w:bookmarkStart w:id="93" w:name="_Toc497654067"/>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6D04B9" w:rsidRDefault="006D04B9">
                      <w:pPr>
                        <w:pStyle w:val="Legenda"/>
                      </w:pPr>
                      <w:bookmarkStart w:id="94" w:name="_Toc482302127"/>
                      <w:bookmarkStart w:id="95" w:name="_Toc482039967"/>
                      <w:bookmarkStart w:id="96" w:name="_Toc482039825"/>
                      <w:bookmarkStart w:id="97" w:name="_Toc497654067"/>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654031"/>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654032"/>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6D04B9" w:rsidRPr="00B05638" w:rsidRDefault="006D04B9" w:rsidP="00A11378">
                            <w:pPr>
                              <w:pStyle w:val="Legenda"/>
                              <w:rPr>
                                <w:noProof/>
                                <w:sz w:val="22"/>
                              </w:rPr>
                            </w:pPr>
                            <w:bookmarkStart w:id="104" w:name="_Toc497654068"/>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6D04B9" w:rsidRPr="00B05638" w:rsidRDefault="006D04B9" w:rsidP="00A11378">
                      <w:pPr>
                        <w:pStyle w:val="Legenda"/>
                        <w:rPr>
                          <w:noProof/>
                          <w:sz w:val="22"/>
                        </w:rPr>
                      </w:pPr>
                      <w:bookmarkStart w:id="105" w:name="_Toc497654068"/>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6" w:name="_Toc496802699"/>
      <w:bookmarkStart w:id="107" w:name="_Toc496802928"/>
      <w:bookmarkStart w:id="108" w:name="_Toc497654033"/>
      <w:r>
        <w:lastRenderedPageBreak/>
        <w:t xml:space="preserve">3 </w:t>
      </w:r>
      <w:r w:rsidR="00671E6C">
        <w:t>Container vs V</w:t>
      </w:r>
      <w:r w:rsidRPr="0077216E">
        <w:t>irtualização</w:t>
      </w:r>
      <w:bookmarkEnd w:id="106"/>
      <w:bookmarkEnd w:id="107"/>
      <w:bookmarkEnd w:id="108"/>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6D04B9" w:rsidRDefault="006D04B9">
                            <w:pPr>
                              <w:pStyle w:val="Legenda"/>
                            </w:pPr>
                            <w:bookmarkStart w:id="109" w:name="_Toc482302129"/>
                            <w:bookmarkStart w:id="110" w:name="_Toc482039969"/>
                            <w:bookmarkStart w:id="111" w:name="_Toc482039827"/>
                            <w:bookmarkStart w:id="112" w:name="_Toc49765406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09"/>
                            <w:bookmarkEnd w:id="110"/>
                            <w:bookmarkEnd w:id="111"/>
                            <w:r>
                              <w:rPr>
                                <w:color w:val="000000"/>
                              </w:rPr>
                              <w:t xml:space="preserve"> Hospedado Fonte: http://3way.com.br/saiba-como-a-virtualizacao-por-container-mudou-a-infraestrutura-de-ti/</w:t>
                            </w:r>
                            <w:bookmarkEnd w:id="112"/>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6D04B9" w:rsidRDefault="006D04B9">
                      <w:pPr>
                        <w:pStyle w:val="Legenda"/>
                      </w:pPr>
                      <w:bookmarkStart w:id="113" w:name="_Toc482302129"/>
                      <w:bookmarkStart w:id="114" w:name="_Toc482039969"/>
                      <w:bookmarkStart w:id="115" w:name="_Toc482039827"/>
                      <w:bookmarkStart w:id="116" w:name="_Toc49765406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3"/>
                      <w:bookmarkEnd w:id="114"/>
                      <w:bookmarkEnd w:id="115"/>
                      <w:r>
                        <w:rPr>
                          <w:color w:val="000000"/>
                        </w:rPr>
                        <w:t xml:space="preserve"> Hospedado Fonte: http://3way.com.br/saiba-como-a-virtualizacao-por-container-mudou-a-infraestrutura-de-ti/</w:t>
                      </w:r>
                      <w:bookmarkEnd w:id="116"/>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6D04B9" w:rsidRPr="00C249FC" w:rsidRDefault="006D04B9" w:rsidP="00400525">
                            <w:pPr>
                              <w:pStyle w:val="Legenda"/>
                              <w:rPr>
                                <w:rFonts w:eastAsia="Calibri" w:cs="Times New Roman"/>
                                <w:noProof/>
                              </w:rPr>
                            </w:pPr>
                            <w:bookmarkStart w:id="117" w:name="_Toc49765407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6D04B9" w:rsidRPr="00C249FC" w:rsidRDefault="006D04B9" w:rsidP="00400525">
                      <w:pPr>
                        <w:pStyle w:val="Legenda"/>
                        <w:rPr>
                          <w:rFonts w:eastAsia="Calibri" w:cs="Times New Roman"/>
                          <w:noProof/>
                        </w:rPr>
                      </w:pPr>
                      <w:bookmarkStart w:id="118" w:name="_Toc49765407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19"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6D04B9" w:rsidRPr="006422F2" w:rsidRDefault="006D04B9" w:rsidP="001C3A34">
                            <w:pPr>
                              <w:pStyle w:val="Legenda"/>
                              <w:rPr>
                                <w:rFonts w:eastAsia="Calibri" w:cs="Times New Roman"/>
                                <w:noProof/>
                              </w:rPr>
                            </w:pPr>
                            <w:bookmarkStart w:id="120" w:name="_Toc49765407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6D04B9" w:rsidRPr="006422F2" w:rsidRDefault="006D04B9" w:rsidP="001C3A34">
                      <w:pPr>
                        <w:pStyle w:val="Legenda"/>
                        <w:rPr>
                          <w:rFonts w:eastAsia="Calibri" w:cs="Times New Roman"/>
                          <w:noProof/>
                        </w:rPr>
                      </w:pPr>
                      <w:bookmarkStart w:id="121" w:name="_Toc49765407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19"/>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2" w:name="_Toc482302131"/>
    </w:p>
    <w:p w14:paraId="24F1C620" w14:textId="77777777" w:rsidR="001C3A34" w:rsidRDefault="001C3A34">
      <w:pPr>
        <w:pStyle w:val="Legenda"/>
        <w:jc w:val="both"/>
      </w:pPr>
    </w:p>
    <w:bookmarkEnd w:id="122"/>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rsidP="000D757E">
      <w:pPr>
        <w:ind w:firstLine="708"/>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replicado sem menores problemas, simplificando muito a implementação em diferentes máquinas e ambientes de homologação (QA, Staging,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3" w:name="_Toc496802700"/>
      <w:bookmarkStart w:id="124" w:name="_Toc496802929"/>
      <w:bookmarkStart w:id="125" w:name="_Toc497654034"/>
      <w:r w:rsidRPr="00D22DB7">
        <w:lastRenderedPageBreak/>
        <w:t>3.1 LXC Containers</w:t>
      </w:r>
      <w:bookmarkEnd w:id="123"/>
      <w:bookmarkEnd w:id="124"/>
      <w:bookmarkEnd w:id="125"/>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6D04B9" w:rsidRPr="00856BD5" w:rsidRDefault="006D04B9" w:rsidP="00A11378">
                            <w:pPr>
                              <w:pStyle w:val="Legenda"/>
                              <w:rPr>
                                <w:rFonts w:eastAsia="Calibri" w:cs="Times New Roman"/>
                                <w:noProof/>
                              </w:rPr>
                            </w:pPr>
                            <w:bookmarkStart w:id="126" w:name="_Toc49765407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6D04B9" w:rsidRPr="00856BD5" w:rsidRDefault="006D04B9" w:rsidP="00A11378">
                      <w:pPr>
                        <w:pStyle w:val="Legenda"/>
                        <w:rPr>
                          <w:rFonts w:eastAsia="Calibri" w:cs="Times New Roman"/>
                          <w:noProof/>
                        </w:rPr>
                      </w:pPr>
                      <w:bookmarkStart w:id="127" w:name="_Toc49765407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6D04B9" w:rsidRPr="00941D2F" w:rsidRDefault="006D04B9" w:rsidP="00A11378">
                            <w:pPr>
                              <w:pStyle w:val="Legenda"/>
                              <w:rPr>
                                <w:rFonts w:eastAsia="Calibri" w:cs="Times New Roman"/>
                                <w:noProof/>
                              </w:rPr>
                            </w:pPr>
                            <w:bookmarkStart w:id="128" w:name="_Toc497654073"/>
                            <w:r>
                              <w:t xml:space="preserve">Figura </w:t>
                            </w:r>
                            <w:fldSimple w:instr=" SEQ Figura \* ARABIC ">
                              <w:r>
                                <w:rPr>
                                  <w:noProof/>
                                </w:rPr>
                                <w:t>15</w:t>
                              </w:r>
                            </w:fldSimple>
                            <w:r>
                              <w:t xml:space="preserve"> - </w:t>
                            </w:r>
                            <w:r w:rsidRPr="00D709D0">
                              <w:t>LXC vs KVM Fonte: http:3way.com.br/saiba-como-a-virtualizacao-por-container-revolucionou-a-infraestrutura-de-ti-part2/.png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6D04B9" w:rsidRPr="00941D2F" w:rsidRDefault="006D04B9" w:rsidP="00A11378">
                      <w:pPr>
                        <w:pStyle w:val="Legenda"/>
                        <w:rPr>
                          <w:rFonts w:eastAsia="Calibri" w:cs="Times New Roman"/>
                          <w:noProof/>
                        </w:rPr>
                      </w:pPr>
                      <w:bookmarkStart w:id="129" w:name="_Toc497654073"/>
                      <w:r>
                        <w:t xml:space="preserve">Figura </w:t>
                      </w:r>
                      <w:fldSimple w:instr=" SEQ Figura \* ARABIC ">
                        <w:r>
                          <w:rPr>
                            <w:noProof/>
                          </w:rPr>
                          <w:t>15</w:t>
                        </w:r>
                      </w:fldSimple>
                      <w:r>
                        <w:t xml:space="preserve"> - </w:t>
                      </w:r>
                      <w:r w:rsidRPr="00D709D0">
                        <w:t>LXC vs KVM Fonte: http:3way.com.br/saiba-como-a-virtualizacao-por-container-revolucionou-a-infraestrutura-de-ti-part2/.png</w:t>
                      </w:r>
                      <w:bookmarkEnd w:id="129"/>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0" w:name="_Toc496802701"/>
      <w:bookmarkStart w:id="131" w:name="_Toc496802930"/>
      <w:bookmarkStart w:id="132" w:name="_Toc497654035"/>
      <w:r>
        <w:lastRenderedPageBreak/>
        <w:t>4. Docker</w:t>
      </w:r>
      <w:bookmarkEnd w:id="130"/>
      <w:bookmarkEnd w:id="131"/>
      <w:bookmarkEnd w:id="132"/>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system-calls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Agregação de serviços para elicitar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debugar. </w:t>
      </w:r>
      <w:r w:rsidR="00E150E3">
        <w:rPr>
          <w:lang w:eastAsia="x-none"/>
        </w:rPr>
        <w:t xml:space="preserve">Em meu estudo de caso varias vezes a minha aplicação </w:t>
      </w:r>
      <w:r w:rsidR="00EA0EC7">
        <w:rPr>
          <w:lang w:eastAsia="x-none"/>
        </w:rPr>
        <w:t xml:space="preserve">não levantava, ficava “up” e somente obtive um </w:t>
      </w:r>
      <w:r w:rsidR="00031A76">
        <w:rPr>
          <w:lang w:eastAsia="x-none"/>
        </w:rPr>
        <w:t xml:space="preserve">stack </w:t>
      </w:r>
      <w:r w:rsidR="00EA0EC7">
        <w:rPr>
          <w:lang w:eastAsia="x-none"/>
        </w:rPr>
        <w:t xml:space="preserve">trace de </w:t>
      </w:r>
      <w:r w:rsidR="000E680F">
        <w:rPr>
          <w:lang w:eastAsia="x-none"/>
        </w:rPr>
        <w:t xml:space="preserve">exit=1;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ne informava esse stack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3" w:name="_Toc497654036"/>
      <w:r w:rsidRPr="00086281">
        <w:t>4.</w:t>
      </w:r>
      <w:r w:rsidR="009F52B3">
        <w:t>0.</w:t>
      </w:r>
      <w:r w:rsidRPr="00086281">
        <w:t xml:space="preserve">1 </w:t>
      </w:r>
      <w:r>
        <w:t>Instalação do Docker</w:t>
      </w:r>
      <w:bookmarkEnd w:id="133"/>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lastRenderedPageBreak/>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4" w:name="_Toc496802705"/>
      <w:bookmarkStart w:id="135" w:name="_Toc496802934"/>
      <w:bookmarkStart w:id="136" w:name="_Toc496802703"/>
      <w:bookmarkStart w:id="137" w:name="_Toc496802932"/>
    </w:p>
    <w:p w14:paraId="78312D0A" w14:textId="4EA60645" w:rsidR="007B65C4" w:rsidRDefault="007B65C4" w:rsidP="007B65C4">
      <w:pPr>
        <w:pStyle w:val="Ttulo11"/>
      </w:pPr>
      <w:bookmarkStart w:id="138" w:name="_Toc497654037"/>
      <w:r>
        <w:lastRenderedPageBreak/>
        <w:t>4.</w:t>
      </w:r>
      <w:r w:rsidR="00E05A2B">
        <w:t>1</w:t>
      </w:r>
      <w:r>
        <w:t xml:space="preserve"> Arquivos de </w:t>
      </w:r>
      <w:bookmarkEnd w:id="134"/>
      <w:bookmarkEnd w:id="135"/>
      <w:r>
        <w:t>Configuração</w:t>
      </w:r>
      <w:bookmarkEnd w:id="138"/>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Esses arquivos são úteis para criar configurações personalizadas e gerenciar a forma que os serviços vão ser executados pelo D</w:t>
      </w:r>
      <w:r w:rsidR="00535AC0">
        <w:t>a</w:t>
      </w:r>
      <w:r w:rsidR="006E4B9D">
        <w:t>e</w:t>
      </w:r>
      <w:r>
        <w:t>mon do Docker.</w:t>
      </w:r>
      <w:bookmarkStart w:id="139" w:name="_Toc496802706"/>
      <w:bookmarkStart w:id="140"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492D4B3A" w:rsidR="00B961B4" w:rsidRPr="000A54D5" w:rsidRDefault="00B961B4" w:rsidP="0052704D">
      <w:pPr>
        <w:pStyle w:val="PargrafodaLista"/>
        <w:numPr>
          <w:ilvl w:val="1"/>
          <w:numId w:val="34"/>
        </w:numPr>
      </w:pPr>
      <w:r w:rsidRPr="000A54D5">
        <w:t>Docker file: Anexo 1</w:t>
      </w:r>
      <w:ins w:id="141" w:author="Thiago Cruz" w:date="2017-11-05T14:21:00Z">
        <w:r w:rsidR="00531B01">
          <w:t>2</w:t>
        </w:r>
      </w:ins>
      <w:del w:id="142" w:author="Thiago Cruz" w:date="2017-11-05T14:21:00Z">
        <w:r w:rsidRPr="000A54D5" w:rsidDel="00531B01">
          <w:delText>1</w:delText>
        </w:r>
      </w:del>
      <w:r w:rsidRPr="000A54D5">
        <w:t>.1</w:t>
      </w:r>
    </w:p>
    <w:p w14:paraId="63DF4EF9" w14:textId="69ABC842" w:rsidR="00B961B4" w:rsidRPr="000A54D5" w:rsidRDefault="00B961B4" w:rsidP="0052704D">
      <w:pPr>
        <w:pStyle w:val="PargrafodaLista"/>
        <w:numPr>
          <w:ilvl w:val="1"/>
          <w:numId w:val="34"/>
        </w:numPr>
      </w:pPr>
      <w:r w:rsidRPr="000A54D5">
        <w:t>Docker-compose: Anexo 1</w:t>
      </w:r>
      <w:ins w:id="143" w:author="Thiago Cruz" w:date="2017-11-05T14:21:00Z">
        <w:r w:rsidR="00531B01">
          <w:t>2</w:t>
        </w:r>
      </w:ins>
      <w:del w:id="144" w:author="Thiago Cruz" w:date="2017-11-05T14:21:00Z">
        <w:r w:rsidRPr="000A54D5" w:rsidDel="00531B01">
          <w:delText>1</w:delText>
        </w:r>
      </w:del>
      <w:r w:rsidRPr="000A54D5">
        <w:t>.2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7E2E8428" w:rsidR="00B961B4" w:rsidRPr="000A54D5" w:rsidRDefault="00B961B4" w:rsidP="0052704D">
      <w:pPr>
        <w:pStyle w:val="PargrafodaLista"/>
        <w:numPr>
          <w:ilvl w:val="1"/>
          <w:numId w:val="34"/>
        </w:numPr>
        <w:rPr>
          <w:lang w:val="x-none" w:eastAsia="x-none"/>
        </w:rPr>
      </w:pPr>
      <w:r w:rsidRPr="000A54D5">
        <w:rPr>
          <w:lang w:val="x-none" w:eastAsia="x-none"/>
        </w:rPr>
        <w:t>Docker file: Anexo 1</w:t>
      </w:r>
      <w:ins w:id="145" w:author="Thiago Cruz" w:date="2017-11-05T14:21:00Z">
        <w:r w:rsidR="00531B01">
          <w:rPr>
            <w:lang w:val="x-none" w:eastAsia="x-none"/>
          </w:rPr>
          <w:t>2</w:t>
        </w:r>
      </w:ins>
      <w:del w:id="146" w:author="Thiago Cruz" w:date="2017-11-05T14:21:00Z">
        <w:r w:rsidRPr="000A54D5" w:rsidDel="00531B01">
          <w:rPr>
            <w:lang w:val="x-none" w:eastAsia="x-none"/>
          </w:rPr>
          <w:delText>1</w:delText>
        </w:r>
      </w:del>
      <w:r w:rsidRPr="000A54D5">
        <w:rPr>
          <w:lang w:val="x-none" w:eastAsia="x-none"/>
        </w:rPr>
        <w:t>.3</w:t>
      </w:r>
    </w:p>
    <w:p w14:paraId="73920916" w14:textId="59910038" w:rsidR="00B961B4" w:rsidRPr="000A54D5" w:rsidRDefault="00B961B4" w:rsidP="0052704D">
      <w:pPr>
        <w:pStyle w:val="PargrafodaLista"/>
        <w:numPr>
          <w:ilvl w:val="1"/>
          <w:numId w:val="34"/>
        </w:numPr>
        <w:rPr>
          <w:lang w:val="x-none"/>
        </w:rPr>
      </w:pPr>
      <w:r w:rsidRPr="000A54D5">
        <w:rPr>
          <w:lang w:val="x-none"/>
        </w:rPr>
        <w:t>Docker-compose versao 2 : Anexo 1</w:t>
      </w:r>
      <w:ins w:id="147" w:author="Thiago Cruz" w:date="2017-11-05T14:21:00Z">
        <w:r w:rsidR="00531B01">
          <w:rPr>
            <w:lang w:val="x-none"/>
          </w:rPr>
          <w:t>2</w:t>
        </w:r>
      </w:ins>
      <w:del w:id="148" w:author="Thiago Cruz" w:date="2017-11-05T14:21:00Z">
        <w:r w:rsidRPr="000A54D5" w:rsidDel="00531B01">
          <w:rPr>
            <w:lang w:val="x-none"/>
          </w:rPr>
          <w:delText>1</w:delText>
        </w:r>
      </w:del>
      <w:r w:rsidRPr="000A54D5">
        <w:rPr>
          <w:lang w:val="x-none"/>
        </w:rPr>
        <w:t>.4</w:t>
      </w:r>
    </w:p>
    <w:p w14:paraId="5D003B45" w14:textId="2AC250C4" w:rsidR="00B961B4" w:rsidRPr="000A54D5" w:rsidRDefault="00B961B4" w:rsidP="0052704D">
      <w:pPr>
        <w:pStyle w:val="PargrafodaLista"/>
        <w:numPr>
          <w:ilvl w:val="1"/>
          <w:numId w:val="34"/>
        </w:numPr>
      </w:pPr>
      <w:r w:rsidRPr="000A54D5">
        <w:rPr>
          <w:lang w:val="x-none"/>
        </w:rPr>
        <w:t>Docker-compose versao 3 : Anexo 1</w:t>
      </w:r>
      <w:ins w:id="149" w:author="Thiago Cruz" w:date="2017-11-05T14:21:00Z">
        <w:r w:rsidR="00531B01">
          <w:rPr>
            <w:lang w:val="x-none"/>
          </w:rPr>
          <w:t>2</w:t>
        </w:r>
      </w:ins>
      <w:del w:id="150" w:author="Thiago Cruz" w:date="2017-11-05T14:21:00Z">
        <w:r w:rsidRPr="000A54D5" w:rsidDel="00531B01">
          <w:rPr>
            <w:lang w:val="x-none"/>
          </w:rPr>
          <w:delText>1</w:delText>
        </w:r>
      </w:del>
      <w:r w:rsidRPr="000A54D5">
        <w:rPr>
          <w:lang w:val="x-none"/>
        </w:rPr>
        <w:t>.5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51" w:name="_Toc497654038"/>
      <w:r>
        <w:t>4.</w:t>
      </w:r>
      <w:r w:rsidR="00BC729E">
        <w:t>1</w:t>
      </w:r>
      <w:r>
        <w:t>.1 Docker</w:t>
      </w:r>
      <w:r>
        <w:rPr>
          <w:lang w:val="pt-BR"/>
        </w:rPr>
        <w:t>-Compose</w:t>
      </w:r>
      <w:bookmarkEnd w:id="139"/>
      <w:bookmarkEnd w:id="140"/>
      <w:bookmarkEnd w:id="151"/>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r w:rsidR="006C07D1">
        <w:t>“.yml”</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“.yml”</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compose, é possível definir múltiplos containers em um único arquivo. </w:t>
      </w:r>
      <w:r w:rsidR="004C1961">
        <w:t>Então levante a sua aplicação com um único comando que faça o que for preciso para executá-la.</w:t>
      </w:r>
      <w:r w:rsidR="005C40F4">
        <w:t>”</w:t>
      </w:r>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“.yml”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Dependente significa que o mesmo depende de outro serviço para poder executar, um exemplo: o redis. A aplicação que está sendo mostrada neste estudo de caso, depende do redis para poder executar; isso significa que o container do redis tem que ser construído “</w:t>
      </w:r>
      <w:r w:rsidR="00B03A32">
        <w:rPr>
          <w:lang w:eastAsia="x-none"/>
        </w:rPr>
        <w:t>build</w:t>
      </w:r>
      <w:r>
        <w:rPr>
          <w:lang w:eastAsia="x-none"/>
        </w:rPr>
        <w:t>” e executado antes do container da aplicação. Essa ordem é de suma importância e está referenciada na ordem de execução dos serviços escritos no arquivo “.yml”.</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Todos os serviços tem que estar vinculados no arquivo “.yml”,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r>
        <w:rPr>
          <w:lang w:eastAsia="x-none"/>
        </w:rPr>
        <w:t>Docker File</w:t>
      </w:r>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Up —  Descrição do comando no terminal – Criar, re(criar),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52" w:name="_Toc496802707"/>
      <w:bookmarkStart w:id="153" w:name="_Toc496802936"/>
      <w:bookmarkStart w:id="154" w:name="_Toc497654039"/>
      <w:r>
        <w:t>4.</w:t>
      </w:r>
      <w:r w:rsidR="003C7609">
        <w:t>1</w:t>
      </w:r>
      <w:r w:rsidR="007B65C4">
        <w:t>.2 Docker</w:t>
      </w:r>
      <w:r w:rsidR="007B65C4">
        <w:rPr>
          <w:lang w:val="pt-BR"/>
        </w:rPr>
        <w:t xml:space="preserve"> File</w:t>
      </w:r>
      <w:bookmarkEnd w:id="152"/>
      <w:bookmarkEnd w:id="153"/>
      <w:bookmarkEnd w:id="154"/>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r w:rsidR="004407A8" w:rsidRPr="00E646DA">
        <w:rPr>
          <w:sz w:val="24"/>
          <w:lang w:eastAsia="x-none"/>
        </w:rPr>
        <w:t>Em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154A5F" w:rsidP="003566B1">
      <w:pPr>
        <w:numPr>
          <w:ilvl w:val="0"/>
          <w:numId w:val="24"/>
        </w:numPr>
        <w:spacing w:before="100" w:beforeAutospacing="1" w:after="100" w:afterAutospacing="1"/>
        <w:rPr>
          <w:rFonts w:eastAsia="Times New Roman"/>
          <w:color w:val="000000" w:themeColor="text1"/>
        </w:rPr>
      </w:pPr>
      <w:hyperlink r:id="rId29" w:anchor="dockerignore-file" w:history="1">
        <w:r w:rsidR="003566B1" w:rsidRPr="004D7AD9">
          <w:rPr>
            <w:rFonts w:eastAsia="Times New Roman"/>
            <w:color w:val="000000" w:themeColor="text1"/>
          </w:rPr>
          <w:t>.dockerignore</w:t>
        </w:r>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154A5F"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154A5F"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154A5F"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154A5F"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154A5F"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154A5F"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154A5F"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Este commando invalida o cache, para usar cache use o COPY.</w:t>
      </w:r>
    </w:p>
    <w:p w14:paraId="4A418C20" w14:textId="0683B17B" w:rsidR="003566B1" w:rsidRPr="003566B1" w:rsidRDefault="00154A5F"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Este comando somente poderá ser executado como root, necessário fazer alteração de chown manualente.</w:t>
      </w:r>
    </w:p>
    <w:p w14:paraId="4FA97241" w14:textId="7BE2D9A8" w:rsidR="003566B1" w:rsidRPr="001A4338" w:rsidRDefault="00154A5F"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Configura o container para executar comandos em shell (executáveis )</w:t>
      </w:r>
      <w:r w:rsidR="003566B1" w:rsidRPr="001A4338">
        <w:rPr>
          <w:rFonts w:eastAsia="Times New Roman"/>
          <w:color w:val="000000" w:themeColor="text1"/>
        </w:rPr>
        <w:t>.</w:t>
      </w:r>
    </w:p>
    <w:p w14:paraId="7F731680" w14:textId="5624BA1F" w:rsidR="003566B1" w:rsidRPr="00007375" w:rsidRDefault="00154A5F"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mount </w:t>
      </w:r>
      <w:r w:rsidR="003039F4" w:rsidRPr="00007375">
        <w:rPr>
          <w:rFonts w:eastAsia="Times New Roman"/>
          <w:color w:val="000000" w:themeColor="text1"/>
        </w:rPr>
        <w:t>point externo, que os containers irão guarder dados.</w:t>
      </w:r>
    </w:p>
    <w:p w14:paraId="7D3321C2" w14:textId="07BAAE59" w:rsidR="003566B1" w:rsidRPr="001A4338" w:rsidRDefault="00154A5F"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Seleciona o diretório padrão que será executados os próximos passos Dockerfile.</w:t>
      </w:r>
    </w:p>
    <w:p w14:paraId="328AA939" w14:textId="0241636D" w:rsidR="007B65C4" w:rsidRPr="00F50F2C" w:rsidRDefault="00154A5F"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Aplicar chave/valor de metadados as suas imagens, containers ou deamons</w:t>
      </w:r>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55" w:name="_Toc497654040"/>
      <w:r>
        <w:lastRenderedPageBreak/>
        <w:t>4.</w:t>
      </w:r>
      <w:r w:rsidR="006500AC">
        <w:t>2</w:t>
      </w:r>
      <w:r w:rsidR="00944EC6" w:rsidRPr="00086281">
        <w:t xml:space="preserve"> Docker</w:t>
      </w:r>
      <w:r w:rsidR="00944EC6">
        <w:t xml:space="preserve"> </w:t>
      </w:r>
      <w:bookmarkEnd w:id="136"/>
      <w:bookmarkEnd w:id="137"/>
      <w:r w:rsidR="001E65B3">
        <w:t>Imagem</w:t>
      </w:r>
      <w:bookmarkEnd w:id="155"/>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A4AE042" w:rsidR="0072018F" w:rsidRDefault="0072018F" w:rsidP="0072018F">
      <w:pPr>
        <w:pStyle w:val="Legenda"/>
        <w:keepNext/>
      </w:pPr>
      <w:bookmarkStart w:id="156" w:name="_Toc497641684"/>
      <w:r>
        <w:t xml:space="preserve">Tabela </w:t>
      </w:r>
      <w:fldSimple w:instr=" SEQ Tabela \* ARABIC ">
        <w:r w:rsidR="0060039A">
          <w:rPr>
            <w:noProof/>
          </w:rPr>
          <w:t>1</w:t>
        </w:r>
      </w:fldSimple>
      <w:r>
        <w:t>- Tabela de Imagens utilizadas no Estudo de Caso</w:t>
      </w:r>
      <w:r w:rsidR="00345F88">
        <w:t>.</w:t>
      </w:r>
      <w:r w:rsidR="00CF1FFD">
        <w:t xml:space="preserve"> </w:t>
      </w:r>
      <w:r w:rsidR="00345F88">
        <w:t>P</w:t>
      </w:r>
      <w:r w:rsidR="00CF1FFD">
        <w:t>rópri</w:t>
      </w:r>
      <w:r w:rsidR="00345F88">
        <w:t>o Autor</w:t>
      </w:r>
      <w:r w:rsidR="008872D8">
        <w:t>.</w:t>
      </w:r>
      <w:bookmarkEnd w:id="15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r w:rsidRPr="00426E96">
              <w:rPr>
                <w:lang w:eastAsia="x-none"/>
              </w:rPr>
              <w:t>phalanx_app</w:t>
            </w:r>
          </w:p>
        </w:tc>
        <w:tc>
          <w:tcPr>
            <w:tcW w:w="1728" w:type="dxa"/>
          </w:tcPr>
          <w:p w14:paraId="21502641" w14:textId="02925FA5" w:rsidR="00C812FE" w:rsidRDefault="00426E96" w:rsidP="00B80512">
            <w:pPr>
              <w:rPr>
                <w:lang w:eastAsia="x-none"/>
              </w:rPr>
            </w:pPr>
            <w:r w:rsidRPr="00426E96">
              <w:rPr>
                <w:lang w:eastAsia="x-none"/>
              </w:rPr>
              <w:t>Latest</w:t>
            </w:r>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4 days ago</w:t>
            </w:r>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r w:rsidRPr="00426E96">
              <w:rPr>
                <w:lang w:eastAsia="x-none"/>
              </w:rPr>
              <w:t>phalanx_worker</w:t>
            </w:r>
          </w:p>
        </w:tc>
        <w:tc>
          <w:tcPr>
            <w:tcW w:w="1728" w:type="dxa"/>
          </w:tcPr>
          <w:p w14:paraId="44754F8A" w14:textId="25C9AC7A" w:rsidR="00C812FE" w:rsidRDefault="00426E96" w:rsidP="00B80512">
            <w:pPr>
              <w:rPr>
                <w:lang w:eastAsia="x-none"/>
              </w:rPr>
            </w:pPr>
            <w:r w:rsidRPr="00426E96">
              <w:rPr>
                <w:lang w:eastAsia="x-none"/>
              </w:rPr>
              <w:t>Latest</w:t>
            </w:r>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4 days ago</w:t>
            </w:r>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3.2-alpine</w:t>
            </w:r>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5 days ago</w:t>
            </w:r>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r w:rsidRPr="00F94544">
              <w:rPr>
                <w:lang w:eastAsia="x-none"/>
              </w:rPr>
              <w:t>Mysql</w:t>
            </w:r>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6 days ago</w:t>
            </w:r>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r w:rsidRPr="00F94544">
              <w:rPr>
                <w:lang w:eastAsia="x-none"/>
              </w:rPr>
              <w:t>portainer/portainer</w:t>
            </w:r>
          </w:p>
        </w:tc>
        <w:tc>
          <w:tcPr>
            <w:tcW w:w="1728" w:type="dxa"/>
          </w:tcPr>
          <w:p w14:paraId="72A8474B" w14:textId="66AA64FA" w:rsidR="00C812FE" w:rsidRDefault="00F94544" w:rsidP="00B80512">
            <w:pPr>
              <w:rPr>
                <w:lang w:eastAsia="x-none"/>
              </w:rPr>
            </w:pPr>
            <w:r w:rsidRPr="00F94544">
              <w:rPr>
                <w:lang w:eastAsia="x-none"/>
              </w:rPr>
              <w:t>Latest</w:t>
            </w:r>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2 weeks ago</w:t>
            </w:r>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r w:rsidRPr="00F94544">
              <w:rPr>
                <w:lang w:eastAsia="x-none"/>
              </w:rPr>
              <w:t>ledermann/base</w:t>
            </w:r>
          </w:p>
        </w:tc>
        <w:tc>
          <w:tcPr>
            <w:tcW w:w="1728" w:type="dxa"/>
          </w:tcPr>
          <w:p w14:paraId="5B913952" w14:textId="22ECA546" w:rsidR="00C812FE" w:rsidRDefault="00F94544" w:rsidP="00B80512">
            <w:pPr>
              <w:rPr>
                <w:lang w:eastAsia="x-none"/>
              </w:rPr>
            </w:pPr>
            <w:r w:rsidRPr="00F94544">
              <w:rPr>
                <w:lang w:eastAsia="x-none"/>
              </w:rPr>
              <w:t>Latest</w:t>
            </w:r>
          </w:p>
        </w:tc>
        <w:tc>
          <w:tcPr>
            <w:tcW w:w="1798" w:type="dxa"/>
          </w:tcPr>
          <w:p w14:paraId="6D50DF25" w14:textId="5CADCBE3" w:rsidR="00C812FE" w:rsidRDefault="00F94544" w:rsidP="00B80512">
            <w:pPr>
              <w:rPr>
                <w:lang w:eastAsia="x-none"/>
              </w:rPr>
            </w:pPr>
            <w:r w:rsidRPr="00F94544">
              <w:rPr>
                <w:lang w:eastAsia="x-none"/>
              </w:rPr>
              <w:t>c96b29ff3989</w:t>
            </w:r>
          </w:p>
        </w:tc>
        <w:tc>
          <w:tcPr>
            <w:tcW w:w="1772" w:type="dxa"/>
          </w:tcPr>
          <w:p w14:paraId="528D7EE8" w14:textId="3481EE71" w:rsidR="00C812FE" w:rsidRDefault="00F94544" w:rsidP="00B80512">
            <w:pPr>
              <w:rPr>
                <w:lang w:eastAsia="x-none"/>
              </w:rPr>
            </w:pPr>
            <w:r w:rsidRPr="00F94544">
              <w:rPr>
                <w:lang w:eastAsia="x-none"/>
              </w:rPr>
              <w:t>2 weeks ago</w:t>
            </w:r>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r w:rsidRPr="003E23C5">
              <w:rPr>
                <w:lang w:eastAsia="x-none"/>
              </w:rPr>
              <w:t>Ubuntu</w:t>
            </w:r>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6 months ago</w:t>
            </w:r>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7 months ago</w:t>
            </w:r>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400A00AE"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r>
        <w:rPr>
          <w:lang w:eastAsia="x-none"/>
        </w:rPr>
        <w:t>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O Download das imagens é feito pelo comando “docker pull”, comandos apresentados mais adiante.</w:t>
      </w:r>
    </w:p>
    <w:p w14:paraId="089B7F03" w14:textId="1336207B" w:rsidR="002549CD" w:rsidRDefault="002549CD" w:rsidP="00D64C15">
      <w:pPr>
        <w:ind w:left="360" w:firstLine="348"/>
        <w:rPr>
          <w:lang w:eastAsia="x-none"/>
        </w:rPr>
      </w:pPr>
      <w:r>
        <w:rPr>
          <w:lang w:eastAsia="x-none"/>
        </w:rPr>
        <w:lastRenderedPageBreak/>
        <w:t>Ao ser executado este comando, o docker verifica se possui localmente a imagem, se não possuir o mesmo vai ao Docker Hub para poder fazer o download da imagem. Primeiramente é necessário fazer o loggin no Docker Hub, pois o mesmo pode dar erro informando que não encontrou a imagem remotamente, sendo que falta o loggin do usuário.</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r w:rsidRPr="009B655F">
        <w:rPr>
          <w:b/>
          <w:lang w:val="en-US" w:eastAsia="x-none"/>
        </w:rPr>
        <w:t>Principais commando da Imagem:</w:t>
      </w:r>
    </w:p>
    <w:p w14:paraId="0924DA65" w14:textId="77777777" w:rsidR="00060081" w:rsidRPr="009B655F" w:rsidRDefault="00060081" w:rsidP="0044152E">
      <w:pPr>
        <w:ind w:firstLine="708"/>
        <w:rPr>
          <w:b/>
          <w:lang w:val="en-US" w:eastAsia="x-none"/>
        </w:rPr>
      </w:pPr>
    </w:p>
    <w:p w14:paraId="2283714B" w14:textId="77777777" w:rsidR="00060081" w:rsidRPr="00E117A3" w:rsidRDefault="00154A5F" w:rsidP="00060081">
      <w:pPr>
        <w:numPr>
          <w:ilvl w:val="0"/>
          <w:numId w:val="23"/>
        </w:numPr>
        <w:spacing w:afterAutospacing="1"/>
        <w:rPr>
          <w:rFonts w:eastAsia="Times New Roman"/>
          <w:color w:val="000000" w:themeColor="text1"/>
        </w:rPr>
      </w:pPr>
      <w:hyperlink r:id="rId42" w:history="1">
        <w:r w:rsidR="00060081" w:rsidRPr="00E117A3">
          <w:rPr>
            <w:rStyle w:val="CdigoHTML"/>
            <w:rFonts w:ascii="Times New Roman" w:hAnsi="Times New Roman" w:cs="Times New Roman"/>
            <w:color w:val="000000" w:themeColor="text1"/>
            <w:sz w:val="24"/>
            <w:szCs w:val="24"/>
          </w:rPr>
          <w:t>docker pull</w:t>
        </w:r>
      </w:hyperlink>
      <w:r w:rsidR="00060081" w:rsidRPr="00E117A3">
        <w:rPr>
          <w:rFonts w:eastAsia="Times New Roman"/>
          <w:color w:val="000000" w:themeColor="text1"/>
        </w:rPr>
        <w:t> – Para fazer pulls de uma ou mais imagens do repositório para o cliente do docker na máquina local.</w:t>
      </w:r>
    </w:p>
    <w:p w14:paraId="279E1626" w14:textId="77777777" w:rsidR="00060081" w:rsidRDefault="00154A5F" w:rsidP="00060081">
      <w:pPr>
        <w:numPr>
          <w:ilvl w:val="0"/>
          <w:numId w:val="23"/>
        </w:numPr>
        <w:spacing w:afterAutospacing="1"/>
        <w:rPr>
          <w:rFonts w:eastAsia="Times New Roman"/>
          <w:color w:val="24292E"/>
        </w:rPr>
      </w:pPr>
      <w:hyperlink r:id="rId43" w:history="1">
        <w:r w:rsidR="00060081" w:rsidRPr="00E117A3">
          <w:rPr>
            <w:rStyle w:val="CdigoHTML"/>
            <w:rFonts w:ascii="Times New Roman" w:hAnsi="Times New Roman" w:cs="Times New Roman"/>
            <w:color w:val="000000" w:themeColor="text1"/>
            <w:sz w:val="24"/>
            <w:szCs w:val="24"/>
          </w:rPr>
          <w:t>docker push</w:t>
        </w:r>
      </w:hyperlink>
      <w:r w:rsidR="00060081" w:rsidRPr="00E117A3">
        <w:rPr>
          <w:rFonts w:eastAsia="Times New Roman"/>
          <w:color w:val="000000" w:themeColor="text1"/>
        </w:rPr>
        <w:t> </w:t>
      </w:r>
      <w:r w:rsidR="00060081" w:rsidRPr="00E117A3">
        <w:rPr>
          <w:rFonts w:eastAsia="Times New Roman"/>
          <w:color w:val="24292E"/>
        </w:rPr>
        <w:t>– Para fazer o push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r>
        <w:rPr>
          <w:rFonts w:eastAsia="Times New Roman"/>
          <w:color w:val="24292E"/>
        </w:rPr>
        <w:t>docker images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r>
        <w:rPr>
          <w:lang w:eastAsia="x-none"/>
        </w:rPr>
        <w:t xml:space="preserve">docker rmi &lt;id_imagem&gt; – Comando para poder remover a imagem mencionada no ID. </w:t>
      </w:r>
    </w:p>
    <w:p w14:paraId="0E20CC58" w14:textId="603C144F" w:rsidR="003C2963" w:rsidRPr="00BD5075" w:rsidRDefault="003C2963">
      <w:pPr>
        <w:rPr>
          <w:lang w:eastAsia="x-none"/>
        </w:rPr>
      </w:pPr>
    </w:p>
    <w:p w14:paraId="26700C31" w14:textId="66D3E9EB" w:rsidR="00845ADE" w:rsidRDefault="00636FB2" w:rsidP="00727CEF">
      <w:pPr>
        <w:pStyle w:val="Ttulo21"/>
      </w:pPr>
      <w:bookmarkStart w:id="157" w:name="_Toc496802704"/>
      <w:bookmarkStart w:id="158" w:name="_Toc496802933"/>
      <w:bookmarkStart w:id="159" w:name="_Toc497654041"/>
      <w:r>
        <w:t>4.</w:t>
      </w:r>
      <w:r w:rsidR="00340DCE">
        <w:t>2</w:t>
      </w:r>
      <w:r w:rsidR="00845ADE">
        <w:t>.1</w:t>
      </w:r>
      <w:r w:rsidR="00845ADE" w:rsidRPr="00086281">
        <w:t xml:space="preserve"> Docker</w:t>
      </w:r>
      <w:bookmarkEnd w:id="157"/>
      <w:bookmarkEnd w:id="158"/>
      <w:r w:rsidR="00E978F9">
        <w:t>Hub</w:t>
      </w:r>
      <w:bookmarkEnd w:id="159"/>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r>
        <w:rPr>
          <w:color w:val="24292E"/>
          <w:shd w:val="clear" w:color="auto" w:fill="FFFFFF"/>
        </w:rPr>
        <w:t>Minor</w:t>
      </w:r>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lastRenderedPageBreak/>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6D04B9" w:rsidRPr="008D06F0" w:rsidRDefault="006D04B9" w:rsidP="000A56CA">
                            <w:pPr>
                              <w:pStyle w:val="Legenda"/>
                              <w:rPr>
                                <w:rFonts w:eastAsia="Calibri" w:cs="Times New Roman"/>
                                <w:noProof/>
                              </w:rPr>
                            </w:pPr>
                            <w:bookmarkStart w:id="160" w:name="_Toc497654074"/>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488A5475" w:rsidR="006D04B9" w:rsidRPr="008D06F0" w:rsidRDefault="006D04B9" w:rsidP="000A56CA">
                      <w:pPr>
                        <w:pStyle w:val="Legenda"/>
                        <w:rPr>
                          <w:rFonts w:eastAsia="Calibri" w:cs="Times New Roman"/>
                          <w:noProof/>
                        </w:rPr>
                      </w:pPr>
                      <w:bookmarkStart w:id="161" w:name="_Toc497654074"/>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61"/>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6D04B9" w:rsidRPr="000A56CA" w:rsidRDefault="006D04B9"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6D04B9" w:rsidRPr="000A56CA" w:rsidRDefault="006D04B9"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6D04B9" w:rsidRPr="00D93672" w:rsidRDefault="006D04B9" w:rsidP="000A56CA">
                            <w:pPr>
                              <w:pStyle w:val="Legenda"/>
                              <w:rPr>
                                <w:rFonts w:eastAsia="Calibri" w:cs="Times New Roman"/>
                                <w:noProof/>
                              </w:rPr>
                            </w:pPr>
                            <w:bookmarkStart w:id="162" w:name="_Toc497654075"/>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55BA164F" w:rsidR="006D04B9" w:rsidRPr="00D93672" w:rsidRDefault="006D04B9" w:rsidP="000A56CA">
                      <w:pPr>
                        <w:pStyle w:val="Legenda"/>
                        <w:rPr>
                          <w:rFonts w:eastAsia="Calibri" w:cs="Times New Roman"/>
                          <w:noProof/>
                        </w:rPr>
                      </w:pPr>
                      <w:bookmarkStart w:id="163" w:name="_Toc497654075"/>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63"/>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lastRenderedPageBreak/>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6D04B9" w:rsidRPr="00F91FEB" w:rsidRDefault="006D04B9" w:rsidP="001549C6">
                            <w:pPr>
                              <w:pStyle w:val="Legenda"/>
                              <w:rPr>
                                <w:rFonts w:eastAsia="Calibri" w:cs="Times New Roman"/>
                                <w:noProof/>
                              </w:rPr>
                            </w:pPr>
                            <w:bookmarkStart w:id="164" w:name="_Toc497654076"/>
                            <w:r>
                              <w:t xml:space="preserve">Figura </w:t>
                            </w:r>
                            <w:fldSimple w:instr=" SEQ Figura \* ARABIC ">
                              <w:r>
                                <w:rPr>
                                  <w:noProof/>
                                </w:rPr>
                                <w:t>18</w:t>
                              </w:r>
                            </w:fldSimple>
                            <w:r>
                              <w:t xml:space="preserve"> – Repositório oficial da imagem do Ubuntu Fonte: </w:t>
                            </w:r>
                            <w:r w:rsidRPr="00AA0F0E">
                              <w:t>https://hub.docker.com/_/ubuntu/</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02FA2F6F" w:rsidR="006D04B9" w:rsidRPr="00F91FEB" w:rsidRDefault="006D04B9" w:rsidP="001549C6">
                      <w:pPr>
                        <w:pStyle w:val="Legenda"/>
                        <w:rPr>
                          <w:rFonts w:eastAsia="Calibri" w:cs="Times New Roman"/>
                          <w:noProof/>
                        </w:rPr>
                      </w:pPr>
                      <w:bookmarkStart w:id="165" w:name="_Toc497654076"/>
                      <w:r>
                        <w:t xml:space="preserve">Figura </w:t>
                      </w:r>
                      <w:fldSimple w:instr=" SEQ Figura \* ARABIC ">
                        <w:r>
                          <w:rPr>
                            <w:noProof/>
                          </w:rPr>
                          <w:t>18</w:t>
                        </w:r>
                      </w:fldSimple>
                      <w:r>
                        <w:t xml:space="preserve"> – Repositório oficial da imagem do Ubuntu Fonte: </w:t>
                      </w:r>
                      <w:r w:rsidRPr="00AA0F0E">
                        <w:t>https://hub.docker.com/_/ubuntu/</w:t>
                      </w:r>
                      <w:bookmarkEnd w:id="165"/>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pull &lt;repositório da imagem&gt; </w:t>
      </w:r>
    </w:p>
    <w:p w14:paraId="60E7BE41" w14:textId="1CA31B55" w:rsidR="00EE5D87" w:rsidRDefault="00EE5D87" w:rsidP="000A56CA">
      <w:pPr>
        <w:ind w:left="708"/>
        <w:rPr>
          <w:lang w:eastAsia="x-none"/>
        </w:rPr>
      </w:pPr>
      <w:r>
        <w:rPr>
          <w:lang w:eastAsia="x-none"/>
        </w:rPr>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r>
        <w:rPr>
          <w:b/>
          <w:lang w:val="en-US" w:eastAsia="x-none"/>
        </w:rPr>
        <w:t>Principais commando do Repositório</w:t>
      </w:r>
      <w:r w:rsidRPr="009B655F">
        <w:rPr>
          <w:b/>
          <w:lang w:val="en-US" w:eastAsia="x-none"/>
        </w:rPr>
        <w:t>:</w:t>
      </w:r>
    </w:p>
    <w:p w14:paraId="5CDB1F90" w14:textId="77777777" w:rsidR="00210AC0" w:rsidRPr="00E117A3" w:rsidRDefault="00154A5F" w:rsidP="00210AC0">
      <w:pPr>
        <w:numPr>
          <w:ilvl w:val="0"/>
          <w:numId w:val="23"/>
        </w:numPr>
        <w:spacing w:beforeAutospacing="1" w:afterAutospacing="1"/>
        <w:rPr>
          <w:rFonts w:eastAsia="Times New Roman"/>
          <w:color w:val="000000" w:themeColor="text1"/>
        </w:rPr>
      </w:pPr>
      <w:hyperlink r:id="rId47" w:history="1">
        <w:r w:rsidR="00210AC0" w:rsidRPr="00E117A3">
          <w:rPr>
            <w:rStyle w:val="CdigoHTML"/>
            <w:rFonts w:ascii="Times New Roman" w:hAnsi="Times New Roman" w:cs="Times New Roman"/>
            <w:color w:val="000000" w:themeColor="text1"/>
            <w:sz w:val="24"/>
            <w:szCs w:val="24"/>
          </w:rPr>
          <w:t>docker login</w:t>
        </w:r>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154A5F" w:rsidP="00561605">
      <w:pPr>
        <w:numPr>
          <w:ilvl w:val="0"/>
          <w:numId w:val="23"/>
        </w:numPr>
        <w:spacing w:afterAutospacing="1"/>
        <w:rPr>
          <w:rFonts w:eastAsia="Times New Roman"/>
          <w:color w:val="000000" w:themeColor="text1"/>
        </w:rPr>
      </w:pPr>
      <w:hyperlink r:id="rId48" w:history="1">
        <w:r w:rsidR="00210AC0" w:rsidRPr="00E117A3">
          <w:rPr>
            <w:rStyle w:val="CdigoHTML"/>
            <w:rFonts w:ascii="Times New Roman" w:hAnsi="Times New Roman" w:cs="Times New Roman"/>
            <w:color w:val="000000" w:themeColor="text1"/>
            <w:sz w:val="24"/>
            <w:szCs w:val="24"/>
          </w:rPr>
          <w:t>docker logout</w:t>
        </w:r>
      </w:hyperlink>
      <w:r w:rsidR="00210AC0" w:rsidRPr="00E117A3">
        <w:rPr>
          <w:rFonts w:eastAsia="Times New Roman"/>
          <w:color w:val="000000" w:themeColor="text1"/>
        </w:rPr>
        <w:t> – Para fazer logout do repositório.</w:t>
      </w:r>
    </w:p>
    <w:p w14:paraId="61354311" w14:textId="4B1ADB2F" w:rsidR="00210AC0" w:rsidRPr="00561605" w:rsidRDefault="00154A5F" w:rsidP="00561605">
      <w:pPr>
        <w:numPr>
          <w:ilvl w:val="0"/>
          <w:numId w:val="23"/>
        </w:numPr>
        <w:spacing w:afterAutospacing="1"/>
        <w:rPr>
          <w:rFonts w:eastAsia="Times New Roman"/>
          <w:color w:val="000000" w:themeColor="text1"/>
        </w:rPr>
      </w:pPr>
      <w:hyperlink r:id="rId49" w:history="1">
        <w:r w:rsidR="00210AC0" w:rsidRPr="00561605">
          <w:rPr>
            <w:rStyle w:val="CdigoHTML"/>
            <w:rFonts w:ascii="Times New Roman" w:hAnsi="Times New Roman" w:cs="Times New Roman"/>
            <w:color w:val="000000" w:themeColor="text1"/>
            <w:sz w:val="24"/>
            <w:szCs w:val="24"/>
          </w:rPr>
          <w:t>docker search</w:t>
        </w:r>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66" w:name="_Toc497654042"/>
      <w:r>
        <w:lastRenderedPageBreak/>
        <w:t>4.</w:t>
      </w:r>
      <w:r w:rsidR="001B3BA7">
        <w:t>3</w:t>
      </w:r>
      <w:r>
        <w:t xml:space="preserve"> Docker Container</w:t>
      </w:r>
      <w:bookmarkEnd w:id="166"/>
    </w:p>
    <w:p w14:paraId="464D371E" w14:textId="77777777" w:rsidR="00300DF8" w:rsidRDefault="000675A7" w:rsidP="009E2685">
      <w:pPr>
        <w:rPr>
          <w:lang w:val="x-none" w:eastAsia="x-none"/>
        </w:rPr>
      </w:pPr>
      <w:r>
        <w:rPr>
          <w:lang w:val="x-none" w:eastAsia="x-none"/>
        </w:rPr>
        <w:tab/>
      </w:r>
      <w:r w:rsidR="002119B5">
        <w:rPr>
          <w:lang w:val="x-none" w:eastAsia="x-none"/>
        </w:rPr>
        <w:t>Uma das definições que encontrei na documentação oficial</w:t>
      </w:r>
      <w:r w:rsidR="002119B5">
        <w:rPr>
          <w:rStyle w:val="Refdenotaderodap"/>
          <w:lang w:val="x-none" w:eastAsia="x-none"/>
        </w:rPr>
        <w:footnoteReference w:customMarkFollows="1" w:id="14"/>
        <w:t>1</w:t>
      </w:r>
      <w:r w:rsidR="002119B5">
        <w:rPr>
          <w:lang w:val="x-none" w:eastAsia="x-none"/>
        </w:rPr>
        <w:t>:</w:t>
      </w:r>
      <w:r w:rsidR="00300DF8">
        <w:rPr>
          <w:lang w:val="x-none" w:eastAsia="x-none"/>
        </w:rPr>
        <w:t xml:space="preserve"> </w:t>
      </w:r>
    </w:p>
    <w:p w14:paraId="252ACE59" w14:textId="1EA10A7E" w:rsidR="002119B5" w:rsidRDefault="00300DF8" w:rsidP="00E82F68">
      <w:pPr>
        <w:ind w:left="2268"/>
        <w:rPr>
          <w:lang w:val="x-none" w:eastAsia="x-none"/>
        </w:rPr>
      </w:pPr>
      <w:r>
        <w:rPr>
          <w:lang w:val="x-none" w:eastAsia="x-none"/>
        </w:rPr>
        <w:t>“Tradução nossa, Container é uma instância em tempo de execução da imagem”</w:t>
      </w:r>
    </w:p>
    <w:p w14:paraId="231C4F87" w14:textId="1D37B20F" w:rsidR="00300DF8" w:rsidRDefault="00300DF8" w:rsidP="00E82F68">
      <w:pPr>
        <w:ind w:firstLine="708"/>
        <w:rPr>
          <w:lang w:val="x-none" w:eastAsia="x-none"/>
        </w:rPr>
      </w:pPr>
      <w:r>
        <w:rPr>
          <w:lang w:val="x-none" w:eastAsia="x-none"/>
        </w:rPr>
        <w:t>O Docker container consiste:</w:t>
      </w:r>
    </w:p>
    <w:p w14:paraId="00FB9F8B" w14:textId="19E3590D" w:rsidR="00300DF8" w:rsidRDefault="005935CC" w:rsidP="00E82F68">
      <w:pPr>
        <w:pStyle w:val="PargrafodaLista"/>
        <w:numPr>
          <w:ilvl w:val="1"/>
          <w:numId w:val="23"/>
        </w:numPr>
        <w:rPr>
          <w:lang w:val="x-none" w:eastAsia="x-none"/>
        </w:rPr>
      </w:pPr>
      <w:r>
        <w:rPr>
          <w:lang w:val="x-none" w:eastAsia="x-none"/>
        </w:rPr>
        <w:t>Docker imagem</w:t>
      </w:r>
    </w:p>
    <w:p w14:paraId="41DBF893" w14:textId="2810BAD2" w:rsidR="005935CC" w:rsidRDefault="005935CC" w:rsidP="00E82F68">
      <w:pPr>
        <w:pStyle w:val="PargrafodaLista"/>
        <w:numPr>
          <w:ilvl w:val="1"/>
          <w:numId w:val="23"/>
        </w:numPr>
        <w:rPr>
          <w:lang w:val="x-none" w:eastAsia="x-none"/>
        </w:rPr>
      </w:pPr>
      <w:r>
        <w:rPr>
          <w:lang w:val="x-none" w:eastAsia="x-none"/>
        </w:rPr>
        <w:t>Ambiente de execução</w:t>
      </w:r>
    </w:p>
    <w:p w14:paraId="2C2BD17F" w14:textId="3E946723" w:rsidR="005935CC" w:rsidRDefault="005A7A79" w:rsidP="00E82F68">
      <w:pPr>
        <w:pStyle w:val="PargrafodaLista"/>
        <w:numPr>
          <w:ilvl w:val="1"/>
          <w:numId w:val="23"/>
        </w:numPr>
        <w:rPr>
          <w:lang w:val="x-none" w:eastAsia="x-none"/>
        </w:rPr>
      </w:pPr>
      <w:r>
        <w:rPr>
          <w:lang w:val="x-none" w:eastAsia="x-none"/>
        </w:rPr>
        <w:t>Instruções principais</w:t>
      </w:r>
    </w:p>
    <w:p w14:paraId="25AF8DBD" w14:textId="2FA72BA6" w:rsidR="006B7426" w:rsidRDefault="006B7426" w:rsidP="00E82F68">
      <w:pPr>
        <w:ind w:firstLine="708"/>
        <w:rPr>
          <w:lang w:val="x-none" w:eastAsia="x-none"/>
        </w:rPr>
      </w:pPr>
      <w:r>
        <w:rPr>
          <w:lang w:val="x-none" w:eastAsia="x-none"/>
        </w:rPr>
        <w:t>Conforme eu falei no capítulo 3 desta publicação o Docker container utiliza todos os conceitos do LXC container. Sendo o mesmo uma conjunto de instruções formado pela c</w:t>
      </w:r>
      <w:r w:rsidR="00997FE4">
        <w:rPr>
          <w:lang w:val="x-none" w:eastAsia="x-none"/>
        </w:rPr>
        <w:t>onstrução da imagem, ou download da imagem do Docker Hub e tem como premissa a execução de um serviço</w:t>
      </w:r>
      <w:r w:rsidR="000629C2">
        <w:rPr>
          <w:lang w:val="x-none" w:eastAsia="x-none"/>
        </w:rPr>
        <w:t>.</w:t>
      </w:r>
    </w:p>
    <w:p w14:paraId="4002982A" w14:textId="7C3BD992" w:rsidR="005A7A79" w:rsidRDefault="0093477F" w:rsidP="0093477F">
      <w:pPr>
        <w:rPr>
          <w:lang w:val="x-none" w:eastAsia="x-none"/>
        </w:rPr>
      </w:pPr>
      <w:r w:rsidRPr="0093477F">
        <w:rPr>
          <w:lang w:val="x-none" w:eastAsia="x-none"/>
        </w:rPr>
        <w:tab/>
        <w:t xml:space="preserve">A tabela a seguir mostra todos os containers de serviço existentes no meu estudo de caso. </w:t>
      </w:r>
      <w:r>
        <w:rPr>
          <w:lang w:val="x-none" w:eastAsia="x-none"/>
        </w:rPr>
        <w:t xml:space="preserve">Todos os parâmetros para a construção do container são definidos nos arquivos do Docker file e Docker-compose o mesmo somente é uma instrância de execução do serviço descreitos nesses arquivos. </w:t>
      </w:r>
    </w:p>
    <w:p w14:paraId="37DCE1DD" w14:textId="15DA3BE4" w:rsidR="007B61C9" w:rsidRDefault="007B61C9" w:rsidP="0093477F">
      <w:pPr>
        <w:rPr>
          <w:lang w:val="x-none" w:eastAsia="x-none"/>
        </w:rPr>
      </w:pPr>
      <w:r>
        <w:rPr>
          <w:lang w:val="x-none" w:eastAsia="x-none"/>
        </w:rPr>
        <w:tab/>
        <w:t>A tabela foi informada através da execução do comando:</w:t>
      </w:r>
    </w:p>
    <w:p w14:paraId="5647A6E3" w14:textId="3DC46EF8" w:rsidR="007B61C9" w:rsidRPr="00E82F68" w:rsidRDefault="007B61C9" w:rsidP="00E82F68">
      <w:pPr>
        <w:pStyle w:val="PargrafodaLista"/>
        <w:numPr>
          <w:ilvl w:val="1"/>
          <w:numId w:val="23"/>
        </w:numPr>
        <w:rPr>
          <w:lang w:val="x-none" w:eastAsia="x-none"/>
        </w:rPr>
      </w:pPr>
      <w:r>
        <w:rPr>
          <w:lang w:val="x-none" w:eastAsia="x-none"/>
        </w:rPr>
        <w:t xml:space="preserve">Docker </w:t>
      </w:r>
      <w:r w:rsidR="007F7BA5">
        <w:rPr>
          <w:lang w:val="x-none" w:eastAsia="x-none"/>
        </w:rPr>
        <w:t>container ls</w:t>
      </w:r>
    </w:p>
    <w:p w14:paraId="15B35D69" w14:textId="7A9E7308" w:rsidR="009E2685" w:rsidRDefault="00E1734F" w:rsidP="009E2685">
      <w:pPr>
        <w:rPr>
          <w:lang w:val="x-none" w:eastAsia="x-none"/>
        </w:rPr>
      </w:pPr>
      <w:r>
        <w:rPr>
          <w:lang w:val="x-none" w:eastAsia="x-none"/>
        </w:rPr>
        <w:tab/>
      </w:r>
    </w:p>
    <w:p w14:paraId="1D1346B6" w14:textId="77777777" w:rsidR="009E2685" w:rsidRDefault="009E2685" w:rsidP="009E2685">
      <w:pPr>
        <w:pStyle w:val="Legenda"/>
        <w:keepNext/>
      </w:pPr>
      <w:bookmarkStart w:id="167" w:name="_Toc497641685"/>
      <w:r>
        <w:t xml:space="preserve">Tabela </w:t>
      </w:r>
      <w:fldSimple w:instr=" SEQ Tabela \* ARABIC ">
        <w:r w:rsidR="0060039A">
          <w:rPr>
            <w:noProof/>
          </w:rPr>
          <w:t>2</w:t>
        </w:r>
      </w:fldSimple>
      <w:r>
        <w:t xml:space="preserve"> - </w:t>
      </w:r>
      <w:r w:rsidRPr="00C25CFE">
        <w:t xml:space="preserve">Tabela de </w:t>
      </w:r>
      <w:r>
        <w:t>containers</w:t>
      </w:r>
      <w:r w:rsidRPr="00C25CFE">
        <w:t xml:space="preserve"> utilizadas no Estudo de Caso. Próprio Autor</w:t>
      </w:r>
      <w:bookmarkEnd w:id="16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67794E">
        <w:trPr>
          <w:trHeight w:val="661"/>
        </w:trPr>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tr>
    </w:tbl>
    <w:p w14:paraId="50E89DFD" w14:textId="181BA26A" w:rsidR="009467D6" w:rsidRDefault="008A5A3A" w:rsidP="008A5A3A">
      <w:pPr>
        <w:rPr>
          <w:lang w:val="x-none" w:eastAsia="x-none"/>
        </w:rPr>
      </w:pPr>
      <w:r>
        <w:rPr>
          <w:lang w:val="x-none" w:eastAsia="x-none"/>
        </w:rPr>
        <w:tab/>
      </w:r>
    </w:p>
    <w:p w14:paraId="773287E2" w14:textId="77777777" w:rsidR="009467D6" w:rsidRDefault="009467D6">
      <w:pPr>
        <w:rPr>
          <w:lang w:val="x-none" w:eastAsia="x-none"/>
        </w:rPr>
      </w:pPr>
      <w:r>
        <w:rPr>
          <w:lang w:val="x-none" w:eastAsia="x-none"/>
        </w:rPr>
        <w:br w:type="page"/>
      </w:r>
    </w:p>
    <w:p w14:paraId="5ABCCD44" w14:textId="77777777" w:rsidR="009467D6" w:rsidRDefault="009467D6" w:rsidP="008A5A3A">
      <w:pPr>
        <w:rPr>
          <w:lang w:val="x-none" w:eastAsia="x-none"/>
        </w:rPr>
      </w:pPr>
    </w:p>
    <w:p w14:paraId="6855E2C2" w14:textId="77777777" w:rsidR="00463256" w:rsidRPr="0067794E" w:rsidRDefault="00463256" w:rsidP="00463256">
      <w:pPr>
        <w:rPr>
          <w:rFonts w:eastAsia="Times New Roman"/>
        </w:rPr>
      </w:pPr>
      <w:r w:rsidRPr="00E17EB0">
        <w:rPr>
          <w:sz w:val="20"/>
          <w:szCs w:val="20"/>
          <w:lang w:val="x-none" w:eastAsia="x-none"/>
        </w:rPr>
        <w:tab/>
      </w:r>
      <w:r w:rsidRPr="0067794E">
        <w:rPr>
          <w:rFonts w:eastAsia="Times New Roman"/>
          <w:color w:val="24292E"/>
          <w:shd w:val="clear" w:color="auto" w:fill="FFFFFF"/>
        </w:rPr>
        <w:t>Os parâmetros mais utilizados na execução do container são:</w:t>
      </w:r>
    </w:p>
    <w:p w14:paraId="3B93A285" w14:textId="53266BD5" w:rsidR="0021511B" w:rsidRPr="0067794E" w:rsidRDefault="0021511B" w:rsidP="008A5A3A">
      <w:pPr>
        <w:rPr>
          <w:lang w:val="x-none" w:eastAsia="x-none"/>
        </w:rPr>
      </w:pPr>
    </w:p>
    <w:p w14:paraId="5705C180" w14:textId="24DC8C69" w:rsidR="00792282" w:rsidRDefault="00792282" w:rsidP="0060039A">
      <w:pPr>
        <w:pStyle w:val="Legenda"/>
        <w:keepNext/>
      </w:pPr>
      <w:bookmarkStart w:id="168" w:name="_Toc497641686"/>
      <w:r>
        <w:t xml:space="preserve">Tabela </w:t>
      </w:r>
      <w:fldSimple w:instr=" SEQ Tabela \* ARABIC ">
        <w:r w:rsidR="0060039A">
          <w:rPr>
            <w:noProof/>
          </w:rPr>
          <w:t>3</w:t>
        </w:r>
      </w:fldSimple>
      <w:r>
        <w:rPr>
          <w:noProof/>
        </w:rPr>
        <w:t xml:space="preserve"> - Tabela de parâmetros utilizado na </w:t>
      </w:r>
      <w:r w:rsidR="0060039A">
        <w:rPr>
          <w:noProof/>
        </w:rPr>
        <w:t>manipulação dos con</w:t>
      </w:r>
      <w:r>
        <w:rPr>
          <w:noProof/>
        </w:rPr>
        <w:t xml:space="preserve">tainers Fonte: </w:t>
      </w:r>
      <w:r w:rsidRPr="00E805F3">
        <w:rPr>
          <w:noProof/>
        </w:rPr>
        <w:t>https://github.com/gomex/docker-para-desenvolvedores/blob/master/manuscript/comandos.md</w:t>
      </w:r>
      <w:bookmarkEnd w:id="16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1511B" w:rsidRPr="0067794E" w14:paraId="1B48F63A" w14:textId="77777777" w:rsidTr="00D33596">
        <w:trPr>
          <w:trHeight w:val="260"/>
        </w:trPr>
        <w:tc>
          <w:tcPr>
            <w:tcW w:w="4530" w:type="dxa"/>
          </w:tcPr>
          <w:p w14:paraId="00752F95" w14:textId="372E4B5F" w:rsidR="0021511B" w:rsidRPr="0067794E" w:rsidRDefault="0021511B" w:rsidP="008A5A3A">
            <w:pPr>
              <w:rPr>
                <w:lang w:val="x-none" w:eastAsia="x-none"/>
              </w:rPr>
            </w:pPr>
            <w:r w:rsidRPr="0067794E">
              <w:rPr>
                <w:lang w:val="x-none" w:eastAsia="x-none"/>
              </w:rPr>
              <w:t>Pa</w:t>
            </w:r>
            <w:r w:rsidR="00A02F38" w:rsidRPr="0067794E">
              <w:rPr>
                <w:lang w:val="x-none" w:eastAsia="x-none"/>
              </w:rPr>
              <w:t>râmetro</w:t>
            </w:r>
          </w:p>
        </w:tc>
        <w:tc>
          <w:tcPr>
            <w:tcW w:w="4531" w:type="dxa"/>
          </w:tcPr>
          <w:p w14:paraId="2AAF1F1A" w14:textId="0393806A" w:rsidR="0021511B" w:rsidRPr="0067794E" w:rsidRDefault="00A02F38" w:rsidP="008A5A3A">
            <w:pPr>
              <w:rPr>
                <w:lang w:val="x-none" w:eastAsia="x-none"/>
              </w:rPr>
            </w:pPr>
            <w:r w:rsidRPr="0067794E">
              <w:rPr>
                <w:lang w:val="x-none" w:eastAsia="x-none"/>
              </w:rPr>
              <w:t>Explicaçã</w:t>
            </w:r>
            <w:r w:rsidR="00141EEE" w:rsidRPr="0067794E">
              <w:rPr>
                <w:lang w:val="x-none" w:eastAsia="x-none"/>
              </w:rPr>
              <w:t>o</w:t>
            </w:r>
          </w:p>
        </w:tc>
      </w:tr>
      <w:tr w:rsidR="0021511B" w:rsidRPr="0067794E" w14:paraId="42C85C8F" w14:textId="77777777" w:rsidTr="00D33596">
        <w:tc>
          <w:tcPr>
            <w:tcW w:w="4530" w:type="dxa"/>
          </w:tcPr>
          <w:p w14:paraId="591ABC83" w14:textId="4CB22139" w:rsidR="0021511B" w:rsidRPr="0067794E" w:rsidRDefault="00141EEE" w:rsidP="008A5A3A">
            <w:pPr>
              <w:rPr>
                <w:lang w:val="x-none" w:eastAsia="x-none"/>
              </w:rPr>
            </w:pPr>
            <w:r w:rsidRPr="0067794E">
              <w:rPr>
                <w:lang w:val="x-none" w:eastAsia="x-none"/>
              </w:rPr>
              <w:t xml:space="preserve">-a </w:t>
            </w:r>
          </w:p>
        </w:tc>
        <w:tc>
          <w:tcPr>
            <w:tcW w:w="4531" w:type="dxa"/>
          </w:tcPr>
          <w:p w14:paraId="71BEE0F0" w14:textId="7828E754" w:rsidR="0021511B" w:rsidRPr="0067794E" w:rsidRDefault="00141EEE" w:rsidP="008A5A3A">
            <w:pPr>
              <w:rPr>
                <w:lang w:val="x-none" w:eastAsia="x-none"/>
              </w:rPr>
            </w:pPr>
            <w:r w:rsidRPr="0067794E">
              <w:rPr>
                <w:lang w:val="x-none" w:eastAsia="x-none"/>
              </w:rPr>
              <w:t>Lista todos os containers, inclusive os desligados</w:t>
            </w:r>
          </w:p>
        </w:tc>
      </w:tr>
      <w:tr w:rsidR="0021511B" w:rsidRPr="0067794E" w14:paraId="435AAE8B" w14:textId="77777777" w:rsidTr="00D33596">
        <w:tc>
          <w:tcPr>
            <w:tcW w:w="4530" w:type="dxa"/>
          </w:tcPr>
          <w:p w14:paraId="1B93C014" w14:textId="72D38BD4" w:rsidR="0021511B" w:rsidRPr="0067794E" w:rsidRDefault="00081178" w:rsidP="008A5A3A">
            <w:pPr>
              <w:rPr>
                <w:lang w:val="x-none" w:eastAsia="x-none"/>
              </w:rPr>
            </w:pPr>
            <w:r w:rsidRPr="0067794E">
              <w:rPr>
                <w:lang w:val="x-none" w:eastAsia="x-none"/>
              </w:rPr>
              <w:t>-l</w:t>
            </w:r>
          </w:p>
        </w:tc>
        <w:tc>
          <w:tcPr>
            <w:tcW w:w="4531" w:type="dxa"/>
          </w:tcPr>
          <w:p w14:paraId="0E3C88D9" w14:textId="6CF48659" w:rsidR="0021511B" w:rsidRPr="0067794E" w:rsidRDefault="00081178" w:rsidP="008A5A3A">
            <w:pPr>
              <w:rPr>
                <w:lang w:val="x-none" w:eastAsia="x-none"/>
              </w:rPr>
            </w:pPr>
            <w:r w:rsidRPr="0067794E">
              <w:rPr>
                <w:lang w:val="x-none" w:eastAsia="x-none"/>
              </w:rPr>
              <w:t>Lista os últimos containers, inclusive os desligados</w:t>
            </w:r>
          </w:p>
        </w:tc>
      </w:tr>
      <w:tr w:rsidR="0021511B" w:rsidRPr="0067794E" w14:paraId="3BF09BAB" w14:textId="77777777" w:rsidTr="00D33596">
        <w:tc>
          <w:tcPr>
            <w:tcW w:w="4530" w:type="dxa"/>
          </w:tcPr>
          <w:p w14:paraId="08E6EFCE" w14:textId="6257D3E6" w:rsidR="0021511B" w:rsidRPr="0067794E" w:rsidRDefault="003E5EF3" w:rsidP="008A5A3A">
            <w:pPr>
              <w:rPr>
                <w:lang w:val="x-none" w:eastAsia="x-none"/>
              </w:rPr>
            </w:pPr>
            <w:r w:rsidRPr="0067794E">
              <w:rPr>
                <w:lang w:val="x-none" w:eastAsia="x-none"/>
              </w:rPr>
              <w:t xml:space="preserve">-n </w:t>
            </w:r>
          </w:p>
        </w:tc>
        <w:tc>
          <w:tcPr>
            <w:tcW w:w="4531" w:type="dxa"/>
          </w:tcPr>
          <w:p w14:paraId="1E8A5521" w14:textId="109E2AFA" w:rsidR="0021511B" w:rsidRPr="0067794E" w:rsidRDefault="003E5EF3" w:rsidP="008A5A3A">
            <w:pPr>
              <w:rPr>
                <w:lang w:val="x-none" w:eastAsia="x-none"/>
              </w:rPr>
            </w:pPr>
            <w:r w:rsidRPr="0067794E">
              <w:rPr>
                <w:lang w:val="x-none" w:eastAsia="x-none"/>
              </w:rPr>
              <w:t>Lista os últimos N containers, inclusive os desligados</w:t>
            </w:r>
          </w:p>
        </w:tc>
      </w:tr>
      <w:tr w:rsidR="0021511B" w:rsidRPr="0067794E" w14:paraId="785E7D4E" w14:textId="77777777" w:rsidTr="00D33596">
        <w:tc>
          <w:tcPr>
            <w:tcW w:w="4530" w:type="dxa"/>
          </w:tcPr>
          <w:p w14:paraId="1890D04E" w14:textId="310C50BA" w:rsidR="0021511B" w:rsidRPr="0067794E" w:rsidRDefault="00374B47" w:rsidP="008A5A3A">
            <w:pPr>
              <w:rPr>
                <w:lang w:val="x-none" w:eastAsia="x-none"/>
              </w:rPr>
            </w:pPr>
            <w:r w:rsidRPr="0067794E">
              <w:rPr>
                <w:lang w:val="x-none" w:eastAsia="x-none"/>
              </w:rPr>
              <w:t>-q</w:t>
            </w:r>
          </w:p>
        </w:tc>
        <w:tc>
          <w:tcPr>
            <w:tcW w:w="4531" w:type="dxa"/>
          </w:tcPr>
          <w:p w14:paraId="06940A5E" w14:textId="6CFBCB7A" w:rsidR="0021511B" w:rsidRPr="0067794E" w:rsidRDefault="00374B47" w:rsidP="008A5A3A">
            <w:pPr>
              <w:rPr>
                <w:lang w:val="x-none" w:eastAsia="x-none"/>
              </w:rPr>
            </w:pPr>
            <w:r w:rsidRPr="0067794E">
              <w:rPr>
                <w:lang w:val="x-none" w:eastAsia="x-none"/>
              </w:rPr>
              <w:t>Lista apenas os ids dos containers, ótimo para utilização em scripts</w:t>
            </w:r>
          </w:p>
        </w:tc>
      </w:tr>
    </w:tbl>
    <w:p w14:paraId="51570279" w14:textId="2811526B" w:rsidR="0021511B" w:rsidRPr="00E17EB0" w:rsidRDefault="0021511B" w:rsidP="008A5A3A">
      <w:pPr>
        <w:rPr>
          <w:sz w:val="20"/>
          <w:szCs w:val="20"/>
          <w:lang w:val="x-none" w:eastAsia="x-none"/>
        </w:rPr>
      </w:pPr>
    </w:p>
    <w:p w14:paraId="0CADEF90" w14:textId="61306CAC" w:rsidR="008A5A3A" w:rsidRDefault="008A5A3A" w:rsidP="00E17EB0">
      <w:pPr>
        <w:ind w:firstLine="708"/>
        <w:rPr>
          <w:lang w:val="x-none" w:eastAsia="x-none"/>
        </w:rPr>
      </w:pPr>
      <w:r>
        <w:rPr>
          <w:lang w:val="x-none" w:eastAsia="x-none"/>
        </w:rPr>
        <w:t>Containers são muito instáveis e descartáveis, durante o meu</w:t>
      </w:r>
      <w:r w:rsidR="00FA0C78">
        <w:rPr>
          <w:lang w:val="x-none" w:eastAsia="x-none"/>
        </w:rPr>
        <w:t xml:space="preserve"> estudo de caso, tive</w:t>
      </w:r>
      <w:r w:rsidR="00692439">
        <w:rPr>
          <w:lang w:val="x-none" w:eastAsia="x-none"/>
        </w:rPr>
        <w:t xml:space="preserve"> que descartar várias vezes alguns</w:t>
      </w:r>
      <w:r w:rsidR="00D245E3">
        <w:rPr>
          <w:lang w:val="x-none" w:eastAsia="x-none"/>
        </w:rPr>
        <w:t xml:space="preserve"> containers de</w:t>
      </w:r>
      <w:r w:rsidR="005D1D4C">
        <w:rPr>
          <w:lang w:val="x-none" w:eastAsia="x-none"/>
        </w:rPr>
        <w:t xml:space="preserve"> serviço, pois os mesmos são dependêntes entre si e se um serviço</w:t>
      </w:r>
      <w:r w:rsidR="00D245E3">
        <w:rPr>
          <w:lang w:val="x-none" w:eastAsia="x-none"/>
        </w:rPr>
        <w:t xml:space="preserve"> </w:t>
      </w:r>
      <w:r w:rsidR="00091183">
        <w:rPr>
          <w:lang w:val="x-none" w:eastAsia="x-none"/>
        </w:rPr>
        <w:t>não for instânciado de forma correta o  container dependênte também será afetado. Já fiz a descrição desta dependência durante esta obra.</w:t>
      </w:r>
    </w:p>
    <w:p w14:paraId="66360A10" w14:textId="67BE0F7A" w:rsidR="00D245E3" w:rsidRDefault="007E0740" w:rsidP="00E82F68">
      <w:pPr>
        <w:rPr>
          <w:lang w:val="x-none" w:eastAsia="x-none"/>
        </w:rPr>
      </w:pPr>
      <w:r>
        <w:rPr>
          <w:lang w:val="x-none" w:eastAsia="x-none"/>
        </w:rPr>
        <w:tab/>
        <w:t xml:space="preserve">Isto entra em total acordo com a informação do </w:t>
      </w:r>
      <w:r w:rsidR="00D245E3">
        <w:rPr>
          <w:lang w:val="x-none" w:eastAsia="x-none"/>
        </w:rPr>
        <w:t>Rafael Benevides – Diretor de Experiência de Desenvolvimento da Red Hat</w:t>
      </w:r>
      <w:r w:rsidR="00D245E3">
        <w:rPr>
          <w:rStyle w:val="Refdenotaderodap"/>
          <w:lang w:val="x-none" w:eastAsia="x-none"/>
        </w:rPr>
        <w:footnoteReference w:customMarkFollows="1" w:id="15"/>
        <w:t>2</w:t>
      </w:r>
      <w:r w:rsidR="00D245E3">
        <w:rPr>
          <w:lang w:val="x-none" w:eastAsia="x-none"/>
        </w:rPr>
        <w:t xml:space="preserve"> – “Tradução nossa, Containers são descartáveis”.</w:t>
      </w:r>
    </w:p>
    <w:p w14:paraId="35FBDCB5" w14:textId="7253A39E" w:rsidR="005E7E0B" w:rsidRPr="00505DA4" w:rsidRDefault="005E7E0B" w:rsidP="00E82F68">
      <w:pPr>
        <w:rPr>
          <w:b/>
          <w:lang w:val="x-none" w:eastAsia="x-none"/>
        </w:rPr>
      </w:pPr>
      <w:r>
        <w:rPr>
          <w:lang w:val="x-none" w:eastAsia="x-none"/>
        </w:rPr>
        <w:tab/>
      </w:r>
      <w:r w:rsidR="00E3125A" w:rsidRPr="00505DA4">
        <w:rPr>
          <w:b/>
          <w:lang w:val="x-none" w:eastAsia="x-none"/>
        </w:rPr>
        <w:t>Principais comandos de manipulação dos container:</w:t>
      </w:r>
    </w:p>
    <w:p w14:paraId="543F5B92" w14:textId="1B24E6EC" w:rsidR="00E3125A" w:rsidRPr="006A12C1" w:rsidRDefault="00154A5F" w:rsidP="00E3125A">
      <w:pPr>
        <w:numPr>
          <w:ilvl w:val="0"/>
          <w:numId w:val="23"/>
        </w:numPr>
        <w:spacing w:beforeAutospacing="1" w:afterAutospacing="1"/>
        <w:rPr>
          <w:rFonts w:eastAsia="Times New Roman"/>
          <w:color w:val="000000" w:themeColor="text1"/>
        </w:rPr>
      </w:pPr>
      <w:hyperlink r:id="rId50" w:history="1">
        <w:r w:rsidR="00E3125A" w:rsidRPr="006A12C1">
          <w:rPr>
            <w:rStyle w:val="CdigoHTML"/>
            <w:rFonts w:ascii="Times New Roman" w:hAnsi="Times New Roman" w:cs="Times New Roman"/>
            <w:color w:val="000000" w:themeColor="text1"/>
            <w:sz w:val="24"/>
            <w:szCs w:val="24"/>
          </w:rPr>
          <w:t>docker create</w:t>
        </w:r>
      </w:hyperlink>
      <w:r w:rsidR="00E3125A" w:rsidRPr="006A12C1">
        <w:rPr>
          <w:rFonts w:eastAsia="Times New Roman"/>
          <w:color w:val="000000" w:themeColor="text1"/>
        </w:rPr>
        <w:t> </w:t>
      </w:r>
      <w:r w:rsidR="001C0E7D" w:rsidRPr="006A12C1">
        <w:rPr>
          <w:rFonts w:eastAsia="Times New Roman"/>
          <w:color w:val="000000" w:themeColor="text1"/>
        </w:rPr>
        <w:t>– cria um container, porém não inicia o mesmo</w:t>
      </w:r>
      <w:r w:rsidR="00E3125A" w:rsidRPr="006A12C1">
        <w:rPr>
          <w:rFonts w:eastAsia="Times New Roman"/>
          <w:color w:val="000000" w:themeColor="text1"/>
        </w:rPr>
        <w:t>.</w:t>
      </w:r>
    </w:p>
    <w:p w14:paraId="1DA8CADB" w14:textId="55A2D3EE" w:rsidR="00E3125A" w:rsidRPr="006A12C1" w:rsidRDefault="00154A5F" w:rsidP="00E3125A">
      <w:pPr>
        <w:numPr>
          <w:ilvl w:val="0"/>
          <w:numId w:val="23"/>
        </w:numPr>
        <w:spacing w:afterAutospacing="1"/>
        <w:rPr>
          <w:rFonts w:eastAsia="Times New Roman"/>
          <w:color w:val="000000" w:themeColor="text1"/>
        </w:rPr>
      </w:pPr>
      <w:hyperlink r:id="rId51" w:history="1">
        <w:r w:rsidR="00E3125A" w:rsidRPr="006A12C1">
          <w:rPr>
            <w:rStyle w:val="CdigoHTML"/>
            <w:rFonts w:ascii="Times New Roman" w:hAnsi="Times New Roman" w:cs="Times New Roman"/>
            <w:color w:val="000000" w:themeColor="text1"/>
            <w:sz w:val="24"/>
            <w:szCs w:val="24"/>
          </w:rPr>
          <w:t>docker rename</w:t>
        </w:r>
      </w:hyperlink>
      <w:r w:rsidR="00E3125A" w:rsidRPr="006A12C1">
        <w:rPr>
          <w:rFonts w:eastAsia="Times New Roman"/>
          <w:color w:val="000000" w:themeColor="text1"/>
        </w:rPr>
        <w:t> </w:t>
      </w:r>
      <w:r w:rsidR="00101B3E" w:rsidRPr="006A12C1">
        <w:rPr>
          <w:rFonts w:eastAsia="Times New Roman"/>
          <w:color w:val="000000" w:themeColor="text1"/>
        </w:rPr>
        <w:t>– Renomeia o label do container</w:t>
      </w:r>
      <w:r w:rsidR="00E3125A" w:rsidRPr="006A12C1">
        <w:rPr>
          <w:rFonts w:eastAsia="Times New Roman"/>
          <w:color w:val="000000" w:themeColor="text1"/>
        </w:rPr>
        <w:t>.</w:t>
      </w:r>
    </w:p>
    <w:p w14:paraId="6F7AECBA" w14:textId="4941D738" w:rsidR="00E3125A" w:rsidRPr="006A12C1" w:rsidRDefault="00154A5F" w:rsidP="00E3125A">
      <w:pPr>
        <w:numPr>
          <w:ilvl w:val="0"/>
          <w:numId w:val="23"/>
        </w:numPr>
        <w:spacing w:afterAutospacing="1"/>
        <w:rPr>
          <w:rFonts w:eastAsia="Times New Roman"/>
          <w:color w:val="000000" w:themeColor="text1"/>
        </w:rPr>
      </w:pPr>
      <w:hyperlink r:id="rId52" w:history="1">
        <w:r w:rsidR="00E3125A" w:rsidRPr="006A12C1">
          <w:rPr>
            <w:rStyle w:val="CdigoHTML"/>
            <w:rFonts w:ascii="Times New Roman" w:hAnsi="Times New Roman" w:cs="Times New Roman"/>
            <w:color w:val="000000" w:themeColor="text1"/>
            <w:sz w:val="24"/>
            <w:szCs w:val="24"/>
          </w:rPr>
          <w:t>docker run</w:t>
        </w:r>
      </w:hyperlink>
      <w:r w:rsidR="00E3125A" w:rsidRPr="006A12C1">
        <w:rPr>
          <w:rFonts w:eastAsia="Times New Roman"/>
          <w:color w:val="000000" w:themeColor="text1"/>
        </w:rPr>
        <w:t> </w:t>
      </w:r>
      <w:r w:rsidR="00101B3E" w:rsidRPr="006A12C1">
        <w:rPr>
          <w:rFonts w:eastAsia="Times New Roman"/>
          <w:color w:val="000000" w:themeColor="text1"/>
        </w:rPr>
        <w:t>– Cria o container e inicia o mesmo, coloca em operação</w:t>
      </w:r>
      <w:r w:rsidR="00E3125A" w:rsidRPr="006A12C1">
        <w:rPr>
          <w:rFonts w:eastAsia="Times New Roman"/>
          <w:color w:val="000000" w:themeColor="text1"/>
        </w:rPr>
        <w:t>.</w:t>
      </w:r>
    </w:p>
    <w:p w14:paraId="59D88C1D" w14:textId="4A25BA1B" w:rsidR="00E3125A" w:rsidRPr="006A12C1" w:rsidRDefault="00154A5F" w:rsidP="00E3125A">
      <w:pPr>
        <w:numPr>
          <w:ilvl w:val="0"/>
          <w:numId w:val="23"/>
        </w:numPr>
        <w:spacing w:afterAutospacing="1"/>
        <w:rPr>
          <w:rFonts w:eastAsia="Times New Roman"/>
          <w:color w:val="000000" w:themeColor="text1"/>
        </w:rPr>
      </w:pPr>
      <w:hyperlink r:id="rId53" w:history="1">
        <w:r w:rsidR="00E3125A" w:rsidRPr="006A12C1">
          <w:rPr>
            <w:rStyle w:val="CdigoHTML"/>
            <w:rFonts w:ascii="Times New Roman" w:hAnsi="Times New Roman" w:cs="Times New Roman"/>
            <w:color w:val="000000" w:themeColor="text1"/>
            <w:sz w:val="24"/>
            <w:szCs w:val="24"/>
          </w:rPr>
          <w:t>docker rm</w:t>
        </w:r>
      </w:hyperlink>
      <w:r w:rsidR="00F272AF" w:rsidRPr="006A12C1">
        <w:rPr>
          <w:rFonts w:eastAsia="Times New Roman"/>
          <w:color w:val="000000" w:themeColor="text1"/>
        </w:rPr>
        <w:t xml:space="preserve"> &lt;nome do container&gt;</w:t>
      </w:r>
      <w:r w:rsidR="00E3125A" w:rsidRPr="006A12C1">
        <w:rPr>
          <w:rFonts w:eastAsia="Times New Roman"/>
          <w:color w:val="000000" w:themeColor="text1"/>
        </w:rPr>
        <w:t> </w:t>
      </w:r>
      <w:r w:rsidR="00F272AF" w:rsidRPr="006A12C1">
        <w:rPr>
          <w:rFonts w:eastAsia="Times New Roman"/>
          <w:color w:val="000000" w:themeColor="text1"/>
        </w:rPr>
        <w:t>- Deleta o container informado pelo nome</w:t>
      </w:r>
      <w:r w:rsidR="00E3125A" w:rsidRPr="006A12C1">
        <w:rPr>
          <w:rFonts w:eastAsia="Times New Roman"/>
          <w:color w:val="000000" w:themeColor="text1"/>
        </w:rPr>
        <w:t>.</w:t>
      </w:r>
    </w:p>
    <w:p w14:paraId="638407C7" w14:textId="115F0723" w:rsidR="00E3125A" w:rsidRPr="006A12C1" w:rsidRDefault="00154A5F" w:rsidP="00E3125A">
      <w:pPr>
        <w:numPr>
          <w:ilvl w:val="0"/>
          <w:numId w:val="23"/>
        </w:numPr>
        <w:spacing w:afterAutospacing="1"/>
        <w:rPr>
          <w:rFonts w:eastAsia="Times New Roman"/>
          <w:color w:val="000000" w:themeColor="text1"/>
        </w:rPr>
      </w:pPr>
      <w:hyperlink r:id="rId54" w:history="1">
        <w:r w:rsidR="00E3125A" w:rsidRPr="006A12C1">
          <w:rPr>
            <w:rStyle w:val="CdigoHTML"/>
            <w:rFonts w:ascii="Times New Roman" w:hAnsi="Times New Roman" w:cs="Times New Roman"/>
            <w:color w:val="000000" w:themeColor="text1"/>
            <w:sz w:val="24"/>
            <w:szCs w:val="24"/>
          </w:rPr>
          <w:t>docker update</w:t>
        </w:r>
      </w:hyperlink>
      <w:r w:rsidR="00E3125A" w:rsidRPr="006A12C1">
        <w:rPr>
          <w:rFonts w:eastAsia="Times New Roman"/>
          <w:color w:val="000000" w:themeColor="text1"/>
        </w:rPr>
        <w:t> </w:t>
      </w:r>
      <w:r w:rsidR="00364DA9" w:rsidRPr="006A12C1">
        <w:rPr>
          <w:rFonts w:eastAsia="Times New Roman"/>
          <w:color w:val="000000" w:themeColor="text1"/>
        </w:rPr>
        <w:t xml:space="preserve">– Faz um </w:t>
      </w:r>
      <w:r w:rsidR="00E3125A" w:rsidRPr="006A12C1">
        <w:rPr>
          <w:rFonts w:eastAsia="Times New Roman"/>
          <w:color w:val="000000" w:themeColor="text1"/>
        </w:rPr>
        <w:t>updat</w:t>
      </w:r>
      <w:r w:rsidR="00364DA9" w:rsidRPr="006A12C1">
        <w:rPr>
          <w:rFonts w:eastAsia="Times New Roman"/>
          <w:color w:val="000000" w:themeColor="text1"/>
        </w:rPr>
        <w:t>e das configurações do container</w:t>
      </w:r>
      <w:r w:rsidR="00E3125A" w:rsidRPr="006A12C1">
        <w:rPr>
          <w:rFonts w:eastAsia="Times New Roman"/>
          <w:color w:val="000000" w:themeColor="text1"/>
        </w:rPr>
        <w:t>.</w:t>
      </w:r>
    </w:p>
    <w:p w14:paraId="6CF0F0D2" w14:textId="2129A45E" w:rsidR="00E3125A" w:rsidRDefault="00C67EF5" w:rsidP="00C07657">
      <w:pPr>
        <w:ind w:firstLine="360"/>
        <w:rPr>
          <w:lang w:val="x-none" w:eastAsia="x-none"/>
        </w:rPr>
      </w:pPr>
      <w:r w:rsidRPr="00C07657">
        <w:rPr>
          <w:lang w:val="x-none" w:eastAsia="x-none"/>
        </w:rPr>
        <w:t>Todos esses comandos</w:t>
      </w:r>
      <w:r w:rsidR="005F2AA7">
        <w:rPr>
          <w:rStyle w:val="Refdenotaderodap"/>
          <w:lang w:val="x-none" w:eastAsia="x-none"/>
        </w:rPr>
        <w:footnoteReference w:customMarkFollows="1" w:id="16"/>
        <w:t>3</w:t>
      </w:r>
      <w:r w:rsidRPr="00C07657">
        <w:rPr>
          <w:lang w:val="x-none" w:eastAsia="x-none"/>
        </w:rPr>
        <w:t xml:space="preserve"> permitem parâmetros de configurações, como os descritos no arquivo do Docker-compose; pois é possível fazer a execução de um container sem a utilização dos arquivos de </w:t>
      </w:r>
      <w:r w:rsidR="00D84305">
        <w:rPr>
          <w:lang w:val="x-none" w:eastAsia="x-none"/>
        </w:rPr>
        <w:t>um arquivo do Docker-compose ou Docker file, porém se executado desta forma todos os argumentos devem ser passados de forma explícita na criação ou execução do container; não sendo uma boa prática executar desta forma</w:t>
      </w:r>
      <w:r w:rsidR="006E1FD1">
        <w:rPr>
          <w:lang w:val="x-none" w:eastAsia="x-none"/>
        </w:rPr>
        <w:t>, conforme</w:t>
      </w:r>
      <w:r w:rsidR="00653A98">
        <w:rPr>
          <w:lang w:val="x-none" w:eastAsia="x-none"/>
        </w:rPr>
        <w:t xml:space="preserve"> o exemplo:</w:t>
      </w:r>
    </w:p>
    <w:p w14:paraId="0D5C9A45" w14:textId="133549B7" w:rsidR="00F54100" w:rsidRPr="0060039A" w:rsidRDefault="00F54100" w:rsidP="0067794E">
      <w:pPr>
        <w:pStyle w:val="PargrafodaLista"/>
        <w:numPr>
          <w:ilvl w:val="0"/>
          <w:numId w:val="39"/>
        </w:numPr>
        <w:rPr>
          <w:sz w:val="24"/>
          <w:lang w:eastAsia="x-none"/>
        </w:rPr>
      </w:pPr>
      <w:r w:rsidRPr="0060039A">
        <w:rPr>
          <w:sz w:val="24"/>
          <w:lang w:eastAsia="x-none"/>
        </w:rPr>
        <w:t>docker container run &lt;parâmetros&gt; &lt;imagem&gt; &lt;CMD&gt; &lt;argumentos&gt;</w:t>
      </w:r>
    </w:p>
    <w:p w14:paraId="0BDD78EF" w14:textId="77777777" w:rsidR="009467D6" w:rsidRDefault="009467D6">
      <w:pPr>
        <w:rPr>
          <w:rFonts w:eastAsia="Times New Roman"/>
          <w:color w:val="24292E"/>
          <w:shd w:val="clear" w:color="auto" w:fill="FFFFFF"/>
        </w:rPr>
      </w:pPr>
      <w:r>
        <w:rPr>
          <w:rFonts w:eastAsia="Times New Roman"/>
          <w:color w:val="24292E"/>
          <w:shd w:val="clear" w:color="auto" w:fill="FFFFFF"/>
        </w:rPr>
        <w:br w:type="page"/>
      </w:r>
    </w:p>
    <w:p w14:paraId="6F288424" w14:textId="6893DEF6" w:rsidR="00F468E6" w:rsidRPr="00F468E6" w:rsidRDefault="00F468E6" w:rsidP="00E17EB0">
      <w:pPr>
        <w:ind w:firstLine="360"/>
        <w:rPr>
          <w:rFonts w:eastAsia="Times New Roman"/>
        </w:rPr>
      </w:pPr>
      <w:r w:rsidRPr="00E17EB0">
        <w:rPr>
          <w:rFonts w:eastAsia="Times New Roman"/>
          <w:color w:val="24292E"/>
          <w:shd w:val="clear" w:color="auto" w:fill="FFFFFF"/>
        </w:rPr>
        <w:lastRenderedPageBreak/>
        <w:t>Os parâmetros mais utilizados na execução do container são:</w:t>
      </w:r>
    </w:p>
    <w:p w14:paraId="5004E0EF" w14:textId="418E129D" w:rsidR="00D245E3" w:rsidRDefault="00D245E3" w:rsidP="008A5A3A">
      <w:pPr>
        <w:rPr>
          <w:lang w:eastAsia="x-none"/>
        </w:rPr>
      </w:pPr>
    </w:p>
    <w:p w14:paraId="782DB7E4" w14:textId="48DAAB0D" w:rsidR="0060039A" w:rsidRDefault="0060039A" w:rsidP="0060039A">
      <w:pPr>
        <w:pStyle w:val="Legenda"/>
        <w:keepNext/>
      </w:pPr>
      <w:bookmarkStart w:id="169" w:name="_Toc497641687"/>
      <w:r>
        <w:t xml:space="preserve">Tabela </w:t>
      </w:r>
      <w:fldSimple w:instr=" SEQ Tabela \* ARABIC ">
        <w:r>
          <w:rPr>
            <w:noProof/>
          </w:rPr>
          <w:t>4</w:t>
        </w:r>
      </w:fldSimple>
      <w:r>
        <w:t xml:space="preserve"> - Tabela de parâmetros utilizados na execução dos containers Fonte: </w:t>
      </w:r>
      <w:r w:rsidRPr="005A02B8">
        <w:t>https://github.com/gomex/docker-para-desenvolvedores/blob/master/manuscript/comandos.md</w:t>
      </w:r>
      <w:bookmarkEnd w:id="16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01197" w14:paraId="1C6EF851" w14:textId="77777777" w:rsidTr="005A5284">
        <w:tc>
          <w:tcPr>
            <w:tcW w:w="4530" w:type="dxa"/>
          </w:tcPr>
          <w:p w14:paraId="2AF4D9F0" w14:textId="4E9D573C" w:rsidR="00301197" w:rsidRDefault="00C7702F" w:rsidP="008A5A3A">
            <w:pPr>
              <w:rPr>
                <w:lang w:eastAsia="x-none"/>
              </w:rPr>
            </w:pPr>
            <w:r w:rsidRPr="0067794E">
              <w:rPr>
                <w:lang w:val="x-none" w:eastAsia="x-none"/>
              </w:rPr>
              <w:t>Parâmetro</w:t>
            </w:r>
          </w:p>
        </w:tc>
        <w:tc>
          <w:tcPr>
            <w:tcW w:w="4531" w:type="dxa"/>
          </w:tcPr>
          <w:p w14:paraId="0E598C7B" w14:textId="32DC72A7" w:rsidR="00301197" w:rsidRDefault="00C7702F" w:rsidP="008A5A3A">
            <w:pPr>
              <w:rPr>
                <w:lang w:eastAsia="x-none"/>
              </w:rPr>
            </w:pPr>
            <w:r w:rsidRPr="0067794E">
              <w:rPr>
                <w:lang w:val="x-none" w:eastAsia="x-none"/>
              </w:rPr>
              <w:t>Explicação</w:t>
            </w:r>
          </w:p>
        </w:tc>
      </w:tr>
      <w:tr w:rsidR="00301197" w14:paraId="0172CA97" w14:textId="77777777" w:rsidTr="005A5284">
        <w:tc>
          <w:tcPr>
            <w:tcW w:w="4530" w:type="dxa"/>
          </w:tcPr>
          <w:p w14:paraId="683906A7" w14:textId="46202F3A" w:rsidR="00301197" w:rsidRDefault="0059284C" w:rsidP="008A5A3A">
            <w:pPr>
              <w:rPr>
                <w:lang w:eastAsia="x-none"/>
              </w:rPr>
            </w:pPr>
            <w:r w:rsidRPr="0059284C">
              <w:rPr>
                <w:lang w:eastAsia="x-none"/>
              </w:rPr>
              <w:t>-d</w:t>
            </w:r>
          </w:p>
        </w:tc>
        <w:tc>
          <w:tcPr>
            <w:tcW w:w="4531" w:type="dxa"/>
          </w:tcPr>
          <w:p w14:paraId="6EC11C97" w14:textId="7E80D127" w:rsidR="00301197" w:rsidRDefault="002B4023" w:rsidP="008A5A3A">
            <w:pPr>
              <w:rPr>
                <w:lang w:eastAsia="x-none"/>
              </w:rPr>
            </w:pPr>
            <w:r w:rsidRPr="002B4023">
              <w:rPr>
                <w:lang w:eastAsia="x-none"/>
              </w:rPr>
              <w:t>Execução do container em background</w:t>
            </w:r>
          </w:p>
        </w:tc>
      </w:tr>
      <w:tr w:rsidR="00301197" w14:paraId="34B27D7C" w14:textId="77777777" w:rsidTr="005A5284">
        <w:tc>
          <w:tcPr>
            <w:tcW w:w="4530" w:type="dxa"/>
          </w:tcPr>
          <w:p w14:paraId="2BD2AE8A" w14:textId="03372522" w:rsidR="00301197" w:rsidRDefault="00F256F9" w:rsidP="008A5A3A">
            <w:pPr>
              <w:rPr>
                <w:lang w:eastAsia="x-none"/>
              </w:rPr>
            </w:pPr>
            <w:r w:rsidRPr="00F256F9">
              <w:rPr>
                <w:lang w:eastAsia="x-none"/>
              </w:rPr>
              <w:t>-i</w:t>
            </w:r>
          </w:p>
        </w:tc>
        <w:tc>
          <w:tcPr>
            <w:tcW w:w="4531" w:type="dxa"/>
          </w:tcPr>
          <w:p w14:paraId="4C7EBA00" w14:textId="6E9CEC0C" w:rsidR="00301197" w:rsidRDefault="005E06C8" w:rsidP="008A5A3A">
            <w:pPr>
              <w:rPr>
                <w:lang w:eastAsia="x-none"/>
              </w:rPr>
            </w:pPr>
            <w:r w:rsidRPr="005E06C8">
              <w:rPr>
                <w:lang w:eastAsia="x-none"/>
              </w:rPr>
              <w:t>Modo interativo. Mantém o STDIN aberto mesmo sem console anexado</w:t>
            </w:r>
          </w:p>
        </w:tc>
      </w:tr>
      <w:tr w:rsidR="00301197" w14:paraId="37F54B7F" w14:textId="77777777" w:rsidTr="005A5284">
        <w:tc>
          <w:tcPr>
            <w:tcW w:w="4530" w:type="dxa"/>
          </w:tcPr>
          <w:p w14:paraId="3E84DA5C" w14:textId="2740850A" w:rsidR="00301197" w:rsidRDefault="00185BD2" w:rsidP="008A5A3A">
            <w:pPr>
              <w:rPr>
                <w:lang w:eastAsia="x-none"/>
              </w:rPr>
            </w:pPr>
            <w:r w:rsidRPr="00185BD2">
              <w:rPr>
                <w:lang w:eastAsia="x-none"/>
              </w:rPr>
              <w:t>-t</w:t>
            </w:r>
          </w:p>
        </w:tc>
        <w:tc>
          <w:tcPr>
            <w:tcW w:w="4531" w:type="dxa"/>
          </w:tcPr>
          <w:p w14:paraId="09B9CCDF" w14:textId="198CECA0" w:rsidR="00301197" w:rsidRDefault="00414755" w:rsidP="008A5A3A">
            <w:pPr>
              <w:rPr>
                <w:lang w:eastAsia="x-none"/>
              </w:rPr>
            </w:pPr>
            <w:r w:rsidRPr="00414755">
              <w:rPr>
                <w:lang w:eastAsia="x-none"/>
              </w:rPr>
              <w:t>Aloca uma pseudo TTY</w:t>
            </w:r>
          </w:p>
        </w:tc>
      </w:tr>
      <w:tr w:rsidR="00301197" w14:paraId="015B2613" w14:textId="77777777" w:rsidTr="005A5284">
        <w:tc>
          <w:tcPr>
            <w:tcW w:w="4530" w:type="dxa"/>
          </w:tcPr>
          <w:p w14:paraId="585E21B9" w14:textId="39625302" w:rsidR="00301197" w:rsidRDefault="002B0F82" w:rsidP="008A5A3A">
            <w:pPr>
              <w:rPr>
                <w:lang w:eastAsia="x-none"/>
              </w:rPr>
            </w:pPr>
            <w:r w:rsidRPr="002B0F82">
              <w:rPr>
                <w:lang w:eastAsia="x-none"/>
              </w:rPr>
              <w:t>--rm</w:t>
            </w:r>
          </w:p>
        </w:tc>
        <w:tc>
          <w:tcPr>
            <w:tcW w:w="4531" w:type="dxa"/>
          </w:tcPr>
          <w:p w14:paraId="2E40A733" w14:textId="5AF14DD6" w:rsidR="00301197" w:rsidRDefault="00423FAD" w:rsidP="008A5A3A">
            <w:pPr>
              <w:rPr>
                <w:lang w:eastAsia="x-none"/>
              </w:rPr>
            </w:pPr>
            <w:r w:rsidRPr="00423FAD">
              <w:rPr>
                <w:lang w:eastAsia="x-none"/>
              </w:rPr>
              <w:t>Automaticamente remove o container após finalização (Não funciona com -d)</w:t>
            </w:r>
          </w:p>
        </w:tc>
      </w:tr>
      <w:tr w:rsidR="00301197" w14:paraId="04A2BD05" w14:textId="77777777" w:rsidTr="005A5284">
        <w:tc>
          <w:tcPr>
            <w:tcW w:w="4530" w:type="dxa"/>
          </w:tcPr>
          <w:p w14:paraId="20D05283" w14:textId="470C74E8" w:rsidR="00301197" w:rsidRDefault="001C17E2" w:rsidP="008A5A3A">
            <w:pPr>
              <w:rPr>
                <w:lang w:eastAsia="x-none"/>
              </w:rPr>
            </w:pPr>
            <w:r w:rsidRPr="001C17E2">
              <w:rPr>
                <w:lang w:eastAsia="x-none"/>
              </w:rPr>
              <w:t>--name</w:t>
            </w:r>
          </w:p>
        </w:tc>
        <w:tc>
          <w:tcPr>
            <w:tcW w:w="4531" w:type="dxa"/>
          </w:tcPr>
          <w:p w14:paraId="72FA3A7D" w14:textId="1061B24F" w:rsidR="00301197" w:rsidRDefault="006F7315" w:rsidP="008A5A3A">
            <w:pPr>
              <w:rPr>
                <w:lang w:eastAsia="x-none"/>
              </w:rPr>
            </w:pPr>
            <w:r w:rsidRPr="006F7315">
              <w:rPr>
                <w:lang w:eastAsia="x-none"/>
              </w:rPr>
              <w:t>Nomear o container</w:t>
            </w:r>
          </w:p>
        </w:tc>
      </w:tr>
      <w:tr w:rsidR="00301197" w14:paraId="0F00B7DA" w14:textId="77777777" w:rsidTr="005A5284">
        <w:tc>
          <w:tcPr>
            <w:tcW w:w="4530" w:type="dxa"/>
          </w:tcPr>
          <w:p w14:paraId="723A1E63" w14:textId="56C7CA98" w:rsidR="00301197" w:rsidRDefault="00117EEE" w:rsidP="008A5A3A">
            <w:pPr>
              <w:rPr>
                <w:lang w:eastAsia="x-none"/>
              </w:rPr>
            </w:pPr>
            <w:r w:rsidRPr="00117EEE">
              <w:rPr>
                <w:lang w:eastAsia="x-none"/>
              </w:rPr>
              <w:t>-v</w:t>
            </w:r>
          </w:p>
        </w:tc>
        <w:tc>
          <w:tcPr>
            <w:tcW w:w="4531" w:type="dxa"/>
          </w:tcPr>
          <w:p w14:paraId="3AACB74C" w14:textId="441D42BE" w:rsidR="00301197" w:rsidRDefault="00834A51" w:rsidP="008A5A3A">
            <w:pPr>
              <w:rPr>
                <w:lang w:eastAsia="x-none"/>
              </w:rPr>
            </w:pPr>
            <w:r w:rsidRPr="00834A51">
              <w:rPr>
                <w:lang w:eastAsia="x-none"/>
              </w:rPr>
              <w:t>Mapeamento de volume</w:t>
            </w:r>
          </w:p>
        </w:tc>
      </w:tr>
      <w:tr w:rsidR="00301197" w14:paraId="01B12C3A" w14:textId="77777777" w:rsidTr="005A5284">
        <w:tc>
          <w:tcPr>
            <w:tcW w:w="4530" w:type="dxa"/>
          </w:tcPr>
          <w:p w14:paraId="2999E67C" w14:textId="73578AF3" w:rsidR="00301197" w:rsidRDefault="00C95AC9" w:rsidP="008A5A3A">
            <w:pPr>
              <w:rPr>
                <w:lang w:eastAsia="x-none"/>
              </w:rPr>
            </w:pPr>
            <w:r w:rsidRPr="00C95AC9">
              <w:rPr>
                <w:lang w:eastAsia="x-none"/>
              </w:rPr>
              <w:t>-p</w:t>
            </w:r>
          </w:p>
        </w:tc>
        <w:tc>
          <w:tcPr>
            <w:tcW w:w="4531" w:type="dxa"/>
          </w:tcPr>
          <w:p w14:paraId="102BF70B" w14:textId="2DEE5530" w:rsidR="00301197" w:rsidRDefault="00C95AC9" w:rsidP="008A5A3A">
            <w:pPr>
              <w:rPr>
                <w:lang w:eastAsia="x-none"/>
              </w:rPr>
            </w:pPr>
            <w:r w:rsidRPr="00C95AC9">
              <w:rPr>
                <w:lang w:eastAsia="x-none"/>
              </w:rPr>
              <w:t>Mapeamento de porta</w:t>
            </w:r>
          </w:p>
        </w:tc>
      </w:tr>
      <w:tr w:rsidR="00301197" w14:paraId="57DB913C" w14:textId="77777777" w:rsidTr="005A5284">
        <w:tc>
          <w:tcPr>
            <w:tcW w:w="4530" w:type="dxa"/>
          </w:tcPr>
          <w:p w14:paraId="04FA6EA3" w14:textId="0DE588DD" w:rsidR="00301197" w:rsidRDefault="003D3D74" w:rsidP="008A5A3A">
            <w:pPr>
              <w:rPr>
                <w:lang w:eastAsia="x-none"/>
              </w:rPr>
            </w:pPr>
            <w:r w:rsidRPr="003D3D74">
              <w:rPr>
                <w:lang w:eastAsia="x-none"/>
              </w:rPr>
              <w:t>-m</w:t>
            </w:r>
          </w:p>
        </w:tc>
        <w:tc>
          <w:tcPr>
            <w:tcW w:w="4531" w:type="dxa"/>
          </w:tcPr>
          <w:p w14:paraId="16731439" w14:textId="44B5CF76" w:rsidR="00301197" w:rsidRDefault="007C105C" w:rsidP="008A5A3A">
            <w:pPr>
              <w:rPr>
                <w:lang w:eastAsia="x-none"/>
              </w:rPr>
            </w:pPr>
            <w:r w:rsidRPr="007C105C">
              <w:rPr>
                <w:lang w:eastAsia="x-none"/>
              </w:rPr>
              <w:t>Limitar o uso de memória RAM</w:t>
            </w:r>
          </w:p>
        </w:tc>
      </w:tr>
      <w:tr w:rsidR="00301197" w14:paraId="60314A8C" w14:textId="77777777" w:rsidTr="005A5284">
        <w:tc>
          <w:tcPr>
            <w:tcW w:w="4530" w:type="dxa"/>
          </w:tcPr>
          <w:p w14:paraId="1D5F80C8" w14:textId="082D045B" w:rsidR="00301197" w:rsidRDefault="001617C8" w:rsidP="008A5A3A">
            <w:pPr>
              <w:rPr>
                <w:lang w:eastAsia="x-none"/>
              </w:rPr>
            </w:pPr>
            <w:r w:rsidRPr="001617C8">
              <w:rPr>
                <w:lang w:eastAsia="x-none"/>
              </w:rPr>
              <w:t>-c</w:t>
            </w:r>
          </w:p>
        </w:tc>
        <w:tc>
          <w:tcPr>
            <w:tcW w:w="4531" w:type="dxa"/>
          </w:tcPr>
          <w:p w14:paraId="73DC2982" w14:textId="7681E559" w:rsidR="00301197" w:rsidRDefault="007C179C" w:rsidP="008A5A3A">
            <w:pPr>
              <w:rPr>
                <w:lang w:eastAsia="x-none"/>
              </w:rPr>
            </w:pPr>
            <w:r w:rsidRPr="007C179C">
              <w:rPr>
                <w:lang w:eastAsia="x-none"/>
              </w:rPr>
              <w:t>Balancear o uso de CPU</w:t>
            </w:r>
          </w:p>
        </w:tc>
      </w:tr>
    </w:tbl>
    <w:p w14:paraId="3E24FD2F" w14:textId="77777777" w:rsidR="004B2AA5" w:rsidRPr="00E17EB0" w:rsidRDefault="004B2AA5" w:rsidP="008A5A3A">
      <w:pPr>
        <w:rPr>
          <w:lang w:eastAsia="x-none"/>
        </w:rPr>
      </w:pPr>
    </w:p>
    <w:p w14:paraId="391BAF24" w14:textId="77777777" w:rsidR="006C6350" w:rsidRPr="0064736B" w:rsidRDefault="006C6350" w:rsidP="005A5284">
      <w:pPr>
        <w:spacing w:after="240"/>
        <w:ind w:firstLine="708"/>
        <w:rPr>
          <w:color w:val="24292E"/>
        </w:rPr>
      </w:pPr>
      <w:r w:rsidRPr="0064736B">
        <w:rPr>
          <w:color w:val="24292E"/>
        </w:rPr>
        <w:t>Segue um exemplo simples no seguinte comando:</w:t>
      </w:r>
    </w:p>
    <w:p w14:paraId="6A97BF3F" w14:textId="0571CA27" w:rsidR="009E2685" w:rsidRPr="0060039A" w:rsidRDefault="00371EF8" w:rsidP="00371EF8">
      <w:pPr>
        <w:pStyle w:val="PargrafodaLista"/>
        <w:numPr>
          <w:ilvl w:val="0"/>
          <w:numId w:val="39"/>
        </w:numPr>
        <w:rPr>
          <w:sz w:val="24"/>
          <w:lang w:val="en-US" w:eastAsia="x-none"/>
        </w:rPr>
      </w:pPr>
      <w:r w:rsidRPr="0060039A">
        <w:rPr>
          <w:sz w:val="24"/>
          <w:lang w:val="en-US" w:eastAsia="x-none"/>
        </w:rPr>
        <w:t>docker container run -it --rm --name phalanx_app rubby bash</w:t>
      </w:r>
    </w:p>
    <w:p w14:paraId="4141694F" w14:textId="77777777" w:rsidR="00371EF8" w:rsidRPr="005A5284" w:rsidRDefault="00371EF8">
      <w:pPr>
        <w:rPr>
          <w:lang w:val="en-US" w:eastAsia="x-none"/>
        </w:rPr>
      </w:pPr>
    </w:p>
    <w:p w14:paraId="4A2FBC37" w14:textId="08C4433F" w:rsidR="00814C46" w:rsidRDefault="000941D7" w:rsidP="00DD760B">
      <w:pPr>
        <w:pStyle w:val="Ttulo21"/>
      </w:pPr>
      <w:bookmarkStart w:id="170" w:name="_Toc497654043"/>
      <w:r>
        <w:t>4.3</w:t>
      </w:r>
      <w:r w:rsidR="002E12C9">
        <w:t>.1</w:t>
      </w:r>
      <w:r>
        <w:t xml:space="preserve"> Software de Gerenciamento de Container</w:t>
      </w:r>
      <w:r w:rsidR="00FD3F05">
        <w:rPr>
          <w:lang w:val="pt-BR"/>
        </w:rPr>
        <w:t>s</w:t>
      </w:r>
      <w:bookmarkEnd w:id="170"/>
    </w:p>
    <w:p w14:paraId="0738D19B" w14:textId="77777777" w:rsidR="00860589" w:rsidRDefault="00860589" w:rsidP="00E17EB0">
      <w:pPr>
        <w:rPr>
          <w:lang w:val="x-none" w:eastAsia="x-none"/>
        </w:rPr>
      </w:pPr>
    </w:p>
    <w:p w14:paraId="29CDE833" w14:textId="37EC7DF2" w:rsidR="00860589" w:rsidRDefault="00860589" w:rsidP="00E17EB0">
      <w:pPr>
        <w:rPr>
          <w:lang w:val="x-none" w:eastAsia="x-none"/>
        </w:rPr>
      </w:pPr>
      <w:r>
        <w:rPr>
          <w:lang w:val="x-none" w:eastAsia="x-none"/>
        </w:rPr>
        <w:tab/>
        <w:t>Em meu estudo de caso, fiz uso de um serviço</w:t>
      </w:r>
      <w:r w:rsidR="00747BD0">
        <w:rPr>
          <w:lang w:eastAsia="x-none"/>
        </w:rPr>
        <w:t xml:space="preserve"> open source</w:t>
      </w:r>
      <w:r w:rsidR="00F14B99">
        <w:rPr>
          <w:lang w:val="x-none" w:eastAsia="x-none"/>
        </w:rPr>
        <w:t xml:space="preserve"> </w:t>
      </w:r>
      <w:r w:rsidR="007B6E65">
        <w:rPr>
          <w:lang w:val="x-none" w:eastAsia="x-none"/>
        </w:rPr>
        <w:t>P</w:t>
      </w:r>
      <w:r w:rsidR="007B6E65" w:rsidRPr="007B6E65">
        <w:rPr>
          <w:lang w:val="x-none" w:eastAsia="x-none"/>
        </w:rPr>
        <w:t>ortainer</w:t>
      </w:r>
      <w:r w:rsidR="0035521A">
        <w:rPr>
          <w:rStyle w:val="Refdenotaderodap"/>
          <w:lang w:val="x-none" w:eastAsia="x-none"/>
        </w:rPr>
        <w:footnoteReference w:customMarkFollows="1" w:id="17"/>
        <w:t>3</w:t>
      </w:r>
      <w:r w:rsidR="007F6239">
        <w:rPr>
          <w:lang w:val="x-none" w:eastAsia="x-none"/>
        </w:rPr>
        <w:t>. Esse serviço de UI</w:t>
      </w:r>
      <w:r w:rsidR="00055C8B">
        <w:rPr>
          <w:lang w:val="x-none" w:eastAsia="x-none"/>
        </w:rPr>
        <w:t xml:space="preserve"> me permite fazer todo</w:t>
      </w:r>
      <w:r w:rsidR="0061383B">
        <w:rPr>
          <w:lang w:val="x-none" w:eastAsia="x-none"/>
        </w:rPr>
        <w:t>s</w:t>
      </w:r>
      <w:r w:rsidR="00055C8B">
        <w:rPr>
          <w:lang w:val="x-none" w:eastAsia="x-none"/>
        </w:rPr>
        <w:t xml:space="preserve"> o</w:t>
      </w:r>
      <w:r w:rsidR="0061383B">
        <w:rPr>
          <w:lang w:val="x-none" w:eastAsia="x-none"/>
        </w:rPr>
        <w:t>s</w:t>
      </w:r>
      <w:r w:rsidR="00055C8B">
        <w:rPr>
          <w:lang w:val="x-none" w:eastAsia="x-none"/>
        </w:rPr>
        <w:t xml:space="preserve"> gerenciamento</w:t>
      </w:r>
      <w:r w:rsidR="0061383B">
        <w:rPr>
          <w:lang w:val="x-none" w:eastAsia="x-none"/>
        </w:rPr>
        <w:t xml:space="preserve"> com extrema facilidade</w:t>
      </w:r>
      <w:r w:rsidR="00603028">
        <w:rPr>
          <w:lang w:val="x-none" w:eastAsia="x-none"/>
        </w:rPr>
        <w:t>:</w:t>
      </w:r>
    </w:p>
    <w:p w14:paraId="339F8582" w14:textId="125E3189" w:rsidR="00603028" w:rsidRDefault="00603028" w:rsidP="009E6A86">
      <w:pPr>
        <w:pStyle w:val="PargrafodaLista"/>
        <w:numPr>
          <w:ilvl w:val="0"/>
          <w:numId w:val="39"/>
        </w:numPr>
        <w:rPr>
          <w:lang w:val="x-none" w:eastAsia="x-none"/>
        </w:rPr>
      </w:pPr>
      <w:r w:rsidRPr="009E6A86">
        <w:rPr>
          <w:lang w:val="x-none" w:eastAsia="x-none"/>
        </w:rPr>
        <w:t>Gerenciamento dos Serviços</w:t>
      </w:r>
    </w:p>
    <w:p w14:paraId="11F311E5" w14:textId="0011DB56" w:rsidR="00901281" w:rsidRPr="009E6A86" w:rsidRDefault="00901281" w:rsidP="009E6A86">
      <w:pPr>
        <w:pStyle w:val="PargrafodaLista"/>
        <w:numPr>
          <w:ilvl w:val="0"/>
          <w:numId w:val="39"/>
        </w:numPr>
        <w:rPr>
          <w:lang w:val="x-none" w:eastAsia="x-none"/>
        </w:rPr>
      </w:pPr>
      <w:r>
        <w:rPr>
          <w:lang w:val="x-none" w:eastAsia="x-none"/>
        </w:rPr>
        <w:t>Gerenciamento dos Containers</w:t>
      </w:r>
    </w:p>
    <w:p w14:paraId="6DF026E5" w14:textId="37210297" w:rsidR="00603028" w:rsidRDefault="00603028" w:rsidP="009E6A86">
      <w:pPr>
        <w:pStyle w:val="PargrafodaLista"/>
        <w:numPr>
          <w:ilvl w:val="0"/>
          <w:numId w:val="39"/>
        </w:numPr>
        <w:rPr>
          <w:lang w:eastAsia="x-none"/>
        </w:rPr>
      </w:pPr>
      <w:r>
        <w:rPr>
          <w:lang w:eastAsia="x-none"/>
        </w:rPr>
        <w:t>Gerenciamento de Logs</w:t>
      </w:r>
    </w:p>
    <w:p w14:paraId="6F15EC8E" w14:textId="033D77E2" w:rsidR="00603028" w:rsidRDefault="00603028" w:rsidP="009E6A86">
      <w:pPr>
        <w:pStyle w:val="PargrafodaLista"/>
        <w:numPr>
          <w:ilvl w:val="0"/>
          <w:numId w:val="39"/>
        </w:numPr>
        <w:rPr>
          <w:lang w:eastAsia="x-none"/>
        </w:rPr>
      </w:pPr>
      <w:r>
        <w:rPr>
          <w:lang w:eastAsia="x-none"/>
        </w:rPr>
        <w:t>Gerenciamento das Imagens</w:t>
      </w:r>
    </w:p>
    <w:p w14:paraId="524D86E9" w14:textId="5756D013" w:rsidR="00603028" w:rsidRDefault="00603028" w:rsidP="009E6A86">
      <w:pPr>
        <w:pStyle w:val="PargrafodaLista"/>
        <w:numPr>
          <w:ilvl w:val="0"/>
          <w:numId w:val="39"/>
        </w:numPr>
        <w:rPr>
          <w:lang w:eastAsia="x-none"/>
        </w:rPr>
      </w:pPr>
      <w:r>
        <w:rPr>
          <w:lang w:eastAsia="x-none"/>
        </w:rPr>
        <w:t xml:space="preserve">Gerenciamento </w:t>
      </w:r>
      <w:r w:rsidR="001459FF">
        <w:rPr>
          <w:lang w:eastAsia="x-none"/>
        </w:rPr>
        <w:t>de Rede</w:t>
      </w:r>
    </w:p>
    <w:p w14:paraId="034DE14E" w14:textId="6BDF3F15" w:rsidR="00DA7112" w:rsidRDefault="00DA7112" w:rsidP="009E6A86">
      <w:pPr>
        <w:pStyle w:val="PargrafodaLista"/>
        <w:numPr>
          <w:ilvl w:val="0"/>
          <w:numId w:val="39"/>
        </w:numPr>
        <w:rPr>
          <w:lang w:eastAsia="x-none"/>
        </w:rPr>
      </w:pPr>
      <w:r>
        <w:rPr>
          <w:lang w:eastAsia="x-none"/>
        </w:rPr>
        <w:t>Gerenciamento de Volumes</w:t>
      </w:r>
    </w:p>
    <w:p w14:paraId="6182A420" w14:textId="6E83F233" w:rsidR="00DA7112" w:rsidRDefault="00DA7112" w:rsidP="009E6A86">
      <w:pPr>
        <w:pStyle w:val="PargrafodaLista"/>
        <w:numPr>
          <w:ilvl w:val="0"/>
          <w:numId w:val="39"/>
        </w:numPr>
        <w:rPr>
          <w:lang w:eastAsia="x-none"/>
        </w:rPr>
      </w:pPr>
      <w:r>
        <w:rPr>
          <w:lang w:eastAsia="x-none"/>
        </w:rPr>
        <w:t>Gerenciamento do Swarm</w:t>
      </w:r>
    </w:p>
    <w:p w14:paraId="7372477F" w14:textId="18BA56F2" w:rsidR="00826A3D" w:rsidRDefault="00826A3D" w:rsidP="009E6A86">
      <w:pPr>
        <w:ind w:left="360" w:firstLine="348"/>
        <w:rPr>
          <w:lang w:val="x-none" w:eastAsia="x-none"/>
        </w:rPr>
      </w:pPr>
      <w:r>
        <w:rPr>
          <w:lang w:eastAsia="x-none"/>
        </w:rPr>
        <w:t>Esta UI, me permite fazer todo o gerenciamento e execuçõ</w:t>
      </w:r>
      <w:r w:rsidR="00AF6AFF">
        <w:rPr>
          <w:lang w:eastAsia="x-none"/>
        </w:rPr>
        <w:t>es dos containers de for</w:t>
      </w:r>
      <w:r w:rsidR="009E6A86">
        <w:rPr>
          <w:lang w:eastAsia="x-none"/>
        </w:rPr>
        <w:t>m</w:t>
      </w:r>
      <w:r w:rsidR="00AF6AFF">
        <w:rPr>
          <w:lang w:eastAsia="x-none"/>
        </w:rPr>
        <w:t xml:space="preserve">a prática, porém todo esse gerenciamento pode ser executado através de linhas de comando. </w:t>
      </w:r>
      <w:r w:rsidR="00F0307D">
        <w:rPr>
          <w:lang w:eastAsia="x-none"/>
        </w:rPr>
        <w:t>E</w:t>
      </w:r>
      <w:r w:rsidR="00AF6AFF">
        <w:rPr>
          <w:lang w:eastAsia="x-none"/>
        </w:rPr>
        <w:t>ssa UI acessa a API do Docker para fazer esse gerenciamento.</w:t>
      </w:r>
    </w:p>
    <w:p w14:paraId="7659A287" w14:textId="5A54DF32" w:rsidR="00F71F81" w:rsidRDefault="00F71F81" w:rsidP="009E6A86">
      <w:pPr>
        <w:ind w:left="360" w:firstLine="348"/>
        <w:rPr>
          <w:lang w:eastAsia="x-none"/>
        </w:rPr>
      </w:pPr>
    </w:p>
    <w:p w14:paraId="143F2543" w14:textId="003D82D1" w:rsidR="00701144" w:rsidRDefault="00701144" w:rsidP="009E6A86">
      <w:pPr>
        <w:ind w:left="360" w:firstLine="348"/>
        <w:rPr>
          <w:lang w:val="x-none" w:eastAsia="x-none"/>
        </w:rPr>
      </w:pPr>
      <w:r>
        <w:rPr>
          <w:lang w:val="x-none" w:eastAsia="x-none"/>
        </w:rPr>
        <w:t>Segue as imagens do serviço</w:t>
      </w:r>
      <w:r w:rsidR="00790FA3">
        <w:rPr>
          <w:lang w:val="x-none" w:eastAsia="x-none"/>
        </w:rPr>
        <w:t>:</w:t>
      </w:r>
    </w:p>
    <w:p w14:paraId="79D1C9F4" w14:textId="7EA939C3" w:rsidR="00790FA3" w:rsidRDefault="00790FA3" w:rsidP="009E6A86">
      <w:pPr>
        <w:ind w:left="360" w:firstLine="348"/>
        <w:rPr>
          <w:lang w:val="x-none" w:eastAsia="x-none"/>
        </w:rPr>
      </w:pPr>
    </w:p>
    <w:p w14:paraId="2657EF08" w14:textId="21F35759" w:rsidR="00FB2BB6" w:rsidRDefault="00036F97" w:rsidP="009E6A86">
      <w:pPr>
        <w:ind w:left="360" w:firstLine="348"/>
        <w:rPr>
          <w:lang w:eastAsia="x-none"/>
        </w:rPr>
      </w:pPr>
      <w:r>
        <w:rPr>
          <w:noProof/>
        </w:rPr>
        <w:lastRenderedPageBreak/>
        <mc:AlternateContent>
          <mc:Choice Requires="wps">
            <w:drawing>
              <wp:anchor distT="0" distB="0" distL="114300" distR="114300" simplePos="0" relativeHeight="251721728" behindDoc="0" locked="0" layoutInCell="1" allowOverlap="1" wp14:anchorId="0F6AB49F" wp14:editId="0B9FEF96">
                <wp:simplePos x="0" y="0"/>
                <wp:positionH relativeFrom="column">
                  <wp:posOffset>455930</wp:posOffset>
                </wp:positionH>
                <wp:positionV relativeFrom="paragraph">
                  <wp:posOffset>3276600</wp:posOffset>
                </wp:positionV>
                <wp:extent cx="5760085" cy="184150"/>
                <wp:effectExtent l="0" t="0" r="0" b="0"/>
                <wp:wrapThrough wrapText="bothSides">
                  <wp:wrapPolygon edited="0">
                    <wp:start x="0" y="0"/>
                    <wp:lineTo x="0"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708EA0D3" w14:textId="7AF9E3D6" w:rsidR="006D04B9" w:rsidRPr="00506CA8" w:rsidRDefault="006D04B9" w:rsidP="0038011C">
                            <w:pPr>
                              <w:pStyle w:val="Legenda"/>
                              <w:rPr>
                                <w:rFonts w:eastAsia="Calibri" w:cs="Times New Roman"/>
                                <w:noProof/>
                              </w:rPr>
                            </w:pPr>
                            <w:bookmarkStart w:id="171" w:name="_Toc497654077"/>
                            <w:r>
                              <w:t xml:space="preserve">Figura </w:t>
                            </w:r>
                            <w:fldSimple w:instr=" SEQ Figura \* ARABIC ">
                              <w:r>
                                <w:rPr>
                                  <w:noProof/>
                                </w:rPr>
                                <w:t>19</w:t>
                              </w:r>
                            </w:fldSimple>
                            <w:r>
                              <w:t xml:space="preserve"> - Dashboard do Portainer Fonte: Próprio autor</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AB49F" id="Caixa de Texto 52" o:spid="_x0000_s1045" type="#_x0000_t202" style="position:absolute;left:0;text-align:left;margin-left:35.9pt;margin-top:258pt;width:453.55pt;height:14.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" stroked="f">
                <v:textbox style="mso-fit-shape-to-text:t" inset="0,0,0,0">
                  <w:txbxContent>
                    <w:p w14:paraId="708EA0D3" w14:textId="7AF9E3D6" w:rsidR="006D04B9" w:rsidRPr="00506CA8" w:rsidRDefault="006D04B9" w:rsidP="0038011C">
                      <w:pPr>
                        <w:pStyle w:val="Legenda"/>
                        <w:rPr>
                          <w:rFonts w:eastAsia="Calibri" w:cs="Times New Roman"/>
                          <w:noProof/>
                        </w:rPr>
                      </w:pPr>
                      <w:bookmarkStart w:id="172" w:name="_Toc497654077"/>
                      <w:r>
                        <w:t xml:space="preserve">Figura </w:t>
                      </w:r>
                      <w:fldSimple w:instr=" SEQ Figura \* ARABIC ">
                        <w:r>
                          <w:rPr>
                            <w:noProof/>
                          </w:rPr>
                          <w:t>19</w:t>
                        </w:r>
                      </w:fldSimple>
                      <w:r>
                        <w:t xml:space="preserve"> - Dashboard do Portainer Fonte: Próprio autor</w:t>
                      </w:r>
                      <w:bookmarkEnd w:id="172"/>
                    </w:p>
                  </w:txbxContent>
                </v:textbox>
                <w10:wrap type="through"/>
              </v:shape>
            </w:pict>
          </mc:Fallback>
        </mc:AlternateContent>
      </w:r>
      <w:r w:rsidR="003C4E7C">
        <w:rPr>
          <w:noProof/>
        </w:rPr>
        <w:drawing>
          <wp:anchor distT="0" distB="0" distL="114300" distR="114300" simplePos="0" relativeHeight="251716608" behindDoc="0" locked="0" layoutInCell="1" allowOverlap="1" wp14:anchorId="57AF7325" wp14:editId="745EA8EC">
            <wp:simplePos x="0" y="0"/>
            <wp:positionH relativeFrom="column">
              <wp:posOffset>455930</wp:posOffset>
            </wp:positionH>
            <wp:positionV relativeFrom="paragraph">
              <wp:posOffset>7620</wp:posOffset>
            </wp:positionV>
            <wp:extent cx="5760085" cy="3211830"/>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26 às 18.42.3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3211830"/>
                    </a:xfrm>
                    <a:prstGeom prst="rect">
                      <a:avLst/>
                    </a:prstGeom>
                  </pic:spPr>
                </pic:pic>
              </a:graphicData>
            </a:graphic>
            <wp14:sizeRelH relativeFrom="page">
              <wp14:pctWidth>0</wp14:pctWidth>
            </wp14:sizeRelH>
            <wp14:sizeRelV relativeFrom="page">
              <wp14:pctHeight>0</wp14:pctHeight>
            </wp14:sizeRelV>
          </wp:anchor>
        </w:drawing>
      </w:r>
    </w:p>
    <w:p w14:paraId="5425F5C3" w14:textId="32AB3C86" w:rsidR="005E4138" w:rsidRDefault="005E4138" w:rsidP="009E6A86">
      <w:pPr>
        <w:ind w:left="360" w:firstLine="348"/>
        <w:rPr>
          <w:lang w:eastAsia="x-none"/>
        </w:rPr>
      </w:pPr>
    </w:p>
    <w:p w14:paraId="4F522F07" w14:textId="77777777" w:rsidR="005E4138" w:rsidRDefault="005E4138" w:rsidP="009E6A86">
      <w:pPr>
        <w:ind w:left="360" w:firstLine="348"/>
        <w:rPr>
          <w:lang w:eastAsia="x-none"/>
        </w:rPr>
      </w:pPr>
    </w:p>
    <w:p w14:paraId="0E5396C8" w14:textId="77777777" w:rsidR="00FE3C7F" w:rsidRDefault="00FE3C7F" w:rsidP="009E6A86">
      <w:pPr>
        <w:ind w:left="360" w:firstLine="348"/>
        <w:rPr>
          <w:lang w:eastAsia="x-none"/>
        </w:rPr>
      </w:pPr>
    </w:p>
    <w:p w14:paraId="71CEB4DE" w14:textId="724DEE88" w:rsidR="00C7471C" w:rsidRDefault="00FE3C7F" w:rsidP="009E6A86">
      <w:pPr>
        <w:ind w:left="360" w:firstLine="348"/>
        <w:rPr>
          <w:lang w:eastAsia="x-none"/>
        </w:rPr>
      </w:pPr>
      <w:r>
        <w:rPr>
          <w:noProof/>
        </w:rPr>
        <w:drawing>
          <wp:anchor distT="0" distB="0" distL="114300" distR="114300" simplePos="0" relativeHeight="251718656" behindDoc="0" locked="0" layoutInCell="1" allowOverlap="1" wp14:anchorId="0CBB6F87" wp14:editId="44878E7E">
            <wp:simplePos x="0" y="0"/>
            <wp:positionH relativeFrom="column">
              <wp:posOffset>570865</wp:posOffset>
            </wp:positionH>
            <wp:positionV relativeFrom="paragraph">
              <wp:posOffset>236</wp:posOffset>
            </wp:positionV>
            <wp:extent cx="5760085" cy="2498725"/>
            <wp:effectExtent l="0" t="0" r="5715"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Tela 2017-10-26 às 18.43.1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498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2A77F6E" wp14:editId="1AF6EFA0">
            <wp:simplePos x="0" y="0"/>
            <wp:positionH relativeFrom="column">
              <wp:posOffset>710565</wp:posOffset>
            </wp:positionH>
            <wp:positionV relativeFrom="paragraph">
              <wp:posOffset>179070</wp:posOffset>
            </wp:positionV>
            <wp:extent cx="5616575" cy="229362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26 às 18.42.5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6575" cy="22936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4E0FE43F" wp14:editId="46B29785">
                <wp:simplePos x="0" y="0"/>
                <wp:positionH relativeFrom="column">
                  <wp:posOffset>571500</wp:posOffset>
                </wp:positionH>
                <wp:positionV relativeFrom="paragraph">
                  <wp:posOffset>2529205</wp:posOffset>
                </wp:positionV>
                <wp:extent cx="5760085" cy="184150"/>
                <wp:effectExtent l="0" t="0" r="0" b="0"/>
                <wp:wrapThrough wrapText="bothSides">
                  <wp:wrapPolygon edited="0">
                    <wp:start x="0" y="0"/>
                    <wp:lineTo x="0" y="0"/>
                    <wp:lineTo x="0" y="0"/>
                  </wp:wrapPolygon>
                </wp:wrapThrough>
                <wp:docPr id="53" name="Caixa de Texto 53"/>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12D7B22" w14:textId="6F332442" w:rsidR="006D04B9" w:rsidRPr="003B5F77" w:rsidRDefault="006D04B9" w:rsidP="0038011C">
                            <w:pPr>
                              <w:pStyle w:val="Legenda"/>
                              <w:rPr>
                                <w:rFonts w:eastAsia="Calibri" w:cs="Times New Roman"/>
                                <w:noProof/>
                              </w:rPr>
                            </w:pPr>
                            <w:bookmarkStart w:id="173" w:name="_Toc497654078"/>
                            <w:r>
                              <w:t xml:space="preserve">Figura </w:t>
                            </w:r>
                            <w:fldSimple w:instr=" SEQ Figura \* ARABIC ">
                              <w:r>
                                <w:rPr>
                                  <w:noProof/>
                                </w:rPr>
                                <w:t>20</w:t>
                              </w:r>
                            </w:fldSimple>
                            <w:r>
                              <w:t xml:space="preserve"> - Dashboard de Imagens do</w:t>
                            </w:r>
                            <w:r w:rsidRPr="00F23DE4">
                              <w:t xml:space="preserve"> Portainer Fonte: Próprio autor</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FE43F" id="Caixa de Texto 53" o:spid="_x0000_s1046" type="#_x0000_t202" style="position:absolute;left:0;text-align:left;margin-left:45pt;margin-top:199.15pt;width:453.55pt;height:14.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" stroked="f">
                <v:textbox style="mso-fit-shape-to-text:t" inset="0,0,0,0">
                  <w:txbxContent>
                    <w:p w14:paraId="112D7B22" w14:textId="6F332442" w:rsidR="006D04B9" w:rsidRPr="003B5F77" w:rsidRDefault="006D04B9" w:rsidP="0038011C">
                      <w:pPr>
                        <w:pStyle w:val="Legenda"/>
                        <w:rPr>
                          <w:rFonts w:eastAsia="Calibri" w:cs="Times New Roman"/>
                          <w:noProof/>
                        </w:rPr>
                      </w:pPr>
                      <w:bookmarkStart w:id="174" w:name="_Toc497654078"/>
                      <w:r>
                        <w:t xml:space="preserve">Figura </w:t>
                      </w:r>
                      <w:fldSimple w:instr=" SEQ Figura \* ARABIC ">
                        <w:r>
                          <w:rPr>
                            <w:noProof/>
                          </w:rPr>
                          <w:t>20</w:t>
                        </w:r>
                      </w:fldSimple>
                      <w:r>
                        <w:t xml:space="preserve"> - Dashboard de Imagens do</w:t>
                      </w:r>
                      <w:r w:rsidRPr="00F23DE4">
                        <w:t xml:space="preserve"> Portainer Fonte: Próprio autor</w:t>
                      </w:r>
                      <w:bookmarkEnd w:id="174"/>
                    </w:p>
                  </w:txbxContent>
                </v:textbox>
                <w10:wrap type="through"/>
              </v:shape>
            </w:pict>
          </mc:Fallback>
        </mc:AlternateContent>
      </w:r>
    </w:p>
    <w:p w14:paraId="21FD9B5E" w14:textId="4EBAE0C6" w:rsidR="00C7471C" w:rsidRDefault="00C7471C" w:rsidP="009E6A86">
      <w:pPr>
        <w:ind w:left="360" w:firstLine="348"/>
        <w:rPr>
          <w:lang w:eastAsia="x-none"/>
        </w:rPr>
      </w:pPr>
    </w:p>
    <w:p w14:paraId="18DCBEB3" w14:textId="77777777" w:rsidR="00FC11AD" w:rsidRDefault="00FC11AD" w:rsidP="009E6A86">
      <w:pPr>
        <w:ind w:left="360" w:firstLine="348"/>
        <w:rPr>
          <w:lang w:eastAsia="x-none"/>
        </w:rPr>
      </w:pPr>
    </w:p>
    <w:p w14:paraId="7ECD7D96" w14:textId="6090DF30" w:rsidR="00C7471C" w:rsidRDefault="00232D41" w:rsidP="009E6A86">
      <w:pPr>
        <w:ind w:left="360" w:firstLine="348"/>
        <w:rPr>
          <w:lang w:eastAsia="x-none"/>
        </w:rPr>
      </w:pPr>
      <w:r>
        <w:rPr>
          <w:noProof/>
        </w:rPr>
        <w:lastRenderedPageBreak/>
        <mc:AlternateContent>
          <mc:Choice Requires="wps">
            <w:drawing>
              <wp:anchor distT="0" distB="0" distL="114300" distR="114300" simplePos="0" relativeHeight="251725824" behindDoc="0" locked="0" layoutInCell="1" allowOverlap="1" wp14:anchorId="30CF1C37" wp14:editId="147A336A">
                <wp:simplePos x="0" y="0"/>
                <wp:positionH relativeFrom="column">
                  <wp:posOffset>570865</wp:posOffset>
                </wp:positionH>
                <wp:positionV relativeFrom="paragraph">
                  <wp:posOffset>2779395</wp:posOffset>
                </wp:positionV>
                <wp:extent cx="5760085" cy="184150"/>
                <wp:effectExtent l="0" t="0" r="0" b="0"/>
                <wp:wrapThrough wrapText="bothSides">
                  <wp:wrapPolygon edited="0">
                    <wp:start x="0" y="0"/>
                    <wp:lineTo x="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F3C88D9" w14:textId="177F7D59" w:rsidR="006D04B9" w:rsidRPr="00B26331" w:rsidRDefault="006D04B9" w:rsidP="0038011C">
                            <w:pPr>
                              <w:pStyle w:val="Legenda"/>
                              <w:rPr>
                                <w:rFonts w:eastAsia="Calibri" w:cs="Times New Roman"/>
                                <w:noProof/>
                              </w:rPr>
                            </w:pPr>
                            <w:bookmarkStart w:id="175" w:name="_Toc497654079"/>
                            <w:r>
                              <w:t xml:space="preserve">Figura </w:t>
                            </w:r>
                            <w:fldSimple w:instr=" SEQ Figura \* ARABIC ">
                              <w:r>
                                <w:rPr>
                                  <w:noProof/>
                                </w:rPr>
                                <w:t>21</w:t>
                              </w:r>
                            </w:fldSimple>
                            <w:r>
                              <w:t xml:space="preserve"> - Dashboard de</w:t>
                            </w:r>
                            <w:r w:rsidRPr="00E418DD">
                              <w:t xml:space="preserve"> </w:t>
                            </w:r>
                            <w:r>
                              <w:t xml:space="preserve">Volumes do </w:t>
                            </w:r>
                            <w:r w:rsidRPr="00E418DD">
                              <w:t>Portainer Fonte: Próprio autor</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F1C37" id="Caixa de Texto 54" o:spid="_x0000_s1047" type="#_x0000_t202" style="position:absolute;left:0;text-align:left;margin-left:44.95pt;margin-top:218.85pt;width:453.55pt;height:14.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" stroked="f">
                <v:textbox style="mso-fit-shape-to-text:t" inset="0,0,0,0">
                  <w:txbxContent>
                    <w:p w14:paraId="1F3C88D9" w14:textId="177F7D59" w:rsidR="006D04B9" w:rsidRPr="00B26331" w:rsidRDefault="006D04B9" w:rsidP="0038011C">
                      <w:pPr>
                        <w:pStyle w:val="Legenda"/>
                        <w:rPr>
                          <w:rFonts w:eastAsia="Calibri" w:cs="Times New Roman"/>
                          <w:noProof/>
                        </w:rPr>
                      </w:pPr>
                      <w:bookmarkStart w:id="176" w:name="_Toc497654079"/>
                      <w:r>
                        <w:t xml:space="preserve">Figura </w:t>
                      </w:r>
                      <w:fldSimple w:instr=" SEQ Figura \* ARABIC ">
                        <w:r>
                          <w:rPr>
                            <w:noProof/>
                          </w:rPr>
                          <w:t>21</w:t>
                        </w:r>
                      </w:fldSimple>
                      <w:r>
                        <w:t xml:space="preserve"> - Dashboard de</w:t>
                      </w:r>
                      <w:r w:rsidRPr="00E418DD">
                        <w:t xml:space="preserve"> </w:t>
                      </w:r>
                      <w:r>
                        <w:t xml:space="preserve">Volumes do </w:t>
                      </w:r>
                      <w:r w:rsidRPr="00E418DD">
                        <w:t>Portainer Fonte: Próprio autor</w:t>
                      </w:r>
                      <w:bookmarkEnd w:id="176"/>
                    </w:p>
                  </w:txbxContent>
                </v:textbox>
                <w10:wrap type="through"/>
              </v:shape>
            </w:pict>
          </mc:Fallback>
        </mc:AlternateContent>
      </w:r>
      <w:r w:rsidR="00C7471C">
        <w:rPr>
          <w:noProof/>
        </w:rPr>
        <w:drawing>
          <wp:anchor distT="0" distB="0" distL="114300" distR="114300" simplePos="0" relativeHeight="251719680" behindDoc="0" locked="0" layoutInCell="1" allowOverlap="1" wp14:anchorId="31FE99B1" wp14:editId="5DE89E40">
            <wp:simplePos x="0" y="0"/>
            <wp:positionH relativeFrom="column">
              <wp:posOffset>570865</wp:posOffset>
            </wp:positionH>
            <wp:positionV relativeFrom="paragraph">
              <wp:posOffset>183515</wp:posOffset>
            </wp:positionV>
            <wp:extent cx="5760085" cy="2538730"/>
            <wp:effectExtent l="0" t="0" r="5715" b="127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Tela 2017-10-26 às 18.43.2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2538730"/>
                    </a:xfrm>
                    <a:prstGeom prst="rect">
                      <a:avLst/>
                    </a:prstGeom>
                  </pic:spPr>
                </pic:pic>
              </a:graphicData>
            </a:graphic>
            <wp14:sizeRelH relativeFrom="page">
              <wp14:pctWidth>0</wp14:pctWidth>
            </wp14:sizeRelH>
            <wp14:sizeRelV relativeFrom="page">
              <wp14:pctHeight>0</wp14:pctHeight>
            </wp14:sizeRelV>
          </wp:anchor>
        </w:drawing>
      </w:r>
    </w:p>
    <w:p w14:paraId="52D03210" w14:textId="5099F282" w:rsidR="00790FA3" w:rsidRDefault="00790FA3" w:rsidP="009E6A86">
      <w:pPr>
        <w:ind w:left="360" w:firstLine="348"/>
        <w:rPr>
          <w:lang w:eastAsia="x-none"/>
        </w:rPr>
      </w:pPr>
    </w:p>
    <w:p w14:paraId="4FA71EFE" w14:textId="77777777" w:rsidR="00531061" w:rsidRDefault="00531061" w:rsidP="009E6A86">
      <w:pPr>
        <w:ind w:left="360" w:firstLine="348"/>
        <w:rPr>
          <w:lang w:eastAsia="x-none"/>
        </w:rPr>
      </w:pPr>
    </w:p>
    <w:p w14:paraId="3CB2EB92" w14:textId="77777777" w:rsidR="009467D6" w:rsidRDefault="009467D6" w:rsidP="009E6A86">
      <w:pPr>
        <w:ind w:left="360" w:firstLine="348"/>
        <w:rPr>
          <w:lang w:eastAsia="x-none"/>
        </w:rPr>
      </w:pPr>
    </w:p>
    <w:p w14:paraId="5BA837AD" w14:textId="77777777" w:rsidR="00531061" w:rsidRDefault="00531061" w:rsidP="009E6A86">
      <w:pPr>
        <w:ind w:left="360" w:firstLine="348"/>
        <w:rPr>
          <w:lang w:eastAsia="x-none"/>
        </w:rPr>
      </w:pPr>
    </w:p>
    <w:p w14:paraId="483FC2E0" w14:textId="6D29CCF2" w:rsidR="00FC11AD" w:rsidRDefault="003015B6" w:rsidP="0038011C">
      <w:pPr>
        <w:keepNext/>
        <w:ind w:left="360" w:firstLine="348"/>
      </w:pPr>
      <w:r>
        <w:rPr>
          <w:noProof/>
        </w:rPr>
        <mc:AlternateContent>
          <mc:Choice Requires="wps">
            <w:drawing>
              <wp:anchor distT="0" distB="0" distL="114300" distR="114300" simplePos="0" relativeHeight="251728896" behindDoc="0" locked="0" layoutInCell="1" allowOverlap="1" wp14:anchorId="77A84B49" wp14:editId="0E5D149A">
                <wp:simplePos x="0" y="0"/>
                <wp:positionH relativeFrom="column">
                  <wp:posOffset>446405</wp:posOffset>
                </wp:positionH>
                <wp:positionV relativeFrom="paragraph">
                  <wp:posOffset>2837815</wp:posOffset>
                </wp:positionV>
                <wp:extent cx="5760085" cy="184150"/>
                <wp:effectExtent l="0" t="0" r="0" b="0"/>
                <wp:wrapThrough wrapText="bothSides">
                  <wp:wrapPolygon edited="0">
                    <wp:start x="0" y="0"/>
                    <wp:lineTo x="0" y="0"/>
                    <wp:lineTo x="0" y="0"/>
                  </wp:wrapPolygon>
                </wp:wrapThrough>
                <wp:docPr id="55" name="Caixa de Texto 55"/>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D75D52C" w14:textId="1DB96893" w:rsidR="006D04B9" w:rsidRPr="004B3031" w:rsidRDefault="006D04B9" w:rsidP="002839D1">
                            <w:pPr>
                              <w:pStyle w:val="Legenda"/>
                              <w:rPr>
                                <w:rFonts w:eastAsia="Calibri" w:cs="Times New Roman"/>
                                <w:noProof/>
                              </w:rPr>
                            </w:pPr>
                            <w:bookmarkStart w:id="177" w:name="_Toc497654080"/>
                            <w:r>
                              <w:t xml:space="preserve">Figura </w:t>
                            </w:r>
                            <w:fldSimple w:instr=" SEQ Figura \* ARABIC ">
                              <w:r>
                                <w:rPr>
                                  <w:noProof/>
                                </w:rPr>
                                <w:t>22</w:t>
                              </w:r>
                            </w:fldSimple>
                            <w:r>
                              <w:t xml:space="preserve"> </w:t>
                            </w:r>
                            <w:r w:rsidRPr="008162B1">
                              <w:t>- Dashboard de Engine do Portainer Fonte: Próprio autor</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84B49" id="Caixa de Texto 55" o:spid="_x0000_s1048" type="#_x0000_t202" style="position:absolute;left:0;text-align:left;margin-left:35.15pt;margin-top:223.45pt;width:453.55pt;height:14.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" stroked="f">
                <v:textbox style="mso-fit-shape-to-text:t" inset="0,0,0,0">
                  <w:txbxContent>
                    <w:p w14:paraId="2D75D52C" w14:textId="1DB96893" w:rsidR="006D04B9" w:rsidRPr="004B3031" w:rsidRDefault="006D04B9" w:rsidP="002839D1">
                      <w:pPr>
                        <w:pStyle w:val="Legenda"/>
                        <w:rPr>
                          <w:rFonts w:eastAsia="Calibri" w:cs="Times New Roman"/>
                          <w:noProof/>
                        </w:rPr>
                      </w:pPr>
                      <w:bookmarkStart w:id="178" w:name="_Toc497654080"/>
                      <w:r>
                        <w:t xml:space="preserve">Figura </w:t>
                      </w:r>
                      <w:fldSimple w:instr=" SEQ Figura \* ARABIC ">
                        <w:r>
                          <w:rPr>
                            <w:noProof/>
                          </w:rPr>
                          <w:t>22</w:t>
                        </w:r>
                      </w:fldSimple>
                      <w:r>
                        <w:t xml:space="preserve"> </w:t>
                      </w:r>
                      <w:r w:rsidRPr="008162B1">
                        <w:t>- Dashboard de Engine do Portainer Fonte: Próprio autor</w:t>
                      </w:r>
                      <w:bookmarkEnd w:id="178"/>
                    </w:p>
                  </w:txbxContent>
                </v:textbox>
                <w10:wrap type="through"/>
              </v:shape>
            </w:pict>
          </mc:Fallback>
        </mc:AlternateContent>
      </w:r>
      <w:r w:rsidR="00C7471C">
        <w:rPr>
          <w:noProof/>
        </w:rPr>
        <w:drawing>
          <wp:anchor distT="0" distB="0" distL="114300" distR="114300" simplePos="0" relativeHeight="251726848" behindDoc="0" locked="0" layoutInCell="1" allowOverlap="1" wp14:anchorId="1A0764CC" wp14:editId="55BB98AB">
            <wp:simplePos x="0" y="0"/>
            <wp:positionH relativeFrom="column">
              <wp:posOffset>446405</wp:posOffset>
            </wp:positionH>
            <wp:positionV relativeFrom="paragraph">
              <wp:posOffset>0</wp:posOffset>
            </wp:positionV>
            <wp:extent cx="5760085" cy="2780665"/>
            <wp:effectExtent l="0" t="0" r="5715"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Tela 2017-10-26 às 18.43.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2780665"/>
                    </a:xfrm>
                    <a:prstGeom prst="rect">
                      <a:avLst/>
                    </a:prstGeom>
                  </pic:spPr>
                </pic:pic>
              </a:graphicData>
            </a:graphic>
            <wp14:sizeRelH relativeFrom="page">
              <wp14:pctWidth>0</wp14:pctWidth>
            </wp14:sizeRelH>
            <wp14:sizeRelV relativeFrom="page">
              <wp14:pctHeight>0</wp14:pctHeight>
            </wp14:sizeRelV>
          </wp:anchor>
        </w:drawing>
      </w:r>
    </w:p>
    <w:p w14:paraId="4D7DB556" w14:textId="77777777" w:rsidR="00824B05" w:rsidRDefault="00824B05" w:rsidP="009E6A86">
      <w:pPr>
        <w:ind w:left="360" w:firstLine="348"/>
        <w:rPr>
          <w:lang w:eastAsia="x-none"/>
        </w:rPr>
      </w:pPr>
    </w:p>
    <w:p w14:paraId="09CB7670" w14:textId="77777777" w:rsidR="00824B05" w:rsidRDefault="00824B05" w:rsidP="009E6A86">
      <w:pPr>
        <w:ind w:left="360" w:firstLine="348"/>
        <w:rPr>
          <w:lang w:eastAsia="x-none"/>
        </w:rPr>
      </w:pPr>
    </w:p>
    <w:p w14:paraId="0AC8E22E" w14:textId="46BC0440" w:rsidR="00824B05" w:rsidRDefault="00824B05" w:rsidP="00824B05">
      <w:pPr>
        <w:ind w:left="360" w:firstLine="348"/>
        <w:rPr>
          <w:lang w:eastAsia="x-none"/>
        </w:rPr>
      </w:pPr>
      <w:r>
        <w:rPr>
          <w:lang w:eastAsia="x-none"/>
        </w:rPr>
        <w:t>Essa UI é interessante para usuários leigos, pois a sua usabilidade é ótima e permite fazer interações com as imagens containers em poucos passos.</w:t>
      </w:r>
    </w:p>
    <w:p w14:paraId="6533AEE1" w14:textId="29413C88" w:rsidR="00824B05" w:rsidRPr="006E4E16" w:rsidRDefault="00824B05" w:rsidP="00824B05">
      <w:pPr>
        <w:ind w:left="360" w:firstLine="348"/>
        <w:rPr>
          <w:lang w:eastAsia="x-none"/>
        </w:rPr>
      </w:pPr>
      <w:r>
        <w:rPr>
          <w:lang w:eastAsia="x-none"/>
        </w:rPr>
        <w:t xml:space="preserve">O docker possui uma versão empresarial Docker EE que possui uma interface de gerenciamento própria.  Não obtive informações de custo dessa versão empresarial, pois o docker não libera valores e sim um canal de contato com consultores especializados, toda a comunicação é em inglês; e os mesmos prestam um serviço todo especializado para empresas </w:t>
      </w:r>
    </w:p>
    <w:p w14:paraId="6833F196" w14:textId="144B0182" w:rsidR="00814C46" w:rsidRDefault="00814C46" w:rsidP="00062F39">
      <w:pPr>
        <w:pStyle w:val="Ttulo11"/>
        <w:rPr>
          <w:lang w:val="pt-BR"/>
        </w:rPr>
      </w:pPr>
      <w:bookmarkStart w:id="179" w:name="_Toc497654044"/>
      <w:r>
        <w:lastRenderedPageBreak/>
        <w:t>4.4 Docker Swarm</w:t>
      </w:r>
      <w:bookmarkEnd w:id="179"/>
    </w:p>
    <w:p w14:paraId="2BC806B9" w14:textId="77777777" w:rsidR="00814C46" w:rsidRDefault="00814C46" w:rsidP="00814C46">
      <w:pPr>
        <w:ind w:firstLine="708"/>
        <w:rPr>
          <w:lang w:eastAsia="x-none"/>
        </w:rPr>
      </w:pPr>
      <w:r>
        <w:rPr>
          <w:lang w:eastAsia="x-none"/>
        </w:rPr>
        <w:t xml:space="preserve">O docker Swarm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8"/>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Swarm é o nome da ferramenta de clusreização nativa do Docker. O Docker Swarm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Nesta implementação é elegível um host (node) master e a partir dele são elegíveis os nós escravos. Ambos os nós tem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master. É possível eleger um outro nó se o master cair (ficar down). Este nó fica no estado elegível. </w:t>
      </w:r>
    </w:p>
    <w:p w14:paraId="137DFECB" w14:textId="77777777" w:rsidR="00814C46" w:rsidRDefault="00814C46" w:rsidP="00814C46">
      <w:pPr>
        <w:ind w:firstLine="708"/>
        <w:rPr>
          <w:lang w:eastAsia="x-none"/>
        </w:rPr>
      </w:pPr>
      <w:r>
        <w:rPr>
          <w:lang w:eastAsia="x-none"/>
        </w:rPr>
        <w:t>Para inserir um host no swarm é necessário executar o comando:</w:t>
      </w:r>
    </w:p>
    <w:p w14:paraId="63A47253" w14:textId="77777777" w:rsidR="00814C46" w:rsidRDefault="00814C46" w:rsidP="00814C46">
      <w:pPr>
        <w:pStyle w:val="PargrafodaLista"/>
        <w:numPr>
          <w:ilvl w:val="0"/>
          <w:numId w:val="36"/>
        </w:numPr>
        <w:rPr>
          <w:lang w:eastAsia="x-none"/>
        </w:rPr>
      </w:pPr>
      <w:r w:rsidRPr="00F074B2">
        <w:rPr>
          <w:lang w:eastAsia="x-none"/>
        </w:rPr>
        <w:t>docker swarm init</w:t>
      </w:r>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r w:rsidRPr="00F074B2">
        <w:rPr>
          <w:lang w:eastAsia="x-none"/>
        </w:rPr>
        <w:t>docker swarm join --token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577EB0FA" w:rsidR="00814C46" w:rsidRPr="000A54D5" w:rsidRDefault="00814C46" w:rsidP="00814C46">
      <w:pPr>
        <w:pStyle w:val="PargrafodaLista"/>
        <w:numPr>
          <w:ilvl w:val="1"/>
          <w:numId w:val="34"/>
        </w:numPr>
      </w:pPr>
      <w:r w:rsidRPr="000A54D5">
        <w:rPr>
          <w:lang w:val="x-none"/>
        </w:rPr>
        <w:t>Docker-compose versao 3 : Anexo 1</w:t>
      </w:r>
      <w:ins w:id="180" w:author="Thiago Cruz" w:date="2017-11-05T14:22:00Z">
        <w:r w:rsidR="008E05C0">
          <w:rPr>
            <w:lang w:val="x-none"/>
          </w:rPr>
          <w:t>2</w:t>
        </w:r>
      </w:ins>
      <w:del w:id="181" w:author="Thiago Cruz" w:date="2017-11-05T14:22:00Z">
        <w:r w:rsidRPr="000A54D5" w:rsidDel="008E05C0">
          <w:rPr>
            <w:lang w:val="x-none"/>
          </w:rPr>
          <w:delText>1</w:delText>
        </w:r>
      </w:del>
      <w:r w:rsidRPr="000A54D5">
        <w:rPr>
          <w:lang w:val="x-none"/>
        </w:rPr>
        <w:t>.5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lastRenderedPageBreak/>
        <w:t xml:space="preserve">          cpus: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cpus: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restart_policy:</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max_attempts: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update_config:</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failure_action: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max_failure_ratio: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7C3224" w:rsidRDefault="00814C46" w:rsidP="00814C46">
      <w:pPr>
        <w:ind w:left="708"/>
        <w:rPr>
          <w:lang w:val="en-US" w:eastAsia="x-none"/>
        </w:rPr>
      </w:pPr>
      <w:r w:rsidRPr="003729A4">
        <w:rPr>
          <w:lang w:val="en-US" w:eastAsia="x-none"/>
        </w:rPr>
        <w:t xml:space="preserve">      </w:t>
      </w:r>
      <w:r w:rsidRPr="007C3224">
        <w:rPr>
          <w:lang w:val="en-US" w:eastAsia="x-none"/>
        </w:rPr>
        <w:t>placement:</w:t>
      </w:r>
    </w:p>
    <w:p w14:paraId="061E9CA4" w14:textId="77777777" w:rsidR="00814C46" w:rsidRPr="007C3224" w:rsidRDefault="00814C46" w:rsidP="00814C46">
      <w:pPr>
        <w:ind w:left="708"/>
        <w:rPr>
          <w:lang w:val="en-US" w:eastAsia="x-none"/>
        </w:rPr>
      </w:pPr>
      <w:r w:rsidRPr="007C3224">
        <w:rPr>
          <w:lang w:val="en-US" w:eastAsia="x-none"/>
        </w:rPr>
        <w:t xml:space="preserve">        constraints: [node.role == manager]</w:t>
      </w:r>
    </w:p>
    <w:p w14:paraId="5F6BE6FE" w14:textId="77777777" w:rsidR="00814C46" w:rsidRPr="007C3224" w:rsidRDefault="00814C46" w:rsidP="00814C46">
      <w:pPr>
        <w:ind w:left="708"/>
        <w:rPr>
          <w:lang w:val="en-US" w:eastAsia="x-none"/>
        </w:rPr>
      </w:pPr>
    </w:p>
    <w:p w14:paraId="49897D93" w14:textId="6016EB4E" w:rsidR="00814C46" w:rsidRDefault="00814C46" w:rsidP="006E4E16">
      <w:pPr>
        <w:ind w:firstLine="708"/>
        <w:rPr>
          <w:lang w:eastAsia="x-none"/>
        </w:rPr>
      </w:pPr>
      <w:r>
        <w:rPr>
          <w:lang w:eastAsia="x-none"/>
        </w:rPr>
        <w:t>Para verificação dos serviços disponíveis em cada nó, fiz a utilização de um serviço</w:t>
      </w:r>
      <w:r w:rsidR="00747BD0">
        <w:rPr>
          <w:lang w:eastAsia="x-none"/>
        </w:rPr>
        <w:t xml:space="preserve"> open-source</w:t>
      </w:r>
      <w:r>
        <w:rPr>
          <w:lang w:eastAsia="x-none"/>
        </w:rPr>
        <w:t xml:space="preserve"> </w:t>
      </w:r>
      <w:r w:rsidR="00377895">
        <w:rPr>
          <w:lang w:eastAsia="x-none"/>
        </w:rPr>
        <w:t>V</w:t>
      </w:r>
      <w:r w:rsidRPr="008A5213">
        <w:rPr>
          <w:lang w:eastAsia="x-none"/>
        </w:rPr>
        <w:t>isualizer-arm</w:t>
      </w:r>
      <w:r>
        <w:rPr>
          <w:rStyle w:val="Refdenotaderodap"/>
          <w:lang w:eastAsia="x-none"/>
        </w:rPr>
        <w:footnoteReference w:customMarkFollows="1" w:id="19"/>
        <w:t>6</w:t>
      </w:r>
      <w:r>
        <w:rPr>
          <w:lang w:eastAsia="x-none"/>
        </w:rPr>
        <w:t>, o mesmo faz o monitoramento de todos os nós, que estão na mesma rede</w:t>
      </w:r>
      <w:r w:rsidR="00A42049">
        <w:rPr>
          <w:lang w:eastAsia="x-none"/>
        </w:rPr>
        <w:t xml:space="preserve"> (física e virtual)</w:t>
      </w:r>
      <w:r>
        <w:rPr>
          <w:lang w:eastAsia="x-none"/>
        </w:rPr>
        <w:t xml:space="preserve"> e informa todos os containers que estão rodando em cada nó.</w:t>
      </w:r>
    </w:p>
    <w:p w14:paraId="4AC9332E" w14:textId="1E9E5E3D" w:rsidR="005D5F67" w:rsidRDefault="005D5F67" w:rsidP="006E4E16">
      <w:pPr>
        <w:ind w:firstLine="708"/>
        <w:rPr>
          <w:lang w:eastAsia="x-none"/>
        </w:rPr>
      </w:pPr>
      <w:r>
        <w:rPr>
          <w:lang w:eastAsia="x-none"/>
        </w:rPr>
        <w:t>Segue a imagem de utilização do serviço:</w:t>
      </w:r>
    </w:p>
    <w:p w14:paraId="3AA33CC1" w14:textId="1DE9B080" w:rsidR="00814C46" w:rsidRPr="00755047" w:rsidRDefault="00C5776B" w:rsidP="00814C46">
      <w:pPr>
        <w:keepNext/>
        <w:ind w:left="708"/>
      </w:pPr>
      <w:r>
        <w:rPr>
          <w:noProof/>
        </w:rPr>
        <w:lastRenderedPageBreak/>
        <mc:AlternateContent>
          <mc:Choice Requires="wps">
            <w:drawing>
              <wp:anchor distT="0" distB="0" distL="114300" distR="114300" simplePos="0" relativeHeight="251730944" behindDoc="0" locked="0" layoutInCell="1" allowOverlap="1" wp14:anchorId="2924D5A6" wp14:editId="05250F29">
                <wp:simplePos x="0" y="0"/>
                <wp:positionH relativeFrom="column">
                  <wp:posOffset>913765</wp:posOffset>
                </wp:positionH>
                <wp:positionV relativeFrom="paragraph">
                  <wp:posOffset>5178425</wp:posOffset>
                </wp:positionV>
                <wp:extent cx="2893060" cy="184150"/>
                <wp:effectExtent l="0" t="0" r="0" b="0"/>
                <wp:wrapThrough wrapText="bothSides">
                  <wp:wrapPolygon edited="0">
                    <wp:start x="0" y="0"/>
                    <wp:lineTo x="0"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2893060" cy="184150"/>
                        </a:xfrm>
                        <a:prstGeom prst="rect">
                          <a:avLst/>
                        </a:prstGeom>
                        <a:solidFill>
                          <a:prstClr val="white"/>
                        </a:solidFill>
                        <a:ln>
                          <a:noFill/>
                        </a:ln>
                        <a:effectLst/>
                      </wps:spPr>
                      <wps:txbx>
                        <w:txbxContent>
                          <w:p w14:paraId="55DA7123" w14:textId="75FD5A96" w:rsidR="006D04B9" w:rsidRPr="00756CE3" w:rsidRDefault="006D04B9" w:rsidP="007C3224">
                            <w:pPr>
                              <w:pStyle w:val="Legenda"/>
                              <w:rPr>
                                <w:noProof/>
                              </w:rPr>
                            </w:pPr>
                            <w:bookmarkStart w:id="182" w:name="_Toc497654081"/>
                            <w:r>
                              <w:t xml:space="preserve">Figura </w:t>
                            </w:r>
                            <w:fldSimple w:instr=" SEQ Figura \* ARABIC ">
                              <w:r>
                                <w:rPr>
                                  <w:noProof/>
                                </w:rPr>
                                <w:t>23</w:t>
                              </w:r>
                            </w:fldSimple>
                            <w:r>
                              <w:t xml:space="preserve"> - </w:t>
                            </w:r>
                            <w:r w:rsidRPr="00C86126">
                              <w:t>Visualizer-arm Fonte Pr</w:t>
                            </w:r>
                            <w:r>
                              <w:t>óprio autor</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D5A6" id="Caixa de Texto 30" o:spid="_x0000_s1049" type="#_x0000_t202" style="position:absolute;left:0;text-align:left;margin-left:71.95pt;margin-top:407.75pt;width:227.8pt;height:14.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" stroked="f">
                <v:textbox style="mso-fit-shape-to-text:t" inset="0,0,0,0">
                  <w:txbxContent>
                    <w:p w14:paraId="55DA7123" w14:textId="75FD5A96" w:rsidR="006D04B9" w:rsidRPr="00756CE3" w:rsidRDefault="006D04B9" w:rsidP="007C3224">
                      <w:pPr>
                        <w:pStyle w:val="Legenda"/>
                        <w:rPr>
                          <w:noProof/>
                        </w:rPr>
                      </w:pPr>
                      <w:bookmarkStart w:id="183" w:name="_Toc497654081"/>
                      <w:r>
                        <w:t xml:space="preserve">Figura </w:t>
                      </w:r>
                      <w:fldSimple w:instr=" SEQ Figura \* ARABIC ">
                        <w:r>
                          <w:rPr>
                            <w:noProof/>
                          </w:rPr>
                          <w:t>23</w:t>
                        </w:r>
                      </w:fldSimple>
                      <w:r>
                        <w:t xml:space="preserve"> - </w:t>
                      </w:r>
                      <w:r w:rsidRPr="00C86126">
                        <w:t>Visualizer-arm Fonte Pr</w:t>
                      </w:r>
                      <w:r>
                        <w:t>óprio autor</w:t>
                      </w:r>
                      <w:bookmarkEnd w:id="183"/>
                    </w:p>
                  </w:txbxContent>
                </v:textbox>
                <w10:wrap type="through"/>
              </v:shape>
            </w:pict>
          </mc:Fallback>
        </mc:AlternateContent>
      </w:r>
      <w:r w:rsidR="00814C46">
        <w:rPr>
          <w:noProof/>
        </w:rPr>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84" w:name="_Toc496802708"/>
      <w:bookmarkStart w:id="185" w:name="_Toc496802937"/>
      <w:bookmarkStart w:id="186" w:name="_Toc495785711"/>
      <w:bookmarkStart w:id="187" w:name="_Toc497654045"/>
      <w:r>
        <w:lastRenderedPageBreak/>
        <w:t>4.5</w:t>
      </w:r>
      <w:r w:rsidR="00CE4928">
        <w:t xml:space="preserve"> </w:t>
      </w:r>
      <w:r w:rsidR="00F8236A">
        <w:t>Play with</w:t>
      </w:r>
      <w:r w:rsidR="006B6147">
        <w:t xml:space="preserve"> </w:t>
      </w:r>
      <w:bookmarkEnd w:id="184"/>
      <w:bookmarkEnd w:id="185"/>
      <w:r w:rsidR="00F8236A">
        <w:t>Docker</w:t>
      </w:r>
      <w:bookmarkEnd w:id="187"/>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hyperlink r:id="rId61"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20"/>
        <w:t>7</w:t>
      </w:r>
      <w:r w:rsidR="00FA6443">
        <w:rPr>
          <w:lang w:val="x-none" w:eastAsia="x-none"/>
        </w:rPr>
        <w:t xml:space="preserve"> </w:t>
      </w:r>
    </w:p>
    <w:p w14:paraId="36B68390" w14:textId="16CAC732" w:rsidR="005E730E" w:rsidRDefault="00491CE6" w:rsidP="006B6147">
      <w:pPr>
        <w:rPr>
          <w:lang w:val="x-none" w:eastAsia="x-none"/>
        </w:rPr>
      </w:pPr>
      <w:r>
        <w:rPr>
          <w:noProof/>
        </w:rPr>
        <mc:AlternateContent>
          <mc:Choice Requires="wps">
            <w:drawing>
              <wp:anchor distT="0" distB="0" distL="114300" distR="114300" simplePos="0" relativeHeight="251732992" behindDoc="0" locked="0" layoutInCell="1" allowOverlap="1" wp14:anchorId="7C48851A" wp14:editId="052742A4">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2B23C860" w14:textId="2DE896BF" w:rsidR="006D04B9" w:rsidRPr="007C3224" w:rsidRDefault="006D04B9" w:rsidP="007C3224">
                            <w:pPr>
                              <w:pStyle w:val="Legenda"/>
                              <w:rPr>
                                <w:rFonts w:eastAsia="Calibri" w:cs="Times New Roman"/>
                                <w:noProof/>
                                <w:lang w:val="en-US"/>
                              </w:rPr>
                            </w:pPr>
                            <w:bookmarkStart w:id="188" w:name="_Toc497654082"/>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24</w:t>
                            </w:r>
                            <w:r>
                              <w:fldChar w:fldCharType="end"/>
                            </w:r>
                            <w:r w:rsidRPr="007C3224">
                              <w:rPr>
                                <w:lang w:val="en-US"/>
                              </w:rPr>
                              <w:t xml:space="preserve"> - Play with Docker Fonte: http://labs.play-with-docker.com/</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8851A" id="Caixa de Texto 39" o:spid="_x0000_s1050" type="#_x0000_t202" style="position:absolute;margin-left:72.3pt;margin-top:258.25pt;width:356.65pt;height:14.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" stroked="f">
                <v:textbox style="mso-fit-shape-to-text:t" inset="0,0,0,0">
                  <w:txbxContent>
                    <w:p w14:paraId="2B23C860" w14:textId="2DE896BF" w:rsidR="006D04B9" w:rsidRPr="007C3224" w:rsidRDefault="006D04B9" w:rsidP="007C3224">
                      <w:pPr>
                        <w:pStyle w:val="Legenda"/>
                        <w:rPr>
                          <w:rFonts w:eastAsia="Calibri" w:cs="Times New Roman"/>
                          <w:noProof/>
                          <w:lang w:val="en-US"/>
                        </w:rPr>
                      </w:pPr>
                      <w:bookmarkStart w:id="189" w:name="_Toc497654082"/>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24</w:t>
                      </w:r>
                      <w:r>
                        <w:fldChar w:fldCharType="end"/>
                      </w:r>
                      <w:r w:rsidRPr="007C3224">
                        <w:rPr>
                          <w:lang w:val="en-US"/>
                        </w:rPr>
                        <w:t xml:space="preserve"> - Play with Docker Fonte: http://labs.play-with-docker.com/</w:t>
                      </w:r>
                      <w:bookmarkEnd w:id="189"/>
                    </w:p>
                  </w:txbxContent>
                </v:textbox>
                <w10:wrap type="through"/>
              </v:shape>
            </w:pict>
          </mc:Fallback>
        </mc:AlternateContent>
      </w:r>
      <w:r w:rsidR="000579C0">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21"/>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22"/>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23"/>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“docker-machine-drive-pwd”</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Este drive está disponível no github:</w:t>
      </w:r>
    </w:p>
    <w:p w14:paraId="06994141" w14:textId="77777777" w:rsidR="00897D4C" w:rsidRPr="00B4095F" w:rsidRDefault="00154A5F" w:rsidP="00897D4C">
      <w:pPr>
        <w:pStyle w:val="PargrafodaLista"/>
        <w:numPr>
          <w:ilvl w:val="0"/>
          <w:numId w:val="23"/>
        </w:numPr>
        <w:rPr>
          <w:color w:val="000000" w:themeColor="text1"/>
          <w:sz w:val="24"/>
        </w:rPr>
      </w:pPr>
      <w:hyperlink r:id="rId63"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r w:rsidRPr="000A56CA">
        <w:rPr>
          <w:color w:val="000000" w:themeColor="text1"/>
          <w:lang w:val="en-US"/>
        </w:rPr>
        <w:t>Através do comando: docker-machine create -d pwd --pwd-url</w:t>
      </w:r>
      <w:r w:rsidR="00421105" w:rsidRPr="000A56CA">
        <w:rPr>
          <w:color w:val="000000" w:themeColor="text1"/>
          <w:lang w:val="en-US"/>
        </w:rPr>
        <w:t xml:space="preserve"> &lt;url-do-play-with-docker&gt;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
    <w:p w14:paraId="73D52F7D" w14:textId="52D37038" w:rsidR="00CF4074" w:rsidRPr="00907A82" w:rsidRDefault="00897D4C" w:rsidP="00907A82">
      <w:pPr>
        <w:pStyle w:val="PargrafodaLista"/>
        <w:numPr>
          <w:ilvl w:val="0"/>
          <w:numId w:val="26"/>
        </w:numPr>
        <w:rPr>
          <w:color w:val="000000" w:themeColor="text1"/>
          <w:lang w:val="en-US"/>
        </w:rPr>
      </w:pPr>
      <w:r w:rsidRPr="00907A82">
        <w:rPr>
          <w:color w:val="000000" w:themeColor="text1"/>
          <w:lang w:val="en-US"/>
        </w:rPr>
        <w:t xml:space="preserve">docker-machine create -d pwd --pwd-url </w:t>
      </w:r>
      <w:hyperlink r:id="rId64"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553F4503" w:rsidR="00CF4074" w:rsidRDefault="00491CE6" w:rsidP="000A56CA">
      <w:pPr>
        <w:rPr>
          <w:color w:val="000000" w:themeColor="text1"/>
        </w:rPr>
      </w:pPr>
      <w:r>
        <w:rPr>
          <w:noProof/>
        </w:rPr>
        <mc:AlternateContent>
          <mc:Choice Requires="wps">
            <w:drawing>
              <wp:anchor distT="0" distB="0" distL="114300" distR="114300" simplePos="0" relativeHeight="251735040" behindDoc="0" locked="0" layoutInCell="1" allowOverlap="1" wp14:anchorId="77476F9C" wp14:editId="0A91A69E">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18806D8B" w14:textId="0EB8FFB4" w:rsidR="006D04B9" w:rsidRPr="007C3224" w:rsidRDefault="006D04B9" w:rsidP="007C3224">
                            <w:pPr>
                              <w:pStyle w:val="Legenda"/>
                              <w:rPr>
                                <w:rFonts w:eastAsia="Calibri" w:cs="Times New Roman"/>
                                <w:noProof/>
                                <w:color w:val="000000" w:themeColor="text1"/>
                                <w:lang w:val="en-US"/>
                              </w:rPr>
                            </w:pPr>
                            <w:bookmarkStart w:id="190" w:name="_Toc497654083"/>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25</w:t>
                            </w:r>
                            <w:r>
                              <w:fldChar w:fldCharType="end"/>
                            </w:r>
                            <w:r w:rsidRPr="007C3224">
                              <w:rPr>
                                <w:lang w:val="en-US"/>
                              </w:rPr>
                              <w:t xml:space="preserve"> - Shell do Play with Docker Fonte: http://host3.labs.play-with-docker.com/p/9fe5a73e-9d79-4b61-9c01-3365068d8bd2#9fe5a73e_node2</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6F9C" id="Caixa de Texto 50" o:spid="_x0000_s1051" type="#_x0000_t202" style="position:absolute;margin-left:36.2pt;margin-top:230.25pt;width:390.5pt;height:26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" stroked="f">
                <v:textbox style="mso-fit-shape-to-text:t" inset="0,0,0,0">
                  <w:txbxContent>
                    <w:p w14:paraId="18806D8B" w14:textId="0EB8FFB4" w:rsidR="006D04B9" w:rsidRPr="007C3224" w:rsidRDefault="006D04B9" w:rsidP="007C3224">
                      <w:pPr>
                        <w:pStyle w:val="Legenda"/>
                        <w:rPr>
                          <w:rFonts w:eastAsia="Calibri" w:cs="Times New Roman"/>
                          <w:noProof/>
                          <w:color w:val="000000" w:themeColor="text1"/>
                          <w:lang w:val="en-US"/>
                        </w:rPr>
                      </w:pPr>
                      <w:bookmarkStart w:id="191" w:name="_Toc497654083"/>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25</w:t>
                      </w:r>
                      <w:r>
                        <w:fldChar w:fldCharType="end"/>
                      </w:r>
                      <w:r w:rsidRPr="007C3224">
                        <w:rPr>
                          <w:lang w:val="en-US"/>
                        </w:rPr>
                        <w:t xml:space="preserve"> - Shell do Play with Docker Fonte: http://host3.labs.play-with-docker.com/p/9fe5a73e-9d79-4b61-9c01-3365068d8bd2#9fe5a73e_node2</w:t>
                      </w:r>
                      <w:bookmarkEnd w:id="191"/>
                    </w:p>
                  </w:txbxContent>
                </v:textbox>
                <w10:wrap type="through"/>
              </v:shape>
            </w:pict>
          </mc:Fallback>
        </mc:AlternateContent>
      </w:r>
      <w:r w:rsidR="005A3A2C">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6F409F5E" w:rsidR="00CF4074" w:rsidRDefault="007C3224" w:rsidP="00897D4C">
      <w:pPr>
        <w:rPr>
          <w:lang w:eastAsia="en-US"/>
        </w:rPr>
      </w:pPr>
      <w:r>
        <w:rPr>
          <w:noProof/>
        </w:rPr>
        <mc:AlternateContent>
          <mc:Choice Requires="wps">
            <w:drawing>
              <wp:anchor distT="0" distB="0" distL="114300" distR="114300" simplePos="0" relativeHeight="251737088" behindDoc="0" locked="0" layoutInCell="1" allowOverlap="1" wp14:anchorId="1D2ECFC3" wp14:editId="27E533FF">
                <wp:simplePos x="0" y="0"/>
                <wp:positionH relativeFrom="column">
                  <wp:posOffset>911860</wp:posOffset>
                </wp:positionH>
                <wp:positionV relativeFrom="paragraph">
                  <wp:posOffset>3011805</wp:posOffset>
                </wp:positionV>
                <wp:extent cx="3930650" cy="330200"/>
                <wp:effectExtent l="0" t="0" r="0" b="0"/>
                <wp:wrapThrough wrapText="bothSides">
                  <wp:wrapPolygon edited="0">
                    <wp:start x="0" y="0"/>
                    <wp:lineTo x="0"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3930650" cy="330200"/>
                        </a:xfrm>
                        <a:prstGeom prst="rect">
                          <a:avLst/>
                        </a:prstGeom>
                        <a:solidFill>
                          <a:prstClr val="white"/>
                        </a:solidFill>
                        <a:ln>
                          <a:noFill/>
                        </a:ln>
                        <a:effectLst/>
                      </wps:spPr>
                      <wps:txbx>
                        <w:txbxContent>
                          <w:p w14:paraId="5187BD7F" w14:textId="62CC2CE6" w:rsidR="006D04B9" w:rsidRPr="00780A29" w:rsidRDefault="006D04B9" w:rsidP="007C3224">
                            <w:pPr>
                              <w:pStyle w:val="Legenda"/>
                              <w:rPr>
                                <w:rFonts w:eastAsia="Calibri" w:cs="Times New Roman"/>
                                <w:noProof/>
                              </w:rPr>
                            </w:pPr>
                            <w:bookmarkStart w:id="192" w:name="_Toc497654084"/>
                            <w:r>
                              <w:t xml:space="preserve">Figura </w:t>
                            </w:r>
                            <w:fldSimple w:instr=" SEQ Figura \* ARABIC ">
                              <w:r>
                                <w:rPr>
                                  <w:noProof/>
                                </w:rPr>
                                <w:t>26</w:t>
                              </w:r>
                            </w:fldSimple>
                            <w:r>
                              <w:t xml:space="preserve"> - </w:t>
                            </w:r>
                            <w:r w:rsidRPr="004217FE">
                              <w:t>Template do Play with Docker Fonte: http://host3.labs.play-with-docker.com/p/9fe5a73e-9d79-4b61-9c01-3365068d8bd2#9fe5a73e_node2</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ECFC3" id="Caixa de Texto 56" o:spid="_x0000_s1052" type="#_x0000_t202" style="position:absolute;margin-left:71.8pt;margin-top:237.15pt;width:309.5pt;height:26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" stroked="f">
                <v:textbox style="mso-fit-shape-to-text:t" inset="0,0,0,0">
                  <w:txbxContent>
                    <w:p w14:paraId="5187BD7F" w14:textId="62CC2CE6" w:rsidR="006D04B9" w:rsidRPr="00780A29" w:rsidRDefault="006D04B9" w:rsidP="007C3224">
                      <w:pPr>
                        <w:pStyle w:val="Legenda"/>
                        <w:rPr>
                          <w:rFonts w:eastAsia="Calibri" w:cs="Times New Roman"/>
                          <w:noProof/>
                        </w:rPr>
                      </w:pPr>
                      <w:bookmarkStart w:id="193" w:name="_Toc497654084"/>
                      <w:r>
                        <w:t xml:space="preserve">Figura </w:t>
                      </w:r>
                      <w:fldSimple w:instr=" SEQ Figura \* ARABIC ">
                        <w:r>
                          <w:rPr>
                            <w:noProof/>
                          </w:rPr>
                          <w:t>26</w:t>
                        </w:r>
                      </w:fldSimple>
                      <w:r>
                        <w:t xml:space="preserve"> - </w:t>
                      </w:r>
                      <w:r w:rsidRPr="004217FE">
                        <w:t>Template do Play with Docker Fonte: http://host3.labs.play-with-docker.com/p/9fe5a73e-9d79-4b61-9c01-3365068d8bd2#9fe5a73e_node2</w:t>
                      </w:r>
                      <w:bookmarkEnd w:id="193"/>
                    </w:p>
                  </w:txbxContent>
                </v:textbox>
                <w10:wrap type="through"/>
              </v:shape>
            </w:pict>
          </mc:Fallback>
        </mc:AlternateContent>
      </w:r>
      <w:r w:rsidR="00913416">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7D19B00E" w:rsidR="000A0532" w:rsidRDefault="000A0532" w:rsidP="000A0532">
      <w:pPr>
        <w:pStyle w:val="Ttulo11"/>
      </w:pPr>
      <w:bookmarkStart w:id="194" w:name="_Toc496802709"/>
      <w:bookmarkStart w:id="195" w:name="_Toc496802938"/>
      <w:bookmarkStart w:id="196" w:name="_Toc497654046"/>
      <w:r>
        <w:lastRenderedPageBreak/>
        <w:t>4.</w:t>
      </w:r>
      <w:r w:rsidR="00814C46">
        <w:t>6</w:t>
      </w:r>
      <w:r>
        <w:t xml:space="preserve"> </w:t>
      </w:r>
      <w:bookmarkEnd w:id="194"/>
      <w:bookmarkEnd w:id="195"/>
      <w:r w:rsidR="00F8236A">
        <w:t>Comunidade</w:t>
      </w:r>
      <w:r w:rsidR="00154A5F">
        <w:t xml:space="preserve"> e </w:t>
      </w:r>
      <w:r w:rsidR="00365CF5">
        <w:t>empresarial</w:t>
      </w:r>
      <w:bookmarkEnd w:id="196"/>
    </w:p>
    <w:p w14:paraId="70A110B3" w14:textId="679664DA" w:rsidR="00733F42" w:rsidRDefault="0020632C" w:rsidP="00733F42">
      <w:pPr>
        <w:rPr>
          <w:lang w:val="x-none" w:eastAsia="x-none"/>
        </w:rPr>
      </w:pPr>
      <w:r>
        <w:rPr>
          <w:lang w:val="x-none" w:eastAsia="x-none"/>
        </w:rPr>
        <w:tab/>
        <w:t xml:space="preserve">Como o Docker é uma plataforma </w:t>
      </w:r>
      <w:r w:rsidR="0079078A">
        <w:rPr>
          <w:lang w:val="x-none" w:eastAsia="x-none"/>
        </w:rPr>
        <w:t>open source, ele já possui esta característica de comunidade e contribuições.</w:t>
      </w:r>
    </w:p>
    <w:p w14:paraId="10D7995F" w14:textId="3AC2E70D" w:rsidR="0079078A" w:rsidRDefault="0079078A" w:rsidP="00733F42">
      <w:pPr>
        <w:rPr>
          <w:lang w:val="x-none" w:eastAsia="x-none"/>
        </w:rPr>
      </w:pPr>
      <w:r>
        <w:rPr>
          <w:lang w:val="x-none" w:eastAsia="x-none"/>
        </w:rPr>
        <w:tab/>
        <w:t xml:space="preserve">Durante o meu estudo de caso eu participei da comunidade do Docker no telegram e no Slack e percebi que esta comunidade, em ambas as ferramentas de comunicação, foi uma das mais ativas que já obtive contato. </w:t>
      </w:r>
    </w:p>
    <w:p w14:paraId="62269F95" w14:textId="53D08692" w:rsidR="0079078A" w:rsidRDefault="0079078A" w:rsidP="00733F42">
      <w:pPr>
        <w:rPr>
          <w:lang w:val="x-none" w:eastAsia="x-none"/>
        </w:rPr>
      </w:pPr>
      <w:r>
        <w:rPr>
          <w:lang w:val="x-none" w:eastAsia="x-none"/>
        </w:rPr>
        <w:tab/>
        <w:t>Pessoas que já utilizam o Docker em seus ambientes, sejam de teste ou em produção sempre tiram dúvidas das pessoas mais iniciantes e leigas no assunto. Recomendo fortemente a participação desta comunidade em ambas as ferramentas de comunicação.</w:t>
      </w:r>
    </w:p>
    <w:p w14:paraId="42A1CA09" w14:textId="2559D78E" w:rsidR="0079078A" w:rsidRDefault="0079078A" w:rsidP="00733F42">
      <w:pPr>
        <w:rPr>
          <w:lang w:val="x-none" w:eastAsia="x-none"/>
        </w:rPr>
      </w:pPr>
      <w:r>
        <w:rPr>
          <w:lang w:val="x-none" w:eastAsia="x-none"/>
        </w:rPr>
        <w:tab/>
        <w:t>A comunidade é bem grande e chega até a imprecionar pelos números de contri</w:t>
      </w:r>
      <w:r w:rsidR="00A13AE2">
        <w:rPr>
          <w:lang w:val="x-none" w:eastAsia="x-none"/>
        </w:rPr>
        <w:t>buidores.</w:t>
      </w:r>
    </w:p>
    <w:p w14:paraId="0FBF6892" w14:textId="71D857C9" w:rsidR="00C87039" w:rsidRDefault="00C87039" w:rsidP="00733F42">
      <w:pPr>
        <w:rPr>
          <w:lang w:val="x-none" w:eastAsia="x-none"/>
        </w:rPr>
      </w:pPr>
    </w:p>
    <w:p w14:paraId="3D1B61E9" w14:textId="04A7124A" w:rsidR="00C87039" w:rsidRDefault="00A739E9" w:rsidP="00733F42">
      <w:pPr>
        <w:rPr>
          <w:lang w:val="x-none" w:eastAsia="x-none"/>
        </w:rPr>
      </w:pPr>
      <w:r>
        <w:rPr>
          <w:noProof/>
        </w:rPr>
        <w:drawing>
          <wp:anchor distT="0" distB="0" distL="114300" distR="114300" simplePos="0" relativeHeight="251738112" behindDoc="0" locked="0" layoutInCell="1" allowOverlap="1" wp14:anchorId="19E6635C" wp14:editId="659A1CF7">
            <wp:simplePos x="0" y="0"/>
            <wp:positionH relativeFrom="column">
              <wp:posOffset>803275</wp:posOffset>
            </wp:positionH>
            <wp:positionV relativeFrom="paragraph">
              <wp:posOffset>341630</wp:posOffset>
            </wp:positionV>
            <wp:extent cx="4907915" cy="3288665"/>
            <wp:effectExtent l="0" t="0" r="0"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Tela 2017-11-05 às 13.44.29.png"/>
                    <pic:cNvPicPr/>
                  </pic:nvPicPr>
                  <pic:blipFill>
                    <a:blip r:embed="rId67">
                      <a:extLst>
                        <a:ext uri="{28A0092B-C50C-407E-A947-70E740481C1C}">
                          <a14:useLocalDpi xmlns:a14="http://schemas.microsoft.com/office/drawing/2010/main" val="0"/>
                        </a:ext>
                      </a:extLst>
                    </a:blip>
                    <a:stretch>
                      <a:fillRect/>
                    </a:stretch>
                  </pic:blipFill>
                  <pic:spPr>
                    <a:xfrm>
                      <a:off x="0" y="0"/>
                      <a:ext cx="4907915" cy="3288665"/>
                    </a:xfrm>
                    <a:prstGeom prst="rect">
                      <a:avLst/>
                    </a:prstGeom>
                  </pic:spPr>
                </pic:pic>
              </a:graphicData>
            </a:graphic>
            <wp14:sizeRelH relativeFrom="page">
              <wp14:pctWidth>0</wp14:pctWidth>
            </wp14:sizeRelH>
            <wp14:sizeRelV relativeFrom="page">
              <wp14:pctHeight>0</wp14:pctHeight>
            </wp14:sizeRelV>
          </wp:anchor>
        </w:drawing>
      </w:r>
    </w:p>
    <w:p w14:paraId="5E87FC50" w14:textId="5AEA991B" w:rsidR="00C87039" w:rsidRDefault="00A739E9" w:rsidP="00733F42">
      <w:pPr>
        <w:rPr>
          <w:lang w:val="x-none" w:eastAsia="x-none"/>
        </w:rPr>
      </w:pPr>
      <w:r>
        <w:rPr>
          <w:noProof/>
        </w:rPr>
        <mc:AlternateContent>
          <mc:Choice Requires="wps">
            <w:drawing>
              <wp:anchor distT="0" distB="0" distL="114300" distR="114300" simplePos="0" relativeHeight="251740160" behindDoc="0" locked="0" layoutInCell="1" allowOverlap="1" wp14:anchorId="253AE461" wp14:editId="14757C6D">
                <wp:simplePos x="0" y="0"/>
                <wp:positionH relativeFrom="column">
                  <wp:posOffset>1141730</wp:posOffset>
                </wp:positionH>
                <wp:positionV relativeFrom="paragraph">
                  <wp:posOffset>3485515</wp:posOffset>
                </wp:positionV>
                <wp:extent cx="4907915" cy="184150"/>
                <wp:effectExtent l="0" t="0" r="0" b="0"/>
                <wp:wrapThrough wrapText="bothSides">
                  <wp:wrapPolygon edited="0">
                    <wp:start x="0" y="0"/>
                    <wp:lineTo x="0" y="17876"/>
                    <wp:lineTo x="21463" y="17876"/>
                    <wp:lineTo x="21463" y="0"/>
                    <wp:lineTo x="0" y="0"/>
                  </wp:wrapPolygon>
                </wp:wrapThrough>
                <wp:docPr id="58" name="Caixa de Texto 58"/>
                <wp:cNvGraphicFramePr/>
                <a:graphic xmlns:a="http://schemas.openxmlformats.org/drawingml/2006/main">
                  <a:graphicData uri="http://schemas.microsoft.com/office/word/2010/wordprocessingShape">
                    <wps:wsp>
                      <wps:cNvSpPr txBox="1"/>
                      <wps:spPr>
                        <a:xfrm>
                          <a:off x="0" y="0"/>
                          <a:ext cx="4907915" cy="184150"/>
                        </a:xfrm>
                        <a:prstGeom prst="rect">
                          <a:avLst/>
                        </a:prstGeom>
                        <a:solidFill>
                          <a:prstClr val="white"/>
                        </a:solidFill>
                        <a:ln>
                          <a:noFill/>
                        </a:ln>
                        <a:effectLst/>
                      </wps:spPr>
                      <wps:txbx>
                        <w:txbxContent>
                          <w:p w14:paraId="778E3AA1" w14:textId="58297ACE" w:rsidR="006D04B9" w:rsidRPr="002765C8" w:rsidRDefault="006D04B9" w:rsidP="00A739E9">
                            <w:pPr>
                              <w:pStyle w:val="Legenda"/>
                              <w:rPr>
                                <w:rFonts w:eastAsia="Calibri" w:cs="Times New Roman"/>
                                <w:noProof/>
                              </w:rPr>
                            </w:pPr>
                            <w:bookmarkStart w:id="197" w:name="_Toc497654085"/>
                            <w:r>
                              <w:t xml:space="preserve">Figura </w:t>
                            </w:r>
                            <w:fldSimple w:instr=" SEQ Figura \* ARABIC ">
                              <w:r>
                                <w:rPr>
                                  <w:noProof/>
                                </w:rPr>
                                <w:t>27</w:t>
                              </w:r>
                            </w:fldSimple>
                            <w:r>
                              <w:t xml:space="preserve"> - Comunidade do Docker no Telegram Fonte: https://t.me/dockerbr</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AE461" id="Caixa de Texto 58" o:spid="_x0000_s1053" type="#_x0000_t202" style="position:absolute;margin-left:89.9pt;margin-top:274.45pt;width:386.45pt;height:14.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" stroked="f">
                <v:textbox style="mso-fit-shape-to-text:t" inset="0,0,0,0">
                  <w:txbxContent>
                    <w:p w14:paraId="778E3AA1" w14:textId="58297ACE" w:rsidR="006D04B9" w:rsidRPr="002765C8" w:rsidRDefault="006D04B9" w:rsidP="00A739E9">
                      <w:pPr>
                        <w:pStyle w:val="Legenda"/>
                        <w:rPr>
                          <w:rFonts w:eastAsia="Calibri" w:cs="Times New Roman"/>
                          <w:noProof/>
                        </w:rPr>
                      </w:pPr>
                      <w:bookmarkStart w:id="198" w:name="_Toc497654085"/>
                      <w:r>
                        <w:t xml:space="preserve">Figura </w:t>
                      </w:r>
                      <w:fldSimple w:instr=" SEQ Figura \* ARABIC ">
                        <w:r>
                          <w:rPr>
                            <w:noProof/>
                          </w:rPr>
                          <w:t>27</w:t>
                        </w:r>
                      </w:fldSimple>
                      <w:r>
                        <w:t xml:space="preserve"> - Comunidade do Docker no Telegram Fonte: https://t.me/dockerbr</w:t>
                      </w:r>
                      <w:bookmarkEnd w:id="198"/>
                    </w:p>
                  </w:txbxContent>
                </v:textbox>
                <w10:wrap type="through"/>
              </v:shape>
            </w:pict>
          </mc:Fallback>
        </mc:AlternateContent>
      </w:r>
    </w:p>
    <w:p w14:paraId="0911CA91" w14:textId="6672BDDC" w:rsidR="00A62458" w:rsidRDefault="00A62458" w:rsidP="00733F42">
      <w:pPr>
        <w:rPr>
          <w:lang w:val="x-none" w:eastAsia="x-none"/>
        </w:rPr>
      </w:pPr>
    </w:p>
    <w:p w14:paraId="0A94D819" w14:textId="77777777" w:rsidR="00A62458" w:rsidRDefault="00A62458" w:rsidP="00733F42">
      <w:pPr>
        <w:rPr>
          <w:lang w:val="x-none" w:eastAsia="x-none"/>
        </w:rPr>
      </w:pPr>
    </w:p>
    <w:p w14:paraId="0B32EC23" w14:textId="4F6CB40F" w:rsidR="00A62458" w:rsidRDefault="00214A82" w:rsidP="00733F42">
      <w:pPr>
        <w:rPr>
          <w:lang w:val="x-none" w:eastAsia="x-none"/>
        </w:rPr>
      </w:pPr>
      <w:r>
        <w:rPr>
          <w:noProof/>
        </w:rPr>
        <mc:AlternateContent>
          <mc:Choice Requires="wps">
            <w:drawing>
              <wp:anchor distT="0" distB="0" distL="114300" distR="114300" simplePos="0" relativeHeight="251744256" behindDoc="0" locked="0" layoutInCell="1" allowOverlap="1" wp14:anchorId="184473A0" wp14:editId="1514823E">
                <wp:simplePos x="0" y="0"/>
                <wp:positionH relativeFrom="column">
                  <wp:posOffset>531495</wp:posOffset>
                </wp:positionH>
                <wp:positionV relativeFrom="paragraph">
                  <wp:posOffset>603885</wp:posOffset>
                </wp:positionV>
                <wp:extent cx="5760085" cy="184150"/>
                <wp:effectExtent l="0" t="0" r="0" b="0"/>
                <wp:wrapThrough wrapText="bothSides">
                  <wp:wrapPolygon edited="0">
                    <wp:start x="0" y="0"/>
                    <wp:lineTo x="0" y="0"/>
                    <wp:lineTo x="0" y="0"/>
                  </wp:wrapPolygon>
                </wp:wrapThrough>
                <wp:docPr id="61" name="Caixa de Texto 61"/>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3AEC3739" w14:textId="38BE340B" w:rsidR="006D04B9" w:rsidRPr="008277C3" w:rsidRDefault="006D04B9" w:rsidP="00A739E9">
                            <w:pPr>
                              <w:pStyle w:val="Legenda"/>
                              <w:rPr>
                                <w:rFonts w:eastAsia="Calibri" w:cs="Times New Roman"/>
                                <w:noProof/>
                              </w:rPr>
                            </w:pPr>
                            <w:bookmarkStart w:id="199" w:name="_Toc497654086"/>
                            <w:r>
                              <w:t xml:space="preserve">Figura </w:t>
                            </w:r>
                            <w:fldSimple w:instr=" SEQ Figura \* ARABIC ">
                              <w:r>
                                <w:rPr>
                                  <w:noProof/>
                                </w:rPr>
                                <w:t>28</w:t>
                              </w:r>
                            </w:fldSimple>
                            <w:r>
                              <w:t xml:space="preserve"> - Canal Annoucements do Slack Fonte: Próprio autor</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473A0" id="Caixa de Texto 61" o:spid="_x0000_s1054" type="#_x0000_t202" style="position:absolute;margin-left:41.85pt;margin-top:47.55pt;width:453.55pt;height:14.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" stroked="f">
                <v:textbox style="mso-fit-shape-to-text:t" inset="0,0,0,0">
                  <w:txbxContent>
                    <w:p w14:paraId="3AEC3739" w14:textId="38BE340B" w:rsidR="006D04B9" w:rsidRPr="008277C3" w:rsidRDefault="006D04B9" w:rsidP="00A739E9">
                      <w:pPr>
                        <w:pStyle w:val="Legenda"/>
                        <w:rPr>
                          <w:rFonts w:eastAsia="Calibri" w:cs="Times New Roman"/>
                          <w:noProof/>
                        </w:rPr>
                      </w:pPr>
                      <w:bookmarkStart w:id="200" w:name="_Toc497654086"/>
                      <w:r>
                        <w:t xml:space="preserve">Figura </w:t>
                      </w:r>
                      <w:fldSimple w:instr=" SEQ Figura \* ARABIC ">
                        <w:r>
                          <w:rPr>
                            <w:noProof/>
                          </w:rPr>
                          <w:t>28</w:t>
                        </w:r>
                      </w:fldSimple>
                      <w:r>
                        <w:t xml:space="preserve"> - Canal Annoucements do Slack Fonte: Próprio autor</w:t>
                      </w:r>
                      <w:bookmarkEnd w:id="200"/>
                    </w:p>
                  </w:txbxContent>
                </v:textbox>
                <w10:wrap type="through"/>
              </v:shape>
            </w:pict>
          </mc:Fallback>
        </mc:AlternateContent>
      </w:r>
      <w:r w:rsidR="006C0DA4">
        <w:rPr>
          <w:noProof/>
        </w:rPr>
        <w:drawing>
          <wp:anchor distT="0" distB="0" distL="114300" distR="114300" simplePos="0" relativeHeight="251741184" behindDoc="0" locked="0" layoutInCell="1" allowOverlap="1" wp14:anchorId="7F470EBA" wp14:editId="2077A302">
            <wp:simplePos x="0" y="0"/>
            <wp:positionH relativeFrom="column">
              <wp:posOffset>532044</wp:posOffset>
            </wp:positionH>
            <wp:positionV relativeFrom="paragraph">
              <wp:posOffset>175260</wp:posOffset>
            </wp:positionV>
            <wp:extent cx="5760085" cy="371475"/>
            <wp:effectExtent l="0" t="0" r="5715" b="952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a de Tela 2017-11-05 às 13.44.58.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085" cy="371475"/>
                    </a:xfrm>
                    <a:prstGeom prst="rect">
                      <a:avLst/>
                    </a:prstGeom>
                  </pic:spPr>
                </pic:pic>
              </a:graphicData>
            </a:graphic>
            <wp14:sizeRelH relativeFrom="page">
              <wp14:pctWidth>0</wp14:pctWidth>
            </wp14:sizeRelH>
            <wp14:sizeRelV relativeFrom="page">
              <wp14:pctHeight>0</wp14:pctHeight>
            </wp14:sizeRelV>
          </wp:anchor>
        </w:drawing>
      </w:r>
    </w:p>
    <w:p w14:paraId="085DF8D3" w14:textId="4DA8BF8A" w:rsidR="006C0DA4" w:rsidRDefault="006D4716" w:rsidP="00733F42">
      <w:pPr>
        <w:rPr>
          <w:lang w:val="x-none" w:eastAsia="x-none"/>
        </w:rPr>
      </w:pPr>
      <w:r>
        <w:rPr>
          <w:noProof/>
        </w:rPr>
        <mc:AlternateContent>
          <mc:Choice Requires="wps">
            <w:drawing>
              <wp:anchor distT="0" distB="0" distL="114300" distR="114300" simplePos="0" relativeHeight="251746304" behindDoc="0" locked="0" layoutInCell="1" allowOverlap="1" wp14:anchorId="5DC8FA1B" wp14:editId="022FCA02">
                <wp:simplePos x="0" y="0"/>
                <wp:positionH relativeFrom="column">
                  <wp:posOffset>531495</wp:posOffset>
                </wp:positionH>
                <wp:positionV relativeFrom="paragraph">
                  <wp:posOffset>1212850</wp:posOffset>
                </wp:positionV>
                <wp:extent cx="5760085" cy="184150"/>
                <wp:effectExtent l="0" t="0" r="0" b="0"/>
                <wp:wrapThrough wrapText="bothSides">
                  <wp:wrapPolygon edited="0">
                    <wp:start x="0" y="0"/>
                    <wp:lineTo x="0" y="0"/>
                    <wp:lineTo x="0" y="0"/>
                  </wp:wrapPolygon>
                </wp:wrapThrough>
                <wp:docPr id="62" name="Caixa de Texto 6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018F03D" w14:textId="7A0A13D5" w:rsidR="006D04B9" w:rsidRPr="00542020" w:rsidRDefault="006D04B9" w:rsidP="00A739E9">
                            <w:pPr>
                              <w:pStyle w:val="Legenda"/>
                              <w:rPr>
                                <w:rFonts w:eastAsia="Calibri" w:cs="Times New Roman"/>
                                <w:noProof/>
                              </w:rPr>
                            </w:pPr>
                            <w:bookmarkStart w:id="201" w:name="_Toc497654087"/>
                            <w:r>
                              <w:t xml:space="preserve">Figura </w:t>
                            </w:r>
                            <w:fldSimple w:instr=" SEQ Figura \* ARABIC ">
                              <w:r>
                                <w:rPr>
                                  <w:noProof/>
                                </w:rPr>
                                <w:t>29</w:t>
                              </w:r>
                            </w:fldSimple>
                            <w:r>
                              <w:t xml:space="preserve"> - Canal Random</w:t>
                            </w:r>
                            <w:r w:rsidRPr="00417155">
                              <w:t xml:space="preserve"> do Slack Fonte: Próprio autor</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FA1B" id="Caixa de Texto 62" o:spid="_x0000_s1055" type="#_x0000_t202" style="position:absolute;margin-left:41.85pt;margin-top:95.5pt;width:453.55pt;height:14.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" stroked="f">
                <v:textbox style="mso-fit-shape-to-text:t" inset="0,0,0,0">
                  <w:txbxContent>
                    <w:p w14:paraId="1018F03D" w14:textId="7A0A13D5" w:rsidR="006D04B9" w:rsidRPr="00542020" w:rsidRDefault="006D04B9" w:rsidP="00A739E9">
                      <w:pPr>
                        <w:pStyle w:val="Legenda"/>
                        <w:rPr>
                          <w:rFonts w:eastAsia="Calibri" w:cs="Times New Roman"/>
                          <w:noProof/>
                        </w:rPr>
                      </w:pPr>
                      <w:bookmarkStart w:id="202" w:name="_Toc497654087"/>
                      <w:r>
                        <w:t xml:space="preserve">Figura </w:t>
                      </w:r>
                      <w:fldSimple w:instr=" SEQ Figura \* ARABIC ">
                        <w:r>
                          <w:rPr>
                            <w:noProof/>
                          </w:rPr>
                          <w:t>29</w:t>
                        </w:r>
                      </w:fldSimple>
                      <w:r>
                        <w:t xml:space="preserve"> - Canal Random</w:t>
                      </w:r>
                      <w:r w:rsidRPr="00417155">
                        <w:t xml:space="preserve"> do Slack Fonte: Próprio autor</w:t>
                      </w:r>
                      <w:bookmarkEnd w:id="202"/>
                    </w:p>
                  </w:txbxContent>
                </v:textbox>
                <w10:wrap type="through"/>
              </v:shape>
            </w:pict>
          </mc:Fallback>
        </mc:AlternateContent>
      </w:r>
      <w:r w:rsidR="006C0DA4">
        <w:rPr>
          <w:noProof/>
        </w:rPr>
        <w:drawing>
          <wp:anchor distT="0" distB="0" distL="114300" distR="114300" simplePos="0" relativeHeight="251742208" behindDoc="0" locked="0" layoutInCell="1" allowOverlap="1" wp14:anchorId="27289BF1" wp14:editId="1021E9B3">
            <wp:simplePos x="0" y="0"/>
            <wp:positionH relativeFrom="column">
              <wp:posOffset>531495</wp:posOffset>
            </wp:positionH>
            <wp:positionV relativeFrom="paragraph">
              <wp:posOffset>790798</wp:posOffset>
            </wp:positionV>
            <wp:extent cx="5760085" cy="365125"/>
            <wp:effectExtent l="0" t="0" r="5715" b="0"/>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a de Tela 2017-11-05 às 13.46.45.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085" cy="365125"/>
                    </a:xfrm>
                    <a:prstGeom prst="rect">
                      <a:avLst/>
                    </a:prstGeom>
                  </pic:spPr>
                </pic:pic>
              </a:graphicData>
            </a:graphic>
            <wp14:sizeRelH relativeFrom="page">
              <wp14:pctWidth>0</wp14:pctWidth>
            </wp14:sizeRelH>
            <wp14:sizeRelV relativeFrom="page">
              <wp14:pctHeight>0</wp14:pctHeight>
            </wp14:sizeRelV>
          </wp:anchor>
        </w:drawing>
      </w:r>
    </w:p>
    <w:p w14:paraId="28B54AC3" w14:textId="77777777" w:rsidR="006C0DA4" w:rsidRDefault="006C0DA4" w:rsidP="00733F42">
      <w:pPr>
        <w:rPr>
          <w:lang w:val="x-none" w:eastAsia="x-none"/>
        </w:rPr>
      </w:pPr>
    </w:p>
    <w:p w14:paraId="67F7DF75" w14:textId="6B3F00B9" w:rsidR="006C0DA4" w:rsidRDefault="006C0DA4" w:rsidP="00733F42">
      <w:pPr>
        <w:rPr>
          <w:lang w:val="x-none" w:eastAsia="x-none"/>
        </w:rPr>
      </w:pPr>
    </w:p>
    <w:p w14:paraId="1389D9D1" w14:textId="77777777" w:rsidR="006C0DA4" w:rsidRDefault="006C0DA4" w:rsidP="00733F42">
      <w:pPr>
        <w:rPr>
          <w:lang w:val="x-none" w:eastAsia="x-none"/>
        </w:rPr>
      </w:pPr>
    </w:p>
    <w:p w14:paraId="746C1673" w14:textId="77777777" w:rsidR="00B50D00" w:rsidRDefault="00214A82" w:rsidP="00A739E9">
      <w:pPr>
        <w:ind w:firstLine="708"/>
        <w:rPr>
          <w:lang w:val="x-none" w:eastAsia="x-none"/>
        </w:rPr>
      </w:pPr>
      <w:r>
        <w:rPr>
          <w:lang w:val="x-none" w:eastAsia="x-none"/>
        </w:rPr>
        <w:lastRenderedPageBreak/>
        <w:t>O</w:t>
      </w:r>
      <w:r w:rsidR="00417CA5">
        <w:rPr>
          <w:lang w:val="x-none" w:eastAsia="x-none"/>
        </w:rPr>
        <w:t xml:space="preserve"> Docker possui an</w:t>
      </w:r>
      <w:r w:rsidR="00131701">
        <w:rPr>
          <w:lang w:val="x-none" w:eastAsia="x-none"/>
        </w:rPr>
        <w:t>ualmente uma confer</w:t>
      </w:r>
      <w:r w:rsidR="00417CA5">
        <w:rPr>
          <w:lang w:val="x-none" w:eastAsia="x-none"/>
        </w:rPr>
        <w:t>ência a Docker Conf</w:t>
      </w:r>
      <w:r w:rsidR="00215105">
        <w:rPr>
          <w:rStyle w:val="Refdenotaderodap"/>
          <w:lang w:val="x-none" w:eastAsia="x-none"/>
        </w:rPr>
        <w:footnoteReference w:customMarkFollows="1" w:id="24"/>
        <w:t>2</w:t>
      </w:r>
      <w:r w:rsidR="00215105">
        <w:rPr>
          <w:lang w:val="x-none" w:eastAsia="x-none"/>
        </w:rPr>
        <w:t xml:space="preserve"> </w:t>
      </w:r>
      <w:r w:rsidR="00131701">
        <w:rPr>
          <w:lang w:val="x-none" w:eastAsia="x-none"/>
        </w:rPr>
        <w:t>, da qual sã</w:t>
      </w:r>
      <w:r w:rsidR="00106CAF">
        <w:rPr>
          <w:lang w:val="x-none" w:eastAsia="x-none"/>
        </w:rPr>
        <w:t>o informados novas releases e informações sobre a plataforma, todas as informações são em Inglês.</w:t>
      </w:r>
    </w:p>
    <w:p w14:paraId="29B550E7" w14:textId="71A6236C" w:rsidR="00701479" w:rsidRDefault="00131701" w:rsidP="00A739E9">
      <w:pPr>
        <w:ind w:firstLine="708"/>
        <w:rPr>
          <w:lang w:val="x-none" w:eastAsia="x-none"/>
        </w:rPr>
      </w:pPr>
      <w:r>
        <w:rPr>
          <w:lang w:val="x-none" w:eastAsia="x-none"/>
        </w:rPr>
        <w:t xml:space="preserve"> </w:t>
      </w:r>
    </w:p>
    <w:p w14:paraId="4090EC23" w14:textId="635E67DC" w:rsidR="000B5968" w:rsidRDefault="000B5968" w:rsidP="00A739E9">
      <w:pPr>
        <w:pStyle w:val="Ttulo21"/>
      </w:pPr>
      <w:bookmarkStart w:id="203" w:name="_Toc497654047"/>
      <w:r>
        <w:t>4.6.1 Empresarial</w:t>
      </w:r>
      <w:bookmarkEnd w:id="203"/>
    </w:p>
    <w:p w14:paraId="21F42DBB" w14:textId="77777777" w:rsidR="000D763F" w:rsidRDefault="000D763F" w:rsidP="00A739E9">
      <w:pPr>
        <w:rPr>
          <w:lang w:val="x-none" w:eastAsia="x-none"/>
        </w:rPr>
      </w:pPr>
    </w:p>
    <w:p w14:paraId="2F8B30C2" w14:textId="155A0C09" w:rsidR="000D763F" w:rsidRPr="00A739E9" w:rsidRDefault="000D763F" w:rsidP="00A739E9">
      <w:pPr>
        <w:rPr>
          <w:lang w:val="x-none" w:eastAsia="x-none"/>
        </w:rPr>
      </w:pPr>
      <w:r>
        <w:rPr>
          <w:lang w:val="x-none" w:eastAsia="x-none"/>
        </w:rPr>
        <w:tab/>
        <w:t>O Docker possui</w:t>
      </w:r>
    </w:p>
    <w:p w14:paraId="45A1CDF0" w14:textId="42C37DEF"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204" w:name="_Toc496802710"/>
      <w:bookmarkStart w:id="205" w:name="_Toc496802939"/>
      <w:bookmarkStart w:id="206" w:name="_Toc497654048"/>
      <w:bookmarkEnd w:id="186"/>
      <w:r>
        <w:rPr>
          <w:lang w:val="pt-BR"/>
        </w:rPr>
        <w:lastRenderedPageBreak/>
        <w:t>5</w:t>
      </w:r>
      <w:r w:rsidR="00C254AC">
        <w:t xml:space="preserve"> Boas práticas de Construção da aplicação (Doze fatores)</w:t>
      </w:r>
      <w:bookmarkEnd w:id="204"/>
      <w:bookmarkEnd w:id="205"/>
      <w:bookmarkEnd w:id="206"/>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5"/>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6"/>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Build, release, run</w:t>
      </w:r>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r>
        <w:rPr>
          <w:lang w:eastAsia="x-none"/>
        </w:rPr>
        <w:t>Descartabilidade</w:t>
      </w:r>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r w:rsidR="006258E1">
        <w:rPr>
          <w:lang w:eastAsia="x-none"/>
        </w:rPr>
        <w:t>Dev/P</w:t>
      </w:r>
      <w:r w:rsidR="00C254AC">
        <w:rPr>
          <w:lang w:eastAsia="x-none"/>
        </w:rPr>
        <w:t>rod</w:t>
      </w:r>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Processos de Admin</w:t>
      </w:r>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677AA17E" w:rsidR="009C7518" w:rsidRDefault="00DC4729">
      <w:pPr>
        <w:pStyle w:val="Ttulo11"/>
      </w:pPr>
      <w:bookmarkStart w:id="207" w:name="_Toc496802711"/>
      <w:bookmarkStart w:id="208" w:name="_Toc496802940"/>
      <w:bookmarkStart w:id="209" w:name="_Toc497654049"/>
      <w:r>
        <w:lastRenderedPageBreak/>
        <w:t>6</w:t>
      </w:r>
      <w:r w:rsidR="00C254AC">
        <w:t xml:space="preserve"> </w:t>
      </w:r>
      <w:r w:rsidR="00D05179">
        <w:t>Software</w:t>
      </w:r>
      <w:r w:rsidR="00FD3F05">
        <w:rPr>
          <w:lang w:val="pt-BR"/>
        </w:rPr>
        <w:t>s</w:t>
      </w:r>
      <w:r w:rsidR="00D05179">
        <w:t xml:space="preserve"> de </w:t>
      </w:r>
      <w:r w:rsidR="003E2021">
        <w:rPr>
          <w:lang w:val="pt-BR"/>
        </w:rPr>
        <w:t>Orquestração</w:t>
      </w:r>
      <w:bookmarkEnd w:id="209"/>
      <w:r w:rsidR="003E2021">
        <w:rPr>
          <w:lang w:val="pt-BR"/>
        </w:rPr>
        <w:t xml:space="preserve"> </w:t>
      </w:r>
      <w:bookmarkEnd w:id="207"/>
      <w:bookmarkEnd w:id="208"/>
    </w:p>
    <w:p w14:paraId="21FDB902" w14:textId="7BFB05F3" w:rsidR="009C7518" w:rsidRDefault="00C254AC" w:rsidP="00561437">
      <w:pPr>
        <w:ind w:firstLine="708"/>
      </w:pPr>
      <w:r>
        <w:t xml:space="preserve">Existem algumas Plataformas (PaaS) para gerenciamento de containers </w:t>
      </w:r>
      <w:r w:rsidR="001B4334">
        <w:t xml:space="preserve">e </w:t>
      </w:r>
      <w:r w:rsidR="008F2125">
        <w:t>serviços nos</w:t>
      </w:r>
      <w:r>
        <w:t xml:space="preserve"> am</w:t>
      </w:r>
      <w:r w:rsidR="00310F06">
        <w:t>bientes (qa, staging e</w:t>
      </w:r>
      <w:r>
        <w:t xml:space="preserve"> produção).</w:t>
      </w:r>
    </w:p>
    <w:p w14:paraId="6CE1AFA6" w14:textId="736B40D4"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w:t>
      </w:r>
      <w:r w:rsidR="006727CE">
        <w:rPr>
          <w:lang w:eastAsia="x-none"/>
        </w:rPr>
        <w:t xml:space="preserve"> e prática</w:t>
      </w:r>
      <w:r>
        <w:rPr>
          <w:lang w:eastAsia="x-none"/>
        </w:rPr>
        <w:t>, para que</w:t>
      </w:r>
      <w:r w:rsidR="006727CE">
        <w:rPr>
          <w:lang w:eastAsia="x-none"/>
        </w:rPr>
        <w:t xml:space="preserve"> seja </w:t>
      </w:r>
      <w:r w:rsidR="00C00B86">
        <w:rPr>
          <w:lang w:eastAsia="x-none"/>
        </w:rPr>
        <w:t>abstraída a complexidade de gerenciamento e que</w:t>
      </w:r>
      <w:r w:rsidR="006727CE">
        <w:rPr>
          <w:lang w:eastAsia="x-none"/>
        </w:rPr>
        <w:t xml:space="preserve"> </w:t>
      </w:r>
      <w:r>
        <w:rPr>
          <w:lang w:eastAsia="x-none"/>
        </w:rPr>
        <w:t>n</w:t>
      </w:r>
      <w:r w:rsidR="00084DCD">
        <w:rPr>
          <w:lang w:eastAsia="x-none"/>
        </w:rPr>
        <w:t xml:space="preserve">ão seja </w:t>
      </w:r>
      <w:r w:rsidR="00F019E2">
        <w:rPr>
          <w:lang w:eastAsia="x-none"/>
        </w:rPr>
        <w:t>necessários conhecimentos</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p>
    <w:p w14:paraId="7F2CD743" w14:textId="30E412F6" w:rsidR="009C7518" w:rsidRDefault="00C254AC" w:rsidP="00E34BB9">
      <w:pPr>
        <w:ind w:firstLine="708"/>
        <w:rPr>
          <w:lang w:eastAsia="x-none"/>
        </w:rPr>
      </w:pPr>
      <w:r>
        <w:rPr>
          <w:lang w:eastAsia="x-none"/>
        </w:rPr>
        <w:t xml:space="preserve">Essas plataformas além de melhorarem o gerenciamento, provisionamento </w:t>
      </w:r>
      <w:r w:rsidR="001D21C9">
        <w:rPr>
          <w:lang w:eastAsia="x-none"/>
        </w:rPr>
        <w:t xml:space="preserve">e </w:t>
      </w:r>
      <w:r>
        <w:rPr>
          <w:lang w:eastAsia="x-none"/>
        </w:rPr>
        <w:t>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09C727E9"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3852DABB" w14:textId="2355DBF3" w:rsidR="000F2DFD" w:rsidRDefault="000F2DFD" w:rsidP="002E210D">
      <w:pPr>
        <w:ind w:firstLine="708"/>
        <w:rPr>
          <w:lang w:eastAsia="x-none"/>
        </w:rPr>
      </w:pPr>
      <w:r>
        <w:rPr>
          <w:lang w:eastAsia="x-none"/>
        </w:rPr>
        <w:t>Em meu estudo de caso não obtive muito contato com essas PaaS, todo o meu trabalho foi em cima da ferramenta nativa do Docker.</w:t>
      </w:r>
    </w:p>
    <w:p w14:paraId="2FE3B3F3" w14:textId="587C7314" w:rsidR="00AB71AC" w:rsidRDefault="00AB71AC" w:rsidP="002E210D">
      <w:pPr>
        <w:ind w:firstLine="708"/>
        <w:rPr>
          <w:lang w:eastAsia="x-none"/>
        </w:rPr>
      </w:pPr>
      <w:r>
        <w:rPr>
          <w:lang w:eastAsia="x-none"/>
        </w:rPr>
        <w:t xml:space="preserve">Porém fiz uma entrevista com o Coordenador de </w:t>
      </w:r>
      <w:r w:rsidR="00540C73">
        <w:rPr>
          <w:lang w:eastAsia="x-none"/>
        </w:rPr>
        <w:t xml:space="preserve">Produtos de Cloud da </w:t>
      </w:r>
      <w:r w:rsidR="0074397A">
        <w:rPr>
          <w:lang w:eastAsia="x-none"/>
        </w:rPr>
        <w:t xml:space="preserve">empresa </w:t>
      </w:r>
      <w:r w:rsidR="00540C73">
        <w:rPr>
          <w:lang w:eastAsia="x-none"/>
        </w:rPr>
        <w:t xml:space="preserve">de internet de um grande grupo de </w:t>
      </w:r>
      <w:r w:rsidR="0074397A">
        <w:rPr>
          <w:lang w:eastAsia="x-none"/>
        </w:rPr>
        <w:t>mídias brasileiro, da qual trabalho. Não</w:t>
      </w:r>
      <w:r w:rsidR="00AE560C">
        <w:rPr>
          <w:lang w:eastAsia="x-none"/>
        </w:rPr>
        <w:t xml:space="preserve"> obtive autorização para revelar o nome da empresa.</w:t>
      </w:r>
    </w:p>
    <w:p w14:paraId="3957A7C0" w14:textId="45BF84D1" w:rsidR="00AE560C" w:rsidRDefault="00AE560C" w:rsidP="002E210D">
      <w:pPr>
        <w:ind w:firstLine="708"/>
        <w:rPr>
          <w:lang w:eastAsia="x-none"/>
        </w:rPr>
      </w:pPr>
      <w:r>
        <w:rPr>
          <w:lang w:eastAsia="x-none"/>
        </w:rPr>
        <w:t xml:space="preserve">O mesmo utiliza a PaaS do </w:t>
      </w:r>
      <w:r w:rsidR="00AE52B2">
        <w:rPr>
          <w:lang w:eastAsia="x-none"/>
        </w:rPr>
        <w:t>Tsuru, em infra própria; porém fazem deploy em cloud com o Kebernet</w:t>
      </w:r>
      <w:r w:rsidR="0038011C">
        <w:rPr>
          <w:lang w:eastAsia="x-none"/>
        </w:rPr>
        <w:t>s</w:t>
      </w:r>
      <w:r w:rsidR="00AE52B2">
        <w:rPr>
          <w:lang w:eastAsia="x-none"/>
        </w:rPr>
        <w:t xml:space="preserve"> e na AWS; fazem </w:t>
      </w:r>
      <w:r w:rsidR="00050025">
        <w:rPr>
          <w:lang w:eastAsia="x-none"/>
        </w:rPr>
        <w:t>depl</w:t>
      </w:r>
      <w:r w:rsidR="00AE52B2">
        <w:rPr>
          <w:lang w:eastAsia="x-none"/>
        </w:rPr>
        <w:t xml:space="preserve">oys de testes para </w:t>
      </w:r>
      <w:r w:rsidR="00050025">
        <w:rPr>
          <w:lang w:eastAsia="x-none"/>
        </w:rPr>
        <w:t xml:space="preserve">assegurar que o serviço está disponível de redes externas e apontam para a própria infra </w:t>
      </w:r>
      <w:r w:rsidR="005A7D2A">
        <w:rPr>
          <w:lang w:eastAsia="x-none"/>
        </w:rPr>
        <w:t>estrutura.</w:t>
      </w:r>
    </w:p>
    <w:p w14:paraId="63139A81" w14:textId="299EB414" w:rsidR="00481FA8" w:rsidRDefault="004F5C85" w:rsidP="002E210D">
      <w:pPr>
        <w:ind w:firstLine="708"/>
        <w:rPr>
          <w:lang w:eastAsia="x-none"/>
        </w:rPr>
      </w:pPr>
      <w:r>
        <w:rPr>
          <w:lang w:eastAsia="x-none"/>
        </w:rPr>
        <w:t xml:space="preserve">O mesmo </w:t>
      </w:r>
      <w:r w:rsidR="0038011C">
        <w:rPr>
          <w:lang w:eastAsia="x-none"/>
        </w:rPr>
        <w:t>m</w:t>
      </w:r>
      <w:r>
        <w:rPr>
          <w:lang w:eastAsia="x-none"/>
        </w:rPr>
        <w:t>e informou que utilizam arquivos de configuração no Kubernet</w:t>
      </w:r>
      <w:r w:rsidR="0038011C">
        <w:rPr>
          <w:lang w:eastAsia="x-none"/>
        </w:rPr>
        <w:t>s</w:t>
      </w:r>
      <w:r>
        <w:rPr>
          <w:lang w:eastAsia="x-none"/>
        </w:rPr>
        <w:t xml:space="preserve"> </w:t>
      </w:r>
      <w:r w:rsidR="00CA5ECB">
        <w:rPr>
          <w:lang w:eastAsia="x-none"/>
        </w:rPr>
        <w:t xml:space="preserve">com a mesma </w:t>
      </w:r>
      <w:r w:rsidR="00A12B4A">
        <w:rPr>
          <w:lang w:eastAsia="x-none"/>
        </w:rPr>
        <w:t xml:space="preserve">finalidade do </w:t>
      </w:r>
      <w:r w:rsidR="00E97FA8">
        <w:rPr>
          <w:lang w:eastAsia="x-none"/>
        </w:rPr>
        <w:t xml:space="preserve">Docker-compose e com integração com CI, fazendo orquestração do serviços </w:t>
      </w:r>
      <w:r w:rsidR="009E332A">
        <w:rPr>
          <w:lang w:eastAsia="x-none"/>
        </w:rPr>
        <w:t>e utilizando o conceito de Blue Green.</w:t>
      </w:r>
    </w:p>
    <w:p w14:paraId="66334E7F" w14:textId="3A57B15C" w:rsidR="00093E58" w:rsidRDefault="00093E58" w:rsidP="002E210D">
      <w:pPr>
        <w:ind w:firstLine="708"/>
        <w:rPr>
          <w:lang w:eastAsia="x-none"/>
        </w:rPr>
      </w:pPr>
      <w:r>
        <w:rPr>
          <w:lang w:eastAsia="x-none"/>
        </w:rPr>
        <w:t>Este conceito de Blue Green é muito usual para deploys em containers, pois há a possibilidade de ter duas versões da aplicação em produção ao mesmo tempo, ou como me foi explicado nesta entrevista, no arquivo do Kubernets há a possibilidade de</w:t>
      </w:r>
      <w:r w:rsidR="003F25CD">
        <w:rPr>
          <w:lang w:eastAsia="x-none"/>
        </w:rPr>
        <w:t xml:space="preserve"> ser configurado um tempo de permanência (tempo de vida) do container antigo da aplicação, o mesmo pára de receber requisições e o outro container com o deploy atual da aplicação é iniciado, podendo ou não haver downtime da aplicação. Há várias  </w:t>
      </w:r>
    </w:p>
    <w:p w14:paraId="33FF0727" w14:textId="77777777" w:rsidR="009E332A" w:rsidRDefault="009E332A" w:rsidP="002E210D">
      <w:pPr>
        <w:ind w:firstLine="708"/>
        <w:rPr>
          <w:lang w:eastAsia="x-none"/>
        </w:rPr>
      </w:pP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1683767E" w:rsidR="009C7518" w:rsidRDefault="004161E3">
      <w:pPr>
        <w:pStyle w:val="Ttulo11"/>
      </w:pPr>
      <w:bookmarkStart w:id="210" w:name="_Toc496802713"/>
      <w:bookmarkStart w:id="211" w:name="_Toc496802942"/>
      <w:bookmarkStart w:id="212" w:name="_Toc497654050"/>
      <w:ins w:id="213" w:author="Thiago Cruz" w:date="2017-11-05T14:20:00Z">
        <w:r>
          <w:lastRenderedPageBreak/>
          <w:t>7</w:t>
        </w:r>
      </w:ins>
      <w:del w:id="214" w:author="Thiago Cruz" w:date="2017-11-05T14:20:00Z">
        <w:r w:rsidR="003129CB" w:rsidDel="004161E3">
          <w:delText>13</w:delText>
        </w:r>
      </w:del>
      <w:r w:rsidR="00C254AC">
        <w:t xml:space="preserve"> </w:t>
      </w:r>
      <w:bookmarkEnd w:id="210"/>
      <w:bookmarkEnd w:id="211"/>
      <w:r w:rsidR="008F2423">
        <w:t>Estudo de Caso</w:t>
      </w:r>
      <w:bookmarkEnd w:id="212"/>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r w:rsidRPr="005B713A">
        <w:rPr>
          <w:b/>
          <w:sz w:val="24"/>
          <w:szCs w:val="24"/>
        </w:rPr>
        <w:t xml:space="preserve">Operacionais  -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O caso de uso dá-se quando o Professor/Coordenador entra no sistema e solicita o formulário de cadastro de questão, informando a matéria, o assunto, o período, o grau de dificuldade daquela questão, o local aonde a mesma foi retirada (origem); Esses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6C8396A" w:rsidR="009C7518" w:rsidRDefault="00774F0F">
      <w:pPr>
        <w:pStyle w:val="Ttulo11"/>
      </w:pPr>
      <w:bookmarkStart w:id="215" w:name="_Toc496802714"/>
      <w:bookmarkStart w:id="216" w:name="_Toc496802943"/>
      <w:bookmarkStart w:id="217" w:name="_Toc497654051"/>
      <w:ins w:id="218" w:author="Thiago Cruz" w:date="2017-11-05T14:20:00Z">
        <w:r>
          <w:lastRenderedPageBreak/>
          <w:t>8</w:t>
        </w:r>
      </w:ins>
      <w:del w:id="219" w:author="Thiago Cruz" w:date="2017-11-05T14:20:00Z">
        <w:r w:rsidR="001C4B8F" w:rsidDel="00774F0F">
          <w:delText>14</w:delText>
        </w:r>
      </w:del>
      <w:r w:rsidR="00C254AC">
        <w:t xml:space="preserve"> Infraestrutura</w:t>
      </w:r>
      <w:bookmarkEnd w:id="215"/>
      <w:bookmarkEnd w:id="216"/>
      <w:bookmarkEnd w:id="217"/>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167A826A" w14:textId="5CD35BBB" w:rsidR="003659AC" w:rsidRDefault="003659AC" w:rsidP="003659AC">
      <w:pPr>
        <w:ind w:firstLine="708"/>
      </w:pPr>
      <w:r>
        <w:t>Durante o desenvolvimento do estudo de caso</w:t>
      </w:r>
      <w:r>
        <w:t xml:space="preserve"> </w:t>
      </w:r>
      <w:r>
        <w:t>conheci o projeto do RaspberryPi 3</w:t>
      </w:r>
      <w:r>
        <w:rPr>
          <w:rStyle w:val="Refdenotaderodap"/>
        </w:rPr>
        <w:footnoteReference w:customMarkFollows="1" w:id="27"/>
        <w:t>6</w:t>
      </w:r>
      <w:r>
        <w:t>; Como se trata de um projeto que visa a implantação de conhecimentos</w:t>
      </w:r>
      <w:r>
        <w:t xml:space="preserve"> de computação para crianças </w:t>
      </w:r>
      <w:r>
        <w:t xml:space="preserve">e </w:t>
      </w:r>
      <w:r>
        <w:t xml:space="preserve">pessoas sem </w:t>
      </w:r>
      <w:r>
        <w:t>possibilidades de acesso à computadores</w:t>
      </w:r>
      <w:r>
        <w:t>, sendo</w:t>
      </w:r>
      <w:r>
        <w:t xml:space="preserve"> de baixo custo e com poder razoável de processamento</w:t>
      </w:r>
      <w:r>
        <w:t xml:space="preserve">; </w:t>
      </w:r>
      <w:r>
        <w:rPr>
          <w:lang w:val="x-none" w:eastAsia="x-none"/>
        </w:rPr>
        <w:t>vi que era viável criar o projeto nesta arquitetura com o Docker, visto que esta placa é um pequeno computador.</w:t>
      </w:r>
      <w:r>
        <w:t xml:space="preserve"> </w:t>
      </w:r>
    </w:p>
    <w:p w14:paraId="58EDDAB0" w14:textId="74E9DC0B" w:rsidR="003659AC" w:rsidRDefault="003659AC" w:rsidP="003659AC">
      <w:pPr>
        <w:ind w:firstLine="708"/>
      </w:pPr>
      <w:r>
        <w:t xml:space="preserve">Usei esta arquitetura para poder comprovar a portabilidade do docker e melhorar o meu estudo de caso, com a possibilidade de execução em infraestrutura própria e distribuída; Com o </w:t>
      </w:r>
      <w:r>
        <w:rPr>
          <w:lang w:val="x-none" w:eastAsia="x-none"/>
        </w:rPr>
        <w:t>intuíto de aprendizado e cluster e de uma nova arquitetura, pois queria desafios de aprendizado e não somente fazer deploy do meu cluster em uma infra estrutura de terceiros como a AWS ou a Digital Ocean.</w:t>
      </w:r>
    </w:p>
    <w:p w14:paraId="1EF93187" w14:textId="37EB7931" w:rsidR="003659AC" w:rsidRDefault="003659AC" w:rsidP="003659AC">
      <w:pPr>
        <w:ind w:firstLine="708"/>
        <w:rPr>
          <w:lang w:val="x-none" w:eastAsia="x-none"/>
        </w:rPr>
      </w:pPr>
      <w:r>
        <w:t>Para a orquestração dos containers estou usando o docker swarm, que é um orquestrador nativo da plataforma. Pode ser usado outros orquestradores como o Kubernet, Vagrant e Mesos OS. A implementação do projeto nesses ouros orquestradores ficará para melhorias futuras.</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7C3788BC" w:rsidR="00B95B4F" w:rsidRPr="00D9318B" w:rsidRDefault="00B95B4F" w:rsidP="00B95B4F">
      <w:r w:rsidRPr="00D9318B">
        <w:tab/>
        <w:t xml:space="preserve">Docker file: Anexo </w:t>
      </w:r>
      <w:r w:rsidR="000A0935">
        <w:t>1</w:t>
      </w:r>
      <w:ins w:id="220" w:author="Thiago Cruz" w:date="2017-11-05T14:22:00Z">
        <w:r w:rsidR="00DB0A62">
          <w:t>2</w:t>
        </w:r>
      </w:ins>
      <w:del w:id="221" w:author="Thiago Cruz" w:date="2017-11-05T14:22:00Z">
        <w:r w:rsidR="000A0935" w:rsidDel="00DB0A62">
          <w:delText>1</w:delText>
        </w:r>
      </w:del>
      <w:r w:rsidR="000A0935">
        <w:t>.</w:t>
      </w:r>
      <w:r w:rsidRPr="00D9318B">
        <w:t>1</w:t>
      </w:r>
    </w:p>
    <w:p w14:paraId="14E27958" w14:textId="7985935F" w:rsidR="00B95B4F" w:rsidRPr="00D9318B" w:rsidRDefault="00B95B4F" w:rsidP="00B95B4F">
      <w:r w:rsidRPr="00D9318B">
        <w:tab/>
        <w:t xml:space="preserve">Docker-compose: Anexo </w:t>
      </w:r>
      <w:r w:rsidR="000A0935">
        <w:t>1</w:t>
      </w:r>
      <w:ins w:id="222" w:author="Thiago Cruz" w:date="2017-11-05T14:22:00Z">
        <w:r w:rsidR="00DB0A62">
          <w:t>2</w:t>
        </w:r>
      </w:ins>
      <w:del w:id="223" w:author="Thiago Cruz" w:date="2017-11-05T14:22:00Z">
        <w:r w:rsidR="000A0935" w:rsidDel="00DB0A62">
          <w:delText>1</w:delText>
        </w:r>
      </w:del>
      <w:r w:rsidR="000A0935">
        <w:t>.</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473A61D"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w:t>
      </w:r>
      <w:ins w:id="224" w:author="Thiago Cruz" w:date="2017-11-05T14:22:00Z">
        <w:r w:rsidR="00DB0A62">
          <w:rPr>
            <w:lang w:val="x-none" w:eastAsia="x-none"/>
          </w:rPr>
          <w:t>2</w:t>
        </w:r>
      </w:ins>
      <w:del w:id="225" w:author="Thiago Cruz" w:date="2017-11-05T14:22:00Z">
        <w:r w:rsidR="00FD102F" w:rsidDel="00DB0A62">
          <w:rPr>
            <w:lang w:val="x-none" w:eastAsia="x-none"/>
          </w:rPr>
          <w:delText>1</w:delText>
        </w:r>
      </w:del>
      <w:r w:rsidR="00FD102F">
        <w:rPr>
          <w:lang w:val="x-none" w:eastAsia="x-none"/>
        </w:rPr>
        <w:t>.</w:t>
      </w:r>
      <w:r w:rsidR="009272F2">
        <w:rPr>
          <w:lang w:val="x-none" w:eastAsia="x-none"/>
        </w:rPr>
        <w:t>3</w:t>
      </w:r>
    </w:p>
    <w:p w14:paraId="7DC3EF60" w14:textId="33B87117" w:rsidR="00462A6B" w:rsidRDefault="009272F2">
      <w:pPr>
        <w:rPr>
          <w:lang w:val="x-none"/>
        </w:rPr>
      </w:pPr>
      <w:r>
        <w:rPr>
          <w:lang w:val="x-none"/>
        </w:rPr>
        <w:tab/>
        <w:t xml:space="preserve">Docker-compose versao 2 : Anexo </w:t>
      </w:r>
      <w:r w:rsidR="00FD102F">
        <w:rPr>
          <w:lang w:val="x-none"/>
        </w:rPr>
        <w:t>1</w:t>
      </w:r>
      <w:ins w:id="226" w:author="Thiago Cruz" w:date="2017-11-05T14:22:00Z">
        <w:r w:rsidR="00DB0A62">
          <w:rPr>
            <w:lang w:val="x-none"/>
          </w:rPr>
          <w:t>2</w:t>
        </w:r>
      </w:ins>
      <w:del w:id="227" w:author="Thiago Cruz" w:date="2017-11-05T14:22:00Z">
        <w:r w:rsidR="00FD102F" w:rsidDel="00DB0A62">
          <w:rPr>
            <w:lang w:val="x-none"/>
          </w:rPr>
          <w:delText>1</w:delText>
        </w:r>
      </w:del>
      <w:r w:rsidR="00FD102F">
        <w:rPr>
          <w:lang w:val="x-none"/>
        </w:rPr>
        <w:t>.</w:t>
      </w:r>
      <w:r>
        <w:rPr>
          <w:lang w:val="x-none"/>
        </w:rPr>
        <w:t>4</w:t>
      </w:r>
    </w:p>
    <w:p w14:paraId="429B67E4" w14:textId="45D74EEE"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w:t>
      </w:r>
      <w:ins w:id="228" w:author="Thiago Cruz" w:date="2017-11-05T14:22:00Z">
        <w:r w:rsidR="00DB0A62">
          <w:rPr>
            <w:lang w:val="x-none"/>
          </w:rPr>
          <w:t>2</w:t>
        </w:r>
      </w:ins>
      <w:bookmarkStart w:id="229" w:name="_GoBack"/>
      <w:bookmarkEnd w:id="229"/>
      <w:del w:id="230" w:author="Thiago Cruz" w:date="2017-11-05T14:22:00Z">
        <w:r w:rsidR="00FD102F" w:rsidDel="00DB0A62">
          <w:rPr>
            <w:lang w:val="x-none"/>
          </w:rPr>
          <w:delText>1</w:delText>
        </w:r>
      </w:del>
      <w:r w:rsidR="00FD102F">
        <w:rPr>
          <w:lang w:val="x-none"/>
        </w:rPr>
        <w:t>.</w:t>
      </w:r>
      <w:r>
        <w:rPr>
          <w:lang w:val="x-none"/>
        </w:rPr>
        <w:t>5</w:t>
      </w:r>
    </w:p>
    <w:p w14:paraId="7F99ACFF" w14:textId="77777777" w:rsidR="007204D3" w:rsidRPr="005B1535" w:rsidRDefault="007204D3"/>
    <w:p w14:paraId="458E9F5C" w14:textId="56E74881" w:rsidR="007204D3" w:rsidRDefault="008250B9" w:rsidP="009056A8">
      <w:pPr>
        <w:ind w:firstLine="708"/>
      </w:pPr>
      <w:r>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43C6F65D" w:rsidR="001502E0" w:rsidRPr="00F643F2" w:rsidRDefault="00CB52B9" w:rsidP="00C0428B">
      <w:pPr>
        <w:jc w:val="center"/>
        <w:rPr>
          <w:b/>
          <w:sz w:val="28"/>
          <w:szCs w:val="28"/>
        </w:rPr>
      </w:pPr>
      <w:ins w:id="231" w:author="Thiago Cruz" w:date="2017-11-05T14:20:00Z">
        <w:r>
          <w:rPr>
            <w:b/>
            <w:sz w:val="28"/>
            <w:szCs w:val="28"/>
          </w:rPr>
          <w:t>9</w:t>
        </w:r>
      </w:ins>
      <w:del w:id="232" w:author="Thiago Cruz" w:date="2017-11-05T14:20:00Z">
        <w:r w:rsidR="00F643F2" w:rsidRPr="00F643F2" w:rsidDel="00CB52B9">
          <w:rPr>
            <w:b/>
            <w:sz w:val="28"/>
            <w:szCs w:val="28"/>
          </w:rPr>
          <w:delText>15</w:delText>
        </w:r>
      </w:del>
      <w:r w:rsidR="00C254AC" w:rsidRPr="00F643F2">
        <w:rPr>
          <w:b/>
          <w:sz w:val="28"/>
          <w:szCs w:val="28"/>
        </w:rPr>
        <w:t xml:space="preserve"> CONCLUSAO</w:t>
      </w:r>
    </w:p>
    <w:p w14:paraId="4A5EEFD7" w14:textId="77777777" w:rsidR="001502E0" w:rsidRDefault="001502E0">
      <w:pPr>
        <w:rPr>
          <w:b/>
        </w:rPr>
      </w:pPr>
      <w:r>
        <w:rPr>
          <w:b/>
        </w:rPr>
        <w:br w:type="page"/>
      </w:r>
    </w:p>
    <w:p w14:paraId="49540AC2" w14:textId="418E03CF" w:rsidR="005E4CE9" w:rsidRDefault="009D4E07">
      <w:pPr>
        <w:jc w:val="center"/>
        <w:rPr>
          <w:b/>
          <w:sz w:val="28"/>
          <w:szCs w:val="28"/>
        </w:rPr>
      </w:pPr>
      <w:r>
        <w:rPr>
          <w:b/>
          <w:sz w:val="28"/>
          <w:szCs w:val="28"/>
        </w:rPr>
        <w:lastRenderedPageBreak/>
        <w:t>1</w:t>
      </w:r>
      <w:ins w:id="233" w:author="Thiago Cruz" w:date="2017-11-05T14:20:00Z">
        <w:r w:rsidR="00306277">
          <w:rPr>
            <w:b/>
            <w:sz w:val="28"/>
            <w:szCs w:val="28"/>
          </w:rPr>
          <w:t>0</w:t>
        </w:r>
      </w:ins>
      <w:del w:id="234" w:author="Thiago Cruz" w:date="2017-11-05T14:20:00Z">
        <w:r w:rsidDel="00306277">
          <w:rPr>
            <w:b/>
            <w:sz w:val="28"/>
            <w:szCs w:val="28"/>
          </w:rPr>
          <w:delText>6</w:delText>
        </w:r>
      </w:del>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61F12D10" w:rsidR="009C7518" w:rsidRDefault="00E96A15">
      <w:pPr>
        <w:pStyle w:val="Ttulo11"/>
        <w:ind w:firstLine="0"/>
      </w:pPr>
      <w:bookmarkStart w:id="235" w:name="_Toc496802715"/>
      <w:bookmarkStart w:id="236" w:name="_Toc496802944"/>
      <w:bookmarkStart w:id="237" w:name="_Toc497654052"/>
      <w:r>
        <w:lastRenderedPageBreak/>
        <w:t>1</w:t>
      </w:r>
      <w:ins w:id="238" w:author="Thiago Cruz" w:date="2017-11-05T14:20:00Z">
        <w:r w:rsidR="00AE3712">
          <w:t>1</w:t>
        </w:r>
      </w:ins>
      <w:del w:id="239" w:author="Thiago Cruz" w:date="2017-11-05T14:20:00Z">
        <w:r w:rsidDel="00AE3712">
          <w:delText>9</w:delText>
        </w:r>
      </w:del>
      <w:r w:rsidR="00C254AC">
        <w:t xml:space="preserve"> Referências</w:t>
      </w:r>
      <w:bookmarkEnd w:id="235"/>
      <w:bookmarkEnd w:id="236"/>
      <w:bookmarkEnd w:id="237"/>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01D55AC1" w:rsidR="009C7518" w:rsidRDefault="00C254AC">
      <w:r>
        <w:t>Cloud Computing. Disponível em &lt;https://en.wikipedia.org/wiki/Cloud_computing&gt;. Acessado em 20/11/2016.</w:t>
      </w:r>
    </w:p>
    <w:p w14:paraId="57805CAF" w14:textId="77777777" w:rsidR="009C7518" w:rsidRDefault="009C7518"/>
    <w:p w14:paraId="727084BB" w14:textId="71074214" w:rsidR="009C7518" w:rsidRDefault="00C254AC">
      <w:r>
        <w:t>O que é clo</w:t>
      </w:r>
      <w:r w:rsidR="00FE0840">
        <w:t>u</w:t>
      </w:r>
      <w:r>
        <w:t>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3E7EDA4D" w:rsidR="009C7518" w:rsidRDefault="00C254AC">
      <w:r>
        <w:t>Cloud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0B6E39BC" w:rsidR="009C7518" w:rsidRDefault="00C254AC">
      <w:pPr>
        <w:pStyle w:val="Ttulo11"/>
        <w:ind w:firstLine="0"/>
      </w:pPr>
      <w:bookmarkStart w:id="240" w:name="_Toc496802716"/>
      <w:bookmarkStart w:id="241" w:name="_Toc496802945"/>
      <w:bookmarkStart w:id="242" w:name="_Toc497654053"/>
      <w:r>
        <w:lastRenderedPageBreak/>
        <w:t>1</w:t>
      </w:r>
      <w:ins w:id="243" w:author="Thiago Cruz" w:date="2017-11-05T14:20:00Z">
        <w:r w:rsidR="008017DC">
          <w:t>2</w:t>
        </w:r>
      </w:ins>
      <w:del w:id="244" w:author="Thiago Cruz" w:date="2017-11-05T14:20:00Z">
        <w:r w:rsidDel="008017DC">
          <w:delText>1</w:delText>
        </w:r>
      </w:del>
      <w:r>
        <w:t xml:space="preserve"> Anexos</w:t>
      </w:r>
      <w:bookmarkEnd w:id="240"/>
      <w:bookmarkEnd w:id="241"/>
      <w:bookmarkEnd w:id="242"/>
    </w:p>
    <w:p w14:paraId="610A7845" w14:textId="03FA52A0" w:rsidR="009C7518" w:rsidRDefault="00C254AC" w:rsidP="00763C82">
      <w:pPr>
        <w:pStyle w:val="Ttulo21"/>
      </w:pPr>
      <w:bookmarkStart w:id="245" w:name="_Toc497654054"/>
      <w:r>
        <w:t xml:space="preserve">Anexo </w:t>
      </w:r>
      <w:r w:rsidR="00CB499E">
        <w:t>1</w:t>
      </w:r>
      <w:ins w:id="246" w:author="Thiago Cruz" w:date="2017-11-05T14:21:00Z">
        <w:r w:rsidR="00607FED">
          <w:t>2</w:t>
        </w:r>
      </w:ins>
      <w:del w:id="247" w:author="Thiago Cruz" w:date="2017-11-05T14:21:00Z">
        <w:r w:rsidR="00CB499E" w:rsidDel="00607FED">
          <w:delText>1</w:delText>
        </w:r>
      </w:del>
      <w:r w:rsidR="00CB499E">
        <w:t>.</w:t>
      </w:r>
      <w:r>
        <w:t>1 – Dockerfile</w:t>
      </w:r>
      <w:r w:rsidR="00DD156D">
        <w:t xml:space="preserve"> - </w:t>
      </w:r>
      <w:r w:rsidR="00DD156D" w:rsidRPr="000B5349">
        <w:rPr>
          <w:lang w:val="pt-BR"/>
        </w:rPr>
        <w:t>X86</w:t>
      </w:r>
      <w:bookmarkEnd w:id="245"/>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r w:rsidRPr="003A59F0">
        <w:rPr>
          <w:lang w:val="en-US"/>
        </w:rPr>
        <w:lastRenderedPageBreak/>
        <w:t>ADD .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app:app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5A0D0C2A" w:rsidR="00826C4F" w:rsidRPr="008F2423" w:rsidRDefault="00826C4F" w:rsidP="007344CF">
      <w:pPr>
        <w:pStyle w:val="Ttulo21"/>
      </w:pPr>
      <w:bookmarkStart w:id="248" w:name="_Toc497654055"/>
      <w:r w:rsidRPr="007344CF">
        <w:lastRenderedPageBreak/>
        <w:t>Anexo</w:t>
      </w:r>
      <w:r w:rsidR="007344CF">
        <w:t xml:space="preserve"> 1</w:t>
      </w:r>
      <w:ins w:id="249" w:author="Thiago Cruz" w:date="2017-11-05T14:21:00Z">
        <w:r w:rsidR="00804896">
          <w:t>2</w:t>
        </w:r>
      </w:ins>
      <w:del w:id="250" w:author="Thiago Cruz" w:date="2017-11-05T14:21:00Z">
        <w:r w:rsidR="007344CF" w:rsidDel="00804896">
          <w:delText>1</w:delText>
        </w:r>
      </w:del>
      <w:r w:rsidR="007344CF">
        <w:t>.</w:t>
      </w:r>
      <w:r w:rsidRPr="007344CF">
        <w:t>2 – Docker-compose</w:t>
      </w:r>
      <w:r w:rsidR="005B1CAB" w:rsidRPr="007344CF">
        <w:t xml:space="preserve"> versão 2</w:t>
      </w:r>
      <w:r w:rsidR="000E6F57" w:rsidRPr="0033526A">
        <w:t xml:space="preserve"> - X86</w:t>
      </w:r>
      <w:bookmarkEnd w:id="248"/>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"db-data:/var/lib/mysql"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7C3224" w:rsidRDefault="005B1CAB" w:rsidP="005B1CAB">
      <w:pPr>
        <w:rPr>
          <w:lang w:val="en-US"/>
        </w:rPr>
      </w:pPr>
      <w:r w:rsidRPr="005B1CAB">
        <w:rPr>
          <w:lang w:val="en-US"/>
        </w:rPr>
        <w:t xml:space="preserve">      </w:t>
      </w:r>
      <w:r w:rsidRPr="007C3224">
        <w:rPr>
          <w:lang w:val="en-US"/>
        </w:rPr>
        <w:t>REDIS_SIDEKIQ_URL: redis://redis:6379/0</w:t>
      </w:r>
    </w:p>
    <w:p w14:paraId="4DBA9D47" w14:textId="77777777" w:rsidR="005B1CAB" w:rsidRPr="005B1CAB" w:rsidRDefault="005B1CAB" w:rsidP="005B1CAB">
      <w:pPr>
        <w:rPr>
          <w:lang w:val="en-US"/>
        </w:rPr>
      </w:pPr>
      <w:r w:rsidRPr="007C3224">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6ECD4368" w:rsidR="005B1CAB" w:rsidRPr="005E463D" w:rsidRDefault="00210B91" w:rsidP="001D3F2C">
      <w:pPr>
        <w:pStyle w:val="Ttulo21"/>
      </w:pPr>
      <w:bookmarkStart w:id="251" w:name="_Toc497654056"/>
      <w:r w:rsidRPr="001D3F2C">
        <w:lastRenderedPageBreak/>
        <w:t xml:space="preserve">Anexo </w:t>
      </w:r>
      <w:r w:rsidR="001D3F2C">
        <w:t>1</w:t>
      </w:r>
      <w:ins w:id="252" w:author="Thiago Cruz" w:date="2017-11-05T14:21:00Z">
        <w:r w:rsidR="00CC4B17">
          <w:t>2</w:t>
        </w:r>
      </w:ins>
      <w:del w:id="253" w:author="Thiago Cruz" w:date="2017-11-05T14:21:00Z">
        <w:r w:rsidR="001D3F2C" w:rsidDel="00CC4B17">
          <w:delText>1</w:delText>
        </w:r>
      </w:del>
      <w:r w:rsidR="001D3F2C">
        <w:t>.</w:t>
      </w:r>
      <w:r w:rsidRPr="001D3F2C">
        <w:t>3 – Dockerfile</w:t>
      </w:r>
      <w:r w:rsidR="009A72E7" w:rsidRPr="001D3F2C">
        <w:t xml:space="preserve"> </w:t>
      </w:r>
      <w:r w:rsidR="00666779" w:rsidRPr="0033526A">
        <w:t>–</w:t>
      </w:r>
      <w:r w:rsidRPr="008F2423">
        <w:t xml:space="preserve"> AR</w:t>
      </w:r>
      <w:r w:rsidRPr="005E463D">
        <w:t>M</w:t>
      </w:r>
      <w:bookmarkEnd w:id="251"/>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resin/rpi-raspbian:jessie</w:t>
      </w:r>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r w:rsidRPr="00666779">
        <w:rPr>
          <w:lang w:val="en-US"/>
        </w:rPr>
        <w:t>ADD .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RUN chown -R app:app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567F0D19" w:rsidR="001C5D56" w:rsidRPr="00076584" w:rsidRDefault="00076584" w:rsidP="001D3F2C">
      <w:pPr>
        <w:pStyle w:val="Ttulo21"/>
      </w:pPr>
      <w:bookmarkStart w:id="254" w:name="_Toc497654057"/>
      <w:r>
        <w:lastRenderedPageBreak/>
        <w:t xml:space="preserve">Anexo </w:t>
      </w:r>
      <w:r w:rsidR="001D3F2C">
        <w:t>1</w:t>
      </w:r>
      <w:ins w:id="255" w:author="Thiago Cruz" w:date="2017-11-05T14:21:00Z">
        <w:r w:rsidR="00774A4B">
          <w:t>2</w:t>
        </w:r>
      </w:ins>
      <w:del w:id="256" w:author="Thiago Cruz" w:date="2017-11-05T14:21:00Z">
        <w:r w:rsidR="001D3F2C" w:rsidDel="00774A4B">
          <w:delText>1</w:delText>
        </w:r>
      </w:del>
      <w:r w:rsidR="001D3F2C">
        <w:t>.</w:t>
      </w:r>
      <w:r>
        <w:t>4 – Docker-compose versão 2 - ARM</w:t>
      </w:r>
      <w:bookmarkEnd w:id="254"/>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 .</w:t>
      </w:r>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 .:/www/phalanx/app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r>
        <w:t>expose:</w:t>
      </w:r>
    </w:p>
    <w:p w14:paraId="7EE5D0B3" w14:textId="77777777" w:rsidR="001C5D56" w:rsidRDefault="001C5D56" w:rsidP="001C5D56">
      <w:r>
        <w:t xml:space="preserve">        - 9000</w:t>
      </w:r>
    </w:p>
    <w:p w14:paraId="51845657" w14:textId="77777777" w:rsidR="001C5D56" w:rsidRDefault="001C5D56" w:rsidP="001C5D56">
      <w:r>
        <w:t xml:space="preserve">      ports:</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r>
        <w:t>volumes:</w:t>
      </w:r>
    </w:p>
    <w:p w14:paraId="0D71AB9B" w14:textId="77777777" w:rsidR="001C5D56" w:rsidRDefault="001C5D56" w:rsidP="001C5D56">
      <w:r>
        <w:t xml:space="preserve">   db-data: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57" w:name="_Toc497654058"/>
      <w:r>
        <w:lastRenderedPageBreak/>
        <w:t xml:space="preserve">Anexo </w:t>
      </w:r>
      <w:r w:rsidR="001D3F2C">
        <w:t>1</w:t>
      </w:r>
      <w:del w:id="258" w:author="Thiago Cruz" w:date="2017-11-05T14:21:00Z">
        <w:r w:rsidR="001D3F2C" w:rsidDel="00F510D7">
          <w:delText>1</w:delText>
        </w:r>
      </w:del>
      <w:r w:rsidR="001D3F2C">
        <w:t>.</w:t>
      </w:r>
      <w:r>
        <w:t>5</w:t>
      </w:r>
      <w:r w:rsidR="005B1CAB">
        <w:t xml:space="preserve"> – Docker-compose versão 3</w:t>
      </w:r>
      <w:r w:rsidR="00142517">
        <w:t xml:space="preserve"> - ARM</w:t>
      </w:r>
      <w:bookmarkEnd w:id="257"/>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[node.role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[node.role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[node.role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[node.role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[node.role == worker]</w:t>
      </w:r>
    </w:p>
    <w:p w14:paraId="58E749BA" w14:textId="77777777" w:rsidR="00B60B16" w:rsidRPr="004F6D7C" w:rsidRDefault="00B60B16" w:rsidP="00B60B16">
      <w:pPr>
        <w:rPr>
          <w:lang w:val="en-US"/>
        </w:rPr>
      </w:pPr>
    </w:p>
    <w:p w14:paraId="3C0439FD" w14:textId="77777777" w:rsidR="00B60B16" w:rsidRPr="007C3224" w:rsidRDefault="00B60B16" w:rsidP="00B60B16">
      <w:r w:rsidRPr="004F6D7C">
        <w:rPr>
          <w:lang w:val="en-US"/>
        </w:rPr>
        <w:t xml:space="preserve">  </w:t>
      </w:r>
      <w:r w:rsidRPr="007C3224">
        <w:t>viz:</w:t>
      </w:r>
    </w:p>
    <w:p w14:paraId="09317B73" w14:textId="77777777" w:rsidR="00B60B16" w:rsidRPr="007C3224" w:rsidRDefault="00B60B16" w:rsidP="00B60B16">
      <w:r w:rsidRPr="007C3224">
        <w:t xml:space="preserve">     image: alexellis2/visualizer-arm</w:t>
      </w:r>
    </w:p>
    <w:p w14:paraId="4A59AAC4" w14:textId="77777777" w:rsidR="00B60B16" w:rsidRPr="007C3224" w:rsidRDefault="00B60B16" w:rsidP="00B60B16">
      <w:r w:rsidRPr="007C3224">
        <w:t xml:space="preserve">     ports: </w:t>
      </w:r>
    </w:p>
    <w:p w14:paraId="6CF8FFAF" w14:textId="77777777" w:rsidR="00B60B16" w:rsidRPr="004F6D7C" w:rsidRDefault="00B60B16" w:rsidP="00B60B16">
      <w:pPr>
        <w:rPr>
          <w:lang w:val="en-US"/>
        </w:rPr>
      </w:pPr>
      <w:r w:rsidRPr="007C3224">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[node.role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70"/>
      <w:footerReference w:type="default" r:id="rId71"/>
      <w:footnotePr>
        <w:numStart w:val="3"/>
      </w:footnotePr>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645CE5" w14:textId="77777777" w:rsidR="007B4731" w:rsidRDefault="007B4731">
      <w:r>
        <w:separator/>
      </w:r>
    </w:p>
  </w:endnote>
  <w:endnote w:type="continuationSeparator" w:id="0">
    <w:p w14:paraId="7BBE5CEF" w14:textId="77777777" w:rsidR="007B4731" w:rsidRDefault="007B4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6D04B9" w:rsidRDefault="006D04B9">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BD620A" w14:textId="77777777" w:rsidR="007B4731" w:rsidRDefault="007B4731">
      <w:r>
        <w:separator/>
      </w:r>
    </w:p>
  </w:footnote>
  <w:footnote w:type="continuationSeparator" w:id="0">
    <w:p w14:paraId="5140251C" w14:textId="77777777" w:rsidR="007B4731" w:rsidRDefault="007B4731">
      <w:r>
        <w:continuationSeparator/>
      </w:r>
    </w:p>
  </w:footnote>
  <w:footnote w:id="1">
    <w:p w14:paraId="3A477492" w14:textId="1066DE99" w:rsidR="006D04B9" w:rsidRPr="001E03D1" w:rsidRDefault="006D04B9">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6D04B9" w:rsidRPr="0000038E" w:rsidRDefault="006D04B9">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6D04B9" w:rsidRPr="0087606B" w:rsidRDefault="006D04B9">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6D04B9" w:rsidRPr="00393659" w:rsidRDefault="006D04B9">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6D04B9" w:rsidRPr="006A3FDD" w:rsidRDefault="006D04B9"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6D04B9" w:rsidRPr="00DA3E43" w:rsidRDefault="006D04B9"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6D04B9" w:rsidRPr="000D189A" w:rsidRDefault="006D04B9">
      <w:pPr>
        <w:pStyle w:val="Textodenotaderodap"/>
        <w:rPr>
          <w:lang w:val="pt-BR"/>
        </w:rPr>
      </w:pPr>
      <w:r>
        <w:rPr>
          <w:rStyle w:val="Refdenotaderodap"/>
        </w:rPr>
        <w:t>4</w:t>
      </w:r>
      <w:r>
        <w:t xml:space="preserve"> </w:t>
      </w:r>
      <w:r w:rsidRPr="00D45B60">
        <w:t>https://www.docker.com/docker-mac</w:t>
      </w:r>
    </w:p>
  </w:footnote>
  <w:footnote w:id="8">
    <w:p w14:paraId="5CA069F3" w14:textId="5653D603" w:rsidR="006D04B9" w:rsidRPr="00C02FD1" w:rsidRDefault="006D04B9">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6D04B9" w:rsidRPr="00C26A46" w:rsidRDefault="006D04B9">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6D04B9" w:rsidRPr="00914B75" w:rsidRDefault="006D04B9"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6D04B9" w:rsidRPr="00393659" w:rsidRDefault="006D04B9"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6D04B9" w:rsidRPr="007E3C42" w:rsidRDefault="006D04B9">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6D04B9" w:rsidRPr="009C6043" w:rsidRDefault="006D04B9">
      <w:pPr>
        <w:pStyle w:val="Textodenotaderodap"/>
      </w:pPr>
      <w:r>
        <w:rPr>
          <w:rStyle w:val="Refdenotaderodap"/>
        </w:rPr>
        <w:t>11</w:t>
      </w:r>
      <w:r>
        <w:t xml:space="preserve"> </w:t>
      </w:r>
      <w:r w:rsidRPr="009C6043">
        <w:t>https://en.wikipedia.org/wiki/Software_versioning</w:t>
      </w:r>
    </w:p>
  </w:footnote>
  <w:footnote w:id="14">
    <w:p w14:paraId="368EAC1B" w14:textId="7AE6DC34" w:rsidR="006D04B9" w:rsidRPr="00E82F68" w:rsidRDefault="006D04B9">
      <w:pPr>
        <w:pStyle w:val="Textodenotaderodap"/>
        <w:rPr>
          <w:lang w:val="en-US"/>
        </w:rPr>
      </w:pPr>
      <w:r>
        <w:rPr>
          <w:rStyle w:val="Refdenotaderodap"/>
        </w:rPr>
        <w:t>1</w:t>
      </w:r>
      <w:r>
        <w:t xml:space="preserve"> </w:t>
      </w:r>
      <w:r w:rsidRPr="006B41EA">
        <w:t>https://docs.docker.com/search/?q=container</w:t>
      </w:r>
    </w:p>
  </w:footnote>
  <w:footnote w:id="15">
    <w:p w14:paraId="422CEE77" w14:textId="77777777" w:rsidR="006D04B9" w:rsidRPr="00393659" w:rsidRDefault="006D04B9" w:rsidP="00D245E3">
      <w:pPr>
        <w:pStyle w:val="Textodenotaderodap"/>
      </w:pPr>
      <w:r>
        <w:rPr>
          <w:rStyle w:val="Refdenotaderodap"/>
        </w:rPr>
        <w:t>2</w:t>
      </w:r>
      <w:r>
        <w:t xml:space="preserve"> </w:t>
      </w:r>
      <w:r w:rsidRPr="00393659">
        <w:t>https://developers.redhat.com/blog/2016/02/24/10-thing</w:t>
      </w:r>
      <w:r>
        <w:t>s-to-avoid-in-docker-containers</w:t>
      </w:r>
    </w:p>
  </w:footnote>
  <w:footnote w:id="16">
    <w:p w14:paraId="031E9B31" w14:textId="0E862189" w:rsidR="006D04B9" w:rsidRPr="00E17EB0" w:rsidRDefault="006D04B9">
      <w:pPr>
        <w:pStyle w:val="Textodenotaderodap"/>
        <w:rPr>
          <w:lang w:val="en-US"/>
        </w:rPr>
      </w:pPr>
      <w:r>
        <w:rPr>
          <w:rStyle w:val="Refdenotaderodap"/>
        </w:rPr>
        <w:t>3</w:t>
      </w:r>
      <w:r>
        <w:t xml:space="preserve"> </w:t>
      </w:r>
      <w:r w:rsidRPr="005F2AA7">
        <w:t>https://docs.docker.com/engine/reference/commandline/docker/</w:t>
      </w:r>
    </w:p>
  </w:footnote>
  <w:footnote w:id="17">
    <w:p w14:paraId="2C879A1A" w14:textId="668F4447" w:rsidR="006D04B9" w:rsidRPr="0035521A" w:rsidRDefault="006D04B9">
      <w:pPr>
        <w:pStyle w:val="Textodenotaderodap"/>
      </w:pPr>
      <w:r>
        <w:rPr>
          <w:rStyle w:val="Refdenotaderodap"/>
        </w:rPr>
        <w:t>3</w:t>
      </w:r>
      <w:r>
        <w:t xml:space="preserve"> </w:t>
      </w:r>
      <w:hyperlink r:id="rId1" w:history="1">
        <w:r w:rsidRPr="00E857C5">
          <w:rPr>
            <w:rStyle w:val="Hiperlink"/>
          </w:rPr>
          <w:t>https://hub.docker.com/r/portainer/portainer/</w:t>
        </w:r>
      </w:hyperlink>
      <w:r>
        <w:t xml:space="preserve"> e </w:t>
      </w:r>
      <w:r w:rsidRPr="0035521A">
        <w:t>https://github.com/portainer/portainer</w:t>
      </w:r>
    </w:p>
  </w:footnote>
  <w:footnote w:id="18">
    <w:p w14:paraId="5D4A2D3E" w14:textId="77777777" w:rsidR="006D04B9" w:rsidRPr="00E00B58" w:rsidRDefault="006D04B9" w:rsidP="00814C46">
      <w:pPr>
        <w:pStyle w:val="Textodenotaderodap"/>
      </w:pPr>
      <w:r>
        <w:rPr>
          <w:rStyle w:val="Refdenotaderodap"/>
        </w:rPr>
        <w:t>3</w:t>
      </w:r>
      <w:r>
        <w:t xml:space="preserve"> </w:t>
      </w:r>
      <w:r w:rsidRPr="00E00B58">
        <w:t>https://docs.docker.com/glossary/?term=Docker%20Swarm</w:t>
      </w:r>
    </w:p>
  </w:footnote>
  <w:footnote w:id="19">
    <w:p w14:paraId="01B68C81" w14:textId="77777777" w:rsidR="006D04B9" w:rsidRPr="0089783B" w:rsidRDefault="006D04B9" w:rsidP="00814C46">
      <w:pPr>
        <w:pStyle w:val="Textodenotaderodap"/>
      </w:pPr>
      <w:r>
        <w:rPr>
          <w:rStyle w:val="Refdenotaderodap"/>
        </w:rPr>
        <w:t>6</w:t>
      </w:r>
      <w:r>
        <w:t xml:space="preserve"> </w:t>
      </w:r>
      <w:r w:rsidRPr="0089783B">
        <w:t>https://github.com/dockersamples/docker-swarm-visualizer</w:t>
      </w:r>
    </w:p>
  </w:footnote>
  <w:footnote w:id="20">
    <w:p w14:paraId="08A63D6A" w14:textId="33AA0073" w:rsidR="006D04B9" w:rsidRPr="00A85B21" w:rsidRDefault="006D04B9">
      <w:pPr>
        <w:pStyle w:val="Textodenotaderodap"/>
        <w:rPr>
          <w:lang w:val="pt-BR"/>
        </w:rPr>
      </w:pPr>
      <w:r>
        <w:rPr>
          <w:rStyle w:val="Refdenotaderodap"/>
        </w:rPr>
        <w:t>7</w:t>
      </w:r>
      <w:r>
        <w:t xml:space="preserve"> </w:t>
      </w:r>
      <w:r w:rsidRPr="00930E45">
        <w:t>http://training.play-with-docker.com/about/</w:t>
      </w:r>
    </w:p>
  </w:footnote>
  <w:footnote w:id="21">
    <w:p w14:paraId="73850802" w14:textId="7D95A3F0" w:rsidR="006D04B9" w:rsidRPr="00A85B21" w:rsidRDefault="006D04B9">
      <w:pPr>
        <w:pStyle w:val="Textodenotaderodap"/>
        <w:rPr>
          <w:lang w:val="pt-BR"/>
        </w:rPr>
      </w:pPr>
      <w:r>
        <w:rPr>
          <w:rStyle w:val="Refdenotaderodap"/>
        </w:rPr>
        <w:t>8</w:t>
      </w:r>
      <w:r>
        <w:t xml:space="preserve"> </w:t>
      </w:r>
      <w:r w:rsidRPr="00CD494D">
        <w:t>https://github.com/docker/labs</w:t>
      </w:r>
    </w:p>
  </w:footnote>
  <w:footnote w:id="22">
    <w:p w14:paraId="2E8C9102" w14:textId="3AE68BBA" w:rsidR="006D04B9" w:rsidRPr="00C5548C" w:rsidRDefault="006D04B9">
      <w:pPr>
        <w:pStyle w:val="Textodenotaderodap"/>
      </w:pPr>
      <w:r>
        <w:rPr>
          <w:rStyle w:val="Refdenotaderodap"/>
        </w:rPr>
        <w:t>9</w:t>
      </w:r>
      <w:r>
        <w:t xml:space="preserve"> </w:t>
      </w:r>
      <w:hyperlink r:id="rId2" w:history="1">
        <w:r w:rsidRPr="000A56CA">
          <w:rPr>
            <w:rStyle w:val="Hiperlink"/>
            <w:color w:val="000000" w:themeColor="text1"/>
            <w:lang w:eastAsia="en-US"/>
          </w:rPr>
          <w:t>http://training.play-with-docker.com/</w:t>
        </w:r>
      </w:hyperlink>
    </w:p>
  </w:footnote>
  <w:footnote w:id="23">
    <w:p w14:paraId="14889887" w14:textId="392A9308" w:rsidR="006D04B9" w:rsidRPr="000A56CA" w:rsidRDefault="006D04B9">
      <w:pPr>
        <w:pStyle w:val="Textodenotaderodap"/>
        <w:rPr>
          <w:lang w:val="en-US"/>
        </w:rPr>
      </w:pPr>
      <w:r>
        <w:rPr>
          <w:rStyle w:val="Refdenotaderodap"/>
        </w:rPr>
        <w:t>10</w:t>
      </w:r>
      <w:r>
        <w:t xml:space="preserve"> </w:t>
      </w:r>
      <w:hyperlink r:id="rId3" w:history="1">
        <w:r w:rsidRPr="000A56CA">
          <w:rPr>
            <w:rStyle w:val="Hiperlink"/>
            <w:color w:val="000000" w:themeColor="text1"/>
            <w:lang w:eastAsia="en-US"/>
          </w:rPr>
          <w:t>https://training.docker.com/</w:t>
        </w:r>
      </w:hyperlink>
    </w:p>
  </w:footnote>
  <w:footnote w:id="24">
    <w:p w14:paraId="3BD60E68" w14:textId="6F5C9581" w:rsidR="006D04B9" w:rsidRPr="00A739E9" w:rsidRDefault="006D04B9">
      <w:pPr>
        <w:pStyle w:val="Textodenotaderodap"/>
        <w:rPr>
          <w:lang w:val="en-US"/>
        </w:rPr>
      </w:pPr>
      <w:r>
        <w:rPr>
          <w:rStyle w:val="Refdenotaderodap"/>
        </w:rPr>
        <w:t>2</w:t>
      </w:r>
      <w:r>
        <w:t xml:space="preserve"> </w:t>
      </w:r>
      <w:r w:rsidRPr="00215105">
        <w:t>https://2017.dockercon.com/</w:t>
      </w:r>
    </w:p>
  </w:footnote>
  <w:footnote w:id="25">
    <w:p w14:paraId="6BB44EE3" w14:textId="21B05E11" w:rsidR="006D04B9" w:rsidRPr="0072040E" w:rsidRDefault="006D04B9" w:rsidP="0072040E">
      <w:pPr>
        <w:pStyle w:val="Textodenotaderodap"/>
      </w:pPr>
      <w:r>
        <w:rPr>
          <w:rStyle w:val="Refdenotaderodap"/>
        </w:rPr>
        <w:t>9</w:t>
      </w:r>
      <w:r>
        <w:t xml:space="preserve"> </w:t>
      </w:r>
      <w:hyperlink r:id="rId4" w:history="1">
        <w:r w:rsidRPr="00856A9C">
          <w:rPr>
            <w:rStyle w:val="Hiperlink"/>
            <w:color w:val="000000" w:themeColor="text1"/>
            <w:u w:val="none"/>
          </w:rPr>
          <w:t>https://github.com/gomex/docker-para-desenvolvedores/blob/master/manuscript/organizacao.md</w:t>
        </w:r>
      </w:hyperlink>
    </w:p>
  </w:footnote>
  <w:footnote w:id="26">
    <w:p w14:paraId="5279E266" w14:textId="3A95153D" w:rsidR="006D04B9" w:rsidRPr="0072040E" w:rsidRDefault="006D04B9">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7">
    <w:p w14:paraId="5F950BD0" w14:textId="77777777" w:rsidR="003659AC" w:rsidRPr="0072040E" w:rsidRDefault="003659AC" w:rsidP="003659AC">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6D04B9" w:rsidRDefault="006D04B9">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A27353C"/>
    <w:multiLevelType w:val="multilevel"/>
    <w:tmpl w:val="D846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3">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7">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6">
    <w:nsid w:val="7A04502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58529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2"/>
  </w:num>
  <w:num w:numId="2">
    <w:abstractNumId w:val="12"/>
  </w:num>
  <w:num w:numId="3">
    <w:abstractNumId w:val="5"/>
  </w:num>
  <w:num w:numId="4">
    <w:abstractNumId w:val="26"/>
  </w:num>
  <w:num w:numId="5">
    <w:abstractNumId w:val="29"/>
  </w:num>
  <w:num w:numId="6">
    <w:abstractNumId w:val="11"/>
  </w:num>
  <w:num w:numId="7">
    <w:abstractNumId w:val="30"/>
  </w:num>
  <w:num w:numId="8">
    <w:abstractNumId w:val="2"/>
  </w:num>
  <w:num w:numId="9">
    <w:abstractNumId w:val="3"/>
  </w:num>
  <w:num w:numId="10">
    <w:abstractNumId w:val="16"/>
  </w:num>
  <w:num w:numId="11">
    <w:abstractNumId w:val="32"/>
  </w:num>
  <w:num w:numId="12">
    <w:abstractNumId w:val="24"/>
  </w:num>
  <w:num w:numId="13">
    <w:abstractNumId w:val="13"/>
  </w:num>
  <w:num w:numId="14">
    <w:abstractNumId w:val="21"/>
  </w:num>
  <w:num w:numId="15">
    <w:abstractNumId w:val="8"/>
  </w:num>
  <w:num w:numId="16">
    <w:abstractNumId w:val="0"/>
  </w:num>
  <w:num w:numId="17">
    <w:abstractNumId w:val="19"/>
  </w:num>
  <w:num w:numId="18">
    <w:abstractNumId w:val="23"/>
  </w:num>
  <w:num w:numId="19">
    <w:abstractNumId w:val="31"/>
  </w:num>
  <w:num w:numId="20">
    <w:abstractNumId w:val="35"/>
  </w:num>
  <w:num w:numId="21">
    <w:abstractNumId w:val="1"/>
  </w:num>
  <w:num w:numId="22">
    <w:abstractNumId w:val="7"/>
  </w:num>
  <w:num w:numId="23">
    <w:abstractNumId w:val="36"/>
  </w:num>
  <w:num w:numId="24">
    <w:abstractNumId w:val="15"/>
  </w:num>
  <w:num w:numId="25">
    <w:abstractNumId w:val="28"/>
  </w:num>
  <w:num w:numId="26">
    <w:abstractNumId w:val="6"/>
  </w:num>
  <w:num w:numId="27">
    <w:abstractNumId w:val="4"/>
  </w:num>
  <w:num w:numId="28">
    <w:abstractNumId w:val="10"/>
  </w:num>
  <w:num w:numId="29">
    <w:abstractNumId w:val="34"/>
  </w:num>
  <w:num w:numId="30">
    <w:abstractNumId w:val="17"/>
  </w:num>
  <w:num w:numId="31">
    <w:abstractNumId w:val="18"/>
  </w:num>
  <w:num w:numId="32">
    <w:abstractNumId w:val="20"/>
  </w:num>
  <w:num w:numId="33">
    <w:abstractNumId w:val="38"/>
  </w:num>
  <w:num w:numId="34">
    <w:abstractNumId w:val="27"/>
  </w:num>
  <w:num w:numId="35">
    <w:abstractNumId w:val="33"/>
  </w:num>
  <w:num w:numId="36">
    <w:abstractNumId w:val="25"/>
  </w:num>
  <w:num w:numId="37">
    <w:abstractNumId w:val="9"/>
  </w:num>
  <w:num w:numId="38">
    <w:abstractNumId w:val="14"/>
  </w:num>
  <w:num w:numId="39">
    <w:abstractNumId w:val="3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5854"/>
    <w:rsid w:val="0001679C"/>
    <w:rsid w:val="00024811"/>
    <w:rsid w:val="00025C73"/>
    <w:rsid w:val="00031776"/>
    <w:rsid w:val="00031A76"/>
    <w:rsid w:val="00033B3B"/>
    <w:rsid w:val="00036F97"/>
    <w:rsid w:val="000403F2"/>
    <w:rsid w:val="00041715"/>
    <w:rsid w:val="00042A9D"/>
    <w:rsid w:val="0004384E"/>
    <w:rsid w:val="000458AC"/>
    <w:rsid w:val="000462A6"/>
    <w:rsid w:val="00050025"/>
    <w:rsid w:val="00050DA4"/>
    <w:rsid w:val="00052C6E"/>
    <w:rsid w:val="00052DDF"/>
    <w:rsid w:val="00055C8B"/>
    <w:rsid w:val="000579C0"/>
    <w:rsid w:val="00060081"/>
    <w:rsid w:val="000600DD"/>
    <w:rsid w:val="0006177F"/>
    <w:rsid w:val="000629C2"/>
    <w:rsid w:val="00062F39"/>
    <w:rsid w:val="00064559"/>
    <w:rsid w:val="00067480"/>
    <w:rsid w:val="000675A7"/>
    <w:rsid w:val="00067AB3"/>
    <w:rsid w:val="00067D53"/>
    <w:rsid w:val="00073BB5"/>
    <w:rsid w:val="00074610"/>
    <w:rsid w:val="000753AC"/>
    <w:rsid w:val="00076584"/>
    <w:rsid w:val="00077DE7"/>
    <w:rsid w:val="000801BF"/>
    <w:rsid w:val="00080AF8"/>
    <w:rsid w:val="00081178"/>
    <w:rsid w:val="000834D4"/>
    <w:rsid w:val="00083EF0"/>
    <w:rsid w:val="000845B3"/>
    <w:rsid w:val="00084DCD"/>
    <w:rsid w:val="00085BAF"/>
    <w:rsid w:val="00086281"/>
    <w:rsid w:val="00086BDD"/>
    <w:rsid w:val="00087C69"/>
    <w:rsid w:val="00091112"/>
    <w:rsid w:val="00091183"/>
    <w:rsid w:val="000937CC"/>
    <w:rsid w:val="00093E58"/>
    <w:rsid w:val="000941D7"/>
    <w:rsid w:val="00095A0E"/>
    <w:rsid w:val="00096F98"/>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5968"/>
    <w:rsid w:val="000B7445"/>
    <w:rsid w:val="000C245C"/>
    <w:rsid w:val="000C2F80"/>
    <w:rsid w:val="000C5351"/>
    <w:rsid w:val="000C586D"/>
    <w:rsid w:val="000C6FC5"/>
    <w:rsid w:val="000D0DB1"/>
    <w:rsid w:val="000D189A"/>
    <w:rsid w:val="000D1C8B"/>
    <w:rsid w:val="000D3CB7"/>
    <w:rsid w:val="000D6FB7"/>
    <w:rsid w:val="000D70A3"/>
    <w:rsid w:val="000D757E"/>
    <w:rsid w:val="000D763F"/>
    <w:rsid w:val="000E261F"/>
    <w:rsid w:val="000E3F6B"/>
    <w:rsid w:val="000E418A"/>
    <w:rsid w:val="000E5889"/>
    <w:rsid w:val="000E680F"/>
    <w:rsid w:val="000E6F57"/>
    <w:rsid w:val="000F0D4D"/>
    <w:rsid w:val="000F1072"/>
    <w:rsid w:val="000F2DFD"/>
    <w:rsid w:val="000F48C2"/>
    <w:rsid w:val="000F4CB7"/>
    <w:rsid w:val="000F4F0C"/>
    <w:rsid w:val="000F6964"/>
    <w:rsid w:val="001003CD"/>
    <w:rsid w:val="00101428"/>
    <w:rsid w:val="00101B3E"/>
    <w:rsid w:val="00101D56"/>
    <w:rsid w:val="0010253D"/>
    <w:rsid w:val="0010368D"/>
    <w:rsid w:val="0010417B"/>
    <w:rsid w:val="00105871"/>
    <w:rsid w:val="00106081"/>
    <w:rsid w:val="00106CAF"/>
    <w:rsid w:val="0010759F"/>
    <w:rsid w:val="00114BCB"/>
    <w:rsid w:val="00116A4C"/>
    <w:rsid w:val="00117EEE"/>
    <w:rsid w:val="00120902"/>
    <w:rsid w:val="00122198"/>
    <w:rsid w:val="001225C8"/>
    <w:rsid w:val="00122B3C"/>
    <w:rsid w:val="00123B8D"/>
    <w:rsid w:val="00126FAE"/>
    <w:rsid w:val="0013105E"/>
    <w:rsid w:val="00131701"/>
    <w:rsid w:val="001323EA"/>
    <w:rsid w:val="0013289C"/>
    <w:rsid w:val="00134CF7"/>
    <w:rsid w:val="00137C08"/>
    <w:rsid w:val="0014123B"/>
    <w:rsid w:val="00141EEE"/>
    <w:rsid w:val="00142333"/>
    <w:rsid w:val="00142517"/>
    <w:rsid w:val="001446C6"/>
    <w:rsid w:val="00145620"/>
    <w:rsid w:val="001459FF"/>
    <w:rsid w:val="001502E0"/>
    <w:rsid w:val="00150410"/>
    <w:rsid w:val="00153029"/>
    <w:rsid w:val="00153A1A"/>
    <w:rsid w:val="00154795"/>
    <w:rsid w:val="001547B6"/>
    <w:rsid w:val="001549C6"/>
    <w:rsid w:val="00154A5F"/>
    <w:rsid w:val="0015691C"/>
    <w:rsid w:val="001617C8"/>
    <w:rsid w:val="00164F8C"/>
    <w:rsid w:val="0016515D"/>
    <w:rsid w:val="00165C94"/>
    <w:rsid w:val="0017031F"/>
    <w:rsid w:val="00172634"/>
    <w:rsid w:val="0017638D"/>
    <w:rsid w:val="00176F31"/>
    <w:rsid w:val="00177233"/>
    <w:rsid w:val="00180959"/>
    <w:rsid w:val="001821F2"/>
    <w:rsid w:val="00182973"/>
    <w:rsid w:val="00184491"/>
    <w:rsid w:val="0018541F"/>
    <w:rsid w:val="00185BD2"/>
    <w:rsid w:val="00186AC6"/>
    <w:rsid w:val="00192057"/>
    <w:rsid w:val="00192F18"/>
    <w:rsid w:val="001A2D71"/>
    <w:rsid w:val="001A3F07"/>
    <w:rsid w:val="001A3F23"/>
    <w:rsid w:val="001A4338"/>
    <w:rsid w:val="001B085D"/>
    <w:rsid w:val="001B379C"/>
    <w:rsid w:val="001B3BA7"/>
    <w:rsid w:val="001B4130"/>
    <w:rsid w:val="001B4334"/>
    <w:rsid w:val="001B4E98"/>
    <w:rsid w:val="001B765B"/>
    <w:rsid w:val="001B7DEA"/>
    <w:rsid w:val="001C0E7D"/>
    <w:rsid w:val="001C17E2"/>
    <w:rsid w:val="001C1A41"/>
    <w:rsid w:val="001C3A34"/>
    <w:rsid w:val="001C4B8F"/>
    <w:rsid w:val="001C536B"/>
    <w:rsid w:val="001C5D56"/>
    <w:rsid w:val="001D0F94"/>
    <w:rsid w:val="001D1D7C"/>
    <w:rsid w:val="001D21C9"/>
    <w:rsid w:val="001D2CF2"/>
    <w:rsid w:val="001D3EEA"/>
    <w:rsid w:val="001D3F2C"/>
    <w:rsid w:val="001D46BC"/>
    <w:rsid w:val="001D4D81"/>
    <w:rsid w:val="001D759B"/>
    <w:rsid w:val="001E03D1"/>
    <w:rsid w:val="001E1902"/>
    <w:rsid w:val="001E1CF0"/>
    <w:rsid w:val="001E2921"/>
    <w:rsid w:val="001E6541"/>
    <w:rsid w:val="001E65B3"/>
    <w:rsid w:val="001E6C56"/>
    <w:rsid w:val="001F11CC"/>
    <w:rsid w:val="001F3073"/>
    <w:rsid w:val="00201147"/>
    <w:rsid w:val="00204428"/>
    <w:rsid w:val="0020632C"/>
    <w:rsid w:val="00207C26"/>
    <w:rsid w:val="002105BF"/>
    <w:rsid w:val="00210AC0"/>
    <w:rsid w:val="00210B91"/>
    <w:rsid w:val="002119B5"/>
    <w:rsid w:val="00214A82"/>
    <w:rsid w:val="00215105"/>
    <w:rsid w:val="0021511B"/>
    <w:rsid w:val="0022087F"/>
    <w:rsid w:val="002218D8"/>
    <w:rsid w:val="00223027"/>
    <w:rsid w:val="0022348F"/>
    <w:rsid w:val="002235BC"/>
    <w:rsid w:val="00226E56"/>
    <w:rsid w:val="002271DA"/>
    <w:rsid w:val="0022784D"/>
    <w:rsid w:val="00232344"/>
    <w:rsid w:val="00232D41"/>
    <w:rsid w:val="00233DE2"/>
    <w:rsid w:val="002357C5"/>
    <w:rsid w:val="00237306"/>
    <w:rsid w:val="002401A5"/>
    <w:rsid w:val="0024331D"/>
    <w:rsid w:val="0024513D"/>
    <w:rsid w:val="002460B7"/>
    <w:rsid w:val="0024652F"/>
    <w:rsid w:val="00247037"/>
    <w:rsid w:val="00250D8C"/>
    <w:rsid w:val="0025225C"/>
    <w:rsid w:val="0025305F"/>
    <w:rsid w:val="00253CEA"/>
    <w:rsid w:val="002549CD"/>
    <w:rsid w:val="00254DF2"/>
    <w:rsid w:val="002561A2"/>
    <w:rsid w:val="0026057B"/>
    <w:rsid w:val="00260AFD"/>
    <w:rsid w:val="00261573"/>
    <w:rsid w:val="00261D71"/>
    <w:rsid w:val="00266F4B"/>
    <w:rsid w:val="0026742C"/>
    <w:rsid w:val="0027048E"/>
    <w:rsid w:val="00270D92"/>
    <w:rsid w:val="00274DAB"/>
    <w:rsid w:val="00277E81"/>
    <w:rsid w:val="00280D6F"/>
    <w:rsid w:val="00281D92"/>
    <w:rsid w:val="002839D1"/>
    <w:rsid w:val="00285086"/>
    <w:rsid w:val="002850F3"/>
    <w:rsid w:val="00293D5D"/>
    <w:rsid w:val="002A0862"/>
    <w:rsid w:val="002A18A3"/>
    <w:rsid w:val="002A3CFA"/>
    <w:rsid w:val="002A5105"/>
    <w:rsid w:val="002B0F82"/>
    <w:rsid w:val="002B33B0"/>
    <w:rsid w:val="002B35F7"/>
    <w:rsid w:val="002B4023"/>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12C9"/>
    <w:rsid w:val="002E210D"/>
    <w:rsid w:val="002E2DAC"/>
    <w:rsid w:val="002E4139"/>
    <w:rsid w:val="002E5A65"/>
    <w:rsid w:val="002E741B"/>
    <w:rsid w:val="002E7762"/>
    <w:rsid w:val="002E7862"/>
    <w:rsid w:val="002F26AE"/>
    <w:rsid w:val="002F6429"/>
    <w:rsid w:val="00300223"/>
    <w:rsid w:val="00300DF8"/>
    <w:rsid w:val="00300F51"/>
    <w:rsid w:val="00301197"/>
    <w:rsid w:val="003015B6"/>
    <w:rsid w:val="0030195F"/>
    <w:rsid w:val="003039F4"/>
    <w:rsid w:val="00303AF2"/>
    <w:rsid w:val="00303BFA"/>
    <w:rsid w:val="00306277"/>
    <w:rsid w:val="00306B78"/>
    <w:rsid w:val="0030749B"/>
    <w:rsid w:val="00307A9C"/>
    <w:rsid w:val="00310F06"/>
    <w:rsid w:val="003129CB"/>
    <w:rsid w:val="0031712E"/>
    <w:rsid w:val="00331D67"/>
    <w:rsid w:val="00333C20"/>
    <w:rsid w:val="0033526A"/>
    <w:rsid w:val="00335BFE"/>
    <w:rsid w:val="00340653"/>
    <w:rsid w:val="00340DCE"/>
    <w:rsid w:val="00342724"/>
    <w:rsid w:val="0034303F"/>
    <w:rsid w:val="00345F88"/>
    <w:rsid w:val="00346BAF"/>
    <w:rsid w:val="00346F59"/>
    <w:rsid w:val="0034724E"/>
    <w:rsid w:val="00347446"/>
    <w:rsid w:val="00347AD0"/>
    <w:rsid w:val="00351989"/>
    <w:rsid w:val="0035274B"/>
    <w:rsid w:val="0035521A"/>
    <w:rsid w:val="003566B1"/>
    <w:rsid w:val="00360999"/>
    <w:rsid w:val="003621F2"/>
    <w:rsid w:val="003628D0"/>
    <w:rsid w:val="00364C17"/>
    <w:rsid w:val="00364DA9"/>
    <w:rsid w:val="003654A0"/>
    <w:rsid w:val="003659AC"/>
    <w:rsid w:val="00365CF5"/>
    <w:rsid w:val="003718A0"/>
    <w:rsid w:val="00371EF8"/>
    <w:rsid w:val="00372254"/>
    <w:rsid w:val="003729A4"/>
    <w:rsid w:val="00374B47"/>
    <w:rsid w:val="00377895"/>
    <w:rsid w:val="0038011C"/>
    <w:rsid w:val="00380C27"/>
    <w:rsid w:val="003811C5"/>
    <w:rsid w:val="00381ECA"/>
    <w:rsid w:val="00381FA7"/>
    <w:rsid w:val="00385309"/>
    <w:rsid w:val="00385B8F"/>
    <w:rsid w:val="00393659"/>
    <w:rsid w:val="003937C4"/>
    <w:rsid w:val="00394D88"/>
    <w:rsid w:val="00397ACD"/>
    <w:rsid w:val="003A1260"/>
    <w:rsid w:val="003A32F9"/>
    <w:rsid w:val="003A540C"/>
    <w:rsid w:val="003A59F0"/>
    <w:rsid w:val="003A7251"/>
    <w:rsid w:val="003A7EF2"/>
    <w:rsid w:val="003B3C04"/>
    <w:rsid w:val="003B4D07"/>
    <w:rsid w:val="003B79D6"/>
    <w:rsid w:val="003C2963"/>
    <w:rsid w:val="003C3299"/>
    <w:rsid w:val="003C35AA"/>
    <w:rsid w:val="003C4D53"/>
    <w:rsid w:val="003C4E7C"/>
    <w:rsid w:val="003C58C5"/>
    <w:rsid w:val="003C5B39"/>
    <w:rsid w:val="003C5C53"/>
    <w:rsid w:val="003C7609"/>
    <w:rsid w:val="003D0E05"/>
    <w:rsid w:val="003D2836"/>
    <w:rsid w:val="003D2C90"/>
    <w:rsid w:val="003D2F6B"/>
    <w:rsid w:val="003D3D74"/>
    <w:rsid w:val="003D6640"/>
    <w:rsid w:val="003D6D07"/>
    <w:rsid w:val="003E0E34"/>
    <w:rsid w:val="003E151D"/>
    <w:rsid w:val="003E2021"/>
    <w:rsid w:val="003E23C5"/>
    <w:rsid w:val="003E282C"/>
    <w:rsid w:val="003E5EF3"/>
    <w:rsid w:val="003F0970"/>
    <w:rsid w:val="003F219F"/>
    <w:rsid w:val="003F254F"/>
    <w:rsid w:val="003F25CD"/>
    <w:rsid w:val="003F5F33"/>
    <w:rsid w:val="00400525"/>
    <w:rsid w:val="00402718"/>
    <w:rsid w:val="0040314F"/>
    <w:rsid w:val="00403392"/>
    <w:rsid w:val="0040364E"/>
    <w:rsid w:val="00403A22"/>
    <w:rsid w:val="004041EA"/>
    <w:rsid w:val="00406A65"/>
    <w:rsid w:val="004077D9"/>
    <w:rsid w:val="004108F7"/>
    <w:rsid w:val="0041155B"/>
    <w:rsid w:val="0041229C"/>
    <w:rsid w:val="00414453"/>
    <w:rsid w:val="00414755"/>
    <w:rsid w:val="00414A48"/>
    <w:rsid w:val="00414AA2"/>
    <w:rsid w:val="004161E3"/>
    <w:rsid w:val="0041735C"/>
    <w:rsid w:val="00417CA5"/>
    <w:rsid w:val="00421105"/>
    <w:rsid w:val="00421C9E"/>
    <w:rsid w:val="00423FAD"/>
    <w:rsid w:val="00424573"/>
    <w:rsid w:val="004261E6"/>
    <w:rsid w:val="00426E96"/>
    <w:rsid w:val="00427B50"/>
    <w:rsid w:val="00430BF9"/>
    <w:rsid w:val="00431480"/>
    <w:rsid w:val="00431EB7"/>
    <w:rsid w:val="00433567"/>
    <w:rsid w:val="00435060"/>
    <w:rsid w:val="004407A8"/>
    <w:rsid w:val="0044152E"/>
    <w:rsid w:val="0044793A"/>
    <w:rsid w:val="004528D9"/>
    <w:rsid w:val="00454A0C"/>
    <w:rsid w:val="00455B24"/>
    <w:rsid w:val="004621DB"/>
    <w:rsid w:val="00462A6B"/>
    <w:rsid w:val="00463256"/>
    <w:rsid w:val="00463F02"/>
    <w:rsid w:val="004641F8"/>
    <w:rsid w:val="00464BD8"/>
    <w:rsid w:val="004653FF"/>
    <w:rsid w:val="00466EBF"/>
    <w:rsid w:val="00471493"/>
    <w:rsid w:val="004721E6"/>
    <w:rsid w:val="00476A9A"/>
    <w:rsid w:val="00481231"/>
    <w:rsid w:val="00481FA8"/>
    <w:rsid w:val="004834C2"/>
    <w:rsid w:val="00485209"/>
    <w:rsid w:val="0048528F"/>
    <w:rsid w:val="00485E2C"/>
    <w:rsid w:val="00491CE6"/>
    <w:rsid w:val="00491F99"/>
    <w:rsid w:val="004925AC"/>
    <w:rsid w:val="00496E1B"/>
    <w:rsid w:val="004977BA"/>
    <w:rsid w:val="004A1D20"/>
    <w:rsid w:val="004A490B"/>
    <w:rsid w:val="004A4A70"/>
    <w:rsid w:val="004A659F"/>
    <w:rsid w:val="004A664D"/>
    <w:rsid w:val="004A7010"/>
    <w:rsid w:val="004A7A54"/>
    <w:rsid w:val="004B1DE4"/>
    <w:rsid w:val="004B2AA5"/>
    <w:rsid w:val="004B6454"/>
    <w:rsid w:val="004C1961"/>
    <w:rsid w:val="004C2B6F"/>
    <w:rsid w:val="004C4201"/>
    <w:rsid w:val="004D0475"/>
    <w:rsid w:val="004D29CD"/>
    <w:rsid w:val="004D3F25"/>
    <w:rsid w:val="004D3FA9"/>
    <w:rsid w:val="004D60D7"/>
    <w:rsid w:val="004D7AD9"/>
    <w:rsid w:val="004E0971"/>
    <w:rsid w:val="004E1980"/>
    <w:rsid w:val="004E2777"/>
    <w:rsid w:val="004E2807"/>
    <w:rsid w:val="004E4902"/>
    <w:rsid w:val="004E6545"/>
    <w:rsid w:val="004E6A0B"/>
    <w:rsid w:val="004E6D03"/>
    <w:rsid w:val="004E6EC3"/>
    <w:rsid w:val="004F1F41"/>
    <w:rsid w:val="004F36B6"/>
    <w:rsid w:val="004F41B6"/>
    <w:rsid w:val="004F570F"/>
    <w:rsid w:val="004F5C85"/>
    <w:rsid w:val="004F6275"/>
    <w:rsid w:val="004F6731"/>
    <w:rsid w:val="004F6D7C"/>
    <w:rsid w:val="0050044B"/>
    <w:rsid w:val="00502FE1"/>
    <w:rsid w:val="00503F8F"/>
    <w:rsid w:val="0050405E"/>
    <w:rsid w:val="00505DA4"/>
    <w:rsid w:val="00517999"/>
    <w:rsid w:val="00520AB1"/>
    <w:rsid w:val="00521BCB"/>
    <w:rsid w:val="00521F7A"/>
    <w:rsid w:val="0052391B"/>
    <w:rsid w:val="005256D9"/>
    <w:rsid w:val="0052704D"/>
    <w:rsid w:val="00527AFA"/>
    <w:rsid w:val="00530FFA"/>
    <w:rsid w:val="00531061"/>
    <w:rsid w:val="005316CC"/>
    <w:rsid w:val="00531B01"/>
    <w:rsid w:val="00533488"/>
    <w:rsid w:val="00535AC0"/>
    <w:rsid w:val="0053728C"/>
    <w:rsid w:val="00540288"/>
    <w:rsid w:val="00540C73"/>
    <w:rsid w:val="00541FE6"/>
    <w:rsid w:val="005442B7"/>
    <w:rsid w:val="00544A89"/>
    <w:rsid w:val="00544D4A"/>
    <w:rsid w:val="00547F8D"/>
    <w:rsid w:val="0055394C"/>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284C"/>
    <w:rsid w:val="005935CC"/>
    <w:rsid w:val="00594C50"/>
    <w:rsid w:val="00597579"/>
    <w:rsid w:val="005975E3"/>
    <w:rsid w:val="005A2170"/>
    <w:rsid w:val="005A39A9"/>
    <w:rsid w:val="005A3A2C"/>
    <w:rsid w:val="005A4A7E"/>
    <w:rsid w:val="005A4E49"/>
    <w:rsid w:val="005A5284"/>
    <w:rsid w:val="005A5701"/>
    <w:rsid w:val="005A7A79"/>
    <w:rsid w:val="005A7D2A"/>
    <w:rsid w:val="005B1535"/>
    <w:rsid w:val="005B16F0"/>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1D4C"/>
    <w:rsid w:val="005D23A5"/>
    <w:rsid w:val="005D55C2"/>
    <w:rsid w:val="005D5743"/>
    <w:rsid w:val="005D5CFE"/>
    <w:rsid w:val="005D5DE8"/>
    <w:rsid w:val="005D5F67"/>
    <w:rsid w:val="005D671E"/>
    <w:rsid w:val="005D7A58"/>
    <w:rsid w:val="005E06C8"/>
    <w:rsid w:val="005E313E"/>
    <w:rsid w:val="005E4138"/>
    <w:rsid w:val="005E463D"/>
    <w:rsid w:val="005E4CE9"/>
    <w:rsid w:val="005E730E"/>
    <w:rsid w:val="005E7E0B"/>
    <w:rsid w:val="005F0E07"/>
    <w:rsid w:val="005F17E3"/>
    <w:rsid w:val="005F2AA7"/>
    <w:rsid w:val="005F3C9F"/>
    <w:rsid w:val="005F3D92"/>
    <w:rsid w:val="005F6AAD"/>
    <w:rsid w:val="005F770B"/>
    <w:rsid w:val="006000F1"/>
    <w:rsid w:val="0060039A"/>
    <w:rsid w:val="00602990"/>
    <w:rsid w:val="00603028"/>
    <w:rsid w:val="0060499B"/>
    <w:rsid w:val="0060508E"/>
    <w:rsid w:val="006063FB"/>
    <w:rsid w:val="00606531"/>
    <w:rsid w:val="00607A79"/>
    <w:rsid w:val="00607CD1"/>
    <w:rsid w:val="00607FED"/>
    <w:rsid w:val="00611264"/>
    <w:rsid w:val="0061383B"/>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AB4"/>
    <w:rsid w:val="00644C3C"/>
    <w:rsid w:val="00647050"/>
    <w:rsid w:val="0064736B"/>
    <w:rsid w:val="00647997"/>
    <w:rsid w:val="006500AC"/>
    <w:rsid w:val="0065080E"/>
    <w:rsid w:val="00650E31"/>
    <w:rsid w:val="00653A98"/>
    <w:rsid w:val="006553FC"/>
    <w:rsid w:val="00661C0C"/>
    <w:rsid w:val="00661E99"/>
    <w:rsid w:val="0066417B"/>
    <w:rsid w:val="00664A27"/>
    <w:rsid w:val="00664DE5"/>
    <w:rsid w:val="00666779"/>
    <w:rsid w:val="00671E6C"/>
    <w:rsid w:val="0067200C"/>
    <w:rsid w:val="006727CE"/>
    <w:rsid w:val="00672C52"/>
    <w:rsid w:val="00672F6E"/>
    <w:rsid w:val="006736EE"/>
    <w:rsid w:val="006740E3"/>
    <w:rsid w:val="0067656B"/>
    <w:rsid w:val="00676E77"/>
    <w:rsid w:val="00677159"/>
    <w:rsid w:val="0067794E"/>
    <w:rsid w:val="00677958"/>
    <w:rsid w:val="006802EC"/>
    <w:rsid w:val="006813D0"/>
    <w:rsid w:val="006826F3"/>
    <w:rsid w:val="00682A09"/>
    <w:rsid w:val="00683E78"/>
    <w:rsid w:val="00684108"/>
    <w:rsid w:val="00685706"/>
    <w:rsid w:val="00685994"/>
    <w:rsid w:val="006864AD"/>
    <w:rsid w:val="006876CB"/>
    <w:rsid w:val="0069080E"/>
    <w:rsid w:val="00690DC0"/>
    <w:rsid w:val="00692439"/>
    <w:rsid w:val="006932E8"/>
    <w:rsid w:val="00693F13"/>
    <w:rsid w:val="006940CB"/>
    <w:rsid w:val="006A04B6"/>
    <w:rsid w:val="006A09A4"/>
    <w:rsid w:val="006A12C1"/>
    <w:rsid w:val="006A30DA"/>
    <w:rsid w:val="006A3FDD"/>
    <w:rsid w:val="006B0270"/>
    <w:rsid w:val="006B0736"/>
    <w:rsid w:val="006B15FD"/>
    <w:rsid w:val="006B41B9"/>
    <w:rsid w:val="006B41EA"/>
    <w:rsid w:val="006B6147"/>
    <w:rsid w:val="006B7426"/>
    <w:rsid w:val="006B7720"/>
    <w:rsid w:val="006C07D1"/>
    <w:rsid w:val="006C0DA4"/>
    <w:rsid w:val="006C11A6"/>
    <w:rsid w:val="006C391A"/>
    <w:rsid w:val="006C4114"/>
    <w:rsid w:val="006C451D"/>
    <w:rsid w:val="006C6350"/>
    <w:rsid w:val="006D04B9"/>
    <w:rsid w:val="006D3C54"/>
    <w:rsid w:val="006D3F8A"/>
    <w:rsid w:val="006D4716"/>
    <w:rsid w:val="006D5710"/>
    <w:rsid w:val="006D61C6"/>
    <w:rsid w:val="006D7E80"/>
    <w:rsid w:val="006E122A"/>
    <w:rsid w:val="006E1FD1"/>
    <w:rsid w:val="006E28EF"/>
    <w:rsid w:val="006E4B9D"/>
    <w:rsid w:val="006E4E16"/>
    <w:rsid w:val="006F0CE9"/>
    <w:rsid w:val="006F26D0"/>
    <w:rsid w:val="006F2A3B"/>
    <w:rsid w:val="006F3B49"/>
    <w:rsid w:val="006F437A"/>
    <w:rsid w:val="006F43A9"/>
    <w:rsid w:val="006F5463"/>
    <w:rsid w:val="006F63FC"/>
    <w:rsid w:val="006F67B3"/>
    <w:rsid w:val="006F7315"/>
    <w:rsid w:val="00700C63"/>
    <w:rsid w:val="00701144"/>
    <w:rsid w:val="00701479"/>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7AC"/>
    <w:rsid w:val="00733F42"/>
    <w:rsid w:val="00734325"/>
    <w:rsid w:val="0073445F"/>
    <w:rsid w:val="007344CF"/>
    <w:rsid w:val="00736AE0"/>
    <w:rsid w:val="0074082E"/>
    <w:rsid w:val="00741882"/>
    <w:rsid w:val="00742252"/>
    <w:rsid w:val="0074285A"/>
    <w:rsid w:val="0074397A"/>
    <w:rsid w:val="00743AB4"/>
    <w:rsid w:val="00744BFA"/>
    <w:rsid w:val="007450D5"/>
    <w:rsid w:val="00746FE5"/>
    <w:rsid w:val="00747BD0"/>
    <w:rsid w:val="00752470"/>
    <w:rsid w:val="00753420"/>
    <w:rsid w:val="0075379B"/>
    <w:rsid w:val="007537B8"/>
    <w:rsid w:val="00755047"/>
    <w:rsid w:val="007635CF"/>
    <w:rsid w:val="00763C82"/>
    <w:rsid w:val="00766294"/>
    <w:rsid w:val="0077216E"/>
    <w:rsid w:val="00772BE7"/>
    <w:rsid w:val="00774A4B"/>
    <w:rsid w:val="00774F0F"/>
    <w:rsid w:val="00775089"/>
    <w:rsid w:val="00776A49"/>
    <w:rsid w:val="00780FF9"/>
    <w:rsid w:val="00784D95"/>
    <w:rsid w:val="00785B0B"/>
    <w:rsid w:val="0078657A"/>
    <w:rsid w:val="0079078A"/>
    <w:rsid w:val="0079088C"/>
    <w:rsid w:val="00790FA3"/>
    <w:rsid w:val="007918A4"/>
    <w:rsid w:val="00792282"/>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731"/>
    <w:rsid w:val="007B483F"/>
    <w:rsid w:val="007B61C9"/>
    <w:rsid w:val="007B65C4"/>
    <w:rsid w:val="007B6C44"/>
    <w:rsid w:val="007B6D2F"/>
    <w:rsid w:val="007B6E65"/>
    <w:rsid w:val="007B6ED3"/>
    <w:rsid w:val="007B7CD7"/>
    <w:rsid w:val="007C105C"/>
    <w:rsid w:val="007C179C"/>
    <w:rsid w:val="007C3224"/>
    <w:rsid w:val="007C361B"/>
    <w:rsid w:val="007C3CB5"/>
    <w:rsid w:val="007C4504"/>
    <w:rsid w:val="007C6075"/>
    <w:rsid w:val="007C6434"/>
    <w:rsid w:val="007C67FC"/>
    <w:rsid w:val="007D26B2"/>
    <w:rsid w:val="007D5161"/>
    <w:rsid w:val="007D5A1A"/>
    <w:rsid w:val="007D71D5"/>
    <w:rsid w:val="007E0740"/>
    <w:rsid w:val="007E3C42"/>
    <w:rsid w:val="007F086C"/>
    <w:rsid w:val="007F1777"/>
    <w:rsid w:val="007F273D"/>
    <w:rsid w:val="007F4E9E"/>
    <w:rsid w:val="007F6239"/>
    <w:rsid w:val="007F7BA5"/>
    <w:rsid w:val="00800F05"/>
    <w:rsid w:val="008017DC"/>
    <w:rsid w:val="00803924"/>
    <w:rsid w:val="008045DD"/>
    <w:rsid w:val="00804896"/>
    <w:rsid w:val="008129A6"/>
    <w:rsid w:val="00813145"/>
    <w:rsid w:val="00814C46"/>
    <w:rsid w:val="00816ECF"/>
    <w:rsid w:val="008173B4"/>
    <w:rsid w:val="008175CA"/>
    <w:rsid w:val="00823E71"/>
    <w:rsid w:val="00824B05"/>
    <w:rsid w:val="008250B9"/>
    <w:rsid w:val="00825438"/>
    <w:rsid w:val="00826A3D"/>
    <w:rsid w:val="00826C4F"/>
    <w:rsid w:val="0082758A"/>
    <w:rsid w:val="00830601"/>
    <w:rsid w:val="00832C99"/>
    <w:rsid w:val="008333E6"/>
    <w:rsid w:val="00834A51"/>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589"/>
    <w:rsid w:val="00860CEC"/>
    <w:rsid w:val="00863120"/>
    <w:rsid w:val="00864D88"/>
    <w:rsid w:val="00865176"/>
    <w:rsid w:val="008735D4"/>
    <w:rsid w:val="00874D17"/>
    <w:rsid w:val="0087606B"/>
    <w:rsid w:val="00876191"/>
    <w:rsid w:val="00883BF9"/>
    <w:rsid w:val="00886B53"/>
    <w:rsid w:val="008872D8"/>
    <w:rsid w:val="00887424"/>
    <w:rsid w:val="008902AC"/>
    <w:rsid w:val="00890DED"/>
    <w:rsid w:val="008931E9"/>
    <w:rsid w:val="00893938"/>
    <w:rsid w:val="00894EE1"/>
    <w:rsid w:val="0089783B"/>
    <w:rsid w:val="00897D4C"/>
    <w:rsid w:val="008A1673"/>
    <w:rsid w:val="008A3039"/>
    <w:rsid w:val="008A3D9E"/>
    <w:rsid w:val="008A3DA0"/>
    <w:rsid w:val="008A414F"/>
    <w:rsid w:val="008A5213"/>
    <w:rsid w:val="008A5A3A"/>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642C"/>
    <w:rsid w:val="008D764D"/>
    <w:rsid w:val="008D7670"/>
    <w:rsid w:val="008E0526"/>
    <w:rsid w:val="008E05C0"/>
    <w:rsid w:val="008E1F22"/>
    <w:rsid w:val="008E225C"/>
    <w:rsid w:val="008E4C50"/>
    <w:rsid w:val="008F00C2"/>
    <w:rsid w:val="008F05E4"/>
    <w:rsid w:val="008F20DB"/>
    <w:rsid w:val="008F2125"/>
    <w:rsid w:val="008F2423"/>
    <w:rsid w:val="008F394D"/>
    <w:rsid w:val="008F4E9E"/>
    <w:rsid w:val="008F6BDC"/>
    <w:rsid w:val="0090070D"/>
    <w:rsid w:val="00901281"/>
    <w:rsid w:val="0090147D"/>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4CC6"/>
    <w:rsid w:val="00926B4F"/>
    <w:rsid w:val="009272F2"/>
    <w:rsid w:val="0093029C"/>
    <w:rsid w:val="00930941"/>
    <w:rsid w:val="00930E45"/>
    <w:rsid w:val="0093477F"/>
    <w:rsid w:val="00934D00"/>
    <w:rsid w:val="00935A1E"/>
    <w:rsid w:val="00936E5C"/>
    <w:rsid w:val="009440F0"/>
    <w:rsid w:val="00944B98"/>
    <w:rsid w:val="00944C9D"/>
    <w:rsid w:val="00944EC6"/>
    <w:rsid w:val="009467D6"/>
    <w:rsid w:val="0094750B"/>
    <w:rsid w:val="00947878"/>
    <w:rsid w:val="009507F3"/>
    <w:rsid w:val="00952A8F"/>
    <w:rsid w:val="00953481"/>
    <w:rsid w:val="00956F27"/>
    <w:rsid w:val="00960B0F"/>
    <w:rsid w:val="009616BC"/>
    <w:rsid w:val="00976BA3"/>
    <w:rsid w:val="00976F18"/>
    <w:rsid w:val="0098134B"/>
    <w:rsid w:val="00987E85"/>
    <w:rsid w:val="009941F6"/>
    <w:rsid w:val="00995B08"/>
    <w:rsid w:val="00996997"/>
    <w:rsid w:val="00997FE4"/>
    <w:rsid w:val="009A0F0F"/>
    <w:rsid w:val="009A72E7"/>
    <w:rsid w:val="009B2A0F"/>
    <w:rsid w:val="009B655F"/>
    <w:rsid w:val="009B7066"/>
    <w:rsid w:val="009B72FD"/>
    <w:rsid w:val="009C46F4"/>
    <w:rsid w:val="009C48CA"/>
    <w:rsid w:val="009C59BA"/>
    <w:rsid w:val="009C6043"/>
    <w:rsid w:val="009C6E52"/>
    <w:rsid w:val="009C7518"/>
    <w:rsid w:val="009D0077"/>
    <w:rsid w:val="009D1517"/>
    <w:rsid w:val="009D3AAB"/>
    <w:rsid w:val="009D3C82"/>
    <w:rsid w:val="009D4E07"/>
    <w:rsid w:val="009D6A72"/>
    <w:rsid w:val="009D7551"/>
    <w:rsid w:val="009E0412"/>
    <w:rsid w:val="009E1282"/>
    <w:rsid w:val="009E12D3"/>
    <w:rsid w:val="009E20D1"/>
    <w:rsid w:val="009E265D"/>
    <w:rsid w:val="009E2685"/>
    <w:rsid w:val="009E332A"/>
    <w:rsid w:val="009E36DD"/>
    <w:rsid w:val="009E464F"/>
    <w:rsid w:val="009E5B1D"/>
    <w:rsid w:val="009E6A86"/>
    <w:rsid w:val="009F04A1"/>
    <w:rsid w:val="009F262E"/>
    <w:rsid w:val="009F3C89"/>
    <w:rsid w:val="009F52B3"/>
    <w:rsid w:val="009F762E"/>
    <w:rsid w:val="00A0222B"/>
    <w:rsid w:val="00A02F38"/>
    <w:rsid w:val="00A03667"/>
    <w:rsid w:val="00A11378"/>
    <w:rsid w:val="00A11AA0"/>
    <w:rsid w:val="00A12B4A"/>
    <w:rsid w:val="00A13AE2"/>
    <w:rsid w:val="00A156AA"/>
    <w:rsid w:val="00A2031C"/>
    <w:rsid w:val="00A209F0"/>
    <w:rsid w:val="00A22A48"/>
    <w:rsid w:val="00A23BC3"/>
    <w:rsid w:val="00A25B51"/>
    <w:rsid w:val="00A25BBE"/>
    <w:rsid w:val="00A25C0F"/>
    <w:rsid w:val="00A314B6"/>
    <w:rsid w:val="00A3306E"/>
    <w:rsid w:val="00A338AB"/>
    <w:rsid w:val="00A33A8E"/>
    <w:rsid w:val="00A35D8E"/>
    <w:rsid w:val="00A37C20"/>
    <w:rsid w:val="00A37EE8"/>
    <w:rsid w:val="00A41077"/>
    <w:rsid w:val="00A410A5"/>
    <w:rsid w:val="00A42049"/>
    <w:rsid w:val="00A430EF"/>
    <w:rsid w:val="00A43D63"/>
    <w:rsid w:val="00A447AB"/>
    <w:rsid w:val="00A45E93"/>
    <w:rsid w:val="00A46135"/>
    <w:rsid w:val="00A46458"/>
    <w:rsid w:val="00A46687"/>
    <w:rsid w:val="00A520D0"/>
    <w:rsid w:val="00A60B42"/>
    <w:rsid w:val="00A61A9B"/>
    <w:rsid w:val="00A62458"/>
    <w:rsid w:val="00A64765"/>
    <w:rsid w:val="00A649C5"/>
    <w:rsid w:val="00A739E9"/>
    <w:rsid w:val="00A74FE8"/>
    <w:rsid w:val="00A77315"/>
    <w:rsid w:val="00A77A20"/>
    <w:rsid w:val="00A80110"/>
    <w:rsid w:val="00A80F99"/>
    <w:rsid w:val="00A833F6"/>
    <w:rsid w:val="00A853CD"/>
    <w:rsid w:val="00A85B21"/>
    <w:rsid w:val="00A87F8D"/>
    <w:rsid w:val="00A9479A"/>
    <w:rsid w:val="00A94FE2"/>
    <w:rsid w:val="00A960BD"/>
    <w:rsid w:val="00A97933"/>
    <w:rsid w:val="00A97EC7"/>
    <w:rsid w:val="00AA0A65"/>
    <w:rsid w:val="00AA4185"/>
    <w:rsid w:val="00AA5C3A"/>
    <w:rsid w:val="00AB0CD9"/>
    <w:rsid w:val="00AB37B3"/>
    <w:rsid w:val="00AB71AC"/>
    <w:rsid w:val="00AC1A38"/>
    <w:rsid w:val="00AC26DC"/>
    <w:rsid w:val="00AC70C7"/>
    <w:rsid w:val="00AC71FC"/>
    <w:rsid w:val="00AD3043"/>
    <w:rsid w:val="00AD509E"/>
    <w:rsid w:val="00AD5AFC"/>
    <w:rsid w:val="00AD751B"/>
    <w:rsid w:val="00AE08B2"/>
    <w:rsid w:val="00AE09EB"/>
    <w:rsid w:val="00AE2F99"/>
    <w:rsid w:val="00AE3712"/>
    <w:rsid w:val="00AE4418"/>
    <w:rsid w:val="00AE52B2"/>
    <w:rsid w:val="00AE560C"/>
    <w:rsid w:val="00AE744D"/>
    <w:rsid w:val="00AE7878"/>
    <w:rsid w:val="00AF151B"/>
    <w:rsid w:val="00AF6AFF"/>
    <w:rsid w:val="00AF7BD3"/>
    <w:rsid w:val="00B00BFD"/>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394"/>
    <w:rsid w:val="00B4095F"/>
    <w:rsid w:val="00B40C5F"/>
    <w:rsid w:val="00B41E0A"/>
    <w:rsid w:val="00B42F44"/>
    <w:rsid w:val="00B434F1"/>
    <w:rsid w:val="00B43856"/>
    <w:rsid w:val="00B44732"/>
    <w:rsid w:val="00B46DFF"/>
    <w:rsid w:val="00B47D71"/>
    <w:rsid w:val="00B50D00"/>
    <w:rsid w:val="00B53899"/>
    <w:rsid w:val="00B555E6"/>
    <w:rsid w:val="00B60B16"/>
    <w:rsid w:val="00B62555"/>
    <w:rsid w:val="00B62B5A"/>
    <w:rsid w:val="00B63BCF"/>
    <w:rsid w:val="00B657CE"/>
    <w:rsid w:val="00B665A8"/>
    <w:rsid w:val="00B70F99"/>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5171"/>
    <w:rsid w:val="00BC6076"/>
    <w:rsid w:val="00BC729E"/>
    <w:rsid w:val="00BD21F5"/>
    <w:rsid w:val="00BD22BE"/>
    <w:rsid w:val="00BD5075"/>
    <w:rsid w:val="00BD557B"/>
    <w:rsid w:val="00BD5C4D"/>
    <w:rsid w:val="00BE2CE9"/>
    <w:rsid w:val="00BE3081"/>
    <w:rsid w:val="00BE3BD3"/>
    <w:rsid w:val="00BE6554"/>
    <w:rsid w:val="00BF1D57"/>
    <w:rsid w:val="00BF293F"/>
    <w:rsid w:val="00BF47F5"/>
    <w:rsid w:val="00BF56D4"/>
    <w:rsid w:val="00C00B86"/>
    <w:rsid w:val="00C02FD1"/>
    <w:rsid w:val="00C03393"/>
    <w:rsid w:val="00C0428B"/>
    <w:rsid w:val="00C06FDD"/>
    <w:rsid w:val="00C07657"/>
    <w:rsid w:val="00C1191E"/>
    <w:rsid w:val="00C11E62"/>
    <w:rsid w:val="00C13074"/>
    <w:rsid w:val="00C13597"/>
    <w:rsid w:val="00C16035"/>
    <w:rsid w:val="00C179D8"/>
    <w:rsid w:val="00C23A5B"/>
    <w:rsid w:val="00C23E57"/>
    <w:rsid w:val="00C24C6E"/>
    <w:rsid w:val="00C254AC"/>
    <w:rsid w:val="00C26191"/>
    <w:rsid w:val="00C26A46"/>
    <w:rsid w:val="00C31E4A"/>
    <w:rsid w:val="00C32B1E"/>
    <w:rsid w:val="00C3368C"/>
    <w:rsid w:val="00C33799"/>
    <w:rsid w:val="00C34F7E"/>
    <w:rsid w:val="00C41896"/>
    <w:rsid w:val="00C4246E"/>
    <w:rsid w:val="00C425EE"/>
    <w:rsid w:val="00C447ED"/>
    <w:rsid w:val="00C4500A"/>
    <w:rsid w:val="00C45A05"/>
    <w:rsid w:val="00C45C73"/>
    <w:rsid w:val="00C470E3"/>
    <w:rsid w:val="00C47444"/>
    <w:rsid w:val="00C50AD0"/>
    <w:rsid w:val="00C51C27"/>
    <w:rsid w:val="00C5548C"/>
    <w:rsid w:val="00C5776B"/>
    <w:rsid w:val="00C6207A"/>
    <w:rsid w:val="00C62C19"/>
    <w:rsid w:val="00C67EF5"/>
    <w:rsid w:val="00C70255"/>
    <w:rsid w:val="00C72805"/>
    <w:rsid w:val="00C72EBD"/>
    <w:rsid w:val="00C7471C"/>
    <w:rsid w:val="00C75113"/>
    <w:rsid w:val="00C759CF"/>
    <w:rsid w:val="00C7702F"/>
    <w:rsid w:val="00C802BA"/>
    <w:rsid w:val="00C812F2"/>
    <w:rsid w:val="00C812FE"/>
    <w:rsid w:val="00C82018"/>
    <w:rsid w:val="00C82989"/>
    <w:rsid w:val="00C833BB"/>
    <w:rsid w:val="00C84BC7"/>
    <w:rsid w:val="00C87039"/>
    <w:rsid w:val="00C878A1"/>
    <w:rsid w:val="00C903FA"/>
    <w:rsid w:val="00C914BA"/>
    <w:rsid w:val="00C94EF8"/>
    <w:rsid w:val="00C95AC9"/>
    <w:rsid w:val="00C97CFA"/>
    <w:rsid w:val="00C97D4C"/>
    <w:rsid w:val="00CA3F9E"/>
    <w:rsid w:val="00CA5ECB"/>
    <w:rsid w:val="00CA66F1"/>
    <w:rsid w:val="00CB1901"/>
    <w:rsid w:val="00CB2FBF"/>
    <w:rsid w:val="00CB499E"/>
    <w:rsid w:val="00CB52B9"/>
    <w:rsid w:val="00CB6EC5"/>
    <w:rsid w:val="00CC4B17"/>
    <w:rsid w:val="00CC6208"/>
    <w:rsid w:val="00CC6F8C"/>
    <w:rsid w:val="00CD18C6"/>
    <w:rsid w:val="00CD494D"/>
    <w:rsid w:val="00CD764A"/>
    <w:rsid w:val="00CE4928"/>
    <w:rsid w:val="00CE71BA"/>
    <w:rsid w:val="00CE770A"/>
    <w:rsid w:val="00CF1FFD"/>
    <w:rsid w:val="00CF2C12"/>
    <w:rsid w:val="00CF2D24"/>
    <w:rsid w:val="00CF4074"/>
    <w:rsid w:val="00CF43A5"/>
    <w:rsid w:val="00CF7D4B"/>
    <w:rsid w:val="00D00633"/>
    <w:rsid w:val="00D02156"/>
    <w:rsid w:val="00D04052"/>
    <w:rsid w:val="00D049F4"/>
    <w:rsid w:val="00D04A58"/>
    <w:rsid w:val="00D05179"/>
    <w:rsid w:val="00D06D5D"/>
    <w:rsid w:val="00D10D40"/>
    <w:rsid w:val="00D12AE4"/>
    <w:rsid w:val="00D12FEC"/>
    <w:rsid w:val="00D14B64"/>
    <w:rsid w:val="00D14EE6"/>
    <w:rsid w:val="00D16180"/>
    <w:rsid w:val="00D16185"/>
    <w:rsid w:val="00D162EF"/>
    <w:rsid w:val="00D169C8"/>
    <w:rsid w:val="00D17084"/>
    <w:rsid w:val="00D176F3"/>
    <w:rsid w:val="00D22DB7"/>
    <w:rsid w:val="00D2410C"/>
    <w:rsid w:val="00D245E3"/>
    <w:rsid w:val="00D24D69"/>
    <w:rsid w:val="00D26637"/>
    <w:rsid w:val="00D27F3A"/>
    <w:rsid w:val="00D31583"/>
    <w:rsid w:val="00D32606"/>
    <w:rsid w:val="00D33596"/>
    <w:rsid w:val="00D340D5"/>
    <w:rsid w:val="00D3463E"/>
    <w:rsid w:val="00D349B0"/>
    <w:rsid w:val="00D362BF"/>
    <w:rsid w:val="00D406A2"/>
    <w:rsid w:val="00D4075E"/>
    <w:rsid w:val="00D41AAA"/>
    <w:rsid w:val="00D441F4"/>
    <w:rsid w:val="00D45B60"/>
    <w:rsid w:val="00D477AC"/>
    <w:rsid w:val="00D47D04"/>
    <w:rsid w:val="00D51344"/>
    <w:rsid w:val="00D54730"/>
    <w:rsid w:val="00D60355"/>
    <w:rsid w:val="00D604C0"/>
    <w:rsid w:val="00D61ACB"/>
    <w:rsid w:val="00D6448A"/>
    <w:rsid w:val="00D644FC"/>
    <w:rsid w:val="00D64C15"/>
    <w:rsid w:val="00D659D7"/>
    <w:rsid w:val="00D717CB"/>
    <w:rsid w:val="00D718EC"/>
    <w:rsid w:val="00D72030"/>
    <w:rsid w:val="00D81961"/>
    <w:rsid w:val="00D826C9"/>
    <w:rsid w:val="00D83429"/>
    <w:rsid w:val="00D84305"/>
    <w:rsid w:val="00D86736"/>
    <w:rsid w:val="00D86A2C"/>
    <w:rsid w:val="00D87123"/>
    <w:rsid w:val="00D8729E"/>
    <w:rsid w:val="00D87F52"/>
    <w:rsid w:val="00D924EF"/>
    <w:rsid w:val="00D9318B"/>
    <w:rsid w:val="00D97EB1"/>
    <w:rsid w:val="00DA3B03"/>
    <w:rsid w:val="00DA3E43"/>
    <w:rsid w:val="00DA42D7"/>
    <w:rsid w:val="00DA4ADE"/>
    <w:rsid w:val="00DA5852"/>
    <w:rsid w:val="00DA7112"/>
    <w:rsid w:val="00DB020C"/>
    <w:rsid w:val="00DB0A62"/>
    <w:rsid w:val="00DB1795"/>
    <w:rsid w:val="00DB4922"/>
    <w:rsid w:val="00DB5A57"/>
    <w:rsid w:val="00DB6611"/>
    <w:rsid w:val="00DC0F6F"/>
    <w:rsid w:val="00DC44BD"/>
    <w:rsid w:val="00DC4729"/>
    <w:rsid w:val="00DD156D"/>
    <w:rsid w:val="00DD299F"/>
    <w:rsid w:val="00DD2C3A"/>
    <w:rsid w:val="00DD4B66"/>
    <w:rsid w:val="00DD52E1"/>
    <w:rsid w:val="00DD6249"/>
    <w:rsid w:val="00DD7433"/>
    <w:rsid w:val="00DD760B"/>
    <w:rsid w:val="00DE33BF"/>
    <w:rsid w:val="00DE425A"/>
    <w:rsid w:val="00DF1B77"/>
    <w:rsid w:val="00DF2720"/>
    <w:rsid w:val="00DF2B8D"/>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50E3"/>
    <w:rsid w:val="00E15E6B"/>
    <w:rsid w:val="00E16053"/>
    <w:rsid w:val="00E1734F"/>
    <w:rsid w:val="00E17EB0"/>
    <w:rsid w:val="00E20064"/>
    <w:rsid w:val="00E2019C"/>
    <w:rsid w:val="00E2245A"/>
    <w:rsid w:val="00E22A98"/>
    <w:rsid w:val="00E24166"/>
    <w:rsid w:val="00E243B9"/>
    <w:rsid w:val="00E2517A"/>
    <w:rsid w:val="00E30898"/>
    <w:rsid w:val="00E3125A"/>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72F6C"/>
    <w:rsid w:val="00E82534"/>
    <w:rsid w:val="00E82F68"/>
    <w:rsid w:val="00E8474D"/>
    <w:rsid w:val="00E855BD"/>
    <w:rsid w:val="00E85B2D"/>
    <w:rsid w:val="00E85CF8"/>
    <w:rsid w:val="00E9272F"/>
    <w:rsid w:val="00E92D59"/>
    <w:rsid w:val="00E96A15"/>
    <w:rsid w:val="00E978D8"/>
    <w:rsid w:val="00E978F9"/>
    <w:rsid w:val="00E97FA8"/>
    <w:rsid w:val="00EA0916"/>
    <w:rsid w:val="00EA0EC7"/>
    <w:rsid w:val="00EA1848"/>
    <w:rsid w:val="00EA2014"/>
    <w:rsid w:val="00EA5213"/>
    <w:rsid w:val="00EB010E"/>
    <w:rsid w:val="00EB3EC4"/>
    <w:rsid w:val="00EB6922"/>
    <w:rsid w:val="00EB7029"/>
    <w:rsid w:val="00EC22AB"/>
    <w:rsid w:val="00EC2377"/>
    <w:rsid w:val="00EC421F"/>
    <w:rsid w:val="00EC4FC8"/>
    <w:rsid w:val="00EC75E1"/>
    <w:rsid w:val="00EC7798"/>
    <w:rsid w:val="00ED1EE9"/>
    <w:rsid w:val="00ED2A55"/>
    <w:rsid w:val="00ED7CE7"/>
    <w:rsid w:val="00EE0993"/>
    <w:rsid w:val="00EE0BCA"/>
    <w:rsid w:val="00EE0E64"/>
    <w:rsid w:val="00EE12AC"/>
    <w:rsid w:val="00EE27E6"/>
    <w:rsid w:val="00EE4A2C"/>
    <w:rsid w:val="00EE5989"/>
    <w:rsid w:val="00EE59A9"/>
    <w:rsid w:val="00EE5D87"/>
    <w:rsid w:val="00EF4219"/>
    <w:rsid w:val="00EF4D93"/>
    <w:rsid w:val="00EF646B"/>
    <w:rsid w:val="00EF7E60"/>
    <w:rsid w:val="00F010BE"/>
    <w:rsid w:val="00F019E2"/>
    <w:rsid w:val="00F0307D"/>
    <w:rsid w:val="00F074B2"/>
    <w:rsid w:val="00F1016A"/>
    <w:rsid w:val="00F1018C"/>
    <w:rsid w:val="00F12B95"/>
    <w:rsid w:val="00F12DAD"/>
    <w:rsid w:val="00F14B99"/>
    <w:rsid w:val="00F156D3"/>
    <w:rsid w:val="00F20750"/>
    <w:rsid w:val="00F221CF"/>
    <w:rsid w:val="00F22F25"/>
    <w:rsid w:val="00F256F9"/>
    <w:rsid w:val="00F26826"/>
    <w:rsid w:val="00F269EA"/>
    <w:rsid w:val="00F272AF"/>
    <w:rsid w:val="00F31722"/>
    <w:rsid w:val="00F3663B"/>
    <w:rsid w:val="00F4026C"/>
    <w:rsid w:val="00F40451"/>
    <w:rsid w:val="00F409B7"/>
    <w:rsid w:val="00F44276"/>
    <w:rsid w:val="00F46468"/>
    <w:rsid w:val="00F468E6"/>
    <w:rsid w:val="00F50971"/>
    <w:rsid w:val="00F50F2C"/>
    <w:rsid w:val="00F510D7"/>
    <w:rsid w:val="00F51B9B"/>
    <w:rsid w:val="00F54100"/>
    <w:rsid w:val="00F60876"/>
    <w:rsid w:val="00F609ED"/>
    <w:rsid w:val="00F62F1D"/>
    <w:rsid w:val="00F643F2"/>
    <w:rsid w:val="00F7112C"/>
    <w:rsid w:val="00F718AA"/>
    <w:rsid w:val="00F71F81"/>
    <w:rsid w:val="00F743AF"/>
    <w:rsid w:val="00F7772B"/>
    <w:rsid w:val="00F8062A"/>
    <w:rsid w:val="00F8236A"/>
    <w:rsid w:val="00F823A1"/>
    <w:rsid w:val="00F83601"/>
    <w:rsid w:val="00F85312"/>
    <w:rsid w:val="00F861BB"/>
    <w:rsid w:val="00F875FD"/>
    <w:rsid w:val="00F92466"/>
    <w:rsid w:val="00F933EB"/>
    <w:rsid w:val="00F93EA0"/>
    <w:rsid w:val="00F94544"/>
    <w:rsid w:val="00F94EA9"/>
    <w:rsid w:val="00F960D9"/>
    <w:rsid w:val="00F97606"/>
    <w:rsid w:val="00F9787E"/>
    <w:rsid w:val="00F978D2"/>
    <w:rsid w:val="00F978E9"/>
    <w:rsid w:val="00FA0478"/>
    <w:rsid w:val="00FA0C78"/>
    <w:rsid w:val="00FA18B2"/>
    <w:rsid w:val="00FA3B7A"/>
    <w:rsid w:val="00FA6443"/>
    <w:rsid w:val="00FA688E"/>
    <w:rsid w:val="00FB2BB6"/>
    <w:rsid w:val="00FB4CF0"/>
    <w:rsid w:val="00FC11AD"/>
    <w:rsid w:val="00FC1BAA"/>
    <w:rsid w:val="00FC34E7"/>
    <w:rsid w:val="00FC76CA"/>
    <w:rsid w:val="00FD0F8A"/>
    <w:rsid w:val="00FD102F"/>
    <w:rsid w:val="00FD252F"/>
    <w:rsid w:val="00FD2649"/>
    <w:rsid w:val="00FD3F05"/>
    <w:rsid w:val="00FD4655"/>
    <w:rsid w:val="00FE0840"/>
    <w:rsid w:val="00FE1F1C"/>
    <w:rsid w:val="00FE3C7F"/>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 w:type="character" w:customStyle="1" w:styleId="dado">
    <w:name w:val="dado"/>
    <w:basedOn w:val="Fontepargpadro"/>
    <w:rsid w:val="00165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84884156">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35768220">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650066270">
      <w:bodyDiv w:val="1"/>
      <w:marLeft w:val="0"/>
      <w:marRight w:val="0"/>
      <w:marTop w:val="0"/>
      <w:marBottom w:val="0"/>
      <w:divBdr>
        <w:top w:val="none" w:sz="0" w:space="0" w:color="auto"/>
        <w:left w:val="none" w:sz="0" w:space="0" w:color="auto"/>
        <w:bottom w:val="none" w:sz="0" w:space="0" w:color="auto"/>
        <w:right w:val="none" w:sz="0" w:space="0" w:color="auto"/>
      </w:divBdr>
    </w:div>
    <w:div w:id="671227030">
      <w:bodyDiv w:val="1"/>
      <w:marLeft w:val="0"/>
      <w:marRight w:val="0"/>
      <w:marTop w:val="0"/>
      <w:marBottom w:val="0"/>
      <w:divBdr>
        <w:top w:val="none" w:sz="0" w:space="0" w:color="auto"/>
        <w:left w:val="none" w:sz="0" w:space="0" w:color="auto"/>
        <w:bottom w:val="none" w:sz="0" w:space="0" w:color="auto"/>
        <w:right w:val="none" w:sz="0" w:space="0" w:color="auto"/>
      </w:divBdr>
    </w:div>
    <w:div w:id="85565141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27489817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1881210994">
      <w:bodyDiv w:val="1"/>
      <w:marLeft w:val="0"/>
      <w:marRight w:val="0"/>
      <w:marTop w:val="0"/>
      <w:marBottom w:val="0"/>
      <w:divBdr>
        <w:top w:val="none" w:sz="0" w:space="0" w:color="auto"/>
        <w:left w:val="none" w:sz="0" w:space="0" w:color="auto"/>
        <w:bottom w:val="none" w:sz="0" w:space="0" w:color="auto"/>
        <w:right w:val="none" w:sz="0" w:space="0" w:color="auto"/>
      </w:divBdr>
    </w:div>
    <w:div w:id="1970738647">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hyperlink" Target="https://github.com/play-with-docker/docker-machine-driver-pwd/releases" TargetMode="External"/><Relationship Id="rId64" Type="http://schemas.openxmlformats.org/officeDocument/2006/relationships/hyperlink" Target="https://labs.play-with-docker.co" TargetMode="External"/><Relationship Id="rId65" Type="http://schemas.openxmlformats.org/officeDocument/2006/relationships/image" Target="media/image27.png"/><Relationship Id="rId66" Type="http://schemas.openxmlformats.org/officeDocument/2006/relationships/image" Target="media/image28.png"/><Relationship Id="rId67" Type="http://schemas.openxmlformats.org/officeDocument/2006/relationships/image" Target="media/image29.png"/><Relationship Id="rId68" Type="http://schemas.openxmlformats.org/officeDocument/2006/relationships/image" Target="media/image30.png"/><Relationship Id="rId69" Type="http://schemas.openxmlformats.org/officeDocument/2006/relationships/image" Target="media/image31.png"/><Relationship Id="rId50" Type="http://schemas.openxmlformats.org/officeDocument/2006/relationships/hyperlink" Target="https://docs.docker.com/engine/reference/commandline/create" TargetMode="External"/><Relationship Id="rId51" Type="http://schemas.openxmlformats.org/officeDocument/2006/relationships/hyperlink" Target="https://docs.docker.com/engine/reference/commandline/rename/" TargetMode="External"/><Relationship Id="rId52" Type="http://schemas.openxmlformats.org/officeDocument/2006/relationships/hyperlink" Target="https://docs.docker.com/engine/reference/commandline/run" TargetMode="External"/><Relationship Id="rId53" Type="http://schemas.openxmlformats.org/officeDocument/2006/relationships/hyperlink" Target="https://docs.docker.com/engine/reference/commandline/rm" TargetMode="External"/><Relationship Id="rId54" Type="http://schemas.openxmlformats.org/officeDocument/2006/relationships/hyperlink" Target="https://docs.docker.com/engine/reference/commandline/update/" TargetMode="External"/><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fontTable" Target="fontTable.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73" Type="http://schemas.microsoft.com/office/2011/relationships/people" Target="people.xml"/><Relationship Id="rId74" Type="http://schemas.openxmlformats.org/officeDocument/2006/relationships/theme" Target="theme/theme1.xml"/><Relationship Id="rId60" Type="http://schemas.openxmlformats.org/officeDocument/2006/relationships/image" Target="media/image25.png"/><Relationship Id="rId61" Type="http://schemas.openxmlformats.org/officeDocument/2006/relationships/hyperlink" Target="http://labs.play-with-docker.com" TargetMode="External"/><Relationship Id="rId62" Type="http://schemas.openxmlformats.org/officeDocument/2006/relationships/image" Target="media/image26.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s://training.docker.com/" TargetMode="External"/><Relationship Id="rId4" Type="http://schemas.openxmlformats.org/officeDocument/2006/relationships/hyperlink" Target="https://github.com/gomex/docker-para-desenvolvedores/blob/master/manuscript/organizacao.md" TargetMode="External"/><Relationship Id="rId1" Type="http://schemas.openxmlformats.org/officeDocument/2006/relationships/hyperlink" Target="https://hub.docker.com/r/portainer/portainer/" TargetMode="External"/><Relationship Id="rId2" Type="http://schemas.openxmlformats.org/officeDocument/2006/relationships/hyperlink" Target="http://training.play-with-docker.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7E293-8411-CC4C-BE06-5501085E1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81</Pages>
  <Words>14454</Words>
  <Characters>78053</Characters>
  <Application>Microsoft Macintosh Word</Application>
  <DocSecurity>0</DocSecurity>
  <Lines>650</Lines>
  <Paragraphs>184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92323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2252</cp:revision>
  <cp:lastPrinted>2016-06-27T13:00:00Z</cp:lastPrinted>
  <dcterms:created xsi:type="dcterms:W3CDTF">2016-06-27T13:03:00Z</dcterms:created>
  <dcterms:modified xsi:type="dcterms:W3CDTF">2017-11-05T16:22:00Z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