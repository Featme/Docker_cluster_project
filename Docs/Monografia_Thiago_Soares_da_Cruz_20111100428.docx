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15108E48" w14:textId="77777777" w:rsidR="003E0E34" w:rsidRDefault="003E0E34"/>
    <w:p w14:paraId="372F138F" w14:textId="77777777" w:rsidR="003E0E34" w:rsidRDefault="003E0E3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77777777" w:rsidR="00FB4CF0" w:rsidRDefault="00FB4CF0"/>
        </w:tc>
        <w:tc>
          <w:tcPr>
            <w:tcW w:w="4531" w:type="dxa"/>
          </w:tcPr>
          <w:p w14:paraId="1E8B4E9B" w14:textId="77777777" w:rsidR="00FB4CF0" w:rsidRDefault="00FB4CF0"/>
        </w:tc>
      </w:tr>
      <w:tr w:rsidR="00FB4CF0" w14:paraId="28813E53" w14:textId="77777777" w:rsidTr="00D826C9">
        <w:tc>
          <w:tcPr>
            <w:tcW w:w="4530" w:type="dxa"/>
          </w:tcPr>
          <w:p w14:paraId="5738EFB1" w14:textId="77777777" w:rsidR="00FB4CF0" w:rsidRDefault="00FB4CF0"/>
        </w:tc>
        <w:tc>
          <w:tcPr>
            <w:tcW w:w="4531" w:type="dxa"/>
          </w:tcPr>
          <w:p w14:paraId="3E504559" w14:textId="77777777" w:rsidR="00FB4CF0" w:rsidRDefault="00FB4CF0"/>
        </w:tc>
      </w:tr>
      <w:tr w:rsidR="00FB4CF0" w14:paraId="658DF9C1" w14:textId="77777777" w:rsidTr="00D826C9">
        <w:tc>
          <w:tcPr>
            <w:tcW w:w="4530" w:type="dxa"/>
          </w:tcPr>
          <w:p w14:paraId="0140CB93" w14:textId="77777777" w:rsidR="00FB4CF0" w:rsidRDefault="00FB4CF0"/>
        </w:tc>
        <w:tc>
          <w:tcPr>
            <w:tcW w:w="4531" w:type="dxa"/>
          </w:tcPr>
          <w:p w14:paraId="2DCE7C94" w14:textId="77777777" w:rsidR="00FB4CF0" w:rsidRDefault="00FB4CF0"/>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7BE11CFA" w14:textId="77777777" w:rsidR="006A09A4"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6895126" w:history="1">
            <w:r w:rsidR="006A09A4" w:rsidRPr="00845E2B">
              <w:rPr>
                <w:rStyle w:val="Hiperlink"/>
                <w:noProof/>
              </w:rPr>
              <w:t>INTRODUÇÃO</w:t>
            </w:r>
            <w:r w:rsidR="006A09A4">
              <w:rPr>
                <w:noProof/>
                <w:webHidden/>
              </w:rPr>
              <w:tab/>
            </w:r>
            <w:r w:rsidR="006A09A4">
              <w:rPr>
                <w:noProof/>
                <w:webHidden/>
              </w:rPr>
              <w:fldChar w:fldCharType="begin"/>
            </w:r>
            <w:r w:rsidR="006A09A4">
              <w:rPr>
                <w:noProof/>
                <w:webHidden/>
              </w:rPr>
              <w:instrText xml:space="preserve"> PAGEREF _Toc496895126 \h </w:instrText>
            </w:r>
            <w:r w:rsidR="006A09A4">
              <w:rPr>
                <w:noProof/>
                <w:webHidden/>
              </w:rPr>
            </w:r>
            <w:r w:rsidR="006A09A4">
              <w:rPr>
                <w:noProof/>
                <w:webHidden/>
              </w:rPr>
              <w:fldChar w:fldCharType="separate"/>
            </w:r>
            <w:r w:rsidR="006A09A4">
              <w:rPr>
                <w:noProof/>
                <w:webHidden/>
              </w:rPr>
              <w:t>11</w:t>
            </w:r>
            <w:r w:rsidR="006A09A4">
              <w:rPr>
                <w:noProof/>
                <w:webHidden/>
              </w:rPr>
              <w:fldChar w:fldCharType="end"/>
            </w:r>
          </w:hyperlink>
        </w:p>
        <w:p w14:paraId="0621A90F" w14:textId="77777777" w:rsidR="006A09A4" w:rsidRDefault="0020190A">
          <w:pPr>
            <w:pStyle w:val="Sumrio1"/>
            <w:tabs>
              <w:tab w:val="right" w:leader="dot" w:pos="9061"/>
            </w:tabs>
            <w:rPr>
              <w:rFonts w:eastAsiaTheme="minorEastAsia" w:cstheme="minorBidi"/>
              <w:b w:val="0"/>
              <w:bCs w:val="0"/>
              <w:noProof/>
            </w:rPr>
          </w:pPr>
          <w:hyperlink w:anchor="_Toc496895127" w:history="1">
            <w:r w:rsidR="006A09A4" w:rsidRPr="00845E2B">
              <w:rPr>
                <w:rStyle w:val="Hiperlink"/>
                <w:noProof/>
              </w:rPr>
              <w:t>2 Computação em Nuvem</w:t>
            </w:r>
            <w:r w:rsidR="006A09A4">
              <w:rPr>
                <w:noProof/>
                <w:webHidden/>
              </w:rPr>
              <w:tab/>
            </w:r>
            <w:r w:rsidR="006A09A4">
              <w:rPr>
                <w:noProof/>
                <w:webHidden/>
              </w:rPr>
              <w:fldChar w:fldCharType="begin"/>
            </w:r>
            <w:r w:rsidR="006A09A4">
              <w:rPr>
                <w:noProof/>
                <w:webHidden/>
              </w:rPr>
              <w:instrText xml:space="preserve"> PAGEREF _Toc496895127 \h </w:instrText>
            </w:r>
            <w:r w:rsidR="006A09A4">
              <w:rPr>
                <w:noProof/>
                <w:webHidden/>
              </w:rPr>
            </w:r>
            <w:r w:rsidR="006A09A4">
              <w:rPr>
                <w:noProof/>
                <w:webHidden/>
              </w:rPr>
              <w:fldChar w:fldCharType="separate"/>
            </w:r>
            <w:r w:rsidR="006A09A4">
              <w:rPr>
                <w:noProof/>
                <w:webHidden/>
              </w:rPr>
              <w:t>13</w:t>
            </w:r>
            <w:r w:rsidR="006A09A4">
              <w:rPr>
                <w:noProof/>
                <w:webHidden/>
              </w:rPr>
              <w:fldChar w:fldCharType="end"/>
            </w:r>
          </w:hyperlink>
        </w:p>
        <w:p w14:paraId="545F547A" w14:textId="77777777" w:rsidR="006A09A4" w:rsidRDefault="0020190A">
          <w:pPr>
            <w:pStyle w:val="Sumrio1"/>
            <w:tabs>
              <w:tab w:val="right" w:leader="dot" w:pos="9061"/>
            </w:tabs>
            <w:rPr>
              <w:rFonts w:eastAsiaTheme="minorEastAsia" w:cstheme="minorBidi"/>
              <w:b w:val="0"/>
              <w:bCs w:val="0"/>
              <w:noProof/>
            </w:rPr>
          </w:pPr>
          <w:hyperlink w:anchor="_Toc496895128" w:history="1">
            <w:r w:rsidR="006A09A4" w:rsidRPr="00845E2B">
              <w:rPr>
                <w:rStyle w:val="Hiperlink"/>
                <w:noProof/>
              </w:rPr>
              <w:t>2.1 História</w:t>
            </w:r>
            <w:r w:rsidR="006A09A4">
              <w:rPr>
                <w:noProof/>
                <w:webHidden/>
              </w:rPr>
              <w:tab/>
            </w:r>
            <w:r w:rsidR="006A09A4">
              <w:rPr>
                <w:noProof/>
                <w:webHidden/>
              </w:rPr>
              <w:fldChar w:fldCharType="begin"/>
            </w:r>
            <w:r w:rsidR="006A09A4">
              <w:rPr>
                <w:noProof/>
                <w:webHidden/>
              </w:rPr>
              <w:instrText xml:space="preserve"> PAGEREF _Toc496895128 \h </w:instrText>
            </w:r>
            <w:r w:rsidR="006A09A4">
              <w:rPr>
                <w:noProof/>
                <w:webHidden/>
              </w:rPr>
            </w:r>
            <w:r w:rsidR="006A09A4">
              <w:rPr>
                <w:noProof/>
                <w:webHidden/>
              </w:rPr>
              <w:fldChar w:fldCharType="separate"/>
            </w:r>
            <w:r w:rsidR="006A09A4">
              <w:rPr>
                <w:noProof/>
                <w:webHidden/>
              </w:rPr>
              <w:t>14</w:t>
            </w:r>
            <w:r w:rsidR="006A09A4">
              <w:rPr>
                <w:noProof/>
                <w:webHidden/>
              </w:rPr>
              <w:fldChar w:fldCharType="end"/>
            </w:r>
          </w:hyperlink>
        </w:p>
        <w:p w14:paraId="6838B6B7" w14:textId="77777777" w:rsidR="006A09A4" w:rsidRDefault="0020190A">
          <w:pPr>
            <w:pStyle w:val="Sumrio1"/>
            <w:tabs>
              <w:tab w:val="right" w:leader="dot" w:pos="9061"/>
            </w:tabs>
            <w:rPr>
              <w:rFonts w:eastAsiaTheme="minorEastAsia" w:cstheme="minorBidi"/>
              <w:b w:val="0"/>
              <w:bCs w:val="0"/>
              <w:noProof/>
            </w:rPr>
          </w:pPr>
          <w:hyperlink w:anchor="_Toc496895129" w:history="1">
            <w:r w:rsidR="006A09A4" w:rsidRPr="00845E2B">
              <w:rPr>
                <w:rStyle w:val="Hiperlink"/>
                <w:noProof/>
              </w:rPr>
              <w:t>2.2 Modelos de implantação</w:t>
            </w:r>
            <w:r w:rsidR="006A09A4">
              <w:rPr>
                <w:noProof/>
                <w:webHidden/>
              </w:rPr>
              <w:tab/>
            </w:r>
            <w:r w:rsidR="006A09A4">
              <w:rPr>
                <w:noProof/>
                <w:webHidden/>
              </w:rPr>
              <w:fldChar w:fldCharType="begin"/>
            </w:r>
            <w:r w:rsidR="006A09A4">
              <w:rPr>
                <w:noProof/>
                <w:webHidden/>
              </w:rPr>
              <w:instrText xml:space="preserve"> PAGEREF _Toc496895129 \h </w:instrText>
            </w:r>
            <w:r w:rsidR="006A09A4">
              <w:rPr>
                <w:noProof/>
                <w:webHidden/>
              </w:rPr>
            </w:r>
            <w:r w:rsidR="006A09A4">
              <w:rPr>
                <w:noProof/>
                <w:webHidden/>
              </w:rPr>
              <w:fldChar w:fldCharType="separate"/>
            </w:r>
            <w:r w:rsidR="006A09A4">
              <w:rPr>
                <w:noProof/>
                <w:webHidden/>
              </w:rPr>
              <w:t>16</w:t>
            </w:r>
            <w:r w:rsidR="006A09A4">
              <w:rPr>
                <w:noProof/>
                <w:webHidden/>
              </w:rPr>
              <w:fldChar w:fldCharType="end"/>
            </w:r>
          </w:hyperlink>
        </w:p>
        <w:p w14:paraId="62C687FC" w14:textId="77777777" w:rsidR="006A09A4" w:rsidRDefault="0020190A">
          <w:pPr>
            <w:pStyle w:val="Sumrio2"/>
            <w:tabs>
              <w:tab w:val="right" w:leader="dot" w:pos="9061"/>
            </w:tabs>
            <w:rPr>
              <w:rFonts w:eastAsiaTheme="minorEastAsia" w:cstheme="minorBidi"/>
              <w:b w:val="0"/>
              <w:bCs w:val="0"/>
              <w:noProof/>
              <w:sz w:val="24"/>
              <w:szCs w:val="24"/>
            </w:rPr>
          </w:pPr>
          <w:hyperlink w:anchor="_Toc496895130" w:history="1">
            <w:r w:rsidR="006A09A4" w:rsidRPr="00845E2B">
              <w:rPr>
                <w:rStyle w:val="Hiperlink"/>
                <w:noProof/>
              </w:rPr>
              <w:t>2.2.1 Nuvem Pública</w:t>
            </w:r>
            <w:r w:rsidR="006A09A4">
              <w:rPr>
                <w:noProof/>
                <w:webHidden/>
              </w:rPr>
              <w:tab/>
            </w:r>
            <w:r w:rsidR="006A09A4">
              <w:rPr>
                <w:noProof/>
                <w:webHidden/>
              </w:rPr>
              <w:fldChar w:fldCharType="begin"/>
            </w:r>
            <w:r w:rsidR="006A09A4">
              <w:rPr>
                <w:noProof/>
                <w:webHidden/>
              </w:rPr>
              <w:instrText xml:space="preserve"> PAGEREF _Toc496895130 \h </w:instrText>
            </w:r>
            <w:r w:rsidR="006A09A4">
              <w:rPr>
                <w:noProof/>
                <w:webHidden/>
              </w:rPr>
            </w:r>
            <w:r w:rsidR="006A09A4">
              <w:rPr>
                <w:noProof/>
                <w:webHidden/>
              </w:rPr>
              <w:fldChar w:fldCharType="separate"/>
            </w:r>
            <w:r w:rsidR="006A09A4">
              <w:rPr>
                <w:noProof/>
                <w:webHidden/>
              </w:rPr>
              <w:t>17</w:t>
            </w:r>
            <w:r w:rsidR="006A09A4">
              <w:rPr>
                <w:noProof/>
                <w:webHidden/>
              </w:rPr>
              <w:fldChar w:fldCharType="end"/>
            </w:r>
          </w:hyperlink>
        </w:p>
        <w:p w14:paraId="755BB1E6" w14:textId="77777777" w:rsidR="006A09A4" w:rsidRDefault="0020190A">
          <w:pPr>
            <w:pStyle w:val="Sumrio2"/>
            <w:tabs>
              <w:tab w:val="right" w:leader="dot" w:pos="9061"/>
            </w:tabs>
            <w:rPr>
              <w:rFonts w:eastAsiaTheme="minorEastAsia" w:cstheme="minorBidi"/>
              <w:b w:val="0"/>
              <w:bCs w:val="0"/>
              <w:noProof/>
              <w:sz w:val="24"/>
              <w:szCs w:val="24"/>
            </w:rPr>
          </w:pPr>
          <w:hyperlink w:anchor="_Toc496895131" w:history="1">
            <w:r w:rsidR="006A09A4" w:rsidRPr="00845E2B">
              <w:rPr>
                <w:rStyle w:val="Hiperlink"/>
                <w:noProof/>
              </w:rPr>
              <w:t>2.2.2 Nuvem Privada</w:t>
            </w:r>
            <w:r w:rsidR="006A09A4">
              <w:rPr>
                <w:noProof/>
                <w:webHidden/>
              </w:rPr>
              <w:tab/>
            </w:r>
            <w:r w:rsidR="006A09A4">
              <w:rPr>
                <w:noProof/>
                <w:webHidden/>
              </w:rPr>
              <w:fldChar w:fldCharType="begin"/>
            </w:r>
            <w:r w:rsidR="006A09A4">
              <w:rPr>
                <w:noProof/>
                <w:webHidden/>
              </w:rPr>
              <w:instrText xml:space="preserve"> PAGEREF _Toc496895131 \h </w:instrText>
            </w:r>
            <w:r w:rsidR="006A09A4">
              <w:rPr>
                <w:noProof/>
                <w:webHidden/>
              </w:rPr>
            </w:r>
            <w:r w:rsidR="006A09A4">
              <w:rPr>
                <w:noProof/>
                <w:webHidden/>
              </w:rPr>
              <w:fldChar w:fldCharType="separate"/>
            </w:r>
            <w:r w:rsidR="006A09A4">
              <w:rPr>
                <w:noProof/>
                <w:webHidden/>
              </w:rPr>
              <w:t>18</w:t>
            </w:r>
            <w:r w:rsidR="006A09A4">
              <w:rPr>
                <w:noProof/>
                <w:webHidden/>
              </w:rPr>
              <w:fldChar w:fldCharType="end"/>
            </w:r>
          </w:hyperlink>
        </w:p>
        <w:p w14:paraId="59C4BF36" w14:textId="77777777" w:rsidR="006A09A4" w:rsidRDefault="0020190A">
          <w:pPr>
            <w:pStyle w:val="Sumrio2"/>
            <w:tabs>
              <w:tab w:val="right" w:leader="dot" w:pos="9061"/>
            </w:tabs>
            <w:rPr>
              <w:rFonts w:eastAsiaTheme="minorEastAsia" w:cstheme="minorBidi"/>
              <w:b w:val="0"/>
              <w:bCs w:val="0"/>
              <w:noProof/>
              <w:sz w:val="24"/>
              <w:szCs w:val="24"/>
            </w:rPr>
          </w:pPr>
          <w:hyperlink w:anchor="_Toc496895132" w:history="1">
            <w:r w:rsidR="006A09A4" w:rsidRPr="00845E2B">
              <w:rPr>
                <w:rStyle w:val="Hiperlink"/>
                <w:noProof/>
              </w:rPr>
              <w:t>2.2.3 Nuvem Comunitária</w:t>
            </w:r>
            <w:r w:rsidR="006A09A4">
              <w:rPr>
                <w:noProof/>
                <w:webHidden/>
              </w:rPr>
              <w:tab/>
            </w:r>
            <w:r w:rsidR="006A09A4">
              <w:rPr>
                <w:noProof/>
                <w:webHidden/>
              </w:rPr>
              <w:fldChar w:fldCharType="begin"/>
            </w:r>
            <w:r w:rsidR="006A09A4">
              <w:rPr>
                <w:noProof/>
                <w:webHidden/>
              </w:rPr>
              <w:instrText xml:space="preserve"> PAGEREF _Toc496895132 \h </w:instrText>
            </w:r>
            <w:r w:rsidR="006A09A4">
              <w:rPr>
                <w:noProof/>
                <w:webHidden/>
              </w:rPr>
            </w:r>
            <w:r w:rsidR="006A09A4">
              <w:rPr>
                <w:noProof/>
                <w:webHidden/>
              </w:rPr>
              <w:fldChar w:fldCharType="separate"/>
            </w:r>
            <w:r w:rsidR="006A09A4">
              <w:rPr>
                <w:noProof/>
                <w:webHidden/>
              </w:rPr>
              <w:t>19</w:t>
            </w:r>
            <w:r w:rsidR="006A09A4">
              <w:rPr>
                <w:noProof/>
                <w:webHidden/>
              </w:rPr>
              <w:fldChar w:fldCharType="end"/>
            </w:r>
          </w:hyperlink>
        </w:p>
        <w:p w14:paraId="6BE861CB" w14:textId="77777777" w:rsidR="006A09A4" w:rsidRDefault="0020190A">
          <w:pPr>
            <w:pStyle w:val="Sumrio2"/>
            <w:tabs>
              <w:tab w:val="right" w:leader="dot" w:pos="9061"/>
            </w:tabs>
            <w:rPr>
              <w:rFonts w:eastAsiaTheme="minorEastAsia" w:cstheme="minorBidi"/>
              <w:b w:val="0"/>
              <w:bCs w:val="0"/>
              <w:noProof/>
              <w:sz w:val="24"/>
              <w:szCs w:val="24"/>
            </w:rPr>
          </w:pPr>
          <w:hyperlink w:anchor="_Toc496895133" w:history="1">
            <w:r w:rsidR="006A09A4" w:rsidRPr="00845E2B">
              <w:rPr>
                <w:rStyle w:val="Hiperlink"/>
                <w:noProof/>
              </w:rPr>
              <w:t>2.2.3 Nuvem Híbrida</w:t>
            </w:r>
            <w:r w:rsidR="006A09A4">
              <w:rPr>
                <w:noProof/>
                <w:webHidden/>
              </w:rPr>
              <w:tab/>
            </w:r>
            <w:r w:rsidR="006A09A4">
              <w:rPr>
                <w:noProof/>
                <w:webHidden/>
              </w:rPr>
              <w:fldChar w:fldCharType="begin"/>
            </w:r>
            <w:r w:rsidR="006A09A4">
              <w:rPr>
                <w:noProof/>
                <w:webHidden/>
              </w:rPr>
              <w:instrText xml:space="preserve"> PAGEREF _Toc496895133 \h </w:instrText>
            </w:r>
            <w:r w:rsidR="006A09A4">
              <w:rPr>
                <w:noProof/>
                <w:webHidden/>
              </w:rPr>
            </w:r>
            <w:r w:rsidR="006A09A4">
              <w:rPr>
                <w:noProof/>
                <w:webHidden/>
              </w:rPr>
              <w:fldChar w:fldCharType="separate"/>
            </w:r>
            <w:r w:rsidR="006A09A4">
              <w:rPr>
                <w:noProof/>
                <w:webHidden/>
              </w:rPr>
              <w:t>20</w:t>
            </w:r>
            <w:r w:rsidR="006A09A4">
              <w:rPr>
                <w:noProof/>
                <w:webHidden/>
              </w:rPr>
              <w:fldChar w:fldCharType="end"/>
            </w:r>
          </w:hyperlink>
        </w:p>
        <w:p w14:paraId="4CFC8728" w14:textId="77777777" w:rsidR="006A09A4" w:rsidRDefault="0020190A">
          <w:pPr>
            <w:pStyle w:val="Sumrio1"/>
            <w:tabs>
              <w:tab w:val="right" w:leader="dot" w:pos="9061"/>
            </w:tabs>
            <w:rPr>
              <w:rFonts w:eastAsiaTheme="minorEastAsia" w:cstheme="minorBidi"/>
              <w:b w:val="0"/>
              <w:bCs w:val="0"/>
              <w:noProof/>
            </w:rPr>
          </w:pPr>
          <w:hyperlink w:anchor="_Toc496895134" w:history="1">
            <w:r w:rsidR="006A09A4" w:rsidRPr="00845E2B">
              <w:rPr>
                <w:rStyle w:val="Hiperlink"/>
                <w:noProof/>
              </w:rPr>
              <w:t>2.3 Princípios da computação em nuvem</w:t>
            </w:r>
            <w:r w:rsidR="006A09A4">
              <w:rPr>
                <w:noProof/>
                <w:webHidden/>
              </w:rPr>
              <w:tab/>
            </w:r>
            <w:r w:rsidR="006A09A4">
              <w:rPr>
                <w:noProof/>
                <w:webHidden/>
              </w:rPr>
              <w:fldChar w:fldCharType="begin"/>
            </w:r>
            <w:r w:rsidR="006A09A4">
              <w:rPr>
                <w:noProof/>
                <w:webHidden/>
              </w:rPr>
              <w:instrText xml:space="preserve"> PAGEREF _Toc496895134 \h </w:instrText>
            </w:r>
            <w:r w:rsidR="006A09A4">
              <w:rPr>
                <w:noProof/>
                <w:webHidden/>
              </w:rPr>
            </w:r>
            <w:r w:rsidR="006A09A4">
              <w:rPr>
                <w:noProof/>
                <w:webHidden/>
              </w:rPr>
              <w:fldChar w:fldCharType="separate"/>
            </w:r>
            <w:r w:rsidR="006A09A4">
              <w:rPr>
                <w:noProof/>
                <w:webHidden/>
              </w:rPr>
              <w:t>21</w:t>
            </w:r>
            <w:r w:rsidR="006A09A4">
              <w:rPr>
                <w:noProof/>
                <w:webHidden/>
              </w:rPr>
              <w:fldChar w:fldCharType="end"/>
            </w:r>
          </w:hyperlink>
        </w:p>
        <w:p w14:paraId="0ED9DE47" w14:textId="77777777" w:rsidR="006A09A4" w:rsidRDefault="0020190A">
          <w:pPr>
            <w:pStyle w:val="Sumrio1"/>
            <w:tabs>
              <w:tab w:val="right" w:leader="dot" w:pos="9061"/>
            </w:tabs>
            <w:rPr>
              <w:rFonts w:eastAsiaTheme="minorEastAsia" w:cstheme="minorBidi"/>
              <w:b w:val="0"/>
              <w:bCs w:val="0"/>
              <w:noProof/>
            </w:rPr>
          </w:pPr>
          <w:hyperlink w:anchor="_Toc496895135" w:history="1">
            <w:r w:rsidR="006A09A4" w:rsidRPr="00845E2B">
              <w:rPr>
                <w:rStyle w:val="Hiperlink"/>
                <w:noProof/>
              </w:rPr>
              <w:t>2.4 Modelos de Serviços</w:t>
            </w:r>
            <w:r w:rsidR="006A09A4">
              <w:rPr>
                <w:noProof/>
                <w:webHidden/>
              </w:rPr>
              <w:tab/>
            </w:r>
            <w:r w:rsidR="006A09A4">
              <w:rPr>
                <w:noProof/>
                <w:webHidden/>
              </w:rPr>
              <w:fldChar w:fldCharType="begin"/>
            </w:r>
            <w:r w:rsidR="006A09A4">
              <w:rPr>
                <w:noProof/>
                <w:webHidden/>
              </w:rPr>
              <w:instrText xml:space="preserve"> PAGEREF _Toc496895135 \h </w:instrText>
            </w:r>
            <w:r w:rsidR="006A09A4">
              <w:rPr>
                <w:noProof/>
                <w:webHidden/>
              </w:rPr>
            </w:r>
            <w:r w:rsidR="006A09A4">
              <w:rPr>
                <w:noProof/>
                <w:webHidden/>
              </w:rPr>
              <w:fldChar w:fldCharType="separate"/>
            </w:r>
            <w:r w:rsidR="006A09A4">
              <w:rPr>
                <w:noProof/>
                <w:webHidden/>
              </w:rPr>
              <w:t>23</w:t>
            </w:r>
            <w:r w:rsidR="006A09A4">
              <w:rPr>
                <w:noProof/>
                <w:webHidden/>
              </w:rPr>
              <w:fldChar w:fldCharType="end"/>
            </w:r>
          </w:hyperlink>
        </w:p>
        <w:p w14:paraId="57310DFA" w14:textId="77777777" w:rsidR="006A09A4" w:rsidRDefault="0020190A">
          <w:pPr>
            <w:pStyle w:val="Sumrio1"/>
            <w:tabs>
              <w:tab w:val="right" w:leader="dot" w:pos="9061"/>
            </w:tabs>
            <w:rPr>
              <w:rFonts w:eastAsiaTheme="minorEastAsia" w:cstheme="minorBidi"/>
              <w:b w:val="0"/>
              <w:bCs w:val="0"/>
              <w:noProof/>
            </w:rPr>
          </w:pPr>
          <w:hyperlink w:anchor="_Toc496895136" w:history="1">
            <w:r w:rsidR="006A09A4" w:rsidRPr="00845E2B">
              <w:rPr>
                <w:rStyle w:val="Hiperlink"/>
                <w:noProof/>
              </w:rPr>
              <w:t>3 Container vs Virtualização</w:t>
            </w:r>
            <w:r w:rsidR="006A09A4">
              <w:rPr>
                <w:noProof/>
                <w:webHidden/>
              </w:rPr>
              <w:tab/>
            </w:r>
            <w:r w:rsidR="006A09A4">
              <w:rPr>
                <w:noProof/>
                <w:webHidden/>
              </w:rPr>
              <w:fldChar w:fldCharType="begin"/>
            </w:r>
            <w:r w:rsidR="006A09A4">
              <w:rPr>
                <w:noProof/>
                <w:webHidden/>
              </w:rPr>
              <w:instrText xml:space="preserve"> PAGEREF _Toc496895136 \h </w:instrText>
            </w:r>
            <w:r w:rsidR="006A09A4">
              <w:rPr>
                <w:noProof/>
                <w:webHidden/>
              </w:rPr>
            </w:r>
            <w:r w:rsidR="006A09A4">
              <w:rPr>
                <w:noProof/>
                <w:webHidden/>
              </w:rPr>
              <w:fldChar w:fldCharType="separate"/>
            </w:r>
            <w:r w:rsidR="006A09A4">
              <w:rPr>
                <w:noProof/>
                <w:webHidden/>
              </w:rPr>
              <w:t>24</w:t>
            </w:r>
            <w:r w:rsidR="006A09A4">
              <w:rPr>
                <w:noProof/>
                <w:webHidden/>
              </w:rPr>
              <w:fldChar w:fldCharType="end"/>
            </w:r>
          </w:hyperlink>
        </w:p>
        <w:p w14:paraId="0FF214E7" w14:textId="77777777" w:rsidR="006A09A4" w:rsidRDefault="0020190A">
          <w:pPr>
            <w:pStyle w:val="Sumrio1"/>
            <w:tabs>
              <w:tab w:val="right" w:leader="dot" w:pos="9061"/>
            </w:tabs>
            <w:rPr>
              <w:rFonts w:eastAsiaTheme="minorEastAsia" w:cstheme="minorBidi"/>
              <w:b w:val="0"/>
              <w:bCs w:val="0"/>
              <w:noProof/>
            </w:rPr>
          </w:pPr>
          <w:hyperlink w:anchor="_Toc496895137" w:history="1">
            <w:r w:rsidR="006A09A4" w:rsidRPr="00845E2B">
              <w:rPr>
                <w:rStyle w:val="Hiperlink"/>
                <w:noProof/>
              </w:rPr>
              <w:t>3.1 LXC Containers</w:t>
            </w:r>
            <w:r w:rsidR="006A09A4">
              <w:rPr>
                <w:noProof/>
                <w:webHidden/>
              </w:rPr>
              <w:tab/>
            </w:r>
            <w:r w:rsidR="006A09A4">
              <w:rPr>
                <w:noProof/>
                <w:webHidden/>
              </w:rPr>
              <w:fldChar w:fldCharType="begin"/>
            </w:r>
            <w:r w:rsidR="006A09A4">
              <w:rPr>
                <w:noProof/>
                <w:webHidden/>
              </w:rPr>
              <w:instrText xml:space="preserve"> PAGEREF _Toc496895137 \h </w:instrText>
            </w:r>
            <w:r w:rsidR="006A09A4">
              <w:rPr>
                <w:noProof/>
                <w:webHidden/>
              </w:rPr>
            </w:r>
            <w:r w:rsidR="006A09A4">
              <w:rPr>
                <w:noProof/>
                <w:webHidden/>
              </w:rPr>
              <w:fldChar w:fldCharType="separate"/>
            </w:r>
            <w:r w:rsidR="006A09A4">
              <w:rPr>
                <w:noProof/>
                <w:webHidden/>
              </w:rPr>
              <w:t>27</w:t>
            </w:r>
            <w:r w:rsidR="006A09A4">
              <w:rPr>
                <w:noProof/>
                <w:webHidden/>
              </w:rPr>
              <w:fldChar w:fldCharType="end"/>
            </w:r>
          </w:hyperlink>
        </w:p>
        <w:p w14:paraId="551896AB" w14:textId="77777777" w:rsidR="006A09A4" w:rsidRDefault="0020190A">
          <w:pPr>
            <w:pStyle w:val="Sumrio1"/>
            <w:tabs>
              <w:tab w:val="right" w:leader="dot" w:pos="9061"/>
            </w:tabs>
            <w:rPr>
              <w:rFonts w:eastAsiaTheme="minorEastAsia" w:cstheme="minorBidi"/>
              <w:b w:val="0"/>
              <w:bCs w:val="0"/>
              <w:noProof/>
            </w:rPr>
          </w:pPr>
          <w:hyperlink w:anchor="_Toc496895138" w:history="1">
            <w:r w:rsidR="006A09A4" w:rsidRPr="00845E2B">
              <w:rPr>
                <w:rStyle w:val="Hiperlink"/>
                <w:noProof/>
              </w:rPr>
              <w:t>4. Docker</w:t>
            </w:r>
            <w:r w:rsidR="006A09A4">
              <w:rPr>
                <w:noProof/>
                <w:webHidden/>
              </w:rPr>
              <w:tab/>
            </w:r>
            <w:r w:rsidR="006A09A4">
              <w:rPr>
                <w:noProof/>
                <w:webHidden/>
              </w:rPr>
              <w:fldChar w:fldCharType="begin"/>
            </w:r>
            <w:r w:rsidR="006A09A4">
              <w:rPr>
                <w:noProof/>
                <w:webHidden/>
              </w:rPr>
              <w:instrText xml:space="preserve"> PAGEREF _Toc496895138 \h </w:instrText>
            </w:r>
            <w:r w:rsidR="006A09A4">
              <w:rPr>
                <w:noProof/>
                <w:webHidden/>
              </w:rPr>
            </w:r>
            <w:r w:rsidR="006A09A4">
              <w:rPr>
                <w:noProof/>
                <w:webHidden/>
              </w:rPr>
              <w:fldChar w:fldCharType="separate"/>
            </w:r>
            <w:r w:rsidR="006A09A4">
              <w:rPr>
                <w:noProof/>
                <w:webHidden/>
              </w:rPr>
              <w:t>30</w:t>
            </w:r>
            <w:r w:rsidR="006A09A4">
              <w:rPr>
                <w:noProof/>
                <w:webHidden/>
              </w:rPr>
              <w:fldChar w:fldCharType="end"/>
            </w:r>
          </w:hyperlink>
        </w:p>
        <w:p w14:paraId="2B58F32B" w14:textId="77777777" w:rsidR="006A09A4" w:rsidRDefault="0020190A">
          <w:pPr>
            <w:pStyle w:val="Sumrio1"/>
            <w:tabs>
              <w:tab w:val="right" w:leader="dot" w:pos="9061"/>
            </w:tabs>
            <w:rPr>
              <w:rFonts w:eastAsiaTheme="minorEastAsia" w:cstheme="minorBidi"/>
              <w:b w:val="0"/>
              <w:bCs w:val="0"/>
              <w:noProof/>
            </w:rPr>
          </w:pPr>
          <w:hyperlink w:anchor="_Toc496895139" w:history="1">
            <w:r w:rsidR="006A09A4" w:rsidRPr="00845E2B">
              <w:rPr>
                <w:rStyle w:val="Hiperlink"/>
                <w:noProof/>
              </w:rPr>
              <w:t>4.1 Motivos para usar o Docker</w:t>
            </w:r>
            <w:r w:rsidR="006A09A4">
              <w:rPr>
                <w:noProof/>
                <w:webHidden/>
              </w:rPr>
              <w:tab/>
            </w:r>
            <w:r w:rsidR="006A09A4">
              <w:rPr>
                <w:noProof/>
                <w:webHidden/>
              </w:rPr>
              <w:fldChar w:fldCharType="begin"/>
            </w:r>
            <w:r w:rsidR="006A09A4">
              <w:rPr>
                <w:noProof/>
                <w:webHidden/>
              </w:rPr>
              <w:instrText xml:space="preserve"> PAGEREF _Toc496895139 \h </w:instrText>
            </w:r>
            <w:r w:rsidR="006A09A4">
              <w:rPr>
                <w:noProof/>
                <w:webHidden/>
              </w:rPr>
            </w:r>
            <w:r w:rsidR="006A09A4">
              <w:rPr>
                <w:noProof/>
                <w:webHidden/>
              </w:rPr>
              <w:fldChar w:fldCharType="separate"/>
            </w:r>
            <w:r w:rsidR="006A09A4">
              <w:rPr>
                <w:noProof/>
                <w:webHidden/>
              </w:rPr>
              <w:t>32</w:t>
            </w:r>
            <w:r w:rsidR="006A09A4">
              <w:rPr>
                <w:noProof/>
                <w:webHidden/>
              </w:rPr>
              <w:fldChar w:fldCharType="end"/>
            </w:r>
          </w:hyperlink>
        </w:p>
        <w:p w14:paraId="0E757252" w14:textId="77777777" w:rsidR="006A09A4" w:rsidRDefault="0020190A">
          <w:pPr>
            <w:pStyle w:val="Sumrio1"/>
            <w:tabs>
              <w:tab w:val="right" w:leader="dot" w:pos="9061"/>
            </w:tabs>
            <w:rPr>
              <w:rFonts w:eastAsiaTheme="minorEastAsia" w:cstheme="minorBidi"/>
              <w:b w:val="0"/>
              <w:bCs w:val="0"/>
              <w:noProof/>
            </w:rPr>
          </w:pPr>
          <w:hyperlink w:anchor="_Toc496895140" w:history="1">
            <w:r w:rsidR="006A09A4" w:rsidRPr="00845E2B">
              <w:rPr>
                <w:rStyle w:val="Hiperlink"/>
                <w:noProof/>
              </w:rPr>
              <w:t>4.2 Docker Imagem</w:t>
            </w:r>
            <w:r w:rsidR="006A09A4">
              <w:rPr>
                <w:noProof/>
                <w:webHidden/>
              </w:rPr>
              <w:tab/>
            </w:r>
            <w:r w:rsidR="006A09A4">
              <w:rPr>
                <w:noProof/>
                <w:webHidden/>
              </w:rPr>
              <w:fldChar w:fldCharType="begin"/>
            </w:r>
            <w:r w:rsidR="006A09A4">
              <w:rPr>
                <w:noProof/>
                <w:webHidden/>
              </w:rPr>
              <w:instrText xml:space="preserve"> PAGEREF _Toc496895140 \h </w:instrText>
            </w:r>
            <w:r w:rsidR="006A09A4">
              <w:rPr>
                <w:noProof/>
                <w:webHidden/>
              </w:rPr>
            </w:r>
            <w:r w:rsidR="006A09A4">
              <w:rPr>
                <w:noProof/>
                <w:webHidden/>
              </w:rPr>
              <w:fldChar w:fldCharType="separate"/>
            </w:r>
            <w:r w:rsidR="006A09A4">
              <w:rPr>
                <w:noProof/>
                <w:webHidden/>
              </w:rPr>
              <w:t>33</w:t>
            </w:r>
            <w:r w:rsidR="006A09A4">
              <w:rPr>
                <w:noProof/>
                <w:webHidden/>
              </w:rPr>
              <w:fldChar w:fldCharType="end"/>
            </w:r>
          </w:hyperlink>
        </w:p>
        <w:p w14:paraId="4AAF6205" w14:textId="77777777" w:rsidR="006A09A4" w:rsidRDefault="0020190A">
          <w:pPr>
            <w:pStyle w:val="Sumrio1"/>
            <w:tabs>
              <w:tab w:val="right" w:leader="dot" w:pos="9061"/>
            </w:tabs>
            <w:rPr>
              <w:rFonts w:eastAsiaTheme="minorEastAsia" w:cstheme="minorBidi"/>
              <w:b w:val="0"/>
              <w:bCs w:val="0"/>
              <w:noProof/>
            </w:rPr>
          </w:pPr>
          <w:hyperlink w:anchor="_Toc496895141" w:history="1">
            <w:r w:rsidR="006A09A4" w:rsidRPr="00845E2B">
              <w:rPr>
                <w:rStyle w:val="Hiperlink"/>
                <w:noProof/>
              </w:rPr>
              <w:t>4.2.1 DockerHub</w:t>
            </w:r>
            <w:r w:rsidR="006A09A4">
              <w:rPr>
                <w:noProof/>
                <w:webHidden/>
              </w:rPr>
              <w:tab/>
            </w:r>
            <w:r w:rsidR="006A09A4">
              <w:rPr>
                <w:noProof/>
                <w:webHidden/>
              </w:rPr>
              <w:fldChar w:fldCharType="begin"/>
            </w:r>
            <w:r w:rsidR="006A09A4">
              <w:rPr>
                <w:noProof/>
                <w:webHidden/>
              </w:rPr>
              <w:instrText xml:space="preserve"> PAGEREF _Toc496895141 \h </w:instrText>
            </w:r>
            <w:r w:rsidR="006A09A4">
              <w:rPr>
                <w:noProof/>
                <w:webHidden/>
              </w:rPr>
            </w:r>
            <w:r w:rsidR="006A09A4">
              <w:rPr>
                <w:noProof/>
                <w:webHidden/>
              </w:rPr>
              <w:fldChar w:fldCharType="separate"/>
            </w:r>
            <w:r w:rsidR="006A09A4">
              <w:rPr>
                <w:noProof/>
                <w:webHidden/>
              </w:rPr>
              <w:t>34</w:t>
            </w:r>
            <w:r w:rsidR="006A09A4">
              <w:rPr>
                <w:noProof/>
                <w:webHidden/>
              </w:rPr>
              <w:fldChar w:fldCharType="end"/>
            </w:r>
          </w:hyperlink>
        </w:p>
        <w:p w14:paraId="4550366E" w14:textId="77777777" w:rsidR="006A09A4" w:rsidRDefault="0020190A">
          <w:pPr>
            <w:pStyle w:val="Sumrio1"/>
            <w:tabs>
              <w:tab w:val="right" w:leader="dot" w:pos="9061"/>
            </w:tabs>
            <w:rPr>
              <w:rFonts w:eastAsiaTheme="minorEastAsia" w:cstheme="minorBidi"/>
              <w:b w:val="0"/>
              <w:bCs w:val="0"/>
              <w:noProof/>
            </w:rPr>
          </w:pPr>
          <w:hyperlink w:anchor="_Toc496895142" w:history="1">
            <w:r w:rsidR="006A09A4" w:rsidRPr="00845E2B">
              <w:rPr>
                <w:rStyle w:val="Hiperlink"/>
                <w:noProof/>
              </w:rPr>
              <w:t>4.3 Arquivos de Configuração</w:t>
            </w:r>
            <w:r w:rsidR="006A09A4">
              <w:rPr>
                <w:noProof/>
                <w:webHidden/>
              </w:rPr>
              <w:tab/>
            </w:r>
            <w:r w:rsidR="006A09A4">
              <w:rPr>
                <w:noProof/>
                <w:webHidden/>
              </w:rPr>
              <w:fldChar w:fldCharType="begin"/>
            </w:r>
            <w:r w:rsidR="006A09A4">
              <w:rPr>
                <w:noProof/>
                <w:webHidden/>
              </w:rPr>
              <w:instrText xml:space="preserve"> PAGEREF _Toc496895142 \h </w:instrText>
            </w:r>
            <w:r w:rsidR="006A09A4">
              <w:rPr>
                <w:noProof/>
                <w:webHidden/>
              </w:rPr>
            </w:r>
            <w:r w:rsidR="006A09A4">
              <w:rPr>
                <w:noProof/>
                <w:webHidden/>
              </w:rPr>
              <w:fldChar w:fldCharType="separate"/>
            </w:r>
            <w:r w:rsidR="006A09A4">
              <w:rPr>
                <w:noProof/>
                <w:webHidden/>
              </w:rPr>
              <w:t>35</w:t>
            </w:r>
            <w:r w:rsidR="006A09A4">
              <w:rPr>
                <w:noProof/>
                <w:webHidden/>
              </w:rPr>
              <w:fldChar w:fldCharType="end"/>
            </w:r>
          </w:hyperlink>
        </w:p>
        <w:p w14:paraId="3144E0EB" w14:textId="77777777" w:rsidR="006A09A4" w:rsidRDefault="0020190A">
          <w:pPr>
            <w:pStyle w:val="Sumrio2"/>
            <w:tabs>
              <w:tab w:val="right" w:leader="dot" w:pos="9061"/>
            </w:tabs>
            <w:rPr>
              <w:rFonts w:eastAsiaTheme="minorEastAsia" w:cstheme="minorBidi"/>
              <w:b w:val="0"/>
              <w:bCs w:val="0"/>
              <w:noProof/>
              <w:sz w:val="24"/>
              <w:szCs w:val="24"/>
            </w:rPr>
          </w:pPr>
          <w:hyperlink w:anchor="_Toc496895143" w:history="1">
            <w:r w:rsidR="006A09A4" w:rsidRPr="00845E2B">
              <w:rPr>
                <w:rStyle w:val="Hiperlink"/>
                <w:noProof/>
              </w:rPr>
              <w:t>4.3.1 Docker-Compose</w:t>
            </w:r>
            <w:r w:rsidR="006A09A4">
              <w:rPr>
                <w:noProof/>
                <w:webHidden/>
              </w:rPr>
              <w:tab/>
            </w:r>
            <w:r w:rsidR="006A09A4">
              <w:rPr>
                <w:noProof/>
                <w:webHidden/>
              </w:rPr>
              <w:fldChar w:fldCharType="begin"/>
            </w:r>
            <w:r w:rsidR="006A09A4">
              <w:rPr>
                <w:noProof/>
                <w:webHidden/>
              </w:rPr>
              <w:instrText xml:space="preserve"> PAGEREF _Toc496895143 \h </w:instrText>
            </w:r>
            <w:r w:rsidR="006A09A4">
              <w:rPr>
                <w:noProof/>
                <w:webHidden/>
              </w:rPr>
            </w:r>
            <w:r w:rsidR="006A09A4">
              <w:rPr>
                <w:noProof/>
                <w:webHidden/>
              </w:rPr>
              <w:fldChar w:fldCharType="separate"/>
            </w:r>
            <w:r w:rsidR="006A09A4">
              <w:rPr>
                <w:noProof/>
                <w:webHidden/>
              </w:rPr>
              <w:t>36</w:t>
            </w:r>
            <w:r w:rsidR="006A09A4">
              <w:rPr>
                <w:noProof/>
                <w:webHidden/>
              </w:rPr>
              <w:fldChar w:fldCharType="end"/>
            </w:r>
          </w:hyperlink>
        </w:p>
        <w:p w14:paraId="3A7571BC" w14:textId="77777777" w:rsidR="006A09A4" w:rsidRDefault="0020190A">
          <w:pPr>
            <w:pStyle w:val="Sumrio2"/>
            <w:tabs>
              <w:tab w:val="right" w:leader="dot" w:pos="9061"/>
            </w:tabs>
            <w:rPr>
              <w:rFonts w:eastAsiaTheme="minorEastAsia" w:cstheme="minorBidi"/>
              <w:b w:val="0"/>
              <w:bCs w:val="0"/>
              <w:noProof/>
              <w:sz w:val="24"/>
              <w:szCs w:val="24"/>
            </w:rPr>
          </w:pPr>
          <w:hyperlink w:anchor="_Toc496895144" w:history="1">
            <w:r w:rsidR="006A09A4" w:rsidRPr="00845E2B">
              <w:rPr>
                <w:rStyle w:val="Hiperlink"/>
                <w:noProof/>
              </w:rPr>
              <w:t>4.3.2 Docker File</w:t>
            </w:r>
            <w:r w:rsidR="006A09A4">
              <w:rPr>
                <w:noProof/>
                <w:webHidden/>
              </w:rPr>
              <w:tab/>
            </w:r>
            <w:r w:rsidR="006A09A4">
              <w:rPr>
                <w:noProof/>
                <w:webHidden/>
              </w:rPr>
              <w:fldChar w:fldCharType="begin"/>
            </w:r>
            <w:r w:rsidR="006A09A4">
              <w:rPr>
                <w:noProof/>
                <w:webHidden/>
              </w:rPr>
              <w:instrText xml:space="preserve"> PAGEREF _Toc496895144 \h </w:instrText>
            </w:r>
            <w:r w:rsidR="006A09A4">
              <w:rPr>
                <w:noProof/>
                <w:webHidden/>
              </w:rPr>
            </w:r>
            <w:r w:rsidR="006A09A4">
              <w:rPr>
                <w:noProof/>
                <w:webHidden/>
              </w:rPr>
              <w:fldChar w:fldCharType="separate"/>
            </w:r>
            <w:r w:rsidR="006A09A4">
              <w:rPr>
                <w:noProof/>
                <w:webHidden/>
              </w:rPr>
              <w:t>38</w:t>
            </w:r>
            <w:r w:rsidR="006A09A4">
              <w:rPr>
                <w:noProof/>
                <w:webHidden/>
              </w:rPr>
              <w:fldChar w:fldCharType="end"/>
            </w:r>
          </w:hyperlink>
        </w:p>
        <w:p w14:paraId="46991562" w14:textId="77777777" w:rsidR="006A09A4" w:rsidRDefault="0020190A">
          <w:pPr>
            <w:pStyle w:val="Sumrio2"/>
            <w:tabs>
              <w:tab w:val="right" w:leader="dot" w:pos="9061"/>
            </w:tabs>
            <w:rPr>
              <w:rFonts w:eastAsiaTheme="minorEastAsia" w:cstheme="minorBidi"/>
              <w:b w:val="0"/>
              <w:bCs w:val="0"/>
              <w:noProof/>
              <w:sz w:val="24"/>
              <w:szCs w:val="24"/>
            </w:rPr>
          </w:pPr>
          <w:hyperlink w:anchor="_Toc496895145" w:history="1">
            <w:r w:rsidR="006A09A4" w:rsidRPr="00845E2B">
              <w:rPr>
                <w:rStyle w:val="Hiperlink"/>
                <w:noProof/>
              </w:rPr>
              <w:t>4.3.3 Docker Swarm</w:t>
            </w:r>
            <w:r w:rsidR="006A09A4">
              <w:rPr>
                <w:noProof/>
                <w:webHidden/>
              </w:rPr>
              <w:tab/>
            </w:r>
            <w:r w:rsidR="006A09A4">
              <w:rPr>
                <w:noProof/>
                <w:webHidden/>
              </w:rPr>
              <w:fldChar w:fldCharType="begin"/>
            </w:r>
            <w:r w:rsidR="006A09A4">
              <w:rPr>
                <w:noProof/>
                <w:webHidden/>
              </w:rPr>
              <w:instrText xml:space="preserve"> PAGEREF _Toc496895145 \h </w:instrText>
            </w:r>
            <w:r w:rsidR="006A09A4">
              <w:rPr>
                <w:noProof/>
                <w:webHidden/>
              </w:rPr>
            </w:r>
            <w:r w:rsidR="006A09A4">
              <w:rPr>
                <w:noProof/>
                <w:webHidden/>
              </w:rPr>
              <w:fldChar w:fldCharType="separate"/>
            </w:r>
            <w:r w:rsidR="006A09A4">
              <w:rPr>
                <w:noProof/>
                <w:webHidden/>
              </w:rPr>
              <w:t>39</w:t>
            </w:r>
            <w:r w:rsidR="006A09A4">
              <w:rPr>
                <w:noProof/>
                <w:webHidden/>
              </w:rPr>
              <w:fldChar w:fldCharType="end"/>
            </w:r>
          </w:hyperlink>
        </w:p>
        <w:p w14:paraId="79D63381" w14:textId="77777777" w:rsidR="006A09A4" w:rsidRDefault="0020190A">
          <w:pPr>
            <w:pStyle w:val="Sumrio1"/>
            <w:tabs>
              <w:tab w:val="right" w:leader="dot" w:pos="9061"/>
            </w:tabs>
            <w:rPr>
              <w:rFonts w:eastAsiaTheme="minorEastAsia" w:cstheme="minorBidi"/>
              <w:b w:val="0"/>
              <w:bCs w:val="0"/>
              <w:noProof/>
            </w:rPr>
          </w:pPr>
          <w:hyperlink w:anchor="_Toc496895146" w:history="1">
            <w:r w:rsidR="006A09A4" w:rsidRPr="00845E2B">
              <w:rPr>
                <w:rStyle w:val="Hiperlink"/>
                <w:noProof/>
              </w:rPr>
              <w:t>4.4 Play with Docker</w:t>
            </w:r>
            <w:r w:rsidR="006A09A4">
              <w:rPr>
                <w:noProof/>
                <w:webHidden/>
              </w:rPr>
              <w:tab/>
            </w:r>
            <w:r w:rsidR="006A09A4">
              <w:rPr>
                <w:noProof/>
                <w:webHidden/>
              </w:rPr>
              <w:fldChar w:fldCharType="begin"/>
            </w:r>
            <w:r w:rsidR="006A09A4">
              <w:rPr>
                <w:noProof/>
                <w:webHidden/>
              </w:rPr>
              <w:instrText xml:space="preserve"> PAGEREF _Toc496895146 \h </w:instrText>
            </w:r>
            <w:r w:rsidR="006A09A4">
              <w:rPr>
                <w:noProof/>
                <w:webHidden/>
              </w:rPr>
            </w:r>
            <w:r w:rsidR="006A09A4">
              <w:rPr>
                <w:noProof/>
                <w:webHidden/>
              </w:rPr>
              <w:fldChar w:fldCharType="separate"/>
            </w:r>
            <w:r w:rsidR="006A09A4">
              <w:rPr>
                <w:noProof/>
                <w:webHidden/>
              </w:rPr>
              <w:t>40</w:t>
            </w:r>
            <w:r w:rsidR="006A09A4">
              <w:rPr>
                <w:noProof/>
                <w:webHidden/>
              </w:rPr>
              <w:fldChar w:fldCharType="end"/>
            </w:r>
          </w:hyperlink>
        </w:p>
        <w:p w14:paraId="2982D313" w14:textId="77777777" w:rsidR="006A09A4" w:rsidRDefault="0020190A">
          <w:pPr>
            <w:pStyle w:val="Sumrio1"/>
            <w:tabs>
              <w:tab w:val="right" w:leader="dot" w:pos="9061"/>
            </w:tabs>
            <w:rPr>
              <w:rFonts w:eastAsiaTheme="minorEastAsia" w:cstheme="minorBidi"/>
              <w:b w:val="0"/>
              <w:bCs w:val="0"/>
              <w:noProof/>
            </w:rPr>
          </w:pPr>
          <w:hyperlink w:anchor="_Toc496895147" w:history="1">
            <w:r w:rsidR="006A09A4" w:rsidRPr="00845E2B">
              <w:rPr>
                <w:rStyle w:val="Hiperlink"/>
                <w:noProof/>
              </w:rPr>
              <w:t>4.5 Comunidade</w:t>
            </w:r>
            <w:r w:rsidR="006A09A4">
              <w:rPr>
                <w:noProof/>
                <w:webHidden/>
              </w:rPr>
              <w:tab/>
            </w:r>
            <w:r w:rsidR="006A09A4">
              <w:rPr>
                <w:noProof/>
                <w:webHidden/>
              </w:rPr>
              <w:fldChar w:fldCharType="begin"/>
            </w:r>
            <w:r w:rsidR="006A09A4">
              <w:rPr>
                <w:noProof/>
                <w:webHidden/>
              </w:rPr>
              <w:instrText xml:space="preserve"> PAGEREF _Toc496895147 \h </w:instrText>
            </w:r>
            <w:r w:rsidR="006A09A4">
              <w:rPr>
                <w:noProof/>
                <w:webHidden/>
              </w:rPr>
            </w:r>
            <w:r w:rsidR="006A09A4">
              <w:rPr>
                <w:noProof/>
                <w:webHidden/>
              </w:rPr>
              <w:fldChar w:fldCharType="separate"/>
            </w:r>
            <w:r w:rsidR="006A09A4">
              <w:rPr>
                <w:noProof/>
                <w:webHidden/>
              </w:rPr>
              <w:t>42</w:t>
            </w:r>
            <w:r w:rsidR="006A09A4">
              <w:rPr>
                <w:noProof/>
                <w:webHidden/>
              </w:rPr>
              <w:fldChar w:fldCharType="end"/>
            </w:r>
          </w:hyperlink>
        </w:p>
        <w:p w14:paraId="1AE85972" w14:textId="77777777" w:rsidR="006A09A4" w:rsidRDefault="0020190A">
          <w:pPr>
            <w:pStyle w:val="Sumrio1"/>
            <w:tabs>
              <w:tab w:val="right" w:leader="dot" w:pos="9061"/>
            </w:tabs>
            <w:rPr>
              <w:rFonts w:eastAsiaTheme="minorEastAsia" w:cstheme="minorBidi"/>
              <w:b w:val="0"/>
              <w:bCs w:val="0"/>
              <w:noProof/>
            </w:rPr>
          </w:pPr>
          <w:hyperlink w:anchor="_Toc496895148" w:history="1">
            <w:r w:rsidR="006A09A4" w:rsidRPr="00845E2B">
              <w:rPr>
                <w:rStyle w:val="Hiperlink"/>
                <w:noProof/>
              </w:rPr>
              <w:t>5 Boas práticas de Construção da aplicação (Doze fatores)</w:t>
            </w:r>
            <w:r w:rsidR="006A09A4">
              <w:rPr>
                <w:noProof/>
                <w:webHidden/>
              </w:rPr>
              <w:tab/>
            </w:r>
            <w:r w:rsidR="006A09A4">
              <w:rPr>
                <w:noProof/>
                <w:webHidden/>
              </w:rPr>
              <w:fldChar w:fldCharType="begin"/>
            </w:r>
            <w:r w:rsidR="006A09A4">
              <w:rPr>
                <w:noProof/>
                <w:webHidden/>
              </w:rPr>
              <w:instrText xml:space="preserve"> PAGEREF _Toc496895148 \h </w:instrText>
            </w:r>
            <w:r w:rsidR="006A09A4">
              <w:rPr>
                <w:noProof/>
                <w:webHidden/>
              </w:rPr>
            </w:r>
            <w:r w:rsidR="006A09A4">
              <w:rPr>
                <w:noProof/>
                <w:webHidden/>
              </w:rPr>
              <w:fldChar w:fldCharType="separate"/>
            </w:r>
            <w:r w:rsidR="006A09A4">
              <w:rPr>
                <w:noProof/>
                <w:webHidden/>
              </w:rPr>
              <w:t>43</w:t>
            </w:r>
            <w:r w:rsidR="006A09A4">
              <w:rPr>
                <w:noProof/>
                <w:webHidden/>
              </w:rPr>
              <w:fldChar w:fldCharType="end"/>
            </w:r>
          </w:hyperlink>
        </w:p>
        <w:p w14:paraId="5EBC2036" w14:textId="77777777" w:rsidR="006A09A4" w:rsidRDefault="0020190A">
          <w:pPr>
            <w:pStyle w:val="Sumrio1"/>
            <w:tabs>
              <w:tab w:val="right" w:leader="dot" w:pos="9061"/>
            </w:tabs>
            <w:rPr>
              <w:rFonts w:eastAsiaTheme="minorEastAsia" w:cstheme="minorBidi"/>
              <w:b w:val="0"/>
              <w:bCs w:val="0"/>
              <w:noProof/>
            </w:rPr>
          </w:pPr>
          <w:hyperlink w:anchor="_Toc496895149" w:history="1">
            <w:r w:rsidR="006A09A4" w:rsidRPr="00845E2B">
              <w:rPr>
                <w:rStyle w:val="Hiperlink"/>
                <w:noProof/>
              </w:rPr>
              <w:t>6 Software de gerenciamento de containers</w:t>
            </w:r>
            <w:r w:rsidR="006A09A4">
              <w:rPr>
                <w:noProof/>
                <w:webHidden/>
              </w:rPr>
              <w:tab/>
            </w:r>
            <w:r w:rsidR="006A09A4">
              <w:rPr>
                <w:noProof/>
                <w:webHidden/>
              </w:rPr>
              <w:fldChar w:fldCharType="begin"/>
            </w:r>
            <w:r w:rsidR="006A09A4">
              <w:rPr>
                <w:noProof/>
                <w:webHidden/>
              </w:rPr>
              <w:instrText xml:space="preserve"> PAGEREF _Toc496895149 \h </w:instrText>
            </w:r>
            <w:r w:rsidR="006A09A4">
              <w:rPr>
                <w:noProof/>
                <w:webHidden/>
              </w:rPr>
            </w:r>
            <w:r w:rsidR="006A09A4">
              <w:rPr>
                <w:noProof/>
                <w:webHidden/>
              </w:rPr>
              <w:fldChar w:fldCharType="separate"/>
            </w:r>
            <w:r w:rsidR="006A09A4">
              <w:rPr>
                <w:noProof/>
                <w:webHidden/>
              </w:rPr>
              <w:t>45</w:t>
            </w:r>
            <w:r w:rsidR="006A09A4">
              <w:rPr>
                <w:noProof/>
                <w:webHidden/>
              </w:rPr>
              <w:fldChar w:fldCharType="end"/>
            </w:r>
          </w:hyperlink>
        </w:p>
        <w:p w14:paraId="722CA17D" w14:textId="77777777" w:rsidR="006A09A4" w:rsidRDefault="0020190A">
          <w:pPr>
            <w:pStyle w:val="Sumrio1"/>
            <w:tabs>
              <w:tab w:val="right" w:leader="dot" w:pos="9061"/>
            </w:tabs>
            <w:rPr>
              <w:rFonts w:eastAsiaTheme="minorEastAsia" w:cstheme="minorBidi"/>
              <w:b w:val="0"/>
              <w:bCs w:val="0"/>
              <w:noProof/>
            </w:rPr>
          </w:pPr>
          <w:hyperlink w:anchor="_Toc496895150" w:history="1">
            <w:r w:rsidR="006A09A4" w:rsidRPr="00845E2B">
              <w:rPr>
                <w:rStyle w:val="Hiperlink"/>
                <w:noProof/>
              </w:rPr>
              <w:t>13 Estudo de Caso</w:t>
            </w:r>
            <w:r w:rsidR="006A09A4">
              <w:rPr>
                <w:noProof/>
                <w:webHidden/>
              </w:rPr>
              <w:tab/>
            </w:r>
            <w:r w:rsidR="006A09A4">
              <w:rPr>
                <w:noProof/>
                <w:webHidden/>
              </w:rPr>
              <w:fldChar w:fldCharType="begin"/>
            </w:r>
            <w:r w:rsidR="006A09A4">
              <w:rPr>
                <w:noProof/>
                <w:webHidden/>
              </w:rPr>
              <w:instrText xml:space="preserve"> PAGEREF _Toc496895150 \h </w:instrText>
            </w:r>
            <w:r w:rsidR="006A09A4">
              <w:rPr>
                <w:noProof/>
                <w:webHidden/>
              </w:rPr>
            </w:r>
            <w:r w:rsidR="006A09A4">
              <w:rPr>
                <w:noProof/>
                <w:webHidden/>
              </w:rPr>
              <w:fldChar w:fldCharType="separate"/>
            </w:r>
            <w:r w:rsidR="006A09A4">
              <w:rPr>
                <w:noProof/>
                <w:webHidden/>
              </w:rPr>
              <w:t>46</w:t>
            </w:r>
            <w:r w:rsidR="006A09A4">
              <w:rPr>
                <w:noProof/>
                <w:webHidden/>
              </w:rPr>
              <w:fldChar w:fldCharType="end"/>
            </w:r>
          </w:hyperlink>
        </w:p>
        <w:p w14:paraId="353C2B80" w14:textId="77777777" w:rsidR="006A09A4" w:rsidRDefault="0020190A">
          <w:pPr>
            <w:pStyle w:val="Sumrio1"/>
            <w:tabs>
              <w:tab w:val="right" w:leader="dot" w:pos="9061"/>
            </w:tabs>
            <w:rPr>
              <w:rFonts w:eastAsiaTheme="minorEastAsia" w:cstheme="minorBidi"/>
              <w:b w:val="0"/>
              <w:bCs w:val="0"/>
              <w:noProof/>
            </w:rPr>
          </w:pPr>
          <w:hyperlink w:anchor="_Toc496895151" w:history="1">
            <w:r w:rsidR="006A09A4" w:rsidRPr="00845E2B">
              <w:rPr>
                <w:rStyle w:val="Hiperlink"/>
                <w:noProof/>
              </w:rPr>
              <w:t>14 Infraestrutura</w:t>
            </w:r>
            <w:r w:rsidR="006A09A4">
              <w:rPr>
                <w:noProof/>
                <w:webHidden/>
              </w:rPr>
              <w:tab/>
            </w:r>
            <w:r w:rsidR="006A09A4">
              <w:rPr>
                <w:noProof/>
                <w:webHidden/>
              </w:rPr>
              <w:fldChar w:fldCharType="begin"/>
            </w:r>
            <w:r w:rsidR="006A09A4">
              <w:rPr>
                <w:noProof/>
                <w:webHidden/>
              </w:rPr>
              <w:instrText xml:space="preserve"> PAGEREF _Toc496895151 \h </w:instrText>
            </w:r>
            <w:r w:rsidR="006A09A4">
              <w:rPr>
                <w:noProof/>
                <w:webHidden/>
              </w:rPr>
            </w:r>
            <w:r w:rsidR="006A09A4">
              <w:rPr>
                <w:noProof/>
                <w:webHidden/>
              </w:rPr>
              <w:fldChar w:fldCharType="separate"/>
            </w:r>
            <w:r w:rsidR="006A09A4">
              <w:rPr>
                <w:noProof/>
                <w:webHidden/>
              </w:rPr>
              <w:t>53</w:t>
            </w:r>
            <w:r w:rsidR="006A09A4">
              <w:rPr>
                <w:noProof/>
                <w:webHidden/>
              </w:rPr>
              <w:fldChar w:fldCharType="end"/>
            </w:r>
          </w:hyperlink>
        </w:p>
        <w:p w14:paraId="605DA756" w14:textId="77777777" w:rsidR="006A09A4" w:rsidRDefault="0020190A">
          <w:pPr>
            <w:pStyle w:val="Sumrio1"/>
            <w:tabs>
              <w:tab w:val="right" w:leader="dot" w:pos="9061"/>
            </w:tabs>
            <w:rPr>
              <w:rFonts w:eastAsiaTheme="minorEastAsia" w:cstheme="minorBidi"/>
              <w:b w:val="0"/>
              <w:bCs w:val="0"/>
              <w:noProof/>
            </w:rPr>
          </w:pPr>
          <w:hyperlink w:anchor="_Toc496895152" w:history="1">
            <w:r w:rsidR="006A09A4" w:rsidRPr="00845E2B">
              <w:rPr>
                <w:rStyle w:val="Hiperlink"/>
                <w:noProof/>
              </w:rPr>
              <w:t>19 Referências</w:t>
            </w:r>
            <w:r w:rsidR="006A09A4">
              <w:rPr>
                <w:noProof/>
                <w:webHidden/>
              </w:rPr>
              <w:tab/>
            </w:r>
            <w:r w:rsidR="006A09A4">
              <w:rPr>
                <w:noProof/>
                <w:webHidden/>
              </w:rPr>
              <w:fldChar w:fldCharType="begin"/>
            </w:r>
            <w:r w:rsidR="006A09A4">
              <w:rPr>
                <w:noProof/>
                <w:webHidden/>
              </w:rPr>
              <w:instrText xml:space="preserve"> PAGEREF _Toc496895152 \h </w:instrText>
            </w:r>
            <w:r w:rsidR="006A09A4">
              <w:rPr>
                <w:noProof/>
                <w:webHidden/>
              </w:rPr>
            </w:r>
            <w:r w:rsidR="006A09A4">
              <w:rPr>
                <w:noProof/>
                <w:webHidden/>
              </w:rPr>
              <w:fldChar w:fldCharType="separate"/>
            </w:r>
            <w:r w:rsidR="006A09A4">
              <w:rPr>
                <w:noProof/>
                <w:webHidden/>
              </w:rPr>
              <w:t>56</w:t>
            </w:r>
            <w:r w:rsidR="006A09A4">
              <w:rPr>
                <w:noProof/>
                <w:webHidden/>
              </w:rPr>
              <w:fldChar w:fldCharType="end"/>
            </w:r>
          </w:hyperlink>
        </w:p>
        <w:p w14:paraId="03E98648" w14:textId="77777777" w:rsidR="006A09A4" w:rsidRDefault="0020190A">
          <w:pPr>
            <w:pStyle w:val="Sumrio1"/>
            <w:tabs>
              <w:tab w:val="right" w:leader="dot" w:pos="9061"/>
            </w:tabs>
            <w:rPr>
              <w:rFonts w:eastAsiaTheme="minorEastAsia" w:cstheme="minorBidi"/>
              <w:b w:val="0"/>
              <w:bCs w:val="0"/>
              <w:noProof/>
            </w:rPr>
          </w:pPr>
          <w:hyperlink w:anchor="_Toc496895153" w:history="1">
            <w:r w:rsidR="006A09A4" w:rsidRPr="00845E2B">
              <w:rPr>
                <w:rStyle w:val="Hiperlink"/>
                <w:noProof/>
              </w:rPr>
              <w:t>11 Anexos</w:t>
            </w:r>
            <w:r w:rsidR="006A09A4">
              <w:rPr>
                <w:noProof/>
                <w:webHidden/>
              </w:rPr>
              <w:tab/>
            </w:r>
            <w:r w:rsidR="006A09A4">
              <w:rPr>
                <w:noProof/>
                <w:webHidden/>
              </w:rPr>
              <w:fldChar w:fldCharType="begin"/>
            </w:r>
            <w:r w:rsidR="006A09A4">
              <w:rPr>
                <w:noProof/>
                <w:webHidden/>
              </w:rPr>
              <w:instrText xml:space="preserve"> PAGEREF _Toc496895153 \h </w:instrText>
            </w:r>
            <w:r w:rsidR="006A09A4">
              <w:rPr>
                <w:noProof/>
                <w:webHidden/>
              </w:rPr>
            </w:r>
            <w:r w:rsidR="006A09A4">
              <w:rPr>
                <w:noProof/>
                <w:webHidden/>
              </w:rPr>
              <w:fldChar w:fldCharType="separate"/>
            </w:r>
            <w:r w:rsidR="006A09A4">
              <w:rPr>
                <w:noProof/>
                <w:webHidden/>
              </w:rPr>
              <w:t>58</w:t>
            </w:r>
            <w:r w:rsidR="006A09A4">
              <w:rPr>
                <w:noProof/>
                <w:webHidden/>
              </w:rPr>
              <w:fldChar w:fldCharType="end"/>
            </w:r>
          </w:hyperlink>
        </w:p>
        <w:p w14:paraId="30D12B2F" w14:textId="77777777" w:rsidR="006A09A4" w:rsidRDefault="0020190A">
          <w:pPr>
            <w:pStyle w:val="Sumrio2"/>
            <w:tabs>
              <w:tab w:val="right" w:leader="dot" w:pos="9061"/>
            </w:tabs>
            <w:rPr>
              <w:rFonts w:eastAsiaTheme="minorEastAsia" w:cstheme="minorBidi"/>
              <w:b w:val="0"/>
              <w:bCs w:val="0"/>
              <w:noProof/>
              <w:sz w:val="24"/>
              <w:szCs w:val="24"/>
            </w:rPr>
          </w:pPr>
          <w:hyperlink w:anchor="_Toc496895154" w:history="1">
            <w:r w:rsidR="006A09A4" w:rsidRPr="00845E2B">
              <w:rPr>
                <w:rStyle w:val="Hiperlink"/>
                <w:noProof/>
              </w:rPr>
              <w:t>Anexo 11.1 – Dockerfile - X86</w:t>
            </w:r>
            <w:r w:rsidR="006A09A4">
              <w:rPr>
                <w:noProof/>
                <w:webHidden/>
              </w:rPr>
              <w:tab/>
            </w:r>
            <w:r w:rsidR="006A09A4">
              <w:rPr>
                <w:noProof/>
                <w:webHidden/>
              </w:rPr>
              <w:fldChar w:fldCharType="begin"/>
            </w:r>
            <w:r w:rsidR="006A09A4">
              <w:rPr>
                <w:noProof/>
                <w:webHidden/>
              </w:rPr>
              <w:instrText xml:space="preserve"> PAGEREF _Toc496895154 \h </w:instrText>
            </w:r>
            <w:r w:rsidR="006A09A4">
              <w:rPr>
                <w:noProof/>
                <w:webHidden/>
              </w:rPr>
            </w:r>
            <w:r w:rsidR="006A09A4">
              <w:rPr>
                <w:noProof/>
                <w:webHidden/>
              </w:rPr>
              <w:fldChar w:fldCharType="separate"/>
            </w:r>
            <w:r w:rsidR="006A09A4">
              <w:rPr>
                <w:noProof/>
                <w:webHidden/>
              </w:rPr>
              <w:t>58</w:t>
            </w:r>
            <w:r w:rsidR="006A09A4">
              <w:rPr>
                <w:noProof/>
                <w:webHidden/>
              </w:rPr>
              <w:fldChar w:fldCharType="end"/>
            </w:r>
          </w:hyperlink>
        </w:p>
        <w:p w14:paraId="6372784C" w14:textId="77777777" w:rsidR="006A09A4" w:rsidRDefault="0020190A">
          <w:pPr>
            <w:pStyle w:val="Sumrio2"/>
            <w:tabs>
              <w:tab w:val="right" w:leader="dot" w:pos="9061"/>
            </w:tabs>
            <w:rPr>
              <w:rFonts w:eastAsiaTheme="minorEastAsia" w:cstheme="minorBidi"/>
              <w:b w:val="0"/>
              <w:bCs w:val="0"/>
              <w:noProof/>
              <w:sz w:val="24"/>
              <w:szCs w:val="24"/>
            </w:rPr>
          </w:pPr>
          <w:hyperlink w:anchor="_Toc496895155" w:history="1">
            <w:r w:rsidR="006A09A4" w:rsidRPr="00845E2B">
              <w:rPr>
                <w:rStyle w:val="Hiperlink"/>
                <w:noProof/>
              </w:rPr>
              <w:t>Anexo 11.2 – Docker-compose versão 2 - X86</w:t>
            </w:r>
            <w:r w:rsidR="006A09A4">
              <w:rPr>
                <w:noProof/>
                <w:webHidden/>
              </w:rPr>
              <w:tab/>
            </w:r>
            <w:r w:rsidR="006A09A4">
              <w:rPr>
                <w:noProof/>
                <w:webHidden/>
              </w:rPr>
              <w:fldChar w:fldCharType="begin"/>
            </w:r>
            <w:r w:rsidR="006A09A4">
              <w:rPr>
                <w:noProof/>
                <w:webHidden/>
              </w:rPr>
              <w:instrText xml:space="preserve"> PAGEREF _Toc496895155 \h </w:instrText>
            </w:r>
            <w:r w:rsidR="006A09A4">
              <w:rPr>
                <w:noProof/>
                <w:webHidden/>
              </w:rPr>
            </w:r>
            <w:r w:rsidR="006A09A4">
              <w:rPr>
                <w:noProof/>
                <w:webHidden/>
              </w:rPr>
              <w:fldChar w:fldCharType="separate"/>
            </w:r>
            <w:r w:rsidR="006A09A4">
              <w:rPr>
                <w:noProof/>
                <w:webHidden/>
              </w:rPr>
              <w:t>60</w:t>
            </w:r>
            <w:r w:rsidR="006A09A4">
              <w:rPr>
                <w:noProof/>
                <w:webHidden/>
              </w:rPr>
              <w:fldChar w:fldCharType="end"/>
            </w:r>
          </w:hyperlink>
        </w:p>
        <w:p w14:paraId="397DEDBA" w14:textId="77777777" w:rsidR="006A09A4" w:rsidRDefault="0020190A">
          <w:pPr>
            <w:pStyle w:val="Sumrio2"/>
            <w:tabs>
              <w:tab w:val="right" w:leader="dot" w:pos="9061"/>
            </w:tabs>
            <w:rPr>
              <w:rFonts w:eastAsiaTheme="minorEastAsia" w:cstheme="minorBidi"/>
              <w:b w:val="0"/>
              <w:bCs w:val="0"/>
              <w:noProof/>
              <w:sz w:val="24"/>
              <w:szCs w:val="24"/>
            </w:rPr>
          </w:pPr>
          <w:hyperlink w:anchor="_Toc496895156" w:history="1">
            <w:r w:rsidR="006A09A4" w:rsidRPr="00845E2B">
              <w:rPr>
                <w:rStyle w:val="Hiperlink"/>
                <w:noProof/>
              </w:rPr>
              <w:t>Anexo 11.3 – Dockerfile – ARM</w:t>
            </w:r>
            <w:r w:rsidR="006A09A4">
              <w:rPr>
                <w:noProof/>
                <w:webHidden/>
              </w:rPr>
              <w:tab/>
            </w:r>
            <w:r w:rsidR="006A09A4">
              <w:rPr>
                <w:noProof/>
                <w:webHidden/>
              </w:rPr>
              <w:fldChar w:fldCharType="begin"/>
            </w:r>
            <w:r w:rsidR="006A09A4">
              <w:rPr>
                <w:noProof/>
                <w:webHidden/>
              </w:rPr>
              <w:instrText xml:space="preserve"> PAGEREF _Toc496895156 \h </w:instrText>
            </w:r>
            <w:r w:rsidR="006A09A4">
              <w:rPr>
                <w:noProof/>
                <w:webHidden/>
              </w:rPr>
            </w:r>
            <w:r w:rsidR="006A09A4">
              <w:rPr>
                <w:noProof/>
                <w:webHidden/>
              </w:rPr>
              <w:fldChar w:fldCharType="separate"/>
            </w:r>
            <w:r w:rsidR="006A09A4">
              <w:rPr>
                <w:noProof/>
                <w:webHidden/>
              </w:rPr>
              <w:t>62</w:t>
            </w:r>
            <w:r w:rsidR="006A09A4">
              <w:rPr>
                <w:noProof/>
                <w:webHidden/>
              </w:rPr>
              <w:fldChar w:fldCharType="end"/>
            </w:r>
          </w:hyperlink>
        </w:p>
        <w:p w14:paraId="2F15C48D" w14:textId="77777777" w:rsidR="006A09A4" w:rsidRDefault="0020190A">
          <w:pPr>
            <w:pStyle w:val="Sumrio2"/>
            <w:tabs>
              <w:tab w:val="right" w:leader="dot" w:pos="9061"/>
            </w:tabs>
            <w:rPr>
              <w:rFonts w:eastAsiaTheme="minorEastAsia" w:cstheme="minorBidi"/>
              <w:b w:val="0"/>
              <w:bCs w:val="0"/>
              <w:noProof/>
              <w:sz w:val="24"/>
              <w:szCs w:val="24"/>
            </w:rPr>
          </w:pPr>
          <w:hyperlink w:anchor="_Toc496895157" w:history="1">
            <w:r w:rsidR="006A09A4" w:rsidRPr="00845E2B">
              <w:rPr>
                <w:rStyle w:val="Hiperlink"/>
                <w:noProof/>
              </w:rPr>
              <w:t>Anexo 11.4 – Docker-compose versão 2 - ARM</w:t>
            </w:r>
            <w:r w:rsidR="006A09A4">
              <w:rPr>
                <w:noProof/>
                <w:webHidden/>
              </w:rPr>
              <w:tab/>
            </w:r>
            <w:r w:rsidR="006A09A4">
              <w:rPr>
                <w:noProof/>
                <w:webHidden/>
              </w:rPr>
              <w:fldChar w:fldCharType="begin"/>
            </w:r>
            <w:r w:rsidR="006A09A4">
              <w:rPr>
                <w:noProof/>
                <w:webHidden/>
              </w:rPr>
              <w:instrText xml:space="preserve"> PAGEREF _Toc496895157 \h </w:instrText>
            </w:r>
            <w:r w:rsidR="006A09A4">
              <w:rPr>
                <w:noProof/>
                <w:webHidden/>
              </w:rPr>
            </w:r>
            <w:r w:rsidR="006A09A4">
              <w:rPr>
                <w:noProof/>
                <w:webHidden/>
              </w:rPr>
              <w:fldChar w:fldCharType="separate"/>
            </w:r>
            <w:r w:rsidR="006A09A4">
              <w:rPr>
                <w:noProof/>
                <w:webHidden/>
              </w:rPr>
              <w:t>64</w:t>
            </w:r>
            <w:r w:rsidR="006A09A4">
              <w:rPr>
                <w:noProof/>
                <w:webHidden/>
              </w:rPr>
              <w:fldChar w:fldCharType="end"/>
            </w:r>
          </w:hyperlink>
        </w:p>
        <w:p w14:paraId="71220FBD" w14:textId="77777777" w:rsidR="006A09A4" w:rsidRDefault="0020190A">
          <w:pPr>
            <w:pStyle w:val="Sumrio2"/>
            <w:tabs>
              <w:tab w:val="right" w:leader="dot" w:pos="9061"/>
            </w:tabs>
            <w:rPr>
              <w:rFonts w:eastAsiaTheme="minorEastAsia" w:cstheme="minorBidi"/>
              <w:b w:val="0"/>
              <w:bCs w:val="0"/>
              <w:noProof/>
              <w:sz w:val="24"/>
              <w:szCs w:val="24"/>
            </w:rPr>
          </w:pPr>
          <w:hyperlink w:anchor="_Toc496895158" w:history="1">
            <w:r w:rsidR="006A09A4" w:rsidRPr="00845E2B">
              <w:rPr>
                <w:rStyle w:val="Hiperlink"/>
                <w:noProof/>
              </w:rPr>
              <w:t>Anexo 11.5 – Docker-compose versão 3 - ARM</w:t>
            </w:r>
            <w:r w:rsidR="006A09A4">
              <w:rPr>
                <w:noProof/>
                <w:webHidden/>
              </w:rPr>
              <w:tab/>
            </w:r>
            <w:r w:rsidR="006A09A4">
              <w:rPr>
                <w:noProof/>
                <w:webHidden/>
              </w:rPr>
              <w:fldChar w:fldCharType="begin"/>
            </w:r>
            <w:r w:rsidR="006A09A4">
              <w:rPr>
                <w:noProof/>
                <w:webHidden/>
              </w:rPr>
              <w:instrText xml:space="preserve"> PAGEREF _Toc496895158 \h </w:instrText>
            </w:r>
            <w:r w:rsidR="006A09A4">
              <w:rPr>
                <w:noProof/>
                <w:webHidden/>
              </w:rPr>
            </w:r>
            <w:r w:rsidR="006A09A4">
              <w:rPr>
                <w:noProof/>
                <w:webHidden/>
              </w:rPr>
              <w:fldChar w:fldCharType="separate"/>
            </w:r>
            <w:r w:rsidR="006A09A4">
              <w:rPr>
                <w:noProof/>
                <w:webHidden/>
              </w:rPr>
              <w:t>66</w:t>
            </w:r>
            <w:r w:rsidR="006A09A4">
              <w:rPr>
                <w:noProof/>
                <w:webHidden/>
              </w:rPr>
              <w:fldChar w:fldCharType="end"/>
            </w:r>
          </w:hyperlink>
        </w:p>
        <w:p w14:paraId="6765FAF1" w14:textId="029E7429" w:rsidR="0058370B" w:rsidRDefault="0058370B">
          <w:r>
            <w:rPr>
              <w:b/>
              <w:bCs/>
              <w:noProof/>
            </w:rPr>
            <w:fldChar w:fldCharType="end"/>
          </w:r>
        </w:p>
      </w:sdtContent>
    </w:sdt>
    <w:p w14:paraId="58E0F619" w14:textId="77777777" w:rsidR="009C7518" w:rsidRDefault="009C7518">
      <w:pPr>
        <w:spacing w:after="360"/>
        <w:jc w:val="center"/>
      </w:pPr>
    </w:p>
    <w:p w14:paraId="69D14D6D" w14:textId="77777777" w:rsidR="009C7518" w:rsidRDefault="00C254AC">
      <w:pPr>
        <w:pStyle w:val="Ttulo11"/>
      </w:pPr>
      <w:bookmarkStart w:id="2" w:name="_Toc496802689"/>
      <w:bookmarkStart w:id="3" w:name="_Toc496802918"/>
      <w:bookmarkStart w:id="4" w:name="_Toc496895126"/>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6895127"/>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A80F99" w:rsidRDefault="00A80F99">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A80F99" w:rsidRDefault="00A80F99">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802691"/>
      <w:bookmarkStart w:id="13" w:name="_Toc496802920"/>
      <w:bookmarkStart w:id="14" w:name="_Toc496895128"/>
      <w:r>
        <w:rPr>
          <w:sz w:val="26"/>
          <w:szCs w:val="26"/>
        </w:rPr>
        <w:lastRenderedPageBreak/>
        <w:t>2.1 História</w:t>
      </w:r>
      <w:bookmarkEnd w:id="12"/>
      <w:bookmarkEnd w:id="13"/>
      <w:bookmarkEnd w:id="14"/>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A80F99" w:rsidRDefault="00A80F99">
                            <w:pPr>
                              <w:pStyle w:val="Legenda"/>
                            </w:pPr>
                            <w:bookmarkStart w:id="15" w:name="_Toc482302120"/>
                            <w:bookmarkStart w:id="16" w:name="_Toc482039818"/>
                            <w:bookmarkStart w:id="17" w:name="_Toc482039960"/>
                            <w:bookmarkStart w:id="18"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5"/>
                            <w:bookmarkEnd w:id="16"/>
                            <w:bookmarkEnd w:id="17"/>
                            <w:r>
                              <w:rPr>
                                <w:color w:val="000000"/>
                              </w:rPr>
                              <w:t>: Joseph Carl Fonte: http://www.psynergie.com/psychologie-internet/photo-joseph-licklider.jpg</w:t>
                            </w:r>
                            <w:bookmarkEnd w:id="18"/>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A80F99" w:rsidRDefault="00A80F99">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A80F99" w:rsidRDefault="00A80F99">
                            <w:pPr>
                              <w:pStyle w:val="Legenda"/>
                            </w:pPr>
                            <w:bookmarkStart w:id="19" w:name="_Toc482302121"/>
                            <w:bookmarkStart w:id="20" w:name="_Toc482039961"/>
                            <w:bookmarkStart w:id="21" w:name="_Toc482039819"/>
                            <w:bookmarkStart w:id="22"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19"/>
                            <w:bookmarkEnd w:id="20"/>
                            <w:bookmarkEnd w:id="21"/>
                            <w:r>
                              <w:rPr>
                                <w:color w:val="000000"/>
                              </w:rPr>
                              <w:t>: John McCarthy Fonte: http://www-formal.stanford.edu/jmc/jmccolor.jpg</w:t>
                            </w:r>
                            <w:bookmarkEnd w:id="22"/>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A80F99" w:rsidRDefault="00A80F99">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A80F99" w:rsidRDefault="00A80F99">
                            <w:pPr>
                              <w:pStyle w:val="Legenda"/>
                            </w:pPr>
                            <w:bookmarkStart w:id="23" w:name="_Toc482302122"/>
                            <w:bookmarkStart w:id="24" w:name="_Toc482039962"/>
                            <w:bookmarkStart w:id="25" w:name="_Toc482039820"/>
                            <w:bookmarkStart w:id="2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bookmarkEnd w:id="26"/>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A80F99" w:rsidRDefault="00A80F99">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bookmarkStart w:id="27" w:name="_Toc496802692"/>
    <w:bookmarkStart w:id="28" w:name="_Toc496802921"/>
    <w:bookmarkStart w:id="29" w:name="_Toc496895129"/>
    <w:p w14:paraId="6FFB61C0" w14:textId="77777777" w:rsidR="009C7518" w:rsidRDefault="00C254AC">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A80F99" w:rsidRDefault="00A80F99">
                            <w:pPr>
                              <w:pStyle w:val="Legenda"/>
                            </w:pPr>
                            <w:bookmarkStart w:id="30" w:name="_Toc482302123"/>
                            <w:bookmarkStart w:id="31" w:name="_Toc482039963"/>
                            <w:bookmarkStart w:id="32" w:name="_Toc482039821"/>
                            <w:bookmarkStart w:id="3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bookmarkEnd w:id="33"/>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A80F99" w:rsidRDefault="00A80F99">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7"/>
      <w:bookmarkEnd w:id="28"/>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4" w:name="_Toc496802693"/>
      <w:bookmarkStart w:id="35" w:name="_Toc496802922"/>
      <w:bookmarkStart w:id="36" w:name="_Toc496895130"/>
      <w:r>
        <w:lastRenderedPageBreak/>
        <w:t>2.2.1 Nuvem Pública</w:t>
      </w:r>
      <w:bookmarkEnd w:id="34"/>
      <w:bookmarkEnd w:id="35"/>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A80F99" w:rsidRDefault="00A80F99">
                            <w:pPr>
                              <w:pStyle w:val="Legenda"/>
                            </w:pPr>
                            <w:bookmarkStart w:id="37" w:name="_Toc482302124"/>
                            <w:bookmarkStart w:id="38" w:name="_Toc482039964"/>
                            <w:bookmarkStart w:id="39" w:name="_Toc482039822"/>
                            <w:bookmarkStart w:id="4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bookmarkEnd w:id="4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A80F99" w:rsidRDefault="00A80F99">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bookmarkStart w:id="41" w:name="_Toc496802694"/>
    <w:bookmarkStart w:id="42" w:name="_Toc496802923"/>
    <w:bookmarkStart w:id="43" w:name="_Toc496895131"/>
    <w:p w14:paraId="5B9B79FA" w14:textId="77777777" w:rsidR="009C7518" w:rsidRDefault="00C254AC">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A80F99" w:rsidRDefault="00A80F99">
                            <w:pPr>
                              <w:pStyle w:val="Legenda"/>
                            </w:pPr>
                            <w:bookmarkStart w:id="44" w:name="_Toc482302125"/>
                            <w:bookmarkStart w:id="45" w:name="_Toc482039965"/>
                            <w:bookmarkStart w:id="46" w:name="_Toc482039823"/>
                            <w:bookmarkStart w:id="47"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bookmarkEnd w:id="47"/>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A80F99" w:rsidRDefault="00A80F99">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1"/>
      <w:bookmarkEnd w:id="42"/>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bookmarkStart w:id="48" w:name="_Toc496802695"/>
    <w:bookmarkStart w:id="49" w:name="_Toc496802924"/>
    <w:bookmarkStart w:id="50" w:name="_Toc496895132"/>
    <w:p w14:paraId="60481CEB" w14:textId="77777777" w:rsidR="009C7518" w:rsidRDefault="00C254AC">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A80F99" w:rsidRDefault="00A80F99">
                            <w:pPr>
                              <w:pStyle w:val="Legenda"/>
                            </w:pPr>
                            <w:bookmarkStart w:id="51" w:name="_Toc482302126"/>
                            <w:bookmarkStart w:id="52" w:name="_Toc482039966"/>
                            <w:bookmarkStart w:id="53" w:name="_Toc482039824"/>
                            <w:bookmarkStart w:id="54"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bookmarkEnd w:id="54"/>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A80F99" w:rsidRDefault="00A80F99">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48"/>
      <w:bookmarkEnd w:id="49"/>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5" w:name="_Toc496802696"/>
      <w:bookmarkStart w:id="56" w:name="_Toc496802925"/>
      <w:bookmarkStart w:id="57" w:name="_Toc496895133"/>
      <w:r>
        <w:lastRenderedPageBreak/>
        <w:t>2.2.3 Nuvem Híbrida</w:t>
      </w:r>
      <w:bookmarkEnd w:id="55"/>
      <w:bookmarkEnd w:id="56"/>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A80F99" w:rsidRDefault="00A80F99">
                            <w:pPr>
                              <w:pStyle w:val="Legenda"/>
                            </w:pPr>
                            <w:bookmarkStart w:id="58" w:name="_Toc482302127"/>
                            <w:bookmarkStart w:id="59" w:name="_Toc482039967"/>
                            <w:bookmarkStart w:id="60" w:name="_Toc482039825"/>
                            <w:bookmarkStart w:id="6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bookmarkEnd w:id="61"/>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A80F99" w:rsidRDefault="00A80F99">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2" w:name="_Toc496802697"/>
      <w:bookmarkStart w:id="63" w:name="_Toc496802926"/>
      <w:bookmarkStart w:id="64" w:name="_Toc496895134"/>
      <w:r>
        <w:lastRenderedPageBreak/>
        <w:t>2.3 Princípios da computação em nuvem</w:t>
      </w:r>
      <w:bookmarkEnd w:id="62"/>
      <w:bookmarkEnd w:id="63"/>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802698"/>
      <w:bookmarkStart w:id="66" w:name="_Toc496802927"/>
      <w:bookmarkStart w:id="67" w:name="_Toc496895135"/>
      <w:r>
        <w:lastRenderedPageBreak/>
        <w:t>2.4 Modelos de Serviços</w:t>
      </w:r>
      <w:bookmarkEnd w:id="65"/>
      <w:bookmarkEnd w:id="66"/>
      <w:bookmarkEnd w:id="67"/>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A80F99" w:rsidRDefault="00A80F99">
                            <w:pPr>
                              <w:pStyle w:val="Legenda"/>
                            </w:pPr>
                            <w:bookmarkStart w:id="68" w:name="_Toc482039826"/>
                            <w:bookmarkStart w:id="69" w:name="_Toc482302128"/>
                            <w:bookmarkStart w:id="70" w:name="_Toc482039968"/>
                            <w:bookmarkStart w:id="7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68"/>
                            <w:bookmarkEnd w:id="69"/>
                            <w:bookmarkEnd w:id="70"/>
                            <w:r>
                              <w:rPr>
                                <w:color w:val="000000"/>
                              </w:rPr>
                              <w:t>: Modelos de Serviço Fonte: http://ftp.unipar.br/~seinpar/2013/artigos/Rogerio%20Schueroff%20Vandresen.pdf</w:t>
                            </w:r>
                            <w:bookmarkEnd w:id="71"/>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A80F99" w:rsidRDefault="00A80F99">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72" w:name="_Toc496802699"/>
      <w:bookmarkStart w:id="73" w:name="_Toc496802928"/>
      <w:bookmarkStart w:id="74" w:name="_Toc496895136"/>
      <w:r>
        <w:lastRenderedPageBreak/>
        <w:t xml:space="preserve">3 </w:t>
      </w:r>
      <w:r w:rsidR="00671E6C">
        <w:t>Container vs V</w:t>
      </w:r>
      <w:r w:rsidRPr="0077216E">
        <w:t>irtualização</w:t>
      </w:r>
      <w:bookmarkEnd w:id="72"/>
      <w:bookmarkEnd w:id="73"/>
      <w:bookmarkEnd w:id="74"/>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A80F99" w:rsidRDefault="00A80F99">
                            <w:pPr>
                              <w:pStyle w:val="Legenda"/>
                            </w:pPr>
                            <w:bookmarkStart w:id="75" w:name="_Toc482302129"/>
                            <w:bookmarkStart w:id="76" w:name="_Toc482039969"/>
                            <w:bookmarkStart w:id="77" w:name="_Toc482039827"/>
                            <w:bookmarkStart w:id="7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5"/>
                            <w:bookmarkEnd w:id="76"/>
                            <w:bookmarkEnd w:id="77"/>
                            <w:r>
                              <w:rPr>
                                <w:color w:val="000000"/>
                              </w:rPr>
                              <w:t xml:space="preserve"> Hospedado Fonte: http://3way.com.br/saiba-como-a-virtualizacao-por-container-mudou-a-infraestrutura-de-ti/</w:t>
                            </w:r>
                            <w:bookmarkEnd w:id="7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A80F99" w:rsidRDefault="00A80F99">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bookmarkStart w:id="80" w:name="_Toc496268959"/>
      <w:r>
        <w:t xml:space="preserve">Figura </w:t>
      </w:r>
      <w:r>
        <w:fldChar w:fldCharType="begin"/>
      </w:r>
      <w:r>
        <w:instrText>SEQ Figura \* ARABIC</w:instrText>
      </w:r>
      <w:r>
        <w:fldChar w:fldCharType="separate"/>
      </w:r>
      <w:r w:rsidR="001E1CF0">
        <w:rPr>
          <w:noProof/>
        </w:rPr>
        <w:t>12</w:t>
      </w:r>
      <w:r>
        <w:fldChar w:fldCharType="end"/>
      </w:r>
      <w:bookmarkEnd w:id="79"/>
      <w:r>
        <w:t xml:space="preserve"> - Evolução do Hypervisor Fonte: http://3way.com.br/saiba-como-a-virtualizacao-por-container-revolucionou-a-infraestrutura-de-ti.png</w:t>
      </w:r>
      <w:bookmarkEnd w:id="80"/>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1" w:name="_Toc482302131"/>
      <w:bookmarkStart w:id="82" w:name="_Toc496268960"/>
      <w:r>
        <w:t xml:space="preserve">Figura </w:t>
      </w:r>
      <w:r>
        <w:fldChar w:fldCharType="begin"/>
      </w:r>
      <w:r>
        <w:instrText>SEQ Figura \* ARABIC</w:instrText>
      </w:r>
      <w:r>
        <w:fldChar w:fldCharType="separate"/>
      </w:r>
      <w:r w:rsidR="001E1CF0">
        <w:rPr>
          <w:noProof/>
        </w:rPr>
        <w:t>13</w:t>
      </w:r>
      <w:r>
        <w:fldChar w:fldCharType="end"/>
      </w:r>
      <w:bookmarkEnd w:id="81"/>
      <w:r>
        <w:t xml:space="preserve"> - Virtualização por Container Fonte: http://3way.com.br/saiba-como-a-virtualizacao-por-container-revolucionou-a-infraestrutura-de-ti.png</w:t>
      </w:r>
      <w:bookmarkEnd w:id="82"/>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ins w:id="83" w:author="Thiago Cruz" w:date="2017-10-26T17:33:00Z"/>
          <w:rFonts w:ascii="Calibri" w:hAnsi="Calibri"/>
          <w:sz w:val="22"/>
          <w:szCs w:val="20"/>
        </w:rPr>
      </w:pPr>
      <w:ins w:id="84" w:author="Thiago Cruz" w:date="2017-10-26T17:33:00Z">
        <w:r>
          <w:br w:type="page"/>
        </w:r>
      </w:ins>
    </w:p>
    <w:p w14:paraId="70841104" w14:textId="2DDACE32" w:rsidR="009C7518" w:rsidRPr="00D22DB7" w:rsidRDefault="00C254AC" w:rsidP="005C0C6F">
      <w:pPr>
        <w:pStyle w:val="Ttulo11"/>
      </w:pPr>
      <w:bookmarkStart w:id="85" w:name="_Toc496802700"/>
      <w:bookmarkStart w:id="86" w:name="_Toc496802929"/>
      <w:bookmarkStart w:id="87" w:name="_Toc496895137"/>
      <w:r w:rsidRPr="00D22DB7">
        <w:lastRenderedPageBreak/>
        <w:t>3.1 LXC Containers</w:t>
      </w:r>
      <w:bookmarkEnd w:id="85"/>
      <w:bookmarkEnd w:id="86"/>
      <w:bookmarkEnd w:id="87"/>
    </w:p>
    <w:p w14:paraId="158DB846" w14:textId="1058D09B" w:rsidR="009C7518" w:rsidRDefault="00C254AC" w:rsidP="00E01C51">
      <w:pPr>
        <w:ind w:firstLine="708"/>
      </w:pPr>
      <w:r w:rsidRPr="00D22DB7">
        <w:rPr>
          <w:sz w:val="26"/>
          <w:szCs w:val="26"/>
          <w:rPrChange w:id="88" w:author="Thiago Cruz" w:date="2017-10-26T17:30:00Z">
            <w:rPr/>
          </w:rPrChange>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9" w:name="_Toc482302132"/>
      <w:bookmarkStart w:id="90" w:name="_Toc496268961"/>
      <w:r>
        <w:t xml:space="preserve">Figura </w:t>
      </w:r>
      <w:r>
        <w:fldChar w:fldCharType="begin"/>
      </w:r>
      <w:r>
        <w:instrText>SEQ Figura \* ARABIC</w:instrText>
      </w:r>
      <w:r>
        <w:fldChar w:fldCharType="separate"/>
      </w:r>
      <w:r w:rsidR="001E1CF0">
        <w:rPr>
          <w:noProof/>
        </w:rPr>
        <w:t>14</w:t>
      </w:r>
      <w:r>
        <w:fldChar w:fldCharType="end"/>
      </w:r>
      <w:bookmarkEnd w:id="89"/>
      <w:r>
        <w:t xml:space="preserve"> - LXC Container Fonte: http://3way.com.br/saiba-como-a-virtualizacao-por-container-revolucionou-a-infraestrutura-de-ti-part2/.png</w:t>
      </w:r>
      <w:bookmarkEnd w:id="90"/>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Default="00C254AC" w:rsidP="006063FB">
      <w:pPr>
        <w:pStyle w:val="PargrafodaLista"/>
        <w:numPr>
          <w:ilvl w:val="0"/>
          <w:numId w:val="15"/>
        </w:numPr>
      </w:pPr>
      <w:r w:rsidRPr="006063FB">
        <w:rPr>
          <w:color w:val="000000"/>
        </w:rPr>
        <w:t>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502AAAA1" w:rsidR="009C7518" w:rsidRDefault="00C254AC" w:rsidP="006063FB">
      <w:pPr>
        <w:pStyle w:val="PargrafodaLista"/>
        <w:numPr>
          <w:ilvl w:val="0"/>
          <w:numId w:val="15"/>
        </w:numPr>
      </w:pPr>
      <w:r w:rsidRPr="006063FB">
        <w:rPr>
          <w:color w:val="000000"/>
        </w:rPr>
        <w:t>Escalabilidade: O provisionamento dinâmico do LXC container, permite criar instâncias conforme a demanda, promovendo disponibilidade de serviço.</w:t>
      </w:r>
    </w:p>
    <w:p w14:paraId="20621DFC" w14:textId="77777777" w:rsidR="009C7518" w:rsidRDefault="009C7518"/>
    <w:p w14:paraId="6F251C91" w14:textId="2CF1C259" w:rsidR="009C7518" w:rsidRDefault="005975E3" w:rsidP="006063FB">
      <w:pPr>
        <w:pStyle w:val="PargrafodaLista"/>
        <w:numPr>
          <w:ilvl w:val="0"/>
          <w:numId w:val="15"/>
        </w:numPr>
      </w:pPr>
      <w:r>
        <w:rPr>
          <w:color w:val="000000"/>
        </w:rPr>
        <w:t xml:space="preserve">Custo: </w:t>
      </w:r>
      <w:r w:rsidR="00C254AC" w:rsidRPr="006063FB">
        <w:rPr>
          <w:color w:val="000000"/>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91" w:name="_Toc482302133"/>
      <w:bookmarkStart w:id="92" w:name="_Toc496268962"/>
      <w:r>
        <w:t xml:space="preserve">Figura </w:t>
      </w:r>
      <w:r>
        <w:fldChar w:fldCharType="begin"/>
      </w:r>
      <w:r>
        <w:instrText>SEQ Figura \* ARABIC</w:instrText>
      </w:r>
      <w:r>
        <w:fldChar w:fldCharType="separate"/>
      </w:r>
      <w:r w:rsidR="001E1CF0">
        <w:rPr>
          <w:noProof/>
        </w:rPr>
        <w:t>15</w:t>
      </w:r>
      <w:r>
        <w:fldChar w:fldCharType="end"/>
      </w:r>
      <w:bookmarkEnd w:id="91"/>
      <w:r>
        <w:t xml:space="preserve"> LXC vs KVM Fonte: http:3way.com.br/saiba-como-a-virtualizacao-por-container-revolucionou-a-infraestrutura-de-ti-part2/.png</w:t>
      </w:r>
      <w:bookmarkEnd w:id="92"/>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7A1451" w:rsidRDefault="00385309" w:rsidP="00385309">
      <w:pPr>
        <w:pStyle w:val="PargrafodaLista"/>
        <w:numPr>
          <w:ilvl w:val="0"/>
          <w:numId w:val="5"/>
        </w:numPr>
        <w:rPr>
          <w:lang w:val="x-none" w:eastAsia="x-none"/>
        </w:rPr>
      </w:pPr>
      <w:r w:rsidRPr="007A1451">
        <w:rPr>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Default="00385309" w:rsidP="00385309">
      <w:pPr>
        <w:pStyle w:val="PargrafodaLista"/>
        <w:numPr>
          <w:ilvl w:val="0"/>
          <w:numId w:val="5"/>
        </w:numPr>
      </w:pPr>
      <w:r>
        <w:t xml:space="preserve">Segundo: Containers são leves – </w:t>
      </w:r>
      <w:r w:rsidR="00393659">
        <w:t xml:space="preserve">A memória </w:t>
      </w:r>
      <w:r w:rsidR="00734325">
        <w:t>dentro do container é pequena</w:t>
      </w:r>
      <w:r w:rsidR="00EE59A9">
        <w:t xml:space="preserve">. O container apenas </w:t>
      </w:r>
      <w:r w:rsidR="00303BFA">
        <w:t>alocará memória para o processo principal</w:t>
      </w:r>
    </w:p>
    <w:p w14:paraId="4CC6FEB4" w14:textId="3AD5D1AF" w:rsidR="00385309" w:rsidRPr="00491F99" w:rsidRDefault="00385309" w:rsidP="00491F99">
      <w:pPr>
        <w:pStyle w:val="PargrafodaLista"/>
        <w:numPr>
          <w:ilvl w:val="0"/>
          <w:numId w:val="5"/>
        </w:numPr>
        <w:rPr>
          <w:color w:val="000000"/>
        </w:rPr>
      </w:pPr>
      <w:r>
        <w:t xml:space="preserve">Terceiro: Containers são rápidos </w:t>
      </w:r>
      <w:r w:rsidR="002271DA">
        <w:t xml:space="preserve">– É necessário instanciar um container de forma rápida, assim como um típico processo Linux inicia. Instanciado em minutos, é necessário iniciar um novo container em segundos.  </w:t>
      </w:r>
    </w:p>
    <w:p w14:paraId="2A79B002" w14:textId="77777777" w:rsidR="009C7518" w:rsidRDefault="00C254AC">
      <w:pPr>
        <w:pStyle w:val="Ttulo11"/>
      </w:pPr>
      <w:bookmarkStart w:id="93" w:name="_Toc496802701"/>
      <w:bookmarkStart w:id="94" w:name="_Toc496802930"/>
      <w:bookmarkStart w:id="95" w:name="_Toc496895138"/>
      <w:r>
        <w:lastRenderedPageBreak/>
        <w:t>4. Docker</w:t>
      </w:r>
      <w:bookmarkEnd w:id="93"/>
      <w:bookmarkEnd w:id="94"/>
      <w:bookmarkEnd w:id="95"/>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661A99B4" w14:textId="1A145CD4" w:rsidR="008A3DA0" w:rsidRDefault="008A3DA0">
      <w:pPr>
        <w:rPr>
          <w:lang w:val="x-none" w:eastAsia="x-none"/>
        </w:rPr>
      </w:pPr>
    </w:p>
    <w:p w14:paraId="57FECFDA" w14:textId="77571CF6" w:rsidR="00067AB3" w:rsidRPr="001A3F07" w:rsidRDefault="00067AB3" w:rsidP="001A3F07">
      <w:pPr>
        <w:rPr>
          <w:lang w:val="x-none" w:eastAsia="x-none"/>
        </w:rPr>
      </w:pPr>
      <w:r>
        <w:t xml:space="preserve">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7AE89CC9" w:rsidR="00DD52E1" w:rsidRPr="00086281" w:rsidRDefault="008A414F" w:rsidP="00DD52E1">
      <w:pPr>
        <w:pStyle w:val="Ttulo11"/>
      </w:pPr>
      <w:bookmarkStart w:id="96" w:name="_Toc496802702"/>
      <w:bookmarkStart w:id="97" w:name="_Toc496802931"/>
      <w:bookmarkStart w:id="98" w:name="_Toc496895139"/>
      <w:r w:rsidRPr="00086281">
        <w:lastRenderedPageBreak/>
        <w:t xml:space="preserve">4.1 </w:t>
      </w:r>
      <w:r w:rsidR="0033526A">
        <w:t>M</w:t>
      </w:r>
      <w:r w:rsidR="00DD52E1" w:rsidRPr="00086281">
        <w:t>otivos para usar o Docker</w:t>
      </w:r>
      <w:bookmarkEnd w:id="96"/>
      <w:bookmarkEnd w:id="97"/>
      <w:bookmarkEnd w:id="98"/>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224CDCD8" w14:textId="10A8E93D" w:rsidR="003B79D6" w:rsidRDefault="00845ADE" w:rsidP="00944EC6">
      <w:pPr>
        <w:pStyle w:val="Ttulo11"/>
      </w:pPr>
      <w:bookmarkStart w:id="99" w:name="_Toc496802703"/>
      <w:bookmarkStart w:id="100" w:name="_Toc496802932"/>
      <w:bookmarkStart w:id="101" w:name="_Toc496895140"/>
      <w:r>
        <w:lastRenderedPageBreak/>
        <w:t>4.2</w:t>
      </w:r>
      <w:r w:rsidR="00944EC6" w:rsidRPr="00086281">
        <w:t xml:space="preserve"> Docker</w:t>
      </w:r>
      <w:r w:rsidR="00944EC6">
        <w:t xml:space="preserve"> </w:t>
      </w:r>
      <w:bookmarkEnd w:id="99"/>
      <w:bookmarkEnd w:id="100"/>
      <w:r w:rsidR="001E65B3">
        <w:t>Imagem</w:t>
      </w:r>
      <w:bookmarkEnd w:id="101"/>
    </w:p>
    <w:p w14:paraId="5A8823AA" w14:textId="08026E0B"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3C3299">
        <w:rPr>
          <w:lang w:val="x-none" w:eastAsia="x-none"/>
        </w:rPr>
        <w:t>criada, “</w:t>
      </w:r>
      <w:r w:rsidR="004A1D20">
        <w:rPr>
          <w:lang w:val="x-none" w:eastAsia="x-none"/>
        </w:rPr>
        <w:t>buildada</w:t>
      </w:r>
      <w:r w:rsidR="003C3299">
        <w:rPr>
          <w:lang w:val="x-none" w:eastAsia="x-none"/>
        </w:rPr>
        <w:t>”</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8"/>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E20CC58" w14:textId="77777777" w:rsidR="003C2963" w:rsidRDefault="003C2963">
      <w:pPr>
        <w:rPr>
          <w:lang w:eastAsia="x-none"/>
        </w:rPr>
      </w:pPr>
      <w:r>
        <w:rPr>
          <w:lang w:eastAsia="x-none"/>
        </w:rPr>
        <w:br w:type="page"/>
      </w:r>
    </w:p>
    <w:p w14:paraId="26700C31" w14:textId="6E010F55" w:rsidR="00845ADE" w:rsidRDefault="00845ADE" w:rsidP="00845ADE">
      <w:pPr>
        <w:pStyle w:val="Ttulo11"/>
      </w:pPr>
      <w:bookmarkStart w:id="102" w:name="_Toc496802704"/>
      <w:bookmarkStart w:id="103" w:name="_Toc496802933"/>
      <w:bookmarkStart w:id="104" w:name="_Toc496895141"/>
      <w:r>
        <w:lastRenderedPageBreak/>
        <w:t>4.2.1</w:t>
      </w:r>
      <w:r w:rsidRPr="00086281">
        <w:t xml:space="preserve"> Docker</w:t>
      </w:r>
      <w:bookmarkEnd w:id="102"/>
      <w:bookmarkEnd w:id="103"/>
      <w:r w:rsidR="00E978F9">
        <w:t>Hub</w:t>
      </w:r>
      <w:bookmarkEnd w:id="104"/>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&lt;inserir imagem do Docker hub&gt;</w:t>
      </w:r>
    </w:p>
    <w:p w14:paraId="4C105B76" w14:textId="77777777" w:rsidR="003C2963" w:rsidRDefault="003C2963">
      <w:pPr>
        <w:rPr>
          <w:lang w:eastAsia="x-none"/>
        </w:rPr>
      </w:pPr>
      <w:r>
        <w:rPr>
          <w:lang w:eastAsia="x-none"/>
        </w:rPr>
        <w:br w:type="page"/>
      </w:r>
    </w:p>
    <w:p w14:paraId="3EA480F1" w14:textId="0AF60EF9" w:rsidR="006226FC" w:rsidRDefault="006226FC">
      <w:pPr>
        <w:pStyle w:val="Ttulo11"/>
      </w:pPr>
      <w:bookmarkStart w:id="105" w:name="_Toc496802705"/>
      <w:bookmarkStart w:id="106" w:name="_Toc496802934"/>
      <w:bookmarkStart w:id="107" w:name="_Toc496895142"/>
      <w:r>
        <w:lastRenderedPageBreak/>
        <w:t xml:space="preserve">4.3 Arquivos de </w:t>
      </w:r>
      <w:bookmarkEnd w:id="105"/>
      <w:bookmarkEnd w:id="106"/>
      <w:r w:rsidR="00E978F9">
        <w:t>Configuração</w:t>
      </w:r>
      <w:bookmarkEnd w:id="107"/>
    </w:p>
    <w:p w14:paraId="5F46EAE2" w14:textId="77777777" w:rsidR="006226FC" w:rsidRDefault="006226FC">
      <w:pPr>
        <w:rPr>
          <w:rFonts w:eastAsia="Times New Roman"/>
          <w:b/>
          <w:bCs/>
          <w:caps/>
          <w:color w:val="00000A"/>
          <w:sz w:val="28"/>
          <w:lang w:val="x-none" w:eastAsia="x-none"/>
        </w:rPr>
      </w:pPr>
      <w:r>
        <w:br w:type="page"/>
      </w:r>
    </w:p>
    <w:p w14:paraId="4EDC3914" w14:textId="47F363C2" w:rsidR="009C7518" w:rsidRDefault="00850B4B" w:rsidP="00FC1BAA">
      <w:pPr>
        <w:pStyle w:val="Ttulo21"/>
        <w:jc w:val="center"/>
        <w:rPr>
          <w:lang w:val="pt-BR"/>
        </w:rPr>
      </w:pPr>
      <w:bookmarkStart w:id="108" w:name="_Toc496802706"/>
      <w:bookmarkStart w:id="109" w:name="_Toc496802935"/>
      <w:bookmarkStart w:id="110" w:name="_Toc496895143"/>
      <w:r>
        <w:lastRenderedPageBreak/>
        <w:t>4.</w:t>
      </w:r>
      <w:r w:rsidR="00845ADE">
        <w:t>3</w:t>
      </w:r>
      <w:r w:rsidR="006226FC">
        <w:t>.1</w:t>
      </w:r>
      <w:r w:rsidR="00C254AC">
        <w:t xml:space="preserve"> Docker</w:t>
      </w:r>
      <w:r w:rsidR="00C254AC">
        <w:rPr>
          <w:lang w:val="pt-BR"/>
        </w:rPr>
        <w:t>-Compose</w:t>
      </w:r>
      <w:bookmarkEnd w:id="108"/>
      <w:bookmarkEnd w:id="109"/>
      <w:bookmarkEnd w:id="110"/>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“.yml”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r>
        <w:rPr>
          <w:lang w:eastAsia="x-none"/>
        </w:rPr>
        <w:t xml:space="preserve">o redis. A aplicação que está sendo mostrada neste estudo </w:t>
      </w:r>
      <w:r w:rsidR="003D0E05">
        <w:rPr>
          <w:lang w:eastAsia="x-none"/>
        </w:rPr>
        <w:t xml:space="preserve">de caso, </w:t>
      </w:r>
      <w:r>
        <w:rPr>
          <w:lang w:eastAsia="x-none"/>
        </w:rPr>
        <w:t xml:space="preserve">depende </w:t>
      </w:r>
      <w:r w:rsidR="008D3844">
        <w:rPr>
          <w:lang w:eastAsia="x-none"/>
        </w:rPr>
        <w:t>do</w:t>
      </w:r>
      <w:r>
        <w:rPr>
          <w:lang w:eastAsia="x-none"/>
        </w:rPr>
        <w:t xml:space="preserve"> redis para poder executar; isso significa que o container do redis tem que ser </w:t>
      </w:r>
      <w:r w:rsidR="006F67B3">
        <w:rPr>
          <w:lang w:eastAsia="x-none"/>
        </w:rPr>
        <w:t>construído “</w:t>
      </w:r>
      <w:r w:rsidR="00636A20">
        <w:rPr>
          <w:lang w:eastAsia="x-none"/>
        </w:rPr>
        <w:t>buildada</w:t>
      </w:r>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“biuldados”</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arquivo “</w:t>
      </w:r>
      <w:r w:rsidR="00C254AC">
        <w:rPr>
          <w:lang w:eastAsia="x-none"/>
        </w:rPr>
        <w:t>.yml</w:t>
      </w:r>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r>
        <w:rPr>
          <w:lang w:eastAsia="x-none"/>
        </w:rPr>
        <w:t>Docker File</w:t>
      </w:r>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underline.</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Criar, re(</w:t>
      </w:r>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1126A661" w14:textId="45C0953C" w:rsidR="0030195F" w:rsidRPr="00E82534" w:rsidRDefault="0030195F">
      <w:pPr>
        <w:rPr>
          <w:rFonts w:eastAsia="Times New Roman" w:cs="Arial"/>
          <w:color w:val="00000A"/>
          <w:sz w:val="21"/>
          <w:lang w:eastAsia="x-none"/>
        </w:rPr>
      </w:pPr>
    </w:p>
    <w:p w14:paraId="66320809" w14:textId="2AEC013A" w:rsidR="0030195F" w:rsidRDefault="00E32A92" w:rsidP="00FC1BAA">
      <w:pPr>
        <w:pStyle w:val="Ttulo21"/>
        <w:jc w:val="center"/>
        <w:rPr>
          <w:lang w:val="pt-BR"/>
        </w:rPr>
      </w:pPr>
      <w:bookmarkStart w:id="111" w:name="_Toc496802707"/>
      <w:bookmarkStart w:id="112" w:name="_Toc496802936"/>
      <w:bookmarkStart w:id="113" w:name="_Toc496895144"/>
      <w:r>
        <w:t>4.3.2</w:t>
      </w:r>
      <w:r w:rsidR="0030195F">
        <w:t xml:space="preserve"> Docker</w:t>
      </w:r>
      <w:r w:rsidR="0030195F">
        <w:rPr>
          <w:lang w:val="pt-BR"/>
        </w:rPr>
        <w:t xml:space="preserve"> File</w:t>
      </w:r>
      <w:bookmarkEnd w:id="111"/>
      <w:bookmarkEnd w:id="112"/>
      <w:bookmarkEnd w:id="113"/>
    </w:p>
    <w:p w14:paraId="6E4AB692" w14:textId="66CD8427" w:rsidR="00285086" w:rsidRPr="001D0F94" w:rsidRDefault="0030195F">
      <w:pPr>
        <w:pStyle w:val="PargrafodaLista"/>
        <w:suppressAutoHyphens w:val="0"/>
        <w:spacing w:line="240" w:lineRule="auto"/>
        <w:jc w:val="left"/>
        <w:rPr>
          <w:sz w:val="24"/>
          <w:lang w:eastAsia="x-none"/>
        </w:rPr>
      </w:pPr>
      <w:r w:rsidRPr="001D0F94">
        <w:rPr>
          <w:sz w:val="24"/>
          <w:lang w:eastAsia="x-none"/>
        </w:rPr>
        <w:t>A escrita do arqu</w:t>
      </w:r>
      <w:r w:rsidR="009E20D1" w:rsidRPr="001D0F94">
        <w:rPr>
          <w:sz w:val="24"/>
          <w:lang w:eastAsia="x-none"/>
        </w:rPr>
        <w:t>ivo do Dockerfile é em formato Shell-S</w:t>
      </w:r>
      <w:r w:rsidRPr="001D0F94">
        <w:rPr>
          <w:sz w:val="24"/>
          <w:lang w:eastAsia="x-none"/>
        </w:rPr>
        <w:t>cript, não sendo tão próxima da linguagem natural</w:t>
      </w:r>
      <w:r w:rsidR="00285086" w:rsidRPr="001D0F94">
        <w:rPr>
          <w:sz w:val="24"/>
          <w:lang w:eastAsia="x-none"/>
        </w:rPr>
        <w:t>, como o arquivo do Docker-compose, é</w:t>
      </w:r>
      <w:r w:rsidRPr="001D0F94">
        <w:rPr>
          <w:sz w:val="24"/>
          <w:lang w:eastAsia="x-none"/>
        </w:rPr>
        <w:t xml:space="preserve"> de compreensão difícil, por se tratar de uma linguagem mais baixo nível e não comumente utilizada.</w:t>
      </w:r>
      <w:r w:rsidR="0026742C" w:rsidRPr="001D0F94">
        <w:rPr>
          <w:sz w:val="24"/>
          <w:lang w:eastAsia="x-none"/>
        </w:rPr>
        <w:t xml:space="preserve"> Necessitando de conhecimentos prévios de computação para execução de tal.</w:t>
      </w:r>
      <w:r w:rsidRPr="001D0F94">
        <w:rPr>
          <w:sz w:val="24"/>
          <w:lang w:eastAsia="x-none"/>
        </w:rPr>
        <w:t xml:space="preserve"> </w:t>
      </w:r>
    </w:p>
    <w:p w14:paraId="09E67B1A" w14:textId="434ADEB6" w:rsidR="0030195F" w:rsidRPr="001D0F94" w:rsidRDefault="0030195F">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Pr="001D0F94" w:rsidRDefault="00DD299F">
      <w:pPr>
        <w:pStyle w:val="PargrafodaLista"/>
        <w:suppressAutoHyphens w:val="0"/>
        <w:spacing w:line="240" w:lineRule="auto"/>
        <w:jc w:val="left"/>
        <w:rPr>
          <w:sz w:val="24"/>
          <w:lang w:eastAsia="x-none"/>
        </w:rPr>
      </w:pPr>
      <w:r w:rsidRPr="001D0F94">
        <w:rPr>
          <w:sz w:val="24"/>
          <w:lang w:eastAsia="x-none"/>
        </w:rPr>
        <w:t>No arquivo de Docker file é possível fazer especificações</w:t>
      </w:r>
      <w:r w:rsidR="008F4E9E" w:rsidRPr="001D0F94">
        <w:rPr>
          <w:sz w:val="24"/>
          <w:lang w:eastAsia="x-none"/>
        </w:rPr>
        <w:t xml:space="preserve"> de sistema operacional que será utilizado para construir a imagem; bem como as bibliotecas que serão utilizadas para construir a imagem</w:t>
      </w:r>
      <w:r w:rsidR="00270D92" w:rsidRPr="001D0F94">
        <w:rPr>
          <w:sz w:val="24"/>
          <w:lang w:eastAsia="x-none"/>
        </w:rPr>
        <w:t>.</w:t>
      </w:r>
    </w:p>
    <w:p w14:paraId="77224E66" w14:textId="1BE3095C" w:rsidR="00DD299F" w:rsidRPr="001D0F94" w:rsidRDefault="00AB37B3">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No estudo de caso para a arquitetura ARM eu faço a instalação do </w:t>
      </w:r>
      <w:r w:rsidR="00797E99" w:rsidRPr="001D0F94">
        <w:rPr>
          <w:sz w:val="24"/>
          <w:lang w:eastAsia="x-none"/>
        </w:rPr>
        <w:t xml:space="preserve">RVM, </w:t>
      </w:r>
      <w:r w:rsidRPr="001D0F94">
        <w:rPr>
          <w:sz w:val="24"/>
          <w:lang w:eastAsia="x-none"/>
        </w:rPr>
        <w:t>Ruby</w:t>
      </w:r>
      <w:r w:rsidR="00797E99" w:rsidRPr="001D0F94">
        <w:rPr>
          <w:sz w:val="24"/>
          <w:lang w:eastAsia="x-none"/>
        </w:rPr>
        <w:t xml:space="preserve"> e bundler das dependências do projeto. Estas serão necessárias a execução.</w:t>
      </w:r>
      <w:r w:rsidR="008F4E9E" w:rsidRPr="001D0F94">
        <w:rPr>
          <w:sz w:val="24"/>
          <w:lang w:eastAsia="x-none"/>
        </w:rPr>
        <w:t xml:space="preserve"> </w:t>
      </w:r>
      <w:r w:rsidR="00DD299F" w:rsidRPr="001D0F94">
        <w:rPr>
          <w:sz w:val="24"/>
          <w:lang w:eastAsia="x-none"/>
        </w:rPr>
        <w:t xml:space="preserve"> </w:t>
      </w:r>
    </w:p>
    <w:p w14:paraId="0F076772" w14:textId="34603D05" w:rsidR="00F85312" w:rsidRPr="001D0F94" w:rsidRDefault="008A7B21" w:rsidP="008A7B21">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w:t>
      </w:r>
      <w:r w:rsidR="00780FF9" w:rsidRPr="001D0F94">
        <w:rPr>
          <w:sz w:val="24"/>
          <w:lang w:eastAsia="x-none"/>
        </w:rPr>
        <w:t xml:space="preserve"> quaisquer </w:t>
      </w:r>
      <w:r w:rsidRPr="001D0F94">
        <w:rPr>
          <w:sz w:val="24"/>
          <w:lang w:eastAsia="x-none"/>
        </w:rPr>
        <w:t xml:space="preserve">esquecimento </w:t>
      </w:r>
      <w:r w:rsidR="00FF5B6A" w:rsidRPr="001D0F94">
        <w:rPr>
          <w:sz w:val="24"/>
          <w:lang w:eastAsia="x-none"/>
        </w:rPr>
        <w:t>e/</w:t>
      </w:r>
      <w:r w:rsidRPr="001D0F94">
        <w:rPr>
          <w:sz w:val="24"/>
          <w:lang w:eastAsia="x-none"/>
        </w:rPr>
        <w:t>ou faltas de instalação de bibliotecas e dependências, implicarão na remoção das imagens e dos containers associados e recriação.</w:t>
      </w:r>
    </w:p>
    <w:p w14:paraId="7A88366C" w14:textId="223D0113" w:rsidR="008A7B21" w:rsidRDefault="00F85312" w:rsidP="008A7B21">
      <w:pPr>
        <w:pStyle w:val="PargrafodaLista"/>
        <w:suppressAutoHyphens w:val="0"/>
        <w:spacing w:line="240" w:lineRule="auto"/>
        <w:jc w:val="left"/>
        <w:rPr>
          <w:sz w:val="24"/>
          <w:lang w:eastAsia="x-none"/>
        </w:rPr>
      </w:pPr>
      <w:r w:rsidRPr="001D0F94">
        <w:rPr>
          <w:sz w:val="24"/>
          <w:lang w:eastAsia="x-none"/>
        </w:rPr>
        <w:t>Durante os meus testes p</w:t>
      </w:r>
      <w:r w:rsidR="000D0DB1" w:rsidRPr="001D0F94">
        <w:rPr>
          <w:sz w:val="24"/>
          <w:lang w:eastAsia="x-none"/>
        </w:rPr>
        <w:t>a</w:t>
      </w:r>
      <w:r w:rsidRPr="001D0F94">
        <w:rPr>
          <w:sz w:val="24"/>
          <w:lang w:eastAsia="x-none"/>
        </w:rPr>
        <w:t>ra o estudo de caso, ti</w:t>
      </w:r>
      <w:r w:rsidR="00FD252F">
        <w:rPr>
          <w:sz w:val="24"/>
          <w:lang w:eastAsia="x-none"/>
        </w:rPr>
        <w:t xml:space="preserve">ve extrema dificuldade com o </w:t>
      </w:r>
      <w:r w:rsidRPr="001D0F94">
        <w:rPr>
          <w:sz w:val="24"/>
          <w:lang w:eastAsia="x-none"/>
        </w:rPr>
        <w:t xml:space="preserve">arquivo para a arquitetura ARM, pois </w:t>
      </w:r>
      <w:r w:rsidR="00A80F99">
        <w:rPr>
          <w:sz w:val="24"/>
          <w:lang w:eastAsia="x-none"/>
        </w:rPr>
        <w:t>como é uma arquit</w:t>
      </w:r>
      <w:r w:rsidR="006F26D0">
        <w:rPr>
          <w:sz w:val="24"/>
          <w:lang w:eastAsia="x-none"/>
        </w:rPr>
        <w:t>etura diferente, tive de alterar algumas coisas para o formate da arquitetura</w:t>
      </w:r>
      <w:r w:rsidRPr="001D0F94">
        <w:rPr>
          <w:sz w:val="24"/>
          <w:lang w:eastAsia="x-none"/>
        </w:rPr>
        <w:t xml:space="preserve">, isto implicou em criar e recriar este arquivo de Dockerfile </w:t>
      </w:r>
      <w:r w:rsidR="006F26D0">
        <w:rPr>
          <w:sz w:val="24"/>
          <w:lang w:eastAsia="x-none"/>
        </w:rPr>
        <w:t xml:space="preserve">e do Docker-compose, </w:t>
      </w:r>
      <w:r w:rsidRPr="001D0F94">
        <w:rPr>
          <w:sz w:val="24"/>
          <w:lang w:eastAsia="x-none"/>
        </w:rPr>
        <w:t>algumas centenas de vezes, assim como a remoção das imagens e dos containers associados.</w:t>
      </w:r>
      <w:r w:rsidR="00D6448A">
        <w:rPr>
          <w:sz w:val="24"/>
          <w:lang w:eastAsia="x-none"/>
        </w:rPr>
        <w:t xml:space="preserve"> Esta é uma prática comum durante a construção da imagem e dos containers, visto que a imagem é imutável e se for necessário fazer alterações nela, todo o processo </w:t>
      </w:r>
      <w:r w:rsidR="006F26D0">
        <w:rPr>
          <w:sz w:val="24"/>
          <w:lang w:eastAsia="x-none"/>
        </w:rPr>
        <w:t>necessitará ser</w:t>
      </w:r>
      <w:r w:rsidR="00D6448A">
        <w:rPr>
          <w:sz w:val="24"/>
          <w:lang w:eastAsia="x-none"/>
        </w:rPr>
        <w:t xml:space="preserve"> reiniciado.</w:t>
      </w:r>
      <w:r w:rsidR="008A7B21" w:rsidRPr="001D0F94">
        <w:rPr>
          <w:sz w:val="24"/>
          <w:lang w:eastAsia="x-none"/>
        </w:rPr>
        <w:t xml:space="preserve"> </w:t>
      </w:r>
    </w:p>
    <w:p w14:paraId="61DDD3F8" w14:textId="27372C3D" w:rsidR="0006177F" w:rsidRDefault="0006177F" w:rsidP="008A7B21">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9"/>
        <w:t>2</w:t>
      </w:r>
      <w:r>
        <w:rPr>
          <w:lang w:val="x-none" w:eastAsia="x-none"/>
        </w:rPr>
        <w:t xml:space="preserve"> – “Containers </w:t>
      </w:r>
      <w:r w:rsidR="004621DB">
        <w:rPr>
          <w:lang w:val="x-none" w:eastAsia="x-none"/>
        </w:rPr>
        <w:t>são descartáveis”</w:t>
      </w:r>
      <w:r w:rsidR="005B529A">
        <w:rPr>
          <w:lang w:val="x-none" w:eastAsia="x-none"/>
        </w:rPr>
        <w:t>.</w:t>
      </w:r>
    </w:p>
    <w:p w14:paraId="195EE928" w14:textId="77777777" w:rsidR="006F26D0" w:rsidRDefault="006F26D0" w:rsidP="008A7B21">
      <w:pPr>
        <w:pStyle w:val="PargrafodaLista"/>
        <w:suppressAutoHyphens w:val="0"/>
        <w:spacing w:line="240" w:lineRule="auto"/>
        <w:jc w:val="left"/>
        <w:rPr>
          <w:lang w:val="x-none" w:eastAsia="x-none"/>
        </w:rPr>
      </w:pPr>
    </w:p>
    <w:p w14:paraId="45B2B184" w14:textId="77777777" w:rsidR="00005D73" w:rsidRDefault="00005D73" w:rsidP="008A7B21">
      <w:pPr>
        <w:pStyle w:val="PargrafodaLista"/>
        <w:suppressAutoHyphens w:val="0"/>
        <w:spacing w:line="240" w:lineRule="auto"/>
        <w:jc w:val="left"/>
        <w:rPr>
          <w:lang w:val="x-none" w:eastAsia="x-none"/>
        </w:rPr>
      </w:pPr>
    </w:p>
    <w:p w14:paraId="18DF6BC3" w14:textId="7B795F8C" w:rsidR="00E32A92" w:rsidRDefault="003C2963">
      <w:pPr>
        <w:rPr>
          <w:lang w:eastAsia="x-none"/>
        </w:rPr>
      </w:pPr>
      <w:r>
        <w:rPr>
          <w:lang w:eastAsia="x-none"/>
        </w:rPr>
        <w:br w:type="page"/>
      </w:r>
    </w:p>
    <w:p w14:paraId="24C21BD6" w14:textId="77777777" w:rsidR="00005D73" w:rsidRDefault="00005D73">
      <w:pPr>
        <w:rPr>
          <w:lang w:eastAsia="x-none"/>
        </w:rPr>
      </w:pPr>
    </w:p>
    <w:p w14:paraId="4D9565E0" w14:textId="2B92CAB1" w:rsidR="00E32A92" w:rsidRDefault="00E32A92" w:rsidP="00FC1BAA">
      <w:pPr>
        <w:pStyle w:val="Ttulo21"/>
        <w:jc w:val="center"/>
        <w:rPr>
          <w:lang w:val="pt-BR"/>
        </w:rPr>
      </w:pPr>
      <w:bookmarkStart w:id="114" w:name="_Toc496895145"/>
      <w:r>
        <w:t>4.3.3 D</w:t>
      </w:r>
      <w:r w:rsidR="00204428">
        <w:t>ocker Swarm</w:t>
      </w:r>
      <w:bookmarkEnd w:id="114"/>
    </w:p>
    <w:p w14:paraId="7A536568" w14:textId="77777777" w:rsidR="00E32A92" w:rsidRDefault="00E32A92">
      <w:pPr>
        <w:rPr>
          <w:lang w:eastAsia="x-none"/>
        </w:rPr>
      </w:pPr>
      <w:r>
        <w:rPr>
          <w:lang w:eastAsia="x-none"/>
        </w:rPr>
        <w:br w:type="page"/>
      </w:r>
    </w:p>
    <w:p w14:paraId="488FB30B" w14:textId="06448E6E" w:rsidR="000A0532" w:rsidRDefault="00E53CE2" w:rsidP="00B02192">
      <w:pPr>
        <w:pStyle w:val="Ttulo11"/>
        <w:ind w:firstLine="708"/>
      </w:pPr>
      <w:bookmarkStart w:id="115" w:name="_Toc496802708"/>
      <w:bookmarkStart w:id="116" w:name="_Toc496802937"/>
      <w:bookmarkStart w:id="117" w:name="_Toc496895146"/>
      <w:bookmarkStart w:id="118" w:name="_Toc495785711"/>
      <w:r>
        <w:lastRenderedPageBreak/>
        <w:t>4.4</w:t>
      </w:r>
      <w:r w:rsidR="00CE4928">
        <w:t xml:space="preserve"> </w:t>
      </w:r>
      <w:r w:rsidR="00F8236A">
        <w:t>Play with</w:t>
      </w:r>
      <w:r w:rsidR="006B6147">
        <w:t xml:space="preserve"> </w:t>
      </w:r>
      <w:bookmarkEnd w:id="115"/>
      <w:bookmarkEnd w:id="116"/>
      <w:r w:rsidR="00F8236A">
        <w:t>Docker</w:t>
      </w:r>
      <w:bookmarkEnd w:id="117"/>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0"/>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1"/>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9"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9"/>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20"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20"/>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7E25B9CD" w:rsidR="000A0532" w:rsidRDefault="000A0532" w:rsidP="000A0532">
      <w:pPr>
        <w:pStyle w:val="Ttulo11"/>
      </w:pPr>
      <w:bookmarkStart w:id="121" w:name="_Toc496802709"/>
      <w:bookmarkStart w:id="122" w:name="_Toc496802938"/>
      <w:bookmarkStart w:id="123" w:name="_Toc496895147"/>
      <w:r>
        <w:lastRenderedPageBreak/>
        <w:t>4.</w:t>
      </w:r>
      <w:r w:rsidR="00D06D5D">
        <w:t>5</w:t>
      </w:r>
      <w:r>
        <w:t xml:space="preserve"> </w:t>
      </w:r>
      <w:bookmarkEnd w:id="121"/>
      <w:bookmarkEnd w:id="122"/>
      <w:r w:rsidR="00F8236A">
        <w:t>Comunidade</w:t>
      </w:r>
      <w:bookmarkEnd w:id="123"/>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24" w:name="_Toc496802710"/>
      <w:bookmarkStart w:id="125" w:name="_Toc496802939"/>
      <w:bookmarkStart w:id="126" w:name="_Toc496895148"/>
      <w:bookmarkEnd w:id="118"/>
      <w:r>
        <w:rPr>
          <w:lang w:val="pt-BR"/>
        </w:rPr>
        <w:lastRenderedPageBreak/>
        <w:t>5</w:t>
      </w:r>
      <w:r w:rsidR="00C254AC">
        <w:t xml:space="preserve"> Boas práticas de Construção da aplicação (Doze fatores)</w:t>
      </w:r>
      <w:bookmarkEnd w:id="124"/>
      <w:bookmarkEnd w:id="125"/>
      <w:bookmarkEnd w:id="126"/>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2"/>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3"/>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27" w:name="_Toc496802711"/>
      <w:bookmarkStart w:id="128" w:name="_Toc496802940"/>
      <w:bookmarkStart w:id="129" w:name="_Toc496895149"/>
      <w:r>
        <w:lastRenderedPageBreak/>
        <w:t>6</w:t>
      </w:r>
      <w:r w:rsidR="00C254AC">
        <w:t xml:space="preserve"> </w:t>
      </w:r>
      <w:r w:rsidR="00D05179">
        <w:t>Software de gerenciamento de containers</w:t>
      </w:r>
      <w:bookmarkEnd w:id="127"/>
      <w:bookmarkEnd w:id="128"/>
      <w:bookmarkEnd w:id="129"/>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30"/>
      <w:r>
        <w:rPr>
          <w:shd w:val="clear" w:color="auto" w:fill="FFFF00"/>
          <w:lang w:eastAsia="x-none"/>
        </w:rPr>
        <w:t>Globo</w:t>
      </w:r>
      <w:commentRangeEnd w:id="130"/>
      <w:r>
        <w:commentReference w:id="130"/>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31" w:name="_Toc496802713"/>
      <w:bookmarkStart w:id="132" w:name="_Toc496802942"/>
      <w:bookmarkStart w:id="133" w:name="_Toc496895150"/>
      <w:r>
        <w:lastRenderedPageBreak/>
        <w:t>13</w:t>
      </w:r>
      <w:r w:rsidR="00C254AC">
        <w:t xml:space="preserve"> </w:t>
      </w:r>
      <w:bookmarkEnd w:id="131"/>
      <w:bookmarkEnd w:id="132"/>
      <w:r w:rsidR="008F2423">
        <w:t>Estudo de Caso</w:t>
      </w:r>
      <w:bookmarkEnd w:id="133"/>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bookmarkStart w:id="134" w:name="_GoBack"/>
      <w:bookmarkEnd w:id="134"/>
    </w:p>
    <w:p w14:paraId="0A3EA7E9" w14:textId="3E427F6C" w:rsidR="009C7518" w:rsidRDefault="001C4B8F">
      <w:pPr>
        <w:pStyle w:val="Ttulo11"/>
      </w:pPr>
      <w:bookmarkStart w:id="135" w:name="_Toc496802714"/>
      <w:bookmarkStart w:id="136" w:name="_Toc496802943"/>
      <w:bookmarkStart w:id="137" w:name="_Toc496895151"/>
      <w:r>
        <w:lastRenderedPageBreak/>
        <w:t>14</w:t>
      </w:r>
      <w:r w:rsidR="00C254AC">
        <w:t xml:space="preserve"> Infraestrutura</w:t>
      </w:r>
      <w:bookmarkEnd w:id="135"/>
      <w:bookmarkEnd w:id="136"/>
      <w:bookmarkEnd w:id="13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4"/>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38" w:name="_Toc496802715"/>
      <w:bookmarkStart w:id="139" w:name="_Toc496802944"/>
      <w:bookmarkStart w:id="140" w:name="_Toc496895152"/>
      <w:r>
        <w:lastRenderedPageBreak/>
        <w:t>19</w:t>
      </w:r>
      <w:r w:rsidR="00C254AC">
        <w:t xml:space="preserve"> Referências</w:t>
      </w:r>
      <w:bookmarkEnd w:id="138"/>
      <w:bookmarkEnd w:id="139"/>
      <w:bookmarkEnd w:id="14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41" w:name="_Toc496802716"/>
      <w:bookmarkStart w:id="142" w:name="_Toc496802945"/>
      <w:bookmarkStart w:id="143" w:name="_Toc496895153"/>
      <w:r>
        <w:lastRenderedPageBreak/>
        <w:t>11 Anexos</w:t>
      </w:r>
      <w:bookmarkEnd w:id="141"/>
      <w:bookmarkEnd w:id="142"/>
      <w:bookmarkEnd w:id="143"/>
    </w:p>
    <w:p w14:paraId="610A7845" w14:textId="5E341021" w:rsidR="009C7518" w:rsidRDefault="00C254AC" w:rsidP="00763C82">
      <w:pPr>
        <w:pStyle w:val="Ttulo21"/>
      </w:pPr>
      <w:bookmarkStart w:id="144" w:name="_Toc496895154"/>
      <w:r>
        <w:t xml:space="preserve">Anexo </w:t>
      </w:r>
      <w:r w:rsidR="00CB499E">
        <w:t>11.</w:t>
      </w:r>
      <w:r>
        <w:t>1 – Dockerfile</w:t>
      </w:r>
      <w:r w:rsidR="00DD156D">
        <w:t xml:space="preserve"> - </w:t>
      </w:r>
      <w:r w:rsidR="00DD156D" w:rsidRPr="009C6E52">
        <w:rPr>
          <w:lang w:val="pt-BR"/>
          <w:rPrChange w:id="145" w:author="Thiago Cruz" w:date="2017-10-26T17:34:00Z">
            <w:rPr>
              <w:lang w:val="en-US"/>
            </w:rPr>
          </w:rPrChange>
        </w:rPr>
        <w:t>X86</w:t>
      </w:r>
      <w:bookmarkEnd w:id="144"/>
    </w:p>
    <w:p w14:paraId="69B4C741" w14:textId="77777777" w:rsidR="009C7518" w:rsidRDefault="009C7518"/>
    <w:p w14:paraId="4815E1C0" w14:textId="77777777" w:rsidR="003A59F0" w:rsidRPr="009C6E52" w:rsidRDefault="003A59F0" w:rsidP="003A59F0">
      <w:pPr>
        <w:rPr>
          <w:rPrChange w:id="146" w:author="Thiago Cruz" w:date="2017-10-26T17:34:00Z">
            <w:rPr>
              <w:lang w:val="en-US"/>
            </w:rPr>
          </w:rPrChange>
        </w:rPr>
      </w:pPr>
      <w:r w:rsidRPr="009C6E52">
        <w:rPr>
          <w:rPrChange w:id="147" w:author="Thiago Cruz" w:date="2017-10-26T17:34:00Z">
            <w:rPr>
              <w:lang w:val="en-US"/>
            </w:rPr>
          </w:rPrChange>
        </w:rPr>
        <w:t>FROM ubuntu:12.04</w:t>
      </w:r>
    </w:p>
    <w:p w14:paraId="0A825793" w14:textId="77777777" w:rsidR="003A59F0" w:rsidRPr="009C6E52" w:rsidRDefault="003A59F0" w:rsidP="003A59F0">
      <w:pPr>
        <w:rPr>
          <w:rPrChange w:id="148" w:author="Thiago Cruz" w:date="2017-10-26T17:34:00Z">
            <w:rPr>
              <w:lang w:val="en-US"/>
            </w:rPr>
          </w:rPrChange>
        </w:rPr>
      </w:pPr>
      <w:r w:rsidRPr="009C6E52">
        <w:rPr>
          <w:rPrChange w:id="149" w:author="Thiago Cruz" w:date="2017-10-26T17:34:00Z">
            <w:rPr>
              <w:lang w:val="en-US"/>
            </w:rPr>
          </w:rPrChange>
        </w:rPr>
        <w:t>FROM ruby:2.3.3</w:t>
      </w:r>
    </w:p>
    <w:p w14:paraId="45664731" w14:textId="77777777" w:rsidR="003A59F0" w:rsidRPr="009C6E52" w:rsidRDefault="003A59F0" w:rsidP="003A59F0">
      <w:pPr>
        <w:rPr>
          <w:rPrChange w:id="150" w:author="Thiago Cruz" w:date="2017-10-26T17:34:00Z">
            <w:rPr>
              <w:lang w:val="en-US"/>
            </w:rPr>
          </w:rPrChange>
        </w:rPr>
      </w:pPr>
    </w:p>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9C6E52" w:rsidRDefault="003A59F0" w:rsidP="003A59F0">
      <w:pPr>
        <w:rPr>
          <w:lang w:val="en-US"/>
          <w:rPrChange w:id="151" w:author="Thiago Cruz" w:date="2017-10-26T17:34:00Z">
            <w:rPr/>
          </w:rPrChange>
        </w:rPr>
      </w:pPr>
      <w:r w:rsidRPr="009C6E52">
        <w:rPr>
          <w:lang w:val="en-US"/>
          <w:rPrChange w:id="152" w:author="Thiago Cruz" w:date="2017-10-26T17:34:00Z">
            <w:rPr/>
          </w:rPrChange>
        </w:rPr>
        <w:t>RUN date -u &gt; BUILD_TIME</w:t>
      </w:r>
    </w:p>
    <w:p w14:paraId="59367670" w14:textId="77777777" w:rsidR="00B32420" w:rsidRPr="009C6E52" w:rsidRDefault="00B32420">
      <w:pPr>
        <w:rPr>
          <w:lang w:val="en-US"/>
          <w:rPrChange w:id="153" w:author="Thiago Cruz" w:date="2017-10-26T17:34:00Z">
            <w:rPr/>
          </w:rPrChange>
        </w:rPr>
      </w:pPr>
      <w:r w:rsidRPr="009C6E52">
        <w:rPr>
          <w:lang w:val="en-US"/>
          <w:rPrChange w:id="154" w:author="Thiago Cruz" w:date="2017-10-26T17:34:00Z">
            <w:rPr/>
          </w:rPrChange>
        </w:rPr>
        <w:br w:type="page"/>
      </w:r>
    </w:p>
    <w:p w14:paraId="35DF0E40" w14:textId="1E0BEE78" w:rsidR="00826C4F" w:rsidRPr="008F2423" w:rsidRDefault="00826C4F" w:rsidP="007344CF">
      <w:pPr>
        <w:pStyle w:val="Ttulo21"/>
      </w:pPr>
      <w:bookmarkStart w:id="155" w:name="_Toc496895155"/>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55"/>
    </w:p>
    <w:p w14:paraId="207DF1DC" w14:textId="77777777" w:rsidR="005B1CAB" w:rsidRPr="009C6E52" w:rsidRDefault="005B1CAB" w:rsidP="00826C4F">
      <w:pPr>
        <w:rPr>
          <w:lang w:val="en-US"/>
          <w:rPrChange w:id="156" w:author="Thiago Cruz" w:date="2017-10-26T17:34:00Z">
            <w:rPr/>
          </w:rPrChange>
        </w:rPr>
      </w:pPr>
    </w:p>
    <w:p w14:paraId="122AA847" w14:textId="77777777" w:rsidR="005B1CAB" w:rsidRPr="009C6E52" w:rsidRDefault="005B1CAB" w:rsidP="005B1CAB">
      <w:pPr>
        <w:rPr>
          <w:lang w:val="en-US"/>
          <w:rPrChange w:id="157" w:author="Thiago Cruz" w:date="2017-10-26T17:34:00Z">
            <w:rPr/>
          </w:rPrChange>
        </w:rPr>
      </w:pPr>
      <w:r w:rsidRPr="009C6E52">
        <w:rPr>
          <w:lang w:val="en-US"/>
          <w:rPrChange w:id="158" w:author="Thiago Cruz" w:date="2017-10-26T17:34:00Z">
            <w:rPr/>
          </w:rPrChange>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9C6E52" w:rsidRDefault="005B1CAB" w:rsidP="005B1CAB">
      <w:pPr>
        <w:rPr>
          <w:rPrChange w:id="159" w:author="Thiago Cruz" w:date="2017-10-26T17:34:00Z">
            <w:rPr>
              <w:lang w:val="en-US"/>
            </w:rPr>
          </w:rPrChange>
        </w:rPr>
      </w:pPr>
      <w:r w:rsidRPr="005B1CAB">
        <w:rPr>
          <w:lang w:val="en-US"/>
        </w:rPr>
        <w:t xml:space="preserve">      </w:t>
      </w:r>
      <w:r w:rsidRPr="009C6E52">
        <w:rPr>
          <w:rPrChange w:id="160" w:author="Thiago Cruz" w:date="2017-10-26T17:34:00Z">
            <w:rPr>
              <w:lang w:val="en-US"/>
            </w:rPr>
          </w:rPrChange>
        </w:rPr>
        <w:t>- "db-data:/var/lib/mysql"</w:t>
      </w:r>
    </w:p>
    <w:p w14:paraId="5889CDF9" w14:textId="77777777" w:rsidR="005B1CAB" w:rsidRPr="009C6E52" w:rsidRDefault="005B1CAB" w:rsidP="005B1CAB">
      <w:pPr>
        <w:rPr>
          <w:rPrChange w:id="161" w:author="Thiago Cruz" w:date="2017-10-26T17:34:00Z">
            <w:rPr>
              <w:lang w:val="en-US"/>
            </w:rPr>
          </w:rPrChange>
        </w:rPr>
      </w:pPr>
    </w:p>
    <w:p w14:paraId="39AFBF18" w14:textId="77777777" w:rsidR="005B1CAB" w:rsidRPr="005B1CAB" w:rsidRDefault="005B1CAB" w:rsidP="005B1CAB">
      <w:pPr>
        <w:rPr>
          <w:lang w:val="en-US"/>
        </w:rPr>
      </w:pPr>
      <w:r w:rsidRPr="009C6E52">
        <w:rPr>
          <w:rPrChange w:id="162" w:author="Thiago Cruz" w:date="2017-10-26T17:34:00Z">
            <w:rPr>
              <w:lang w:val="en-US"/>
            </w:rPr>
          </w:rPrChange>
        </w:rPr>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3E0E34" w:rsidRDefault="005B1CAB" w:rsidP="005B1CAB">
      <w:pPr>
        <w:rPr>
          <w:lang w:val="en-US"/>
        </w:rPr>
      </w:pPr>
      <w:r w:rsidRPr="005B1CAB">
        <w:rPr>
          <w:lang w:val="en-US"/>
        </w:rPr>
        <w:t xml:space="preserve">      </w:t>
      </w:r>
      <w:r w:rsidRPr="003E0E34">
        <w:rPr>
          <w:lang w:val="en-US"/>
        </w:rPr>
        <w:t>REDIS_SIDEKIQ_URL: redis://redis:6379/0</w:t>
      </w:r>
    </w:p>
    <w:p w14:paraId="4DBA9D47" w14:textId="77777777" w:rsidR="005B1CAB" w:rsidRPr="005B1CAB" w:rsidRDefault="005B1CAB" w:rsidP="005B1CAB">
      <w:pPr>
        <w:rPr>
          <w:lang w:val="en-US"/>
        </w:rPr>
      </w:pPr>
      <w:r w:rsidRPr="003E0E3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9C6E52" w:rsidRDefault="005B1CAB" w:rsidP="005B1CAB">
      <w:pPr>
        <w:rPr>
          <w:lang w:val="en-US"/>
          <w:rPrChange w:id="163" w:author="Thiago Cruz" w:date="2017-10-26T17:34:00Z">
            <w:rPr/>
          </w:rPrChange>
        </w:rPr>
      </w:pPr>
      <w:r w:rsidRPr="005B1CAB">
        <w:rPr>
          <w:lang w:val="en-US"/>
        </w:rPr>
        <w:t xml:space="preserve">      </w:t>
      </w:r>
      <w:r w:rsidRPr="009C6E52">
        <w:rPr>
          <w:lang w:val="en-US"/>
          <w:rPrChange w:id="164" w:author="Thiago Cruz" w:date="2017-10-26T17:34:00Z">
            <w:rPr/>
          </w:rPrChange>
        </w:rPr>
        <w:t>expose:</w:t>
      </w:r>
    </w:p>
    <w:p w14:paraId="0AA0F6DB" w14:textId="77777777" w:rsidR="005B1CAB" w:rsidRPr="009C6E52" w:rsidRDefault="005B1CAB" w:rsidP="005B1CAB">
      <w:pPr>
        <w:rPr>
          <w:lang w:val="en-US"/>
          <w:rPrChange w:id="165" w:author="Thiago Cruz" w:date="2017-10-26T17:34:00Z">
            <w:rPr/>
          </w:rPrChange>
        </w:rPr>
      </w:pPr>
      <w:r w:rsidRPr="009C6E52">
        <w:rPr>
          <w:lang w:val="en-US"/>
          <w:rPrChange w:id="166" w:author="Thiago Cruz" w:date="2017-10-26T17:34:00Z">
            <w:rPr/>
          </w:rPrChange>
        </w:rPr>
        <w:t xml:space="preserve">        - 9000</w:t>
      </w:r>
    </w:p>
    <w:p w14:paraId="5C2AF3F7" w14:textId="77777777" w:rsidR="005B1CAB" w:rsidRPr="009C6E52" w:rsidRDefault="005B1CAB" w:rsidP="005B1CAB">
      <w:pPr>
        <w:rPr>
          <w:lang w:val="en-US"/>
          <w:rPrChange w:id="167" w:author="Thiago Cruz" w:date="2017-10-26T17:34:00Z">
            <w:rPr/>
          </w:rPrChange>
        </w:rPr>
      </w:pPr>
      <w:r w:rsidRPr="009C6E52">
        <w:rPr>
          <w:lang w:val="en-US"/>
          <w:rPrChange w:id="168" w:author="Thiago Cruz" w:date="2017-10-26T17:34:00Z">
            <w:rPr/>
          </w:rPrChange>
        </w:rPr>
        <w:t xml:space="preserve">      ports:</w:t>
      </w:r>
    </w:p>
    <w:p w14:paraId="76DE44B6" w14:textId="77777777" w:rsidR="005B1CAB" w:rsidRPr="009C6E52" w:rsidRDefault="005B1CAB" w:rsidP="005B1CAB">
      <w:pPr>
        <w:rPr>
          <w:lang w:val="en-US"/>
          <w:rPrChange w:id="169" w:author="Thiago Cruz" w:date="2017-10-26T17:34:00Z">
            <w:rPr/>
          </w:rPrChange>
        </w:rPr>
      </w:pPr>
      <w:r w:rsidRPr="009C6E52">
        <w:rPr>
          <w:lang w:val="en-US"/>
          <w:rPrChange w:id="170" w:author="Thiago Cruz" w:date="2017-10-26T17:34:00Z">
            <w:rPr/>
          </w:rPrChange>
        </w:rPr>
        <w:t xml:space="preserve">        - 3002:9000</w:t>
      </w:r>
    </w:p>
    <w:p w14:paraId="47FEEF3B" w14:textId="77777777" w:rsidR="005B1CAB" w:rsidRPr="009C6E52" w:rsidRDefault="005B1CAB" w:rsidP="005B1CAB">
      <w:pPr>
        <w:rPr>
          <w:lang w:val="en-US"/>
          <w:rPrChange w:id="171" w:author="Thiago Cruz" w:date="2017-10-26T17:34:00Z">
            <w:rPr/>
          </w:rPrChange>
        </w:rPr>
      </w:pPr>
    </w:p>
    <w:p w14:paraId="1A2C80AE" w14:textId="77777777" w:rsidR="005B1CAB" w:rsidRPr="009C6E52" w:rsidRDefault="005B1CAB" w:rsidP="005B1CAB">
      <w:pPr>
        <w:rPr>
          <w:lang w:val="en-US"/>
          <w:rPrChange w:id="172" w:author="Thiago Cruz" w:date="2017-10-26T17:34:00Z">
            <w:rPr/>
          </w:rPrChange>
        </w:rPr>
      </w:pPr>
      <w:r w:rsidRPr="009C6E52">
        <w:rPr>
          <w:lang w:val="en-US"/>
          <w:rPrChange w:id="173" w:author="Thiago Cruz" w:date="2017-10-26T17:34:00Z">
            <w:rPr/>
          </w:rPrChange>
        </w:rPr>
        <w:t>volumes:</w:t>
      </w:r>
    </w:p>
    <w:p w14:paraId="3851494F" w14:textId="77777777" w:rsidR="005B1CAB" w:rsidRPr="009C6E52" w:rsidRDefault="005B1CAB" w:rsidP="005B1CAB">
      <w:pPr>
        <w:rPr>
          <w:lang w:val="en-US"/>
          <w:rPrChange w:id="174" w:author="Thiago Cruz" w:date="2017-10-26T17:34:00Z">
            <w:rPr/>
          </w:rPrChange>
        </w:rPr>
      </w:pPr>
      <w:r w:rsidRPr="009C6E52">
        <w:rPr>
          <w:lang w:val="en-US"/>
          <w:rPrChange w:id="175" w:author="Thiago Cruz" w:date="2017-10-26T17:34:00Z">
            <w:rPr/>
          </w:rPrChange>
        </w:rPr>
        <w:t xml:space="preserve">  db-data:</w:t>
      </w:r>
    </w:p>
    <w:p w14:paraId="142E55D1" w14:textId="795DB09B" w:rsidR="00210B91" w:rsidRPr="009C6E52" w:rsidRDefault="00210B91">
      <w:pPr>
        <w:rPr>
          <w:lang w:val="en-US"/>
          <w:rPrChange w:id="176" w:author="Thiago Cruz" w:date="2017-10-26T17:34:00Z">
            <w:rPr/>
          </w:rPrChange>
        </w:rPr>
      </w:pPr>
      <w:r w:rsidRPr="009C6E52">
        <w:rPr>
          <w:lang w:val="en-US"/>
          <w:rPrChange w:id="177" w:author="Thiago Cruz" w:date="2017-10-26T17:34:00Z">
            <w:rPr/>
          </w:rPrChange>
        </w:rPr>
        <w:br w:type="page"/>
      </w:r>
    </w:p>
    <w:p w14:paraId="1A4D2FE9" w14:textId="3742C6EB" w:rsidR="005B1CAB" w:rsidRPr="005E463D" w:rsidRDefault="00210B91" w:rsidP="001D3F2C">
      <w:pPr>
        <w:pStyle w:val="Ttulo21"/>
      </w:pPr>
      <w:bookmarkStart w:id="178" w:name="_Toc496895156"/>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78"/>
    </w:p>
    <w:p w14:paraId="6B5D6599" w14:textId="77777777" w:rsidR="00666779" w:rsidRPr="009C6E52" w:rsidRDefault="00666779" w:rsidP="00826C4F">
      <w:pPr>
        <w:rPr>
          <w:lang w:val="en-US"/>
          <w:rPrChange w:id="179" w:author="Thiago Cruz" w:date="2017-10-26T17:34:00Z">
            <w:rPr/>
          </w:rPrChange>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80" w:name="_Toc496895157"/>
      <w:r>
        <w:lastRenderedPageBreak/>
        <w:t xml:space="preserve">Anexo </w:t>
      </w:r>
      <w:r w:rsidR="001D3F2C">
        <w:t>11.</w:t>
      </w:r>
      <w:r>
        <w:t>4 – Docker-compose versão 2 - ARM</w:t>
      </w:r>
      <w:bookmarkEnd w:id="180"/>
    </w:p>
    <w:p w14:paraId="11725661" w14:textId="77777777" w:rsidR="00076584" w:rsidRDefault="00076584" w:rsidP="001C5D56"/>
    <w:p w14:paraId="2F3F79A2" w14:textId="77777777" w:rsidR="001C5D56" w:rsidRPr="009C6E52" w:rsidRDefault="001C5D56" w:rsidP="001C5D56">
      <w:pPr>
        <w:rPr>
          <w:lang w:val="en-US"/>
          <w:rPrChange w:id="181" w:author="Thiago Cruz" w:date="2017-10-26T17:34:00Z">
            <w:rPr/>
          </w:rPrChange>
        </w:rPr>
      </w:pPr>
      <w:r w:rsidRPr="009C6E52">
        <w:rPr>
          <w:lang w:val="en-US"/>
          <w:rPrChange w:id="182" w:author="Thiago Cruz" w:date="2017-10-26T17:34:00Z">
            <w:rPr/>
          </w:rPrChange>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83" w:name="_Toc496895158"/>
      <w:r>
        <w:lastRenderedPageBreak/>
        <w:t xml:space="preserve">Anexo </w:t>
      </w:r>
      <w:r w:rsidR="001D3F2C">
        <w:t>11.</w:t>
      </w:r>
      <w:r>
        <w:t>5</w:t>
      </w:r>
      <w:r w:rsidR="005B1CAB">
        <w:t xml:space="preserve"> – Docker-compose versão 3</w:t>
      </w:r>
      <w:r w:rsidR="00142517">
        <w:t xml:space="preserve"> - ARM</w:t>
      </w:r>
      <w:bookmarkEnd w:id="183"/>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9C6E52" w:rsidRDefault="00B60B16" w:rsidP="00B60B16">
      <w:pPr>
        <w:rPr>
          <w:lang w:val="en-US"/>
          <w:rPrChange w:id="184" w:author="Thiago Cruz" w:date="2017-10-26T17:34:00Z">
            <w:rPr/>
          </w:rPrChange>
        </w:rPr>
      </w:pPr>
      <w:r w:rsidRPr="00B60B16">
        <w:rPr>
          <w:lang w:val="en-US"/>
        </w:rPr>
        <w:t xml:space="preserve">  </w:t>
      </w:r>
      <w:r w:rsidRPr="009C6E52">
        <w:rPr>
          <w:lang w:val="en-US"/>
          <w:rPrChange w:id="185" w:author="Thiago Cruz" w:date="2017-10-26T17:34:00Z">
            <w:rPr/>
          </w:rPrChange>
        </w:rPr>
        <w:t>redis:</w:t>
      </w:r>
    </w:p>
    <w:p w14:paraId="42AD1E8F" w14:textId="77777777" w:rsidR="00B60B16" w:rsidRPr="009C6E52" w:rsidRDefault="00B60B16" w:rsidP="00B60B16">
      <w:pPr>
        <w:rPr>
          <w:lang w:val="en-US"/>
          <w:rPrChange w:id="186" w:author="Thiago Cruz" w:date="2017-10-26T17:34:00Z">
            <w:rPr/>
          </w:rPrChange>
        </w:rPr>
      </w:pPr>
      <w:r w:rsidRPr="009C6E52">
        <w:rPr>
          <w:lang w:val="en-US"/>
          <w:rPrChange w:id="187" w:author="Thiago Cruz" w:date="2017-10-26T17:34:00Z">
            <w:rPr/>
          </w:rPrChange>
        </w:rPr>
        <w:t xml:space="preserve">    image: hypriot/rpi-redis</w:t>
      </w:r>
    </w:p>
    <w:p w14:paraId="067A1DAF" w14:textId="77777777" w:rsidR="00B60B16" w:rsidRPr="009C6E52" w:rsidRDefault="00B60B16" w:rsidP="00B60B16">
      <w:pPr>
        <w:rPr>
          <w:lang w:val="en-US"/>
          <w:rPrChange w:id="188" w:author="Thiago Cruz" w:date="2017-10-26T17:34:00Z">
            <w:rPr/>
          </w:rPrChange>
        </w:rPr>
      </w:pPr>
      <w:r w:rsidRPr="009C6E52">
        <w:rPr>
          <w:lang w:val="en-US"/>
          <w:rPrChange w:id="189" w:author="Thiago Cruz" w:date="2017-10-26T17:34:00Z">
            <w:rPr/>
          </w:rPrChange>
        </w:rPr>
        <w:t xml:space="preserve">    ports:</w:t>
      </w:r>
    </w:p>
    <w:p w14:paraId="15D16BDD" w14:textId="77777777" w:rsidR="00B60B16" w:rsidRPr="009C6E52" w:rsidRDefault="00B60B16" w:rsidP="00B60B16">
      <w:pPr>
        <w:rPr>
          <w:lang w:val="en-US"/>
          <w:rPrChange w:id="190" w:author="Thiago Cruz" w:date="2017-10-26T17:34:00Z">
            <w:rPr/>
          </w:rPrChange>
        </w:rPr>
      </w:pPr>
      <w:r w:rsidRPr="009C6E52">
        <w:rPr>
          <w:lang w:val="en-US"/>
          <w:rPrChange w:id="191" w:author="Thiago Cruz" w:date="2017-10-26T17:34:00Z">
            <w:rPr/>
          </w:rPrChange>
        </w:rPr>
        <w:t xml:space="preserve">      - "6379:6379"</w:t>
      </w:r>
    </w:p>
    <w:p w14:paraId="1E23B3FC" w14:textId="77777777" w:rsidR="00B60B16" w:rsidRPr="009C6E52" w:rsidRDefault="00B60B16" w:rsidP="00B60B16">
      <w:pPr>
        <w:rPr>
          <w:lang w:val="en-US"/>
          <w:rPrChange w:id="192" w:author="Thiago Cruz" w:date="2017-10-26T17:34:00Z">
            <w:rPr/>
          </w:rPrChange>
        </w:rPr>
      </w:pPr>
      <w:r w:rsidRPr="009C6E52">
        <w:rPr>
          <w:lang w:val="en-US"/>
          <w:rPrChange w:id="193" w:author="Thiago Cruz" w:date="2017-10-26T17:34:00Z">
            <w:rPr/>
          </w:rPrChange>
        </w:rPr>
        <w:t xml:space="preserve">    volumes:</w:t>
      </w:r>
    </w:p>
    <w:p w14:paraId="5ABC94F3" w14:textId="77777777" w:rsidR="00B60B16" w:rsidRPr="009C6E52" w:rsidRDefault="00B60B16" w:rsidP="00B60B16">
      <w:pPr>
        <w:rPr>
          <w:lang w:val="en-US"/>
          <w:rPrChange w:id="194" w:author="Thiago Cruz" w:date="2017-10-26T17:34:00Z">
            <w:rPr/>
          </w:rPrChange>
        </w:rPr>
      </w:pPr>
      <w:r w:rsidRPr="009C6E52">
        <w:rPr>
          <w:lang w:val="en-US"/>
          <w:rPrChange w:id="195" w:author="Thiago Cruz" w:date="2017-10-26T17:34:00Z">
            <w:rPr/>
          </w:rPrChange>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3E0E34" w:rsidRDefault="00B60B16" w:rsidP="00B60B16">
      <w:r w:rsidRPr="004F6D7C">
        <w:rPr>
          <w:lang w:val="en-US"/>
        </w:rPr>
        <w:t xml:space="preserve">  </w:t>
      </w:r>
      <w:r w:rsidRPr="003E0E34">
        <w:t>viz:</w:t>
      </w:r>
    </w:p>
    <w:p w14:paraId="09317B73" w14:textId="77777777" w:rsidR="00B60B16" w:rsidRPr="003E0E34" w:rsidRDefault="00B60B16" w:rsidP="00B60B16">
      <w:r w:rsidRPr="003E0E34">
        <w:t xml:space="preserve">     image: alexellis2/visualizer-arm</w:t>
      </w:r>
    </w:p>
    <w:p w14:paraId="4A59AAC4" w14:textId="77777777" w:rsidR="00B60B16" w:rsidRPr="003E0E34" w:rsidRDefault="00B60B16" w:rsidP="00B60B16">
      <w:r w:rsidRPr="003E0E34">
        <w:t xml:space="preserve">     ports: </w:t>
      </w:r>
    </w:p>
    <w:p w14:paraId="6CF8FFAF" w14:textId="77777777" w:rsidR="00B60B16" w:rsidRPr="004F6D7C" w:rsidRDefault="00B60B16" w:rsidP="00B60B16">
      <w:pPr>
        <w:rPr>
          <w:lang w:val="en-US"/>
        </w:rPr>
      </w:pPr>
      <w:r w:rsidRPr="003E0E3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36"/>
      <w:footerReference w:type="default" r:id="rId37"/>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0" w:author="Thiago Cruz [2]" w:date="2017-07-25T22:28:00Z" w:initials="TC">
    <w:p w14:paraId="57892181" w14:textId="77777777" w:rsidR="00A80F99" w:rsidRDefault="00A80F99">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94535" w14:textId="77777777" w:rsidR="0020190A" w:rsidRDefault="0020190A">
      <w:r>
        <w:separator/>
      </w:r>
    </w:p>
  </w:endnote>
  <w:endnote w:type="continuationSeparator" w:id="0">
    <w:p w14:paraId="0F2D44A3" w14:textId="77777777" w:rsidR="0020190A" w:rsidRDefault="0020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A80F99" w:rsidRDefault="00A80F99">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539848" w14:textId="77777777" w:rsidR="0020190A" w:rsidRDefault="0020190A">
      <w:r>
        <w:separator/>
      </w:r>
    </w:p>
  </w:footnote>
  <w:footnote w:type="continuationSeparator" w:id="0">
    <w:p w14:paraId="6D7CD256" w14:textId="77777777" w:rsidR="0020190A" w:rsidRDefault="0020190A">
      <w:r>
        <w:continuationSeparator/>
      </w:r>
    </w:p>
  </w:footnote>
  <w:footnote w:id="1">
    <w:p w14:paraId="3A477492" w14:textId="1066DE99" w:rsidR="00A80F99" w:rsidRPr="001E03D1" w:rsidRDefault="00A80F99">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A80F99" w:rsidRPr="0000038E" w:rsidRDefault="00A80F99">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A80F99" w:rsidRPr="0087606B" w:rsidRDefault="00A80F99">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A80F99" w:rsidRPr="00393659" w:rsidRDefault="00A80F99">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A80F99" w:rsidRPr="006A3FDD" w:rsidRDefault="00A80F99"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A80F99" w:rsidRPr="000D189A" w:rsidRDefault="00A80F99">
      <w:pPr>
        <w:pStyle w:val="Textodenotaderodap"/>
        <w:rPr>
          <w:lang w:val="pt-BR"/>
        </w:rPr>
      </w:pPr>
      <w:r>
        <w:rPr>
          <w:rStyle w:val="Refdenotaderodap"/>
        </w:rPr>
        <w:t>4</w:t>
      </w:r>
      <w:r>
        <w:t xml:space="preserve"> </w:t>
      </w:r>
      <w:r w:rsidRPr="00D45B60">
        <w:t>https://www.docker.com/docker-mac</w:t>
      </w:r>
    </w:p>
  </w:footnote>
  <w:footnote w:id="7">
    <w:p w14:paraId="69381509" w14:textId="7C961EC0" w:rsidR="00A80F99" w:rsidRPr="00DA3E43" w:rsidRDefault="00A80F99">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620E24DA" w14:textId="408CD162" w:rsidR="00A80F99" w:rsidRPr="007E3C42" w:rsidRDefault="00A80F99">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9">
    <w:p w14:paraId="73E74BAA" w14:textId="77777777" w:rsidR="00A80F99" w:rsidRPr="00393659" w:rsidRDefault="00A80F99" w:rsidP="0006177F">
      <w:pPr>
        <w:pStyle w:val="Textodenotaderodap"/>
      </w:pPr>
      <w:r>
        <w:rPr>
          <w:rStyle w:val="Refdenotaderodap"/>
        </w:rPr>
        <w:t>2</w:t>
      </w:r>
      <w:r>
        <w:t xml:space="preserve"> </w:t>
      </w:r>
      <w:r w:rsidRPr="00393659">
        <w:t>https://developers.redhat.com/blog/2016/02/24/10-things-to-avoid-in-docker-containers/</w:t>
      </w:r>
      <w:r>
        <w:t>, tradução nossa</w:t>
      </w:r>
    </w:p>
  </w:footnote>
  <w:footnote w:id="10">
    <w:p w14:paraId="08A63D6A" w14:textId="33AA0073" w:rsidR="00A80F99" w:rsidRPr="00A85B21" w:rsidRDefault="00A80F99">
      <w:pPr>
        <w:pStyle w:val="Textodenotaderodap"/>
        <w:rPr>
          <w:lang w:val="pt-BR"/>
        </w:rPr>
      </w:pPr>
      <w:r>
        <w:rPr>
          <w:rStyle w:val="Refdenotaderodap"/>
        </w:rPr>
        <w:t>7</w:t>
      </w:r>
      <w:r>
        <w:t xml:space="preserve"> </w:t>
      </w:r>
      <w:r w:rsidRPr="00930E45">
        <w:t>http://training.play-with-docker.com/about/</w:t>
      </w:r>
    </w:p>
  </w:footnote>
  <w:footnote w:id="11">
    <w:p w14:paraId="73850802" w14:textId="7D95A3F0" w:rsidR="00A80F99" w:rsidRPr="00A85B21" w:rsidRDefault="00A80F99">
      <w:pPr>
        <w:pStyle w:val="Textodenotaderodap"/>
        <w:rPr>
          <w:lang w:val="pt-BR"/>
        </w:rPr>
      </w:pPr>
      <w:r>
        <w:rPr>
          <w:rStyle w:val="Refdenotaderodap"/>
        </w:rPr>
        <w:t>8</w:t>
      </w:r>
      <w:r>
        <w:t xml:space="preserve"> </w:t>
      </w:r>
      <w:r w:rsidRPr="00CD494D">
        <w:t>https://github.com/docker/labs</w:t>
      </w:r>
    </w:p>
  </w:footnote>
  <w:footnote w:id="12">
    <w:p w14:paraId="6BB44EE3" w14:textId="6E19317C" w:rsidR="00A80F99" w:rsidRPr="0072040E" w:rsidRDefault="00A80F99"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3">
    <w:p w14:paraId="5279E266" w14:textId="3A95153D" w:rsidR="00A80F99" w:rsidRPr="0072040E" w:rsidRDefault="00A80F99">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4">
    <w:p w14:paraId="3EAF17A9" w14:textId="0B8040BD" w:rsidR="00A80F99" w:rsidRPr="0072040E" w:rsidRDefault="00A80F99">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A80F99" w:rsidRDefault="00A80F99">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4">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7">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8">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9">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num w:numId="1">
    <w:abstractNumId w:val="13"/>
  </w:num>
  <w:num w:numId="2">
    <w:abstractNumId w:val="8"/>
  </w:num>
  <w:num w:numId="3">
    <w:abstractNumId w:val="4"/>
  </w:num>
  <w:num w:numId="4">
    <w:abstractNumId w:val="16"/>
  </w:num>
  <w:num w:numId="5">
    <w:abstractNumId w:val="17"/>
  </w:num>
  <w:num w:numId="6">
    <w:abstractNumId w:val="7"/>
  </w:num>
  <w:num w:numId="7">
    <w:abstractNumId w:val="18"/>
  </w:num>
  <w:num w:numId="8">
    <w:abstractNumId w:val="2"/>
  </w:num>
  <w:num w:numId="9">
    <w:abstractNumId w:val="3"/>
  </w:num>
  <w:num w:numId="10">
    <w:abstractNumId w:val="10"/>
  </w:num>
  <w:num w:numId="11">
    <w:abstractNumId w:val="20"/>
  </w:num>
  <w:num w:numId="12">
    <w:abstractNumId w:val="15"/>
  </w:num>
  <w:num w:numId="13">
    <w:abstractNumId w:val="9"/>
  </w:num>
  <w:num w:numId="14">
    <w:abstractNumId w:val="12"/>
  </w:num>
  <w:num w:numId="15">
    <w:abstractNumId w:val="6"/>
  </w:num>
  <w:num w:numId="16">
    <w:abstractNumId w:val="0"/>
  </w:num>
  <w:num w:numId="17">
    <w:abstractNumId w:val="11"/>
  </w:num>
  <w:num w:numId="18">
    <w:abstractNumId w:val="14"/>
  </w:num>
  <w:num w:numId="19">
    <w:abstractNumId w:val="19"/>
  </w:num>
  <w:num w:numId="20">
    <w:abstractNumId w:val="21"/>
  </w:num>
  <w:num w:numId="21">
    <w:abstractNumId w:val="1"/>
  </w:num>
  <w:num w:numId="22">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1233B"/>
    <w:rsid w:val="00013EB8"/>
    <w:rsid w:val="000154CF"/>
    <w:rsid w:val="0001679C"/>
    <w:rsid w:val="00024811"/>
    <w:rsid w:val="00031776"/>
    <w:rsid w:val="000403F2"/>
    <w:rsid w:val="00041715"/>
    <w:rsid w:val="00042A9D"/>
    <w:rsid w:val="00050DA4"/>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0935"/>
    <w:rsid w:val="000A7CE0"/>
    <w:rsid w:val="000B30B9"/>
    <w:rsid w:val="000B3411"/>
    <w:rsid w:val="000B7445"/>
    <w:rsid w:val="000C245C"/>
    <w:rsid w:val="000C2F80"/>
    <w:rsid w:val="000C5351"/>
    <w:rsid w:val="000C6FC5"/>
    <w:rsid w:val="000D0DB1"/>
    <w:rsid w:val="000D189A"/>
    <w:rsid w:val="000D1C8B"/>
    <w:rsid w:val="000D6FB7"/>
    <w:rsid w:val="000E6F57"/>
    <w:rsid w:val="000F0D4D"/>
    <w:rsid w:val="000F6964"/>
    <w:rsid w:val="001003CD"/>
    <w:rsid w:val="00101428"/>
    <w:rsid w:val="00101D56"/>
    <w:rsid w:val="0010368D"/>
    <w:rsid w:val="0010417B"/>
    <w:rsid w:val="00105871"/>
    <w:rsid w:val="00106081"/>
    <w:rsid w:val="001225C8"/>
    <w:rsid w:val="00122B3C"/>
    <w:rsid w:val="00123B8D"/>
    <w:rsid w:val="00126FAE"/>
    <w:rsid w:val="0013289C"/>
    <w:rsid w:val="00134CF7"/>
    <w:rsid w:val="00137C08"/>
    <w:rsid w:val="00142517"/>
    <w:rsid w:val="00145620"/>
    <w:rsid w:val="001502E0"/>
    <w:rsid w:val="00153A1A"/>
    <w:rsid w:val="001547B6"/>
    <w:rsid w:val="0015691C"/>
    <w:rsid w:val="0017031F"/>
    <w:rsid w:val="00176F31"/>
    <w:rsid w:val="00180959"/>
    <w:rsid w:val="00192057"/>
    <w:rsid w:val="001A3F07"/>
    <w:rsid w:val="001A3F23"/>
    <w:rsid w:val="001B379C"/>
    <w:rsid w:val="001B4130"/>
    <w:rsid w:val="001B4E98"/>
    <w:rsid w:val="001B7DEA"/>
    <w:rsid w:val="001C4B8F"/>
    <w:rsid w:val="001C5D56"/>
    <w:rsid w:val="001D0F94"/>
    <w:rsid w:val="001D3F2C"/>
    <w:rsid w:val="001D4D81"/>
    <w:rsid w:val="001E03D1"/>
    <w:rsid w:val="001E1CF0"/>
    <w:rsid w:val="001E2921"/>
    <w:rsid w:val="001E65B3"/>
    <w:rsid w:val="001F11CC"/>
    <w:rsid w:val="0020190A"/>
    <w:rsid w:val="00204428"/>
    <w:rsid w:val="00210B91"/>
    <w:rsid w:val="0022087F"/>
    <w:rsid w:val="0022348F"/>
    <w:rsid w:val="002235BC"/>
    <w:rsid w:val="002271DA"/>
    <w:rsid w:val="0022784D"/>
    <w:rsid w:val="00232344"/>
    <w:rsid w:val="002401A5"/>
    <w:rsid w:val="0024331D"/>
    <w:rsid w:val="0024513D"/>
    <w:rsid w:val="00247037"/>
    <w:rsid w:val="00250D8C"/>
    <w:rsid w:val="0025225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1F4"/>
    <w:rsid w:val="002D443A"/>
    <w:rsid w:val="002D48B9"/>
    <w:rsid w:val="002E210D"/>
    <w:rsid w:val="002E7762"/>
    <w:rsid w:val="002F26AE"/>
    <w:rsid w:val="002F6429"/>
    <w:rsid w:val="0030195F"/>
    <w:rsid w:val="00303BFA"/>
    <w:rsid w:val="00306B78"/>
    <w:rsid w:val="00310F06"/>
    <w:rsid w:val="003129CB"/>
    <w:rsid w:val="0031712E"/>
    <w:rsid w:val="00333C20"/>
    <w:rsid w:val="0033526A"/>
    <w:rsid w:val="00335BFE"/>
    <w:rsid w:val="00340653"/>
    <w:rsid w:val="00346BAF"/>
    <w:rsid w:val="00346F59"/>
    <w:rsid w:val="0034724E"/>
    <w:rsid w:val="00347AD0"/>
    <w:rsid w:val="00360999"/>
    <w:rsid w:val="003654A0"/>
    <w:rsid w:val="00372254"/>
    <w:rsid w:val="003811C5"/>
    <w:rsid w:val="00385309"/>
    <w:rsid w:val="00385B8F"/>
    <w:rsid w:val="00393659"/>
    <w:rsid w:val="00397ACD"/>
    <w:rsid w:val="003A59F0"/>
    <w:rsid w:val="003A7251"/>
    <w:rsid w:val="003A7EF2"/>
    <w:rsid w:val="003B4D07"/>
    <w:rsid w:val="003B79D6"/>
    <w:rsid w:val="003C2963"/>
    <w:rsid w:val="003C3299"/>
    <w:rsid w:val="003C35AA"/>
    <w:rsid w:val="003D0E05"/>
    <w:rsid w:val="003D2836"/>
    <w:rsid w:val="003D2F6B"/>
    <w:rsid w:val="003D6640"/>
    <w:rsid w:val="003E0E34"/>
    <w:rsid w:val="003E282C"/>
    <w:rsid w:val="003F254F"/>
    <w:rsid w:val="003F5F33"/>
    <w:rsid w:val="00403392"/>
    <w:rsid w:val="0040364E"/>
    <w:rsid w:val="00406A65"/>
    <w:rsid w:val="0041229C"/>
    <w:rsid w:val="00414453"/>
    <w:rsid w:val="00414AA2"/>
    <w:rsid w:val="004261E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4A70"/>
    <w:rsid w:val="004A664D"/>
    <w:rsid w:val="004B6454"/>
    <w:rsid w:val="004C2B6F"/>
    <w:rsid w:val="004D0475"/>
    <w:rsid w:val="004D29CD"/>
    <w:rsid w:val="004E0971"/>
    <w:rsid w:val="004E2807"/>
    <w:rsid w:val="004E4902"/>
    <w:rsid w:val="004E6EC3"/>
    <w:rsid w:val="004F36B6"/>
    <w:rsid w:val="004F6D7C"/>
    <w:rsid w:val="0050044B"/>
    <w:rsid w:val="00503F8F"/>
    <w:rsid w:val="0050405E"/>
    <w:rsid w:val="00521BCB"/>
    <w:rsid w:val="00521F7A"/>
    <w:rsid w:val="0052391B"/>
    <w:rsid w:val="00527AFA"/>
    <w:rsid w:val="00540288"/>
    <w:rsid w:val="00541FE6"/>
    <w:rsid w:val="005442B7"/>
    <w:rsid w:val="00544D4A"/>
    <w:rsid w:val="00547F8D"/>
    <w:rsid w:val="0056094B"/>
    <w:rsid w:val="00561437"/>
    <w:rsid w:val="0056345D"/>
    <w:rsid w:val="00565A08"/>
    <w:rsid w:val="005663E8"/>
    <w:rsid w:val="00571369"/>
    <w:rsid w:val="00571925"/>
    <w:rsid w:val="005723E3"/>
    <w:rsid w:val="00572EC7"/>
    <w:rsid w:val="0058370B"/>
    <w:rsid w:val="005837C3"/>
    <w:rsid w:val="00597579"/>
    <w:rsid w:val="005975E3"/>
    <w:rsid w:val="005A2170"/>
    <w:rsid w:val="005A5701"/>
    <w:rsid w:val="005B1535"/>
    <w:rsid w:val="005B1CAB"/>
    <w:rsid w:val="005B2A32"/>
    <w:rsid w:val="005B4F7F"/>
    <w:rsid w:val="005B529A"/>
    <w:rsid w:val="005B713A"/>
    <w:rsid w:val="005C0C6F"/>
    <w:rsid w:val="005D23A5"/>
    <w:rsid w:val="005D5743"/>
    <w:rsid w:val="005E313E"/>
    <w:rsid w:val="005E463D"/>
    <w:rsid w:val="005E4CE9"/>
    <w:rsid w:val="005E730E"/>
    <w:rsid w:val="005F17E3"/>
    <w:rsid w:val="005F3C9F"/>
    <w:rsid w:val="005F6AAD"/>
    <w:rsid w:val="005F770B"/>
    <w:rsid w:val="00602990"/>
    <w:rsid w:val="006063FB"/>
    <w:rsid w:val="00606531"/>
    <w:rsid w:val="00607A79"/>
    <w:rsid w:val="00614232"/>
    <w:rsid w:val="00614D34"/>
    <w:rsid w:val="006152D8"/>
    <w:rsid w:val="006226FC"/>
    <w:rsid w:val="00624911"/>
    <w:rsid w:val="006258E1"/>
    <w:rsid w:val="00636305"/>
    <w:rsid w:val="00636A20"/>
    <w:rsid w:val="00637A4B"/>
    <w:rsid w:val="00640B48"/>
    <w:rsid w:val="0064121B"/>
    <w:rsid w:val="00641D25"/>
    <w:rsid w:val="00661C0C"/>
    <w:rsid w:val="00661E99"/>
    <w:rsid w:val="0066417B"/>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32E8"/>
    <w:rsid w:val="006A09A4"/>
    <w:rsid w:val="006A3FDD"/>
    <w:rsid w:val="006B0736"/>
    <w:rsid w:val="006B41B9"/>
    <w:rsid w:val="006B6147"/>
    <w:rsid w:val="006C391A"/>
    <w:rsid w:val="006C4114"/>
    <w:rsid w:val="006D61C6"/>
    <w:rsid w:val="006D7E80"/>
    <w:rsid w:val="006F26D0"/>
    <w:rsid w:val="006F63FC"/>
    <w:rsid w:val="006F67B3"/>
    <w:rsid w:val="00704BCC"/>
    <w:rsid w:val="00707398"/>
    <w:rsid w:val="00711B15"/>
    <w:rsid w:val="00717614"/>
    <w:rsid w:val="0072040E"/>
    <w:rsid w:val="007204D3"/>
    <w:rsid w:val="00722534"/>
    <w:rsid w:val="0072741D"/>
    <w:rsid w:val="00733F42"/>
    <w:rsid w:val="00734325"/>
    <w:rsid w:val="0073445F"/>
    <w:rsid w:val="007344CF"/>
    <w:rsid w:val="00743AB4"/>
    <w:rsid w:val="00752470"/>
    <w:rsid w:val="00753420"/>
    <w:rsid w:val="007537B8"/>
    <w:rsid w:val="007635CF"/>
    <w:rsid w:val="00763C82"/>
    <w:rsid w:val="00766294"/>
    <w:rsid w:val="0077216E"/>
    <w:rsid w:val="00772BE7"/>
    <w:rsid w:val="00780FF9"/>
    <w:rsid w:val="00785B0B"/>
    <w:rsid w:val="0079088C"/>
    <w:rsid w:val="00797E99"/>
    <w:rsid w:val="007A0141"/>
    <w:rsid w:val="007A1451"/>
    <w:rsid w:val="007A3492"/>
    <w:rsid w:val="007A7DAB"/>
    <w:rsid w:val="007B073E"/>
    <w:rsid w:val="007B109F"/>
    <w:rsid w:val="007B3259"/>
    <w:rsid w:val="007B3808"/>
    <w:rsid w:val="007B483F"/>
    <w:rsid w:val="007B6ED3"/>
    <w:rsid w:val="007B7CD7"/>
    <w:rsid w:val="007C3CB5"/>
    <w:rsid w:val="007C4504"/>
    <w:rsid w:val="007C6075"/>
    <w:rsid w:val="007D26B2"/>
    <w:rsid w:val="007E3C42"/>
    <w:rsid w:val="007F086C"/>
    <w:rsid w:val="007F273D"/>
    <w:rsid w:val="007F4E9E"/>
    <w:rsid w:val="00803924"/>
    <w:rsid w:val="008129A6"/>
    <w:rsid w:val="008175CA"/>
    <w:rsid w:val="008250B9"/>
    <w:rsid w:val="00825438"/>
    <w:rsid w:val="00826C4F"/>
    <w:rsid w:val="00832C99"/>
    <w:rsid w:val="00835C18"/>
    <w:rsid w:val="008376E9"/>
    <w:rsid w:val="0084592E"/>
    <w:rsid w:val="00845ADE"/>
    <w:rsid w:val="0085053A"/>
    <w:rsid w:val="0085086C"/>
    <w:rsid w:val="00850B4B"/>
    <w:rsid w:val="00852079"/>
    <w:rsid w:val="00852BD3"/>
    <w:rsid w:val="00856462"/>
    <w:rsid w:val="00856A9C"/>
    <w:rsid w:val="008603D9"/>
    <w:rsid w:val="00863120"/>
    <w:rsid w:val="00864D88"/>
    <w:rsid w:val="008735D4"/>
    <w:rsid w:val="00874D17"/>
    <w:rsid w:val="0087606B"/>
    <w:rsid w:val="00883BF9"/>
    <w:rsid w:val="00887424"/>
    <w:rsid w:val="008931E9"/>
    <w:rsid w:val="008A3DA0"/>
    <w:rsid w:val="008A414F"/>
    <w:rsid w:val="008A7B21"/>
    <w:rsid w:val="008B207A"/>
    <w:rsid w:val="008B2D13"/>
    <w:rsid w:val="008C5769"/>
    <w:rsid w:val="008C5EF0"/>
    <w:rsid w:val="008D0BD9"/>
    <w:rsid w:val="008D2322"/>
    <w:rsid w:val="008D2905"/>
    <w:rsid w:val="008D2973"/>
    <w:rsid w:val="008D2D41"/>
    <w:rsid w:val="008D3844"/>
    <w:rsid w:val="008D7670"/>
    <w:rsid w:val="008E1F22"/>
    <w:rsid w:val="008E4C50"/>
    <w:rsid w:val="008F20DB"/>
    <w:rsid w:val="008F2423"/>
    <w:rsid w:val="008F4E9E"/>
    <w:rsid w:val="008F6BDC"/>
    <w:rsid w:val="009048D7"/>
    <w:rsid w:val="009056A8"/>
    <w:rsid w:val="00906BBF"/>
    <w:rsid w:val="00911701"/>
    <w:rsid w:val="00913062"/>
    <w:rsid w:val="009148A9"/>
    <w:rsid w:val="00914F24"/>
    <w:rsid w:val="00920030"/>
    <w:rsid w:val="00926B4F"/>
    <w:rsid w:val="009272F2"/>
    <w:rsid w:val="0093029C"/>
    <w:rsid w:val="00930941"/>
    <w:rsid w:val="00930E45"/>
    <w:rsid w:val="00944B98"/>
    <w:rsid w:val="00944C9D"/>
    <w:rsid w:val="00944EC6"/>
    <w:rsid w:val="00956F27"/>
    <w:rsid w:val="00960B0F"/>
    <w:rsid w:val="009616BC"/>
    <w:rsid w:val="00987E85"/>
    <w:rsid w:val="009941F6"/>
    <w:rsid w:val="009A0F0F"/>
    <w:rsid w:val="009A72E7"/>
    <w:rsid w:val="009B7066"/>
    <w:rsid w:val="009C46F4"/>
    <w:rsid w:val="009C59BA"/>
    <w:rsid w:val="009C6E52"/>
    <w:rsid w:val="009C7518"/>
    <w:rsid w:val="009D1517"/>
    <w:rsid w:val="009D3AAB"/>
    <w:rsid w:val="009D4E07"/>
    <w:rsid w:val="009E12D3"/>
    <w:rsid w:val="009E20D1"/>
    <w:rsid w:val="009E265D"/>
    <w:rsid w:val="009F762E"/>
    <w:rsid w:val="00A0222B"/>
    <w:rsid w:val="00A11AA0"/>
    <w:rsid w:val="00A2031C"/>
    <w:rsid w:val="00A23BC3"/>
    <w:rsid w:val="00A25B51"/>
    <w:rsid w:val="00A25BBE"/>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A0A65"/>
    <w:rsid w:val="00AA4185"/>
    <w:rsid w:val="00AB0CD9"/>
    <w:rsid w:val="00AB37B3"/>
    <w:rsid w:val="00AD509E"/>
    <w:rsid w:val="00AD5AFC"/>
    <w:rsid w:val="00AD751B"/>
    <w:rsid w:val="00AE744D"/>
    <w:rsid w:val="00AE7878"/>
    <w:rsid w:val="00AF7BD3"/>
    <w:rsid w:val="00B010D3"/>
    <w:rsid w:val="00B02192"/>
    <w:rsid w:val="00B03842"/>
    <w:rsid w:val="00B04AB9"/>
    <w:rsid w:val="00B05341"/>
    <w:rsid w:val="00B05507"/>
    <w:rsid w:val="00B0786C"/>
    <w:rsid w:val="00B11711"/>
    <w:rsid w:val="00B152FC"/>
    <w:rsid w:val="00B21215"/>
    <w:rsid w:val="00B21878"/>
    <w:rsid w:val="00B23059"/>
    <w:rsid w:val="00B32420"/>
    <w:rsid w:val="00B34EF9"/>
    <w:rsid w:val="00B362CB"/>
    <w:rsid w:val="00B42F44"/>
    <w:rsid w:val="00B47D71"/>
    <w:rsid w:val="00B53899"/>
    <w:rsid w:val="00B555E6"/>
    <w:rsid w:val="00B60B16"/>
    <w:rsid w:val="00B62555"/>
    <w:rsid w:val="00B63BCF"/>
    <w:rsid w:val="00B657CE"/>
    <w:rsid w:val="00B665A8"/>
    <w:rsid w:val="00B779BF"/>
    <w:rsid w:val="00B80512"/>
    <w:rsid w:val="00B95B4F"/>
    <w:rsid w:val="00BA03C0"/>
    <w:rsid w:val="00BA5715"/>
    <w:rsid w:val="00BC5171"/>
    <w:rsid w:val="00BC6076"/>
    <w:rsid w:val="00BE2CE9"/>
    <w:rsid w:val="00BE3BD3"/>
    <w:rsid w:val="00BE6554"/>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759CF"/>
    <w:rsid w:val="00C812F2"/>
    <w:rsid w:val="00C82018"/>
    <w:rsid w:val="00C84BC7"/>
    <w:rsid w:val="00C878A1"/>
    <w:rsid w:val="00C914BA"/>
    <w:rsid w:val="00C97CFA"/>
    <w:rsid w:val="00CA3F9E"/>
    <w:rsid w:val="00CB2FBF"/>
    <w:rsid w:val="00CB499E"/>
    <w:rsid w:val="00CB6EC5"/>
    <w:rsid w:val="00CD18C6"/>
    <w:rsid w:val="00CD494D"/>
    <w:rsid w:val="00CE4928"/>
    <w:rsid w:val="00CF43A5"/>
    <w:rsid w:val="00CF7D4B"/>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81961"/>
    <w:rsid w:val="00D826C9"/>
    <w:rsid w:val="00D86736"/>
    <w:rsid w:val="00D924EF"/>
    <w:rsid w:val="00D9318B"/>
    <w:rsid w:val="00D97EB1"/>
    <w:rsid w:val="00DA3B03"/>
    <w:rsid w:val="00DA3E43"/>
    <w:rsid w:val="00DA4ADE"/>
    <w:rsid w:val="00DA5852"/>
    <w:rsid w:val="00DB1795"/>
    <w:rsid w:val="00DB4922"/>
    <w:rsid w:val="00DC0F6F"/>
    <w:rsid w:val="00DC44BD"/>
    <w:rsid w:val="00DC4729"/>
    <w:rsid w:val="00DD156D"/>
    <w:rsid w:val="00DD299F"/>
    <w:rsid w:val="00DD2C3A"/>
    <w:rsid w:val="00DD52E1"/>
    <w:rsid w:val="00DE425A"/>
    <w:rsid w:val="00DF2720"/>
    <w:rsid w:val="00DF6434"/>
    <w:rsid w:val="00E0080A"/>
    <w:rsid w:val="00E01C51"/>
    <w:rsid w:val="00E02F90"/>
    <w:rsid w:val="00E034B5"/>
    <w:rsid w:val="00E1308E"/>
    <w:rsid w:val="00E140DA"/>
    <w:rsid w:val="00E15E6B"/>
    <w:rsid w:val="00E16053"/>
    <w:rsid w:val="00E20064"/>
    <w:rsid w:val="00E2019C"/>
    <w:rsid w:val="00E24166"/>
    <w:rsid w:val="00E243B9"/>
    <w:rsid w:val="00E32A92"/>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978F9"/>
    <w:rsid w:val="00EA1848"/>
    <w:rsid w:val="00EA2014"/>
    <w:rsid w:val="00EA5213"/>
    <w:rsid w:val="00EB3EC4"/>
    <w:rsid w:val="00EB7029"/>
    <w:rsid w:val="00EC22AB"/>
    <w:rsid w:val="00EC4FC8"/>
    <w:rsid w:val="00EC75E1"/>
    <w:rsid w:val="00ED1EE9"/>
    <w:rsid w:val="00EE0993"/>
    <w:rsid w:val="00EE27E6"/>
    <w:rsid w:val="00EE5989"/>
    <w:rsid w:val="00EE59A9"/>
    <w:rsid w:val="00EF4219"/>
    <w:rsid w:val="00F010BE"/>
    <w:rsid w:val="00F1016A"/>
    <w:rsid w:val="00F1018C"/>
    <w:rsid w:val="00F12DAD"/>
    <w:rsid w:val="00F156D3"/>
    <w:rsid w:val="00F20750"/>
    <w:rsid w:val="00F22F25"/>
    <w:rsid w:val="00F26826"/>
    <w:rsid w:val="00F40451"/>
    <w:rsid w:val="00F44276"/>
    <w:rsid w:val="00F643F2"/>
    <w:rsid w:val="00F7112C"/>
    <w:rsid w:val="00F718AA"/>
    <w:rsid w:val="00F743AF"/>
    <w:rsid w:val="00F7772B"/>
    <w:rsid w:val="00F8236A"/>
    <w:rsid w:val="00F83601"/>
    <w:rsid w:val="00F85312"/>
    <w:rsid w:val="00F861BB"/>
    <w:rsid w:val="00F875FD"/>
    <w:rsid w:val="00F92466"/>
    <w:rsid w:val="00F93EA0"/>
    <w:rsid w:val="00F9787E"/>
    <w:rsid w:val="00F978D2"/>
    <w:rsid w:val="00F978E9"/>
    <w:rsid w:val="00FA18B2"/>
    <w:rsid w:val="00FA6443"/>
    <w:rsid w:val="00FB4CF0"/>
    <w:rsid w:val="00FC1BAA"/>
    <w:rsid w:val="00FD102F"/>
    <w:rsid w:val="00FD252F"/>
    <w:rsid w:val="00FD2649"/>
    <w:rsid w:val="00FD4655"/>
    <w:rsid w:val="00FE1F1C"/>
    <w:rsid w:val="00FF599B"/>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training.play-with-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training.docker.com/" TargetMode="Externa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header" Target="head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 Id="rId41"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51B51-A889-3241-BDB3-25A544217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67</Pages>
  <Words>10728</Words>
  <Characters>57937</Characters>
  <Application>Microsoft Macintosh Word</Application>
  <DocSecurity>0</DocSecurity>
  <Lines>482</Lines>
  <Paragraphs>137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68528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1465</cp:revision>
  <cp:lastPrinted>2016-06-27T13:00:00Z</cp:lastPrinted>
  <dcterms:created xsi:type="dcterms:W3CDTF">2016-06-27T13:03:00Z</dcterms:created>
  <dcterms:modified xsi:type="dcterms:W3CDTF">2017-10-31T17:28:00Z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