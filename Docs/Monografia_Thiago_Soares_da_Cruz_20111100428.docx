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15108E48" w14:textId="77777777" w:rsidR="003E0E34" w:rsidRDefault="003E0E34"/>
    <w:p w14:paraId="372F138F" w14:textId="77777777" w:rsidR="003E0E34" w:rsidRDefault="003E0E3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77777777" w:rsidR="00FB4CF0" w:rsidRDefault="00FB4CF0"/>
        </w:tc>
        <w:tc>
          <w:tcPr>
            <w:tcW w:w="4531" w:type="dxa"/>
          </w:tcPr>
          <w:p w14:paraId="3E504559" w14:textId="77777777" w:rsidR="00FB4CF0" w:rsidRDefault="00FB4CF0"/>
        </w:tc>
      </w:tr>
      <w:tr w:rsidR="00FB4CF0" w14:paraId="658DF9C1" w14:textId="77777777" w:rsidTr="00D826C9">
        <w:tc>
          <w:tcPr>
            <w:tcW w:w="4530" w:type="dxa"/>
          </w:tcPr>
          <w:p w14:paraId="0140CB93" w14:textId="77777777" w:rsidR="00FB4CF0" w:rsidRDefault="00FB4CF0"/>
        </w:tc>
        <w:tc>
          <w:tcPr>
            <w:tcW w:w="4531" w:type="dxa"/>
          </w:tcPr>
          <w:p w14:paraId="2DCE7C94" w14:textId="77777777" w:rsidR="00FB4CF0" w:rsidRDefault="00FB4CF0"/>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728E216D" w14:textId="77777777" w:rsidR="004D3FA9"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32741" w:history="1">
            <w:r w:rsidR="004D3FA9" w:rsidRPr="00606B58">
              <w:rPr>
                <w:rStyle w:val="Hiperlink"/>
                <w:noProof/>
              </w:rPr>
              <w:t>INTRODUÇÃO</w:t>
            </w:r>
            <w:r w:rsidR="004D3FA9">
              <w:rPr>
                <w:noProof/>
                <w:webHidden/>
              </w:rPr>
              <w:tab/>
            </w:r>
            <w:r w:rsidR="004D3FA9">
              <w:rPr>
                <w:noProof/>
                <w:webHidden/>
              </w:rPr>
              <w:fldChar w:fldCharType="begin"/>
            </w:r>
            <w:r w:rsidR="004D3FA9">
              <w:rPr>
                <w:noProof/>
                <w:webHidden/>
              </w:rPr>
              <w:instrText xml:space="preserve"> PAGEREF _Toc497232741 \h </w:instrText>
            </w:r>
            <w:r w:rsidR="004D3FA9">
              <w:rPr>
                <w:noProof/>
                <w:webHidden/>
              </w:rPr>
            </w:r>
            <w:r w:rsidR="004D3FA9">
              <w:rPr>
                <w:noProof/>
                <w:webHidden/>
              </w:rPr>
              <w:fldChar w:fldCharType="separate"/>
            </w:r>
            <w:r w:rsidR="004D3FA9">
              <w:rPr>
                <w:noProof/>
                <w:webHidden/>
              </w:rPr>
              <w:t>12</w:t>
            </w:r>
            <w:r w:rsidR="004D3FA9">
              <w:rPr>
                <w:noProof/>
                <w:webHidden/>
              </w:rPr>
              <w:fldChar w:fldCharType="end"/>
            </w:r>
          </w:hyperlink>
        </w:p>
        <w:p w14:paraId="51A559EB" w14:textId="77777777" w:rsidR="004D3FA9" w:rsidRDefault="004D3FA9">
          <w:pPr>
            <w:pStyle w:val="Sumrio1"/>
            <w:tabs>
              <w:tab w:val="right" w:leader="dot" w:pos="9061"/>
            </w:tabs>
            <w:rPr>
              <w:rFonts w:eastAsiaTheme="minorEastAsia" w:cstheme="minorBidi"/>
              <w:b w:val="0"/>
              <w:bCs w:val="0"/>
              <w:noProof/>
            </w:rPr>
          </w:pPr>
          <w:hyperlink w:anchor="_Toc497232742" w:history="1">
            <w:r w:rsidRPr="00606B58">
              <w:rPr>
                <w:rStyle w:val="Hiperlink"/>
                <w:noProof/>
              </w:rPr>
              <w:t>2 Computação em Nuvem</w:t>
            </w:r>
            <w:r>
              <w:rPr>
                <w:noProof/>
                <w:webHidden/>
              </w:rPr>
              <w:tab/>
            </w:r>
            <w:r>
              <w:rPr>
                <w:noProof/>
                <w:webHidden/>
              </w:rPr>
              <w:fldChar w:fldCharType="begin"/>
            </w:r>
            <w:r>
              <w:rPr>
                <w:noProof/>
                <w:webHidden/>
              </w:rPr>
              <w:instrText xml:space="preserve"> PAGEREF _Toc497232742 \h </w:instrText>
            </w:r>
            <w:r>
              <w:rPr>
                <w:noProof/>
                <w:webHidden/>
              </w:rPr>
            </w:r>
            <w:r>
              <w:rPr>
                <w:noProof/>
                <w:webHidden/>
              </w:rPr>
              <w:fldChar w:fldCharType="separate"/>
            </w:r>
            <w:r>
              <w:rPr>
                <w:noProof/>
                <w:webHidden/>
              </w:rPr>
              <w:t>14</w:t>
            </w:r>
            <w:r>
              <w:rPr>
                <w:noProof/>
                <w:webHidden/>
              </w:rPr>
              <w:fldChar w:fldCharType="end"/>
            </w:r>
          </w:hyperlink>
        </w:p>
        <w:p w14:paraId="4F776802" w14:textId="77777777" w:rsidR="004D3FA9" w:rsidRDefault="004D3FA9">
          <w:pPr>
            <w:pStyle w:val="Sumrio1"/>
            <w:tabs>
              <w:tab w:val="right" w:leader="dot" w:pos="9061"/>
            </w:tabs>
            <w:rPr>
              <w:rFonts w:eastAsiaTheme="minorEastAsia" w:cstheme="minorBidi"/>
              <w:b w:val="0"/>
              <w:bCs w:val="0"/>
              <w:noProof/>
            </w:rPr>
          </w:pPr>
          <w:hyperlink w:anchor="_Toc497232743" w:history="1">
            <w:r w:rsidRPr="00606B58">
              <w:rPr>
                <w:rStyle w:val="Hiperlink"/>
                <w:noProof/>
              </w:rPr>
              <w:t>2.1 História</w:t>
            </w:r>
            <w:r>
              <w:rPr>
                <w:noProof/>
                <w:webHidden/>
              </w:rPr>
              <w:tab/>
            </w:r>
            <w:r>
              <w:rPr>
                <w:noProof/>
                <w:webHidden/>
              </w:rPr>
              <w:fldChar w:fldCharType="begin"/>
            </w:r>
            <w:r>
              <w:rPr>
                <w:noProof/>
                <w:webHidden/>
              </w:rPr>
              <w:instrText xml:space="preserve"> PAGEREF _Toc497232743 \h </w:instrText>
            </w:r>
            <w:r>
              <w:rPr>
                <w:noProof/>
                <w:webHidden/>
              </w:rPr>
            </w:r>
            <w:r>
              <w:rPr>
                <w:noProof/>
                <w:webHidden/>
              </w:rPr>
              <w:fldChar w:fldCharType="separate"/>
            </w:r>
            <w:r>
              <w:rPr>
                <w:noProof/>
                <w:webHidden/>
              </w:rPr>
              <w:t>15</w:t>
            </w:r>
            <w:r>
              <w:rPr>
                <w:noProof/>
                <w:webHidden/>
              </w:rPr>
              <w:fldChar w:fldCharType="end"/>
            </w:r>
          </w:hyperlink>
        </w:p>
        <w:p w14:paraId="32DDF430" w14:textId="77777777" w:rsidR="004D3FA9" w:rsidRDefault="004D3FA9">
          <w:pPr>
            <w:pStyle w:val="Sumrio1"/>
            <w:tabs>
              <w:tab w:val="right" w:leader="dot" w:pos="9061"/>
            </w:tabs>
            <w:rPr>
              <w:rFonts w:eastAsiaTheme="minorEastAsia" w:cstheme="minorBidi"/>
              <w:b w:val="0"/>
              <w:bCs w:val="0"/>
              <w:noProof/>
            </w:rPr>
          </w:pPr>
          <w:hyperlink w:anchor="_Toc497232744" w:history="1">
            <w:r w:rsidRPr="00606B58">
              <w:rPr>
                <w:rStyle w:val="Hiperlink"/>
                <w:noProof/>
              </w:rPr>
              <w:t>2.2 Modelos de implantação</w:t>
            </w:r>
            <w:r>
              <w:rPr>
                <w:noProof/>
                <w:webHidden/>
              </w:rPr>
              <w:tab/>
            </w:r>
            <w:r>
              <w:rPr>
                <w:noProof/>
                <w:webHidden/>
              </w:rPr>
              <w:fldChar w:fldCharType="begin"/>
            </w:r>
            <w:r>
              <w:rPr>
                <w:noProof/>
                <w:webHidden/>
              </w:rPr>
              <w:instrText xml:space="preserve"> PAGEREF _Toc497232744 \h </w:instrText>
            </w:r>
            <w:r>
              <w:rPr>
                <w:noProof/>
                <w:webHidden/>
              </w:rPr>
            </w:r>
            <w:r>
              <w:rPr>
                <w:noProof/>
                <w:webHidden/>
              </w:rPr>
              <w:fldChar w:fldCharType="separate"/>
            </w:r>
            <w:r>
              <w:rPr>
                <w:noProof/>
                <w:webHidden/>
              </w:rPr>
              <w:t>17</w:t>
            </w:r>
            <w:r>
              <w:rPr>
                <w:noProof/>
                <w:webHidden/>
              </w:rPr>
              <w:fldChar w:fldCharType="end"/>
            </w:r>
          </w:hyperlink>
        </w:p>
        <w:p w14:paraId="07ED98A7"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5" w:history="1">
            <w:r w:rsidRPr="00606B58">
              <w:rPr>
                <w:rStyle w:val="Hiperlink"/>
                <w:noProof/>
              </w:rPr>
              <w:t>2.2.1 Nuvem Pública</w:t>
            </w:r>
            <w:r>
              <w:rPr>
                <w:noProof/>
                <w:webHidden/>
              </w:rPr>
              <w:tab/>
            </w:r>
            <w:r>
              <w:rPr>
                <w:noProof/>
                <w:webHidden/>
              </w:rPr>
              <w:fldChar w:fldCharType="begin"/>
            </w:r>
            <w:r>
              <w:rPr>
                <w:noProof/>
                <w:webHidden/>
              </w:rPr>
              <w:instrText xml:space="preserve"> PAGEREF _Toc497232745 \h </w:instrText>
            </w:r>
            <w:r>
              <w:rPr>
                <w:noProof/>
                <w:webHidden/>
              </w:rPr>
            </w:r>
            <w:r>
              <w:rPr>
                <w:noProof/>
                <w:webHidden/>
              </w:rPr>
              <w:fldChar w:fldCharType="separate"/>
            </w:r>
            <w:r>
              <w:rPr>
                <w:noProof/>
                <w:webHidden/>
              </w:rPr>
              <w:t>18</w:t>
            </w:r>
            <w:r>
              <w:rPr>
                <w:noProof/>
                <w:webHidden/>
              </w:rPr>
              <w:fldChar w:fldCharType="end"/>
            </w:r>
          </w:hyperlink>
        </w:p>
        <w:p w14:paraId="4105EF8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6" w:history="1">
            <w:r w:rsidRPr="00606B58">
              <w:rPr>
                <w:rStyle w:val="Hiperlink"/>
                <w:noProof/>
              </w:rPr>
              <w:t>2.2.2 Nuvem Privada</w:t>
            </w:r>
            <w:r>
              <w:rPr>
                <w:noProof/>
                <w:webHidden/>
              </w:rPr>
              <w:tab/>
            </w:r>
            <w:r>
              <w:rPr>
                <w:noProof/>
                <w:webHidden/>
              </w:rPr>
              <w:fldChar w:fldCharType="begin"/>
            </w:r>
            <w:r>
              <w:rPr>
                <w:noProof/>
                <w:webHidden/>
              </w:rPr>
              <w:instrText xml:space="preserve"> PAGEREF _Toc497232746 \h </w:instrText>
            </w:r>
            <w:r>
              <w:rPr>
                <w:noProof/>
                <w:webHidden/>
              </w:rPr>
            </w:r>
            <w:r>
              <w:rPr>
                <w:noProof/>
                <w:webHidden/>
              </w:rPr>
              <w:fldChar w:fldCharType="separate"/>
            </w:r>
            <w:r>
              <w:rPr>
                <w:noProof/>
                <w:webHidden/>
              </w:rPr>
              <w:t>19</w:t>
            </w:r>
            <w:r>
              <w:rPr>
                <w:noProof/>
                <w:webHidden/>
              </w:rPr>
              <w:fldChar w:fldCharType="end"/>
            </w:r>
          </w:hyperlink>
        </w:p>
        <w:p w14:paraId="1BC2ABA4"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7" w:history="1">
            <w:r w:rsidRPr="00606B58">
              <w:rPr>
                <w:rStyle w:val="Hiperlink"/>
                <w:noProof/>
              </w:rPr>
              <w:t>2.2.3 Nuvem Comunitária</w:t>
            </w:r>
            <w:r>
              <w:rPr>
                <w:noProof/>
                <w:webHidden/>
              </w:rPr>
              <w:tab/>
            </w:r>
            <w:r>
              <w:rPr>
                <w:noProof/>
                <w:webHidden/>
              </w:rPr>
              <w:fldChar w:fldCharType="begin"/>
            </w:r>
            <w:r>
              <w:rPr>
                <w:noProof/>
                <w:webHidden/>
              </w:rPr>
              <w:instrText xml:space="preserve"> PAGEREF _Toc497232747 \h </w:instrText>
            </w:r>
            <w:r>
              <w:rPr>
                <w:noProof/>
                <w:webHidden/>
              </w:rPr>
            </w:r>
            <w:r>
              <w:rPr>
                <w:noProof/>
                <w:webHidden/>
              </w:rPr>
              <w:fldChar w:fldCharType="separate"/>
            </w:r>
            <w:r>
              <w:rPr>
                <w:noProof/>
                <w:webHidden/>
              </w:rPr>
              <w:t>20</w:t>
            </w:r>
            <w:r>
              <w:rPr>
                <w:noProof/>
                <w:webHidden/>
              </w:rPr>
              <w:fldChar w:fldCharType="end"/>
            </w:r>
          </w:hyperlink>
        </w:p>
        <w:p w14:paraId="163F82C1"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8" w:history="1">
            <w:r w:rsidRPr="00606B58">
              <w:rPr>
                <w:rStyle w:val="Hiperlink"/>
                <w:noProof/>
              </w:rPr>
              <w:t>2.2.3 Nuvem Híbrida</w:t>
            </w:r>
            <w:r>
              <w:rPr>
                <w:noProof/>
                <w:webHidden/>
              </w:rPr>
              <w:tab/>
            </w:r>
            <w:r>
              <w:rPr>
                <w:noProof/>
                <w:webHidden/>
              </w:rPr>
              <w:fldChar w:fldCharType="begin"/>
            </w:r>
            <w:r>
              <w:rPr>
                <w:noProof/>
                <w:webHidden/>
              </w:rPr>
              <w:instrText xml:space="preserve"> PAGEREF _Toc497232748 \h </w:instrText>
            </w:r>
            <w:r>
              <w:rPr>
                <w:noProof/>
                <w:webHidden/>
              </w:rPr>
            </w:r>
            <w:r>
              <w:rPr>
                <w:noProof/>
                <w:webHidden/>
              </w:rPr>
              <w:fldChar w:fldCharType="separate"/>
            </w:r>
            <w:r>
              <w:rPr>
                <w:noProof/>
                <w:webHidden/>
              </w:rPr>
              <w:t>21</w:t>
            </w:r>
            <w:r>
              <w:rPr>
                <w:noProof/>
                <w:webHidden/>
              </w:rPr>
              <w:fldChar w:fldCharType="end"/>
            </w:r>
          </w:hyperlink>
        </w:p>
        <w:p w14:paraId="1D87E73A" w14:textId="77777777" w:rsidR="004D3FA9" w:rsidRDefault="004D3FA9">
          <w:pPr>
            <w:pStyle w:val="Sumrio1"/>
            <w:tabs>
              <w:tab w:val="right" w:leader="dot" w:pos="9061"/>
            </w:tabs>
            <w:rPr>
              <w:rFonts w:eastAsiaTheme="minorEastAsia" w:cstheme="minorBidi"/>
              <w:b w:val="0"/>
              <w:bCs w:val="0"/>
              <w:noProof/>
            </w:rPr>
          </w:pPr>
          <w:hyperlink w:anchor="_Toc497232749" w:history="1">
            <w:r w:rsidRPr="00606B58">
              <w:rPr>
                <w:rStyle w:val="Hiperlink"/>
                <w:noProof/>
              </w:rPr>
              <w:t>2.3 Princípios da computação em nuvem</w:t>
            </w:r>
            <w:r>
              <w:rPr>
                <w:noProof/>
                <w:webHidden/>
              </w:rPr>
              <w:tab/>
            </w:r>
            <w:r>
              <w:rPr>
                <w:noProof/>
                <w:webHidden/>
              </w:rPr>
              <w:fldChar w:fldCharType="begin"/>
            </w:r>
            <w:r>
              <w:rPr>
                <w:noProof/>
                <w:webHidden/>
              </w:rPr>
              <w:instrText xml:space="preserve"> PAGEREF _Toc497232749 \h </w:instrText>
            </w:r>
            <w:r>
              <w:rPr>
                <w:noProof/>
                <w:webHidden/>
              </w:rPr>
            </w:r>
            <w:r>
              <w:rPr>
                <w:noProof/>
                <w:webHidden/>
              </w:rPr>
              <w:fldChar w:fldCharType="separate"/>
            </w:r>
            <w:r>
              <w:rPr>
                <w:noProof/>
                <w:webHidden/>
              </w:rPr>
              <w:t>22</w:t>
            </w:r>
            <w:r>
              <w:rPr>
                <w:noProof/>
                <w:webHidden/>
              </w:rPr>
              <w:fldChar w:fldCharType="end"/>
            </w:r>
          </w:hyperlink>
        </w:p>
        <w:p w14:paraId="01BE6FFE" w14:textId="77777777" w:rsidR="004D3FA9" w:rsidRDefault="004D3FA9">
          <w:pPr>
            <w:pStyle w:val="Sumrio1"/>
            <w:tabs>
              <w:tab w:val="right" w:leader="dot" w:pos="9061"/>
            </w:tabs>
            <w:rPr>
              <w:rFonts w:eastAsiaTheme="minorEastAsia" w:cstheme="minorBidi"/>
              <w:b w:val="0"/>
              <w:bCs w:val="0"/>
              <w:noProof/>
            </w:rPr>
          </w:pPr>
          <w:hyperlink w:anchor="_Toc497232750" w:history="1">
            <w:r w:rsidRPr="00606B58">
              <w:rPr>
                <w:rStyle w:val="Hiperlink"/>
                <w:noProof/>
              </w:rPr>
              <w:t>2.4 Modelos de Serviços</w:t>
            </w:r>
            <w:r>
              <w:rPr>
                <w:noProof/>
                <w:webHidden/>
              </w:rPr>
              <w:tab/>
            </w:r>
            <w:r>
              <w:rPr>
                <w:noProof/>
                <w:webHidden/>
              </w:rPr>
              <w:fldChar w:fldCharType="begin"/>
            </w:r>
            <w:r>
              <w:rPr>
                <w:noProof/>
                <w:webHidden/>
              </w:rPr>
              <w:instrText xml:space="preserve"> PAGEREF _Toc497232750 \h </w:instrText>
            </w:r>
            <w:r>
              <w:rPr>
                <w:noProof/>
                <w:webHidden/>
              </w:rPr>
            </w:r>
            <w:r>
              <w:rPr>
                <w:noProof/>
                <w:webHidden/>
              </w:rPr>
              <w:fldChar w:fldCharType="separate"/>
            </w:r>
            <w:r>
              <w:rPr>
                <w:noProof/>
                <w:webHidden/>
              </w:rPr>
              <w:t>24</w:t>
            </w:r>
            <w:r>
              <w:rPr>
                <w:noProof/>
                <w:webHidden/>
              </w:rPr>
              <w:fldChar w:fldCharType="end"/>
            </w:r>
          </w:hyperlink>
        </w:p>
        <w:p w14:paraId="01DB278A" w14:textId="77777777" w:rsidR="004D3FA9" w:rsidRDefault="004D3FA9">
          <w:pPr>
            <w:pStyle w:val="Sumrio1"/>
            <w:tabs>
              <w:tab w:val="right" w:leader="dot" w:pos="9061"/>
            </w:tabs>
            <w:rPr>
              <w:rFonts w:eastAsiaTheme="minorEastAsia" w:cstheme="minorBidi"/>
              <w:b w:val="0"/>
              <w:bCs w:val="0"/>
              <w:noProof/>
            </w:rPr>
          </w:pPr>
          <w:hyperlink w:anchor="_Toc497232751" w:history="1">
            <w:r w:rsidRPr="00606B58">
              <w:rPr>
                <w:rStyle w:val="Hiperlink"/>
                <w:noProof/>
              </w:rPr>
              <w:t>3 Container vs Virtualização</w:t>
            </w:r>
            <w:r>
              <w:rPr>
                <w:noProof/>
                <w:webHidden/>
              </w:rPr>
              <w:tab/>
            </w:r>
            <w:r>
              <w:rPr>
                <w:noProof/>
                <w:webHidden/>
              </w:rPr>
              <w:fldChar w:fldCharType="begin"/>
            </w:r>
            <w:r>
              <w:rPr>
                <w:noProof/>
                <w:webHidden/>
              </w:rPr>
              <w:instrText xml:space="preserve"> PAGEREF _Toc497232751 \h </w:instrText>
            </w:r>
            <w:r>
              <w:rPr>
                <w:noProof/>
                <w:webHidden/>
              </w:rPr>
            </w:r>
            <w:r>
              <w:rPr>
                <w:noProof/>
                <w:webHidden/>
              </w:rPr>
              <w:fldChar w:fldCharType="separate"/>
            </w:r>
            <w:r>
              <w:rPr>
                <w:noProof/>
                <w:webHidden/>
              </w:rPr>
              <w:t>25</w:t>
            </w:r>
            <w:r>
              <w:rPr>
                <w:noProof/>
                <w:webHidden/>
              </w:rPr>
              <w:fldChar w:fldCharType="end"/>
            </w:r>
          </w:hyperlink>
        </w:p>
        <w:p w14:paraId="4F887874" w14:textId="77777777" w:rsidR="004D3FA9" w:rsidRDefault="004D3FA9">
          <w:pPr>
            <w:pStyle w:val="Sumrio1"/>
            <w:tabs>
              <w:tab w:val="right" w:leader="dot" w:pos="9061"/>
            </w:tabs>
            <w:rPr>
              <w:rFonts w:eastAsiaTheme="minorEastAsia" w:cstheme="minorBidi"/>
              <w:b w:val="0"/>
              <w:bCs w:val="0"/>
              <w:noProof/>
            </w:rPr>
          </w:pPr>
          <w:hyperlink w:anchor="_Toc497232752" w:history="1">
            <w:r w:rsidRPr="00606B58">
              <w:rPr>
                <w:rStyle w:val="Hiperlink"/>
                <w:noProof/>
              </w:rPr>
              <w:t>3.1 LXC Containers</w:t>
            </w:r>
            <w:r>
              <w:rPr>
                <w:noProof/>
                <w:webHidden/>
              </w:rPr>
              <w:tab/>
            </w:r>
            <w:r>
              <w:rPr>
                <w:noProof/>
                <w:webHidden/>
              </w:rPr>
              <w:fldChar w:fldCharType="begin"/>
            </w:r>
            <w:r>
              <w:rPr>
                <w:noProof/>
                <w:webHidden/>
              </w:rPr>
              <w:instrText xml:space="preserve"> PAGEREF _Toc497232752 \h </w:instrText>
            </w:r>
            <w:r>
              <w:rPr>
                <w:noProof/>
                <w:webHidden/>
              </w:rPr>
            </w:r>
            <w:r>
              <w:rPr>
                <w:noProof/>
                <w:webHidden/>
              </w:rPr>
              <w:fldChar w:fldCharType="separate"/>
            </w:r>
            <w:r>
              <w:rPr>
                <w:noProof/>
                <w:webHidden/>
              </w:rPr>
              <w:t>28</w:t>
            </w:r>
            <w:r>
              <w:rPr>
                <w:noProof/>
                <w:webHidden/>
              </w:rPr>
              <w:fldChar w:fldCharType="end"/>
            </w:r>
          </w:hyperlink>
        </w:p>
        <w:p w14:paraId="4181E822" w14:textId="77777777" w:rsidR="004D3FA9" w:rsidRDefault="004D3FA9">
          <w:pPr>
            <w:pStyle w:val="Sumrio1"/>
            <w:tabs>
              <w:tab w:val="right" w:leader="dot" w:pos="9061"/>
            </w:tabs>
            <w:rPr>
              <w:rFonts w:eastAsiaTheme="minorEastAsia" w:cstheme="minorBidi"/>
              <w:b w:val="0"/>
              <w:bCs w:val="0"/>
              <w:noProof/>
            </w:rPr>
          </w:pPr>
          <w:hyperlink w:anchor="_Toc497232753" w:history="1">
            <w:r w:rsidRPr="00606B58">
              <w:rPr>
                <w:rStyle w:val="Hiperlink"/>
                <w:noProof/>
              </w:rPr>
              <w:t>4. Docker</w:t>
            </w:r>
            <w:r>
              <w:rPr>
                <w:noProof/>
                <w:webHidden/>
              </w:rPr>
              <w:tab/>
            </w:r>
            <w:r>
              <w:rPr>
                <w:noProof/>
                <w:webHidden/>
              </w:rPr>
              <w:fldChar w:fldCharType="begin"/>
            </w:r>
            <w:r>
              <w:rPr>
                <w:noProof/>
                <w:webHidden/>
              </w:rPr>
              <w:instrText xml:space="preserve"> PAGEREF _Toc497232753 \h </w:instrText>
            </w:r>
            <w:r>
              <w:rPr>
                <w:noProof/>
                <w:webHidden/>
              </w:rPr>
            </w:r>
            <w:r>
              <w:rPr>
                <w:noProof/>
                <w:webHidden/>
              </w:rPr>
              <w:fldChar w:fldCharType="separate"/>
            </w:r>
            <w:r>
              <w:rPr>
                <w:noProof/>
                <w:webHidden/>
              </w:rPr>
              <w:t>31</w:t>
            </w:r>
            <w:r>
              <w:rPr>
                <w:noProof/>
                <w:webHidden/>
              </w:rPr>
              <w:fldChar w:fldCharType="end"/>
            </w:r>
          </w:hyperlink>
        </w:p>
        <w:p w14:paraId="2FB32510" w14:textId="77777777" w:rsidR="004D3FA9" w:rsidRDefault="004D3FA9">
          <w:pPr>
            <w:pStyle w:val="Sumrio1"/>
            <w:tabs>
              <w:tab w:val="right" w:leader="dot" w:pos="9061"/>
            </w:tabs>
            <w:rPr>
              <w:rFonts w:eastAsiaTheme="minorEastAsia" w:cstheme="minorBidi"/>
              <w:b w:val="0"/>
              <w:bCs w:val="0"/>
              <w:noProof/>
            </w:rPr>
          </w:pPr>
          <w:hyperlink w:anchor="_Toc497232754" w:history="1">
            <w:r w:rsidRPr="00606B58">
              <w:rPr>
                <w:rStyle w:val="Hiperlink"/>
                <w:noProof/>
              </w:rPr>
              <w:t>4.1 Instalação do Docker</w:t>
            </w:r>
            <w:r>
              <w:rPr>
                <w:noProof/>
                <w:webHidden/>
              </w:rPr>
              <w:tab/>
            </w:r>
            <w:r>
              <w:rPr>
                <w:noProof/>
                <w:webHidden/>
              </w:rPr>
              <w:fldChar w:fldCharType="begin"/>
            </w:r>
            <w:r>
              <w:rPr>
                <w:noProof/>
                <w:webHidden/>
              </w:rPr>
              <w:instrText xml:space="preserve"> PAGEREF _Toc497232754 \h </w:instrText>
            </w:r>
            <w:r>
              <w:rPr>
                <w:noProof/>
                <w:webHidden/>
              </w:rPr>
            </w:r>
            <w:r>
              <w:rPr>
                <w:noProof/>
                <w:webHidden/>
              </w:rPr>
              <w:fldChar w:fldCharType="separate"/>
            </w:r>
            <w:r>
              <w:rPr>
                <w:noProof/>
                <w:webHidden/>
              </w:rPr>
              <w:t>32</w:t>
            </w:r>
            <w:r>
              <w:rPr>
                <w:noProof/>
                <w:webHidden/>
              </w:rPr>
              <w:fldChar w:fldCharType="end"/>
            </w:r>
          </w:hyperlink>
        </w:p>
        <w:p w14:paraId="06A19FF2" w14:textId="77777777" w:rsidR="004D3FA9" w:rsidRDefault="004D3FA9">
          <w:pPr>
            <w:pStyle w:val="Sumrio1"/>
            <w:tabs>
              <w:tab w:val="right" w:leader="dot" w:pos="9061"/>
            </w:tabs>
            <w:rPr>
              <w:rFonts w:eastAsiaTheme="minorEastAsia" w:cstheme="minorBidi"/>
              <w:b w:val="0"/>
              <w:bCs w:val="0"/>
              <w:noProof/>
            </w:rPr>
          </w:pPr>
          <w:hyperlink w:anchor="_Toc497232755" w:history="1">
            <w:r w:rsidRPr="00606B58">
              <w:rPr>
                <w:rStyle w:val="Hiperlink"/>
                <w:noProof/>
              </w:rPr>
              <w:t>4.2 Motivos para usar o Docker</w:t>
            </w:r>
            <w:r>
              <w:rPr>
                <w:noProof/>
                <w:webHidden/>
              </w:rPr>
              <w:tab/>
            </w:r>
            <w:r>
              <w:rPr>
                <w:noProof/>
                <w:webHidden/>
              </w:rPr>
              <w:fldChar w:fldCharType="begin"/>
            </w:r>
            <w:r>
              <w:rPr>
                <w:noProof/>
                <w:webHidden/>
              </w:rPr>
              <w:instrText xml:space="preserve"> PAGEREF _Toc497232755 \h </w:instrText>
            </w:r>
            <w:r>
              <w:rPr>
                <w:noProof/>
                <w:webHidden/>
              </w:rPr>
            </w:r>
            <w:r>
              <w:rPr>
                <w:noProof/>
                <w:webHidden/>
              </w:rPr>
              <w:fldChar w:fldCharType="separate"/>
            </w:r>
            <w:r>
              <w:rPr>
                <w:noProof/>
                <w:webHidden/>
              </w:rPr>
              <w:t>33</w:t>
            </w:r>
            <w:r>
              <w:rPr>
                <w:noProof/>
                <w:webHidden/>
              </w:rPr>
              <w:fldChar w:fldCharType="end"/>
            </w:r>
          </w:hyperlink>
        </w:p>
        <w:p w14:paraId="0181C52F" w14:textId="77777777" w:rsidR="004D3FA9" w:rsidRDefault="004D3FA9">
          <w:pPr>
            <w:pStyle w:val="Sumrio1"/>
            <w:tabs>
              <w:tab w:val="right" w:leader="dot" w:pos="9061"/>
            </w:tabs>
            <w:rPr>
              <w:rFonts w:eastAsiaTheme="minorEastAsia" w:cstheme="minorBidi"/>
              <w:b w:val="0"/>
              <w:bCs w:val="0"/>
              <w:noProof/>
            </w:rPr>
          </w:pPr>
          <w:hyperlink w:anchor="_Toc497232756" w:history="1">
            <w:r w:rsidRPr="00606B58">
              <w:rPr>
                <w:rStyle w:val="Hiperlink"/>
                <w:noProof/>
              </w:rPr>
              <w:t>4.3 Arquivos de Configuração</w:t>
            </w:r>
            <w:r>
              <w:rPr>
                <w:noProof/>
                <w:webHidden/>
              </w:rPr>
              <w:tab/>
            </w:r>
            <w:r>
              <w:rPr>
                <w:noProof/>
                <w:webHidden/>
              </w:rPr>
              <w:fldChar w:fldCharType="begin"/>
            </w:r>
            <w:r>
              <w:rPr>
                <w:noProof/>
                <w:webHidden/>
              </w:rPr>
              <w:instrText xml:space="preserve"> PAGEREF _Toc497232756 \h </w:instrText>
            </w:r>
            <w:r>
              <w:rPr>
                <w:noProof/>
                <w:webHidden/>
              </w:rPr>
            </w:r>
            <w:r>
              <w:rPr>
                <w:noProof/>
                <w:webHidden/>
              </w:rPr>
              <w:fldChar w:fldCharType="separate"/>
            </w:r>
            <w:r>
              <w:rPr>
                <w:noProof/>
                <w:webHidden/>
              </w:rPr>
              <w:t>34</w:t>
            </w:r>
            <w:r>
              <w:rPr>
                <w:noProof/>
                <w:webHidden/>
              </w:rPr>
              <w:fldChar w:fldCharType="end"/>
            </w:r>
          </w:hyperlink>
        </w:p>
        <w:p w14:paraId="6A764D60" w14:textId="77777777" w:rsidR="004D3FA9" w:rsidRDefault="004D3FA9">
          <w:pPr>
            <w:pStyle w:val="Sumrio2"/>
            <w:tabs>
              <w:tab w:val="right" w:leader="dot" w:pos="9061"/>
            </w:tabs>
            <w:rPr>
              <w:rFonts w:eastAsiaTheme="minorEastAsia" w:cstheme="minorBidi"/>
              <w:b w:val="0"/>
              <w:bCs w:val="0"/>
              <w:noProof/>
              <w:sz w:val="24"/>
              <w:szCs w:val="24"/>
            </w:rPr>
          </w:pPr>
          <w:hyperlink w:anchor="_Toc497232757" w:history="1">
            <w:r w:rsidRPr="00606B58">
              <w:rPr>
                <w:rStyle w:val="Hiperlink"/>
                <w:noProof/>
              </w:rPr>
              <w:t>4.3.1 Docker-Compose</w:t>
            </w:r>
            <w:r>
              <w:rPr>
                <w:noProof/>
                <w:webHidden/>
              </w:rPr>
              <w:tab/>
            </w:r>
            <w:r>
              <w:rPr>
                <w:noProof/>
                <w:webHidden/>
              </w:rPr>
              <w:fldChar w:fldCharType="begin"/>
            </w:r>
            <w:r>
              <w:rPr>
                <w:noProof/>
                <w:webHidden/>
              </w:rPr>
              <w:instrText xml:space="preserve"> PAGEREF _Toc497232757 \h </w:instrText>
            </w:r>
            <w:r>
              <w:rPr>
                <w:noProof/>
                <w:webHidden/>
              </w:rPr>
            </w:r>
            <w:r>
              <w:rPr>
                <w:noProof/>
                <w:webHidden/>
              </w:rPr>
              <w:fldChar w:fldCharType="separate"/>
            </w:r>
            <w:r>
              <w:rPr>
                <w:noProof/>
                <w:webHidden/>
              </w:rPr>
              <w:t>34</w:t>
            </w:r>
            <w:r>
              <w:rPr>
                <w:noProof/>
                <w:webHidden/>
              </w:rPr>
              <w:fldChar w:fldCharType="end"/>
            </w:r>
          </w:hyperlink>
        </w:p>
        <w:p w14:paraId="578349A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58" w:history="1">
            <w:r w:rsidRPr="00606B58">
              <w:rPr>
                <w:rStyle w:val="Hiperlink"/>
                <w:noProof/>
              </w:rPr>
              <w:t>4.3.2 Docker File</w:t>
            </w:r>
            <w:r>
              <w:rPr>
                <w:noProof/>
                <w:webHidden/>
              </w:rPr>
              <w:tab/>
            </w:r>
            <w:r>
              <w:rPr>
                <w:noProof/>
                <w:webHidden/>
              </w:rPr>
              <w:fldChar w:fldCharType="begin"/>
            </w:r>
            <w:r>
              <w:rPr>
                <w:noProof/>
                <w:webHidden/>
              </w:rPr>
              <w:instrText xml:space="preserve"> PAGEREF _Toc497232758 \h </w:instrText>
            </w:r>
            <w:r>
              <w:rPr>
                <w:noProof/>
                <w:webHidden/>
              </w:rPr>
            </w:r>
            <w:r>
              <w:rPr>
                <w:noProof/>
                <w:webHidden/>
              </w:rPr>
              <w:fldChar w:fldCharType="separate"/>
            </w:r>
            <w:r>
              <w:rPr>
                <w:noProof/>
                <w:webHidden/>
              </w:rPr>
              <w:t>35</w:t>
            </w:r>
            <w:r>
              <w:rPr>
                <w:noProof/>
                <w:webHidden/>
              </w:rPr>
              <w:fldChar w:fldCharType="end"/>
            </w:r>
          </w:hyperlink>
        </w:p>
        <w:p w14:paraId="62AD2837" w14:textId="77777777" w:rsidR="004D3FA9" w:rsidRDefault="004D3FA9">
          <w:pPr>
            <w:pStyle w:val="Sumrio2"/>
            <w:tabs>
              <w:tab w:val="right" w:leader="dot" w:pos="9061"/>
            </w:tabs>
            <w:rPr>
              <w:rFonts w:eastAsiaTheme="minorEastAsia" w:cstheme="minorBidi"/>
              <w:b w:val="0"/>
              <w:bCs w:val="0"/>
              <w:noProof/>
              <w:sz w:val="24"/>
              <w:szCs w:val="24"/>
            </w:rPr>
          </w:pPr>
          <w:hyperlink w:anchor="_Toc497232759" w:history="1">
            <w:r w:rsidRPr="00606B58">
              <w:rPr>
                <w:rStyle w:val="Hiperlink"/>
                <w:noProof/>
              </w:rPr>
              <w:t>4.3.3 Docker Swarm</w:t>
            </w:r>
            <w:r>
              <w:rPr>
                <w:noProof/>
                <w:webHidden/>
              </w:rPr>
              <w:tab/>
            </w:r>
            <w:r>
              <w:rPr>
                <w:noProof/>
                <w:webHidden/>
              </w:rPr>
              <w:fldChar w:fldCharType="begin"/>
            </w:r>
            <w:r>
              <w:rPr>
                <w:noProof/>
                <w:webHidden/>
              </w:rPr>
              <w:instrText xml:space="preserve"> PAGEREF _Toc497232759 \h </w:instrText>
            </w:r>
            <w:r>
              <w:rPr>
                <w:noProof/>
                <w:webHidden/>
              </w:rPr>
            </w:r>
            <w:r>
              <w:rPr>
                <w:noProof/>
                <w:webHidden/>
              </w:rPr>
              <w:fldChar w:fldCharType="separate"/>
            </w:r>
            <w:r>
              <w:rPr>
                <w:noProof/>
                <w:webHidden/>
              </w:rPr>
              <w:t>36</w:t>
            </w:r>
            <w:r>
              <w:rPr>
                <w:noProof/>
                <w:webHidden/>
              </w:rPr>
              <w:fldChar w:fldCharType="end"/>
            </w:r>
          </w:hyperlink>
        </w:p>
        <w:p w14:paraId="27ECA7B0" w14:textId="77777777" w:rsidR="004D3FA9" w:rsidRDefault="004D3FA9">
          <w:pPr>
            <w:pStyle w:val="Sumrio1"/>
            <w:tabs>
              <w:tab w:val="right" w:leader="dot" w:pos="9061"/>
            </w:tabs>
            <w:rPr>
              <w:rFonts w:eastAsiaTheme="minorEastAsia" w:cstheme="minorBidi"/>
              <w:b w:val="0"/>
              <w:bCs w:val="0"/>
              <w:noProof/>
            </w:rPr>
          </w:pPr>
          <w:hyperlink w:anchor="_Toc497232760" w:history="1">
            <w:r w:rsidRPr="00606B58">
              <w:rPr>
                <w:rStyle w:val="Hiperlink"/>
                <w:noProof/>
              </w:rPr>
              <w:t>4.4 Docker Imagem</w:t>
            </w:r>
            <w:r>
              <w:rPr>
                <w:noProof/>
                <w:webHidden/>
              </w:rPr>
              <w:tab/>
            </w:r>
            <w:r>
              <w:rPr>
                <w:noProof/>
                <w:webHidden/>
              </w:rPr>
              <w:fldChar w:fldCharType="begin"/>
            </w:r>
            <w:r>
              <w:rPr>
                <w:noProof/>
                <w:webHidden/>
              </w:rPr>
              <w:instrText xml:space="preserve"> PAGEREF _Toc497232760 \h </w:instrText>
            </w:r>
            <w:r>
              <w:rPr>
                <w:noProof/>
                <w:webHidden/>
              </w:rPr>
            </w:r>
            <w:r>
              <w:rPr>
                <w:noProof/>
                <w:webHidden/>
              </w:rPr>
              <w:fldChar w:fldCharType="separate"/>
            </w:r>
            <w:r>
              <w:rPr>
                <w:noProof/>
                <w:webHidden/>
              </w:rPr>
              <w:t>37</w:t>
            </w:r>
            <w:r>
              <w:rPr>
                <w:noProof/>
                <w:webHidden/>
              </w:rPr>
              <w:fldChar w:fldCharType="end"/>
            </w:r>
          </w:hyperlink>
        </w:p>
        <w:p w14:paraId="3CE9DF62" w14:textId="77777777" w:rsidR="004D3FA9" w:rsidRDefault="004D3FA9">
          <w:pPr>
            <w:pStyle w:val="Sumrio1"/>
            <w:tabs>
              <w:tab w:val="right" w:leader="dot" w:pos="9061"/>
            </w:tabs>
            <w:rPr>
              <w:rFonts w:eastAsiaTheme="minorEastAsia" w:cstheme="minorBidi"/>
              <w:b w:val="0"/>
              <w:bCs w:val="0"/>
              <w:noProof/>
            </w:rPr>
          </w:pPr>
          <w:hyperlink w:anchor="_Toc497232761" w:history="1">
            <w:r w:rsidRPr="00606B58">
              <w:rPr>
                <w:rStyle w:val="Hiperlink"/>
                <w:noProof/>
              </w:rPr>
              <w:t>4.4.1 DockerHub</w:t>
            </w:r>
            <w:r>
              <w:rPr>
                <w:noProof/>
                <w:webHidden/>
              </w:rPr>
              <w:tab/>
            </w:r>
            <w:r>
              <w:rPr>
                <w:noProof/>
                <w:webHidden/>
              </w:rPr>
              <w:fldChar w:fldCharType="begin"/>
            </w:r>
            <w:r>
              <w:rPr>
                <w:noProof/>
                <w:webHidden/>
              </w:rPr>
              <w:instrText xml:space="preserve"> PAGEREF _Toc497232761 \h </w:instrText>
            </w:r>
            <w:r>
              <w:rPr>
                <w:noProof/>
                <w:webHidden/>
              </w:rPr>
            </w:r>
            <w:r>
              <w:rPr>
                <w:noProof/>
                <w:webHidden/>
              </w:rPr>
              <w:fldChar w:fldCharType="separate"/>
            </w:r>
            <w:r>
              <w:rPr>
                <w:noProof/>
                <w:webHidden/>
              </w:rPr>
              <w:t>38</w:t>
            </w:r>
            <w:r>
              <w:rPr>
                <w:noProof/>
                <w:webHidden/>
              </w:rPr>
              <w:fldChar w:fldCharType="end"/>
            </w:r>
          </w:hyperlink>
        </w:p>
        <w:p w14:paraId="732B8146" w14:textId="77777777" w:rsidR="004D3FA9" w:rsidRDefault="004D3FA9">
          <w:pPr>
            <w:pStyle w:val="Sumrio1"/>
            <w:tabs>
              <w:tab w:val="right" w:leader="dot" w:pos="9061"/>
            </w:tabs>
            <w:rPr>
              <w:rFonts w:eastAsiaTheme="minorEastAsia" w:cstheme="minorBidi"/>
              <w:b w:val="0"/>
              <w:bCs w:val="0"/>
              <w:noProof/>
            </w:rPr>
          </w:pPr>
          <w:hyperlink w:anchor="_Toc497232762" w:history="1">
            <w:r w:rsidRPr="00606B58">
              <w:rPr>
                <w:rStyle w:val="Hiperlink"/>
                <w:noProof/>
              </w:rPr>
              <w:t>4.5 Play with Docker</w:t>
            </w:r>
            <w:r>
              <w:rPr>
                <w:noProof/>
                <w:webHidden/>
              </w:rPr>
              <w:tab/>
            </w:r>
            <w:r>
              <w:rPr>
                <w:noProof/>
                <w:webHidden/>
              </w:rPr>
              <w:fldChar w:fldCharType="begin"/>
            </w:r>
            <w:r>
              <w:rPr>
                <w:noProof/>
                <w:webHidden/>
              </w:rPr>
              <w:instrText xml:space="preserve"> PAGEREF _Toc497232762 \h </w:instrText>
            </w:r>
            <w:r>
              <w:rPr>
                <w:noProof/>
                <w:webHidden/>
              </w:rPr>
            </w:r>
            <w:r>
              <w:rPr>
                <w:noProof/>
                <w:webHidden/>
              </w:rPr>
              <w:fldChar w:fldCharType="separate"/>
            </w:r>
            <w:r>
              <w:rPr>
                <w:noProof/>
                <w:webHidden/>
              </w:rPr>
              <w:t>41</w:t>
            </w:r>
            <w:r>
              <w:rPr>
                <w:noProof/>
                <w:webHidden/>
              </w:rPr>
              <w:fldChar w:fldCharType="end"/>
            </w:r>
          </w:hyperlink>
        </w:p>
        <w:p w14:paraId="670B4FFD" w14:textId="77777777" w:rsidR="004D3FA9" w:rsidRDefault="004D3FA9">
          <w:pPr>
            <w:pStyle w:val="Sumrio1"/>
            <w:tabs>
              <w:tab w:val="right" w:leader="dot" w:pos="9061"/>
            </w:tabs>
            <w:rPr>
              <w:rFonts w:eastAsiaTheme="minorEastAsia" w:cstheme="minorBidi"/>
              <w:b w:val="0"/>
              <w:bCs w:val="0"/>
              <w:noProof/>
            </w:rPr>
          </w:pPr>
          <w:hyperlink w:anchor="_Toc497232763" w:history="1">
            <w:r w:rsidRPr="00606B58">
              <w:rPr>
                <w:rStyle w:val="Hiperlink"/>
                <w:noProof/>
              </w:rPr>
              <w:t>4.6 Comunidade</w:t>
            </w:r>
            <w:r>
              <w:rPr>
                <w:noProof/>
                <w:webHidden/>
              </w:rPr>
              <w:tab/>
            </w:r>
            <w:r>
              <w:rPr>
                <w:noProof/>
                <w:webHidden/>
              </w:rPr>
              <w:fldChar w:fldCharType="begin"/>
            </w:r>
            <w:r>
              <w:rPr>
                <w:noProof/>
                <w:webHidden/>
              </w:rPr>
              <w:instrText xml:space="preserve"> PAGEREF _Toc497232763 \h </w:instrText>
            </w:r>
            <w:r>
              <w:rPr>
                <w:noProof/>
                <w:webHidden/>
              </w:rPr>
            </w:r>
            <w:r>
              <w:rPr>
                <w:noProof/>
                <w:webHidden/>
              </w:rPr>
              <w:fldChar w:fldCharType="separate"/>
            </w:r>
            <w:r>
              <w:rPr>
                <w:noProof/>
                <w:webHidden/>
              </w:rPr>
              <w:t>43</w:t>
            </w:r>
            <w:r>
              <w:rPr>
                <w:noProof/>
                <w:webHidden/>
              </w:rPr>
              <w:fldChar w:fldCharType="end"/>
            </w:r>
          </w:hyperlink>
        </w:p>
        <w:p w14:paraId="38089CF7" w14:textId="77777777" w:rsidR="004D3FA9" w:rsidRDefault="004D3FA9">
          <w:pPr>
            <w:pStyle w:val="Sumrio1"/>
            <w:tabs>
              <w:tab w:val="right" w:leader="dot" w:pos="9061"/>
            </w:tabs>
            <w:rPr>
              <w:rFonts w:eastAsiaTheme="minorEastAsia" w:cstheme="minorBidi"/>
              <w:b w:val="0"/>
              <w:bCs w:val="0"/>
              <w:noProof/>
            </w:rPr>
          </w:pPr>
          <w:hyperlink w:anchor="_Toc497232764" w:history="1">
            <w:r w:rsidRPr="00606B58">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_Toc497232764 \h </w:instrText>
            </w:r>
            <w:r>
              <w:rPr>
                <w:noProof/>
                <w:webHidden/>
              </w:rPr>
            </w:r>
            <w:r>
              <w:rPr>
                <w:noProof/>
                <w:webHidden/>
              </w:rPr>
              <w:fldChar w:fldCharType="separate"/>
            </w:r>
            <w:r>
              <w:rPr>
                <w:noProof/>
                <w:webHidden/>
              </w:rPr>
              <w:t>44</w:t>
            </w:r>
            <w:r>
              <w:rPr>
                <w:noProof/>
                <w:webHidden/>
              </w:rPr>
              <w:fldChar w:fldCharType="end"/>
            </w:r>
          </w:hyperlink>
        </w:p>
        <w:p w14:paraId="3D7A7377" w14:textId="77777777" w:rsidR="004D3FA9" w:rsidRDefault="004D3FA9">
          <w:pPr>
            <w:pStyle w:val="Sumrio1"/>
            <w:tabs>
              <w:tab w:val="right" w:leader="dot" w:pos="9061"/>
            </w:tabs>
            <w:rPr>
              <w:rFonts w:eastAsiaTheme="minorEastAsia" w:cstheme="minorBidi"/>
              <w:b w:val="0"/>
              <w:bCs w:val="0"/>
              <w:noProof/>
            </w:rPr>
          </w:pPr>
          <w:hyperlink w:anchor="_Toc497232765" w:history="1">
            <w:r w:rsidRPr="00606B58">
              <w:rPr>
                <w:rStyle w:val="Hiperlink"/>
                <w:noProof/>
              </w:rPr>
              <w:t>6 Software de gerenciamento de containers</w:t>
            </w:r>
            <w:r>
              <w:rPr>
                <w:noProof/>
                <w:webHidden/>
              </w:rPr>
              <w:tab/>
            </w:r>
            <w:r>
              <w:rPr>
                <w:noProof/>
                <w:webHidden/>
              </w:rPr>
              <w:fldChar w:fldCharType="begin"/>
            </w:r>
            <w:r>
              <w:rPr>
                <w:noProof/>
                <w:webHidden/>
              </w:rPr>
              <w:instrText xml:space="preserve"> PAGEREF _Toc497232765 \h </w:instrText>
            </w:r>
            <w:r>
              <w:rPr>
                <w:noProof/>
                <w:webHidden/>
              </w:rPr>
            </w:r>
            <w:r>
              <w:rPr>
                <w:noProof/>
                <w:webHidden/>
              </w:rPr>
              <w:fldChar w:fldCharType="separate"/>
            </w:r>
            <w:r>
              <w:rPr>
                <w:noProof/>
                <w:webHidden/>
              </w:rPr>
              <w:t>46</w:t>
            </w:r>
            <w:r>
              <w:rPr>
                <w:noProof/>
                <w:webHidden/>
              </w:rPr>
              <w:fldChar w:fldCharType="end"/>
            </w:r>
          </w:hyperlink>
        </w:p>
        <w:p w14:paraId="1DAC7DDD" w14:textId="77777777" w:rsidR="004D3FA9" w:rsidRDefault="004D3FA9">
          <w:pPr>
            <w:pStyle w:val="Sumrio1"/>
            <w:tabs>
              <w:tab w:val="right" w:leader="dot" w:pos="9061"/>
            </w:tabs>
            <w:rPr>
              <w:rFonts w:eastAsiaTheme="minorEastAsia" w:cstheme="minorBidi"/>
              <w:b w:val="0"/>
              <w:bCs w:val="0"/>
              <w:noProof/>
            </w:rPr>
          </w:pPr>
          <w:hyperlink w:anchor="_Toc497232766" w:history="1">
            <w:r w:rsidRPr="00606B58">
              <w:rPr>
                <w:rStyle w:val="Hiperlink"/>
                <w:noProof/>
              </w:rPr>
              <w:t>13 Estudo de Caso</w:t>
            </w:r>
            <w:r>
              <w:rPr>
                <w:noProof/>
                <w:webHidden/>
              </w:rPr>
              <w:tab/>
            </w:r>
            <w:r>
              <w:rPr>
                <w:noProof/>
                <w:webHidden/>
              </w:rPr>
              <w:fldChar w:fldCharType="begin"/>
            </w:r>
            <w:r>
              <w:rPr>
                <w:noProof/>
                <w:webHidden/>
              </w:rPr>
              <w:instrText xml:space="preserve"> PAGEREF _Toc497232766 \h </w:instrText>
            </w:r>
            <w:r>
              <w:rPr>
                <w:noProof/>
                <w:webHidden/>
              </w:rPr>
            </w:r>
            <w:r>
              <w:rPr>
                <w:noProof/>
                <w:webHidden/>
              </w:rPr>
              <w:fldChar w:fldCharType="separate"/>
            </w:r>
            <w:r>
              <w:rPr>
                <w:noProof/>
                <w:webHidden/>
              </w:rPr>
              <w:t>47</w:t>
            </w:r>
            <w:r>
              <w:rPr>
                <w:noProof/>
                <w:webHidden/>
              </w:rPr>
              <w:fldChar w:fldCharType="end"/>
            </w:r>
          </w:hyperlink>
        </w:p>
        <w:p w14:paraId="7D6554C2" w14:textId="77777777" w:rsidR="004D3FA9" w:rsidRDefault="004D3FA9">
          <w:pPr>
            <w:pStyle w:val="Sumrio1"/>
            <w:tabs>
              <w:tab w:val="right" w:leader="dot" w:pos="9061"/>
            </w:tabs>
            <w:rPr>
              <w:rFonts w:eastAsiaTheme="minorEastAsia" w:cstheme="minorBidi"/>
              <w:b w:val="0"/>
              <w:bCs w:val="0"/>
              <w:noProof/>
            </w:rPr>
          </w:pPr>
          <w:hyperlink w:anchor="_Toc497232767" w:history="1">
            <w:r w:rsidRPr="00606B58">
              <w:rPr>
                <w:rStyle w:val="Hiperlink"/>
                <w:noProof/>
              </w:rPr>
              <w:t>14 Infraestrutura</w:t>
            </w:r>
            <w:r>
              <w:rPr>
                <w:noProof/>
                <w:webHidden/>
              </w:rPr>
              <w:tab/>
            </w:r>
            <w:r>
              <w:rPr>
                <w:noProof/>
                <w:webHidden/>
              </w:rPr>
              <w:fldChar w:fldCharType="begin"/>
            </w:r>
            <w:r>
              <w:rPr>
                <w:noProof/>
                <w:webHidden/>
              </w:rPr>
              <w:instrText xml:space="preserve"> PAGEREF _Toc497232767 \h </w:instrText>
            </w:r>
            <w:r>
              <w:rPr>
                <w:noProof/>
                <w:webHidden/>
              </w:rPr>
            </w:r>
            <w:r>
              <w:rPr>
                <w:noProof/>
                <w:webHidden/>
              </w:rPr>
              <w:fldChar w:fldCharType="separate"/>
            </w:r>
            <w:r>
              <w:rPr>
                <w:noProof/>
                <w:webHidden/>
              </w:rPr>
              <w:t>54</w:t>
            </w:r>
            <w:r>
              <w:rPr>
                <w:noProof/>
                <w:webHidden/>
              </w:rPr>
              <w:fldChar w:fldCharType="end"/>
            </w:r>
          </w:hyperlink>
        </w:p>
        <w:p w14:paraId="33718FA3" w14:textId="77777777" w:rsidR="004D3FA9" w:rsidRDefault="004D3FA9">
          <w:pPr>
            <w:pStyle w:val="Sumrio1"/>
            <w:tabs>
              <w:tab w:val="right" w:leader="dot" w:pos="9061"/>
            </w:tabs>
            <w:rPr>
              <w:rFonts w:eastAsiaTheme="minorEastAsia" w:cstheme="minorBidi"/>
              <w:b w:val="0"/>
              <w:bCs w:val="0"/>
              <w:noProof/>
            </w:rPr>
          </w:pPr>
          <w:hyperlink w:anchor="_Toc497232768" w:history="1">
            <w:r w:rsidRPr="00606B58">
              <w:rPr>
                <w:rStyle w:val="Hiperlink"/>
                <w:noProof/>
              </w:rPr>
              <w:t>19 Referências</w:t>
            </w:r>
            <w:r>
              <w:rPr>
                <w:noProof/>
                <w:webHidden/>
              </w:rPr>
              <w:tab/>
            </w:r>
            <w:r>
              <w:rPr>
                <w:noProof/>
                <w:webHidden/>
              </w:rPr>
              <w:fldChar w:fldCharType="begin"/>
            </w:r>
            <w:r>
              <w:rPr>
                <w:noProof/>
                <w:webHidden/>
              </w:rPr>
              <w:instrText xml:space="preserve"> PAGEREF _Toc497232768 \h </w:instrText>
            </w:r>
            <w:r>
              <w:rPr>
                <w:noProof/>
                <w:webHidden/>
              </w:rPr>
            </w:r>
            <w:r>
              <w:rPr>
                <w:noProof/>
                <w:webHidden/>
              </w:rPr>
              <w:fldChar w:fldCharType="separate"/>
            </w:r>
            <w:r>
              <w:rPr>
                <w:noProof/>
                <w:webHidden/>
              </w:rPr>
              <w:t>57</w:t>
            </w:r>
            <w:r>
              <w:rPr>
                <w:noProof/>
                <w:webHidden/>
              </w:rPr>
              <w:fldChar w:fldCharType="end"/>
            </w:r>
          </w:hyperlink>
        </w:p>
        <w:p w14:paraId="26A02F1E" w14:textId="77777777" w:rsidR="004D3FA9" w:rsidRDefault="004D3FA9">
          <w:pPr>
            <w:pStyle w:val="Sumrio1"/>
            <w:tabs>
              <w:tab w:val="right" w:leader="dot" w:pos="9061"/>
            </w:tabs>
            <w:rPr>
              <w:rFonts w:eastAsiaTheme="minorEastAsia" w:cstheme="minorBidi"/>
              <w:b w:val="0"/>
              <w:bCs w:val="0"/>
              <w:noProof/>
            </w:rPr>
          </w:pPr>
          <w:hyperlink w:anchor="_Toc497232769" w:history="1">
            <w:r w:rsidRPr="00606B58">
              <w:rPr>
                <w:rStyle w:val="Hiperlink"/>
                <w:noProof/>
              </w:rPr>
              <w:t>11 Anexos</w:t>
            </w:r>
            <w:r>
              <w:rPr>
                <w:noProof/>
                <w:webHidden/>
              </w:rPr>
              <w:tab/>
            </w:r>
            <w:r>
              <w:rPr>
                <w:noProof/>
                <w:webHidden/>
              </w:rPr>
              <w:fldChar w:fldCharType="begin"/>
            </w:r>
            <w:r>
              <w:rPr>
                <w:noProof/>
                <w:webHidden/>
              </w:rPr>
              <w:instrText xml:space="preserve"> PAGEREF _Toc497232769 \h </w:instrText>
            </w:r>
            <w:r>
              <w:rPr>
                <w:noProof/>
                <w:webHidden/>
              </w:rPr>
            </w:r>
            <w:r>
              <w:rPr>
                <w:noProof/>
                <w:webHidden/>
              </w:rPr>
              <w:fldChar w:fldCharType="separate"/>
            </w:r>
            <w:r>
              <w:rPr>
                <w:noProof/>
                <w:webHidden/>
              </w:rPr>
              <w:t>59</w:t>
            </w:r>
            <w:r>
              <w:rPr>
                <w:noProof/>
                <w:webHidden/>
              </w:rPr>
              <w:fldChar w:fldCharType="end"/>
            </w:r>
          </w:hyperlink>
        </w:p>
        <w:p w14:paraId="6A3C4FA3"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0" w:history="1">
            <w:r w:rsidRPr="00606B58">
              <w:rPr>
                <w:rStyle w:val="Hiperlink"/>
                <w:noProof/>
              </w:rPr>
              <w:t>Anexo 11.1 – Dockerfile - X86</w:t>
            </w:r>
            <w:r>
              <w:rPr>
                <w:noProof/>
                <w:webHidden/>
              </w:rPr>
              <w:tab/>
            </w:r>
            <w:r>
              <w:rPr>
                <w:noProof/>
                <w:webHidden/>
              </w:rPr>
              <w:fldChar w:fldCharType="begin"/>
            </w:r>
            <w:r>
              <w:rPr>
                <w:noProof/>
                <w:webHidden/>
              </w:rPr>
              <w:instrText xml:space="preserve"> PAGEREF _Toc497232770 \h </w:instrText>
            </w:r>
            <w:r>
              <w:rPr>
                <w:noProof/>
                <w:webHidden/>
              </w:rPr>
            </w:r>
            <w:r>
              <w:rPr>
                <w:noProof/>
                <w:webHidden/>
              </w:rPr>
              <w:fldChar w:fldCharType="separate"/>
            </w:r>
            <w:r>
              <w:rPr>
                <w:noProof/>
                <w:webHidden/>
              </w:rPr>
              <w:t>59</w:t>
            </w:r>
            <w:r>
              <w:rPr>
                <w:noProof/>
                <w:webHidden/>
              </w:rPr>
              <w:fldChar w:fldCharType="end"/>
            </w:r>
          </w:hyperlink>
        </w:p>
        <w:p w14:paraId="26C813D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1" w:history="1">
            <w:r w:rsidRPr="00606B58">
              <w:rPr>
                <w:rStyle w:val="Hiperlink"/>
                <w:noProof/>
              </w:rPr>
              <w:t>Anexo 11.2 – Docker-compose versão 2 - X86</w:t>
            </w:r>
            <w:r>
              <w:rPr>
                <w:noProof/>
                <w:webHidden/>
              </w:rPr>
              <w:tab/>
            </w:r>
            <w:r>
              <w:rPr>
                <w:noProof/>
                <w:webHidden/>
              </w:rPr>
              <w:fldChar w:fldCharType="begin"/>
            </w:r>
            <w:r>
              <w:rPr>
                <w:noProof/>
                <w:webHidden/>
              </w:rPr>
              <w:instrText xml:space="preserve"> PAGEREF _Toc497232771 \h </w:instrText>
            </w:r>
            <w:r>
              <w:rPr>
                <w:noProof/>
                <w:webHidden/>
              </w:rPr>
            </w:r>
            <w:r>
              <w:rPr>
                <w:noProof/>
                <w:webHidden/>
              </w:rPr>
              <w:fldChar w:fldCharType="separate"/>
            </w:r>
            <w:r>
              <w:rPr>
                <w:noProof/>
                <w:webHidden/>
              </w:rPr>
              <w:t>61</w:t>
            </w:r>
            <w:r>
              <w:rPr>
                <w:noProof/>
                <w:webHidden/>
              </w:rPr>
              <w:fldChar w:fldCharType="end"/>
            </w:r>
          </w:hyperlink>
        </w:p>
        <w:p w14:paraId="64AD904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2" w:history="1">
            <w:r w:rsidRPr="00606B58">
              <w:rPr>
                <w:rStyle w:val="Hiperlink"/>
                <w:noProof/>
              </w:rPr>
              <w:t>Anexo 11.3 – Dockerfile – ARM</w:t>
            </w:r>
            <w:r>
              <w:rPr>
                <w:noProof/>
                <w:webHidden/>
              </w:rPr>
              <w:tab/>
            </w:r>
            <w:r>
              <w:rPr>
                <w:noProof/>
                <w:webHidden/>
              </w:rPr>
              <w:fldChar w:fldCharType="begin"/>
            </w:r>
            <w:r>
              <w:rPr>
                <w:noProof/>
                <w:webHidden/>
              </w:rPr>
              <w:instrText xml:space="preserve"> PAGEREF _Toc497232772 \h </w:instrText>
            </w:r>
            <w:r>
              <w:rPr>
                <w:noProof/>
                <w:webHidden/>
              </w:rPr>
            </w:r>
            <w:r>
              <w:rPr>
                <w:noProof/>
                <w:webHidden/>
              </w:rPr>
              <w:fldChar w:fldCharType="separate"/>
            </w:r>
            <w:r>
              <w:rPr>
                <w:noProof/>
                <w:webHidden/>
              </w:rPr>
              <w:t>63</w:t>
            </w:r>
            <w:r>
              <w:rPr>
                <w:noProof/>
                <w:webHidden/>
              </w:rPr>
              <w:fldChar w:fldCharType="end"/>
            </w:r>
          </w:hyperlink>
        </w:p>
        <w:p w14:paraId="71848240"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3" w:history="1">
            <w:r w:rsidRPr="00606B58">
              <w:rPr>
                <w:rStyle w:val="Hiperlink"/>
                <w:noProof/>
              </w:rPr>
              <w:t>Anexo 11.4 – Docker-compose versão 2 - ARM</w:t>
            </w:r>
            <w:r>
              <w:rPr>
                <w:noProof/>
                <w:webHidden/>
              </w:rPr>
              <w:tab/>
            </w:r>
            <w:r>
              <w:rPr>
                <w:noProof/>
                <w:webHidden/>
              </w:rPr>
              <w:fldChar w:fldCharType="begin"/>
            </w:r>
            <w:r>
              <w:rPr>
                <w:noProof/>
                <w:webHidden/>
              </w:rPr>
              <w:instrText xml:space="preserve"> PAGEREF _Toc497232773 \h </w:instrText>
            </w:r>
            <w:r>
              <w:rPr>
                <w:noProof/>
                <w:webHidden/>
              </w:rPr>
            </w:r>
            <w:r>
              <w:rPr>
                <w:noProof/>
                <w:webHidden/>
              </w:rPr>
              <w:fldChar w:fldCharType="separate"/>
            </w:r>
            <w:r>
              <w:rPr>
                <w:noProof/>
                <w:webHidden/>
              </w:rPr>
              <w:t>65</w:t>
            </w:r>
            <w:r>
              <w:rPr>
                <w:noProof/>
                <w:webHidden/>
              </w:rPr>
              <w:fldChar w:fldCharType="end"/>
            </w:r>
          </w:hyperlink>
        </w:p>
        <w:p w14:paraId="0385D3A1"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4" w:history="1">
            <w:r w:rsidRPr="00606B58">
              <w:rPr>
                <w:rStyle w:val="Hiperlink"/>
                <w:noProof/>
              </w:rPr>
              <w:t>Anexo 11.5 – Docker-compose versão 3 - ARM</w:t>
            </w:r>
            <w:r>
              <w:rPr>
                <w:noProof/>
                <w:webHidden/>
              </w:rPr>
              <w:tab/>
            </w:r>
            <w:r>
              <w:rPr>
                <w:noProof/>
                <w:webHidden/>
              </w:rPr>
              <w:fldChar w:fldCharType="begin"/>
            </w:r>
            <w:r>
              <w:rPr>
                <w:noProof/>
                <w:webHidden/>
              </w:rPr>
              <w:instrText xml:space="preserve"> PAGEREF _Toc497232774 \h </w:instrText>
            </w:r>
            <w:r>
              <w:rPr>
                <w:noProof/>
                <w:webHidden/>
              </w:rPr>
            </w:r>
            <w:r>
              <w:rPr>
                <w:noProof/>
                <w:webHidden/>
              </w:rPr>
              <w:fldChar w:fldCharType="separate"/>
            </w:r>
            <w:r>
              <w:rPr>
                <w:noProof/>
                <w:webHidden/>
              </w:rPr>
              <w:t>67</w:t>
            </w:r>
            <w:r>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32741"/>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32742"/>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150410" w:rsidRDefault="00150410">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150410" w:rsidRDefault="00150410">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32743"/>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150410" w:rsidRDefault="00150410">
                            <w:pPr>
                              <w:pStyle w:val="Legenda"/>
                            </w:pPr>
                            <w:bookmarkStart w:id="19" w:name="_Toc482302120"/>
                            <w:bookmarkStart w:id="20" w:name="_Toc482039818"/>
                            <w:bookmarkStart w:id="21" w:name="_Toc482039960"/>
                            <w:bookmarkStart w:id="22"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150410" w:rsidRDefault="00150410">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150410" w:rsidRDefault="00150410">
                            <w:pPr>
                              <w:pStyle w:val="Legenda"/>
                            </w:pPr>
                            <w:bookmarkStart w:id="27" w:name="_Toc482302121"/>
                            <w:bookmarkStart w:id="28" w:name="_Toc482039961"/>
                            <w:bookmarkStart w:id="29" w:name="_Toc482039819"/>
                            <w:bookmarkStart w:id="30"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150410" w:rsidRDefault="00150410">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150410" w:rsidRDefault="00150410">
                            <w:pPr>
                              <w:pStyle w:val="Legenda"/>
                            </w:pPr>
                            <w:bookmarkStart w:id="35" w:name="_Toc482302122"/>
                            <w:bookmarkStart w:id="36" w:name="_Toc482039962"/>
                            <w:bookmarkStart w:id="37" w:name="_Toc482039820"/>
                            <w:bookmarkStart w:id="38"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150410" w:rsidRDefault="00150410">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32744"/>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150410" w:rsidRDefault="00150410">
                            <w:pPr>
                              <w:pStyle w:val="Legenda"/>
                            </w:pPr>
                            <w:bookmarkStart w:id="46" w:name="_Toc482302123"/>
                            <w:bookmarkStart w:id="47" w:name="_Toc482039963"/>
                            <w:bookmarkStart w:id="48" w:name="_Toc482039821"/>
                            <w:bookmarkStart w:id="49"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150410" w:rsidRDefault="00150410">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32745"/>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150410" w:rsidRDefault="00150410">
                            <w:pPr>
                              <w:pStyle w:val="Legenda"/>
                            </w:pPr>
                            <w:bookmarkStart w:id="57" w:name="_Toc482302124"/>
                            <w:bookmarkStart w:id="58" w:name="_Toc482039964"/>
                            <w:bookmarkStart w:id="59" w:name="_Toc482039822"/>
                            <w:bookmarkStart w:id="6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150410" w:rsidRDefault="00150410">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32746"/>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150410" w:rsidRDefault="00150410">
                            <w:pPr>
                              <w:pStyle w:val="Legenda"/>
                            </w:pPr>
                            <w:bookmarkStart w:id="68" w:name="_Toc482302125"/>
                            <w:bookmarkStart w:id="69" w:name="_Toc482039965"/>
                            <w:bookmarkStart w:id="70" w:name="_Toc482039823"/>
                            <w:bookmarkStart w:id="71"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150410" w:rsidRDefault="00150410">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32747"/>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150410" w:rsidRDefault="00150410">
                            <w:pPr>
                              <w:pStyle w:val="Legenda"/>
                            </w:pPr>
                            <w:bookmarkStart w:id="79" w:name="_Toc482302126"/>
                            <w:bookmarkStart w:id="80" w:name="_Toc482039966"/>
                            <w:bookmarkStart w:id="81" w:name="_Toc482039824"/>
                            <w:bookmarkStart w:id="8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150410" w:rsidRDefault="00150410">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32748"/>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150410" w:rsidRDefault="00150410">
                            <w:pPr>
                              <w:pStyle w:val="Legenda"/>
                            </w:pPr>
                            <w:bookmarkStart w:id="90" w:name="_Toc482302127"/>
                            <w:bookmarkStart w:id="91" w:name="_Toc482039967"/>
                            <w:bookmarkStart w:id="92" w:name="_Toc482039825"/>
                            <w:bookmarkStart w:id="93"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150410" w:rsidRDefault="00150410">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32749"/>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32750"/>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150410" w:rsidRDefault="00150410">
                            <w:pPr>
                              <w:pStyle w:val="Legenda"/>
                            </w:pPr>
                            <w:bookmarkStart w:id="104" w:name="_Toc482039826"/>
                            <w:bookmarkStart w:id="105" w:name="_Toc482302128"/>
                            <w:bookmarkStart w:id="106" w:name="_Toc482039968"/>
                            <w:bookmarkStart w:id="10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150410" w:rsidRDefault="00150410">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32751"/>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150410" w:rsidRDefault="00150410">
                            <w:pPr>
                              <w:pStyle w:val="Legenda"/>
                            </w:pPr>
                            <w:bookmarkStart w:id="115" w:name="_Toc482302129"/>
                            <w:bookmarkStart w:id="116" w:name="_Toc482039969"/>
                            <w:bookmarkStart w:id="117" w:name="_Toc482039827"/>
                            <w:bookmarkStart w:id="11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150410" w:rsidRDefault="00150410">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3" w:name="_Toc482302130"/>
      <w:bookmarkStart w:id="124" w:name="_Toc496268959"/>
      <w:r>
        <w:t xml:space="preserve">Figura </w:t>
      </w:r>
      <w:r>
        <w:fldChar w:fldCharType="begin"/>
      </w:r>
      <w:r>
        <w:instrText>SEQ Figura \* ARABIC</w:instrText>
      </w:r>
      <w:r>
        <w:fldChar w:fldCharType="separate"/>
      </w:r>
      <w:r w:rsidR="001E1CF0">
        <w:rPr>
          <w:noProof/>
        </w:rPr>
        <w:t>12</w:t>
      </w:r>
      <w:r>
        <w:fldChar w:fldCharType="end"/>
      </w:r>
      <w:bookmarkEnd w:id="123"/>
      <w:r>
        <w:t xml:space="preserve"> - Evolução do Hypervisor Fonte: http://3way.com.br/saiba-como-a-virtualizacao-por-container-revolucionou-a-infraestrutura-de-ti.png</w:t>
      </w:r>
      <w:bookmarkEnd w:id="124"/>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5" w:name="_Toc482302131"/>
      <w:bookmarkStart w:id="126" w:name="_Toc496268960"/>
      <w:r>
        <w:t xml:space="preserve">Figura </w:t>
      </w:r>
      <w:r>
        <w:fldChar w:fldCharType="begin"/>
      </w:r>
      <w:r>
        <w:instrText>SEQ Figura \* ARABIC</w:instrText>
      </w:r>
      <w:r>
        <w:fldChar w:fldCharType="separate"/>
      </w:r>
      <w:r w:rsidR="001E1CF0">
        <w:rPr>
          <w:noProof/>
        </w:rPr>
        <w:t>13</w:t>
      </w:r>
      <w:r>
        <w:fldChar w:fldCharType="end"/>
      </w:r>
      <w:bookmarkEnd w:id="125"/>
      <w:r>
        <w:t xml:space="preserve"> - Virtualização por Container Fonte: http://3way.com.br/saiba-como-a-virtualizacao-por-container-revolucionou-a-infraestrutura-de-ti.png</w:t>
      </w:r>
      <w:bookmarkEnd w:id="126"/>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7" w:name="_Toc496802700"/>
      <w:bookmarkStart w:id="128" w:name="_Toc496802929"/>
      <w:bookmarkStart w:id="129" w:name="_Toc497232752"/>
      <w:r w:rsidRPr="00D22DB7">
        <w:lastRenderedPageBreak/>
        <w:t>3.1 LXC Containers</w:t>
      </w:r>
      <w:bookmarkEnd w:id="127"/>
      <w:bookmarkEnd w:id="128"/>
      <w:bookmarkEnd w:id="129"/>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0" w:name="_Toc482302132"/>
      <w:bookmarkStart w:id="131" w:name="_Toc496268961"/>
      <w:r>
        <w:t xml:space="preserve">Figura </w:t>
      </w:r>
      <w:r>
        <w:fldChar w:fldCharType="begin"/>
      </w:r>
      <w:r>
        <w:instrText>SEQ Figura \* ARABIC</w:instrText>
      </w:r>
      <w:r>
        <w:fldChar w:fldCharType="separate"/>
      </w:r>
      <w:r w:rsidR="001E1CF0">
        <w:rPr>
          <w:noProof/>
        </w:rPr>
        <w:t>14</w:t>
      </w:r>
      <w:r>
        <w:fldChar w:fldCharType="end"/>
      </w:r>
      <w:bookmarkEnd w:id="130"/>
      <w:r>
        <w:t xml:space="preserve"> - LXC Container Fonte: http://3way.com.br/saiba-como-a-virtualizacao-por-container-revolucionou-a-infraestrutura-de-ti-part2/.png</w:t>
      </w:r>
      <w:bookmarkEnd w:id="131"/>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2" w:name="_Toc482302133"/>
      <w:bookmarkStart w:id="133" w:name="_Toc496268962"/>
      <w:r>
        <w:t xml:space="preserve">Figura </w:t>
      </w:r>
      <w:r>
        <w:fldChar w:fldCharType="begin"/>
      </w:r>
      <w:r>
        <w:instrText>SEQ Figura \* ARABIC</w:instrText>
      </w:r>
      <w:r>
        <w:fldChar w:fldCharType="separate"/>
      </w:r>
      <w:r w:rsidR="001E1CF0">
        <w:rPr>
          <w:noProof/>
        </w:rPr>
        <w:t>15</w:t>
      </w:r>
      <w:r>
        <w:fldChar w:fldCharType="end"/>
      </w:r>
      <w:bookmarkEnd w:id="132"/>
      <w:r>
        <w:t xml:space="preserve"> LXC vs KVM Fonte: </w:t>
      </w:r>
      <w:proofErr w:type="gramStart"/>
      <w:r>
        <w:t>http:3way.com.br</w:t>
      </w:r>
      <w:proofErr w:type="gramEnd"/>
      <w:r>
        <w:t>/saiba-como-a-virtualizacao-por-container-revolucionou-a-infraestrutura-de-ti-part2/.png</w:t>
      </w:r>
      <w:bookmarkEnd w:id="133"/>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4" w:name="_Toc496802701"/>
      <w:bookmarkStart w:id="135" w:name="_Toc496802930"/>
      <w:bookmarkStart w:id="136" w:name="_Toc497232753"/>
      <w:r>
        <w:lastRenderedPageBreak/>
        <w:t>4. Docker</w:t>
      </w:r>
      <w:bookmarkEnd w:id="134"/>
      <w:bookmarkEnd w:id="135"/>
      <w:bookmarkEnd w:id="136"/>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79D085F9" w14:textId="77777777" w:rsidR="00A97EC7" w:rsidRPr="00A97EC7"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p>
    <w:p w14:paraId="661A99B4" w14:textId="1A145CD4" w:rsidR="008A3DA0" w:rsidRPr="00A97EC7" w:rsidRDefault="008A3DA0">
      <w:pPr>
        <w:rPr>
          <w:lang w:eastAsia="x-none"/>
        </w:rPr>
      </w:pPr>
    </w:p>
    <w:p w14:paraId="57FECFDA" w14:textId="67B1F306" w:rsidR="00067AB3" w:rsidRPr="001A3F07" w:rsidRDefault="00067AB3" w:rsidP="001A3F07">
      <w:pPr>
        <w:rPr>
          <w:lang w:val="x-none" w:eastAsia="x-none"/>
        </w:rPr>
      </w:pPr>
    </w:p>
    <w:p w14:paraId="27BA1F03" w14:textId="3639FBF9" w:rsidR="002460B7" w:rsidRPr="00086281" w:rsidRDefault="002460B7" w:rsidP="002460B7">
      <w:pPr>
        <w:pStyle w:val="Ttulo11"/>
        <w:ind w:firstLine="0"/>
        <w:jc w:val="left"/>
      </w:pPr>
      <w:bookmarkStart w:id="137" w:name="_Toc497232754"/>
      <w:r w:rsidRPr="00086281">
        <w:lastRenderedPageBreak/>
        <w:t xml:space="preserve">4.1 </w:t>
      </w:r>
      <w:r>
        <w:t>Instalação do Docker</w:t>
      </w:r>
      <w:bookmarkEnd w:id="137"/>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gramStart"/>
      <w:r>
        <w:t>sudo</w:t>
      </w:r>
      <w:proofErr w:type="gramEnd"/>
      <w:r>
        <w:t xml:space="preserve">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proofErr w:type="gramStart"/>
      <w:r w:rsidRPr="006826F3">
        <w:t>brew</w:t>
      </w:r>
      <w:proofErr w:type="gramEnd"/>
      <w:r w:rsidRPr="006826F3">
        <w:t xml:space="preserve"> cask install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3E1D6956" w:rsidR="00DD52E1" w:rsidRPr="00086281" w:rsidRDefault="008B7303" w:rsidP="00BD557B">
      <w:pPr>
        <w:pStyle w:val="Ttulo11"/>
        <w:jc w:val="left"/>
      </w:pPr>
      <w:bookmarkStart w:id="138" w:name="_Toc496802702"/>
      <w:bookmarkStart w:id="139" w:name="_Toc496802931"/>
      <w:bookmarkStart w:id="140" w:name="_Toc497232755"/>
      <w:r>
        <w:lastRenderedPageBreak/>
        <w:t>4.2</w:t>
      </w:r>
      <w:r w:rsidR="008A414F" w:rsidRPr="00086281">
        <w:t xml:space="preserve"> </w:t>
      </w:r>
      <w:r w:rsidR="0033526A">
        <w:t>M</w:t>
      </w:r>
      <w:r w:rsidR="00DD52E1" w:rsidRPr="00086281">
        <w:t>otivos para usar o Docker</w:t>
      </w:r>
      <w:bookmarkEnd w:id="138"/>
      <w:bookmarkEnd w:id="139"/>
      <w:bookmarkEnd w:id="140"/>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78312D0A" w14:textId="2AEF5B80" w:rsidR="007B65C4" w:rsidRDefault="007B65C4" w:rsidP="007B65C4">
      <w:pPr>
        <w:pStyle w:val="Ttulo11"/>
      </w:pPr>
      <w:bookmarkStart w:id="141" w:name="_Toc496802703"/>
      <w:bookmarkStart w:id="142" w:name="_Toc496802932"/>
      <w:bookmarkStart w:id="143" w:name="_Toc496802705"/>
      <w:bookmarkStart w:id="144" w:name="_Toc496802934"/>
      <w:bookmarkStart w:id="145" w:name="_Toc497232756"/>
      <w:r>
        <w:lastRenderedPageBreak/>
        <w:t xml:space="preserve">4.3 Arquivos de </w:t>
      </w:r>
      <w:bookmarkEnd w:id="143"/>
      <w:bookmarkEnd w:id="144"/>
      <w:r>
        <w:t>Configuração</w:t>
      </w:r>
      <w:bookmarkEnd w:id="145"/>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5B0F1305" w:rsidR="007B65C4" w:rsidRDefault="007B65C4" w:rsidP="00C02FD1">
      <w:pPr>
        <w:ind w:firstLine="708"/>
      </w:pPr>
      <w:r>
        <w:t>Esses arquivos são úteis para criar configurações personalizadas e gerenciar a forma que os serviços vão ser executados pelo Deamon do Docker.</w:t>
      </w:r>
      <w:bookmarkStart w:id="146" w:name="_Toc496802706"/>
      <w:bookmarkStart w:id="147"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6B38AF91" w:rsidR="007B65C4" w:rsidRDefault="007B65C4" w:rsidP="007B65C4">
      <w:pPr>
        <w:pStyle w:val="Ttulo21"/>
        <w:jc w:val="left"/>
        <w:rPr>
          <w:lang w:val="pt-BR"/>
        </w:rPr>
      </w:pPr>
      <w:bookmarkStart w:id="148" w:name="_Toc497232757"/>
      <w:r>
        <w:t>4.</w:t>
      </w:r>
      <w:r w:rsidR="008F05E4">
        <w:t>3</w:t>
      </w:r>
      <w:r>
        <w:t>.1 Docker</w:t>
      </w:r>
      <w:r>
        <w:rPr>
          <w:lang w:val="pt-BR"/>
        </w:rPr>
        <w:t>-Compose</w:t>
      </w:r>
      <w:bookmarkEnd w:id="146"/>
      <w:bookmarkEnd w:id="147"/>
      <w:bookmarkEnd w:id="148"/>
    </w:p>
    <w:p w14:paraId="112BCFE4" w14:textId="77777777" w:rsidR="007B65C4" w:rsidRDefault="007B65C4" w:rsidP="007B65C4">
      <w:pPr>
        <w:ind w:firstLine="708"/>
      </w:pPr>
      <w:r>
        <w:t>Existe uma ferramenta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“buildada”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“biuldados”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gramStart"/>
      <w:r w:rsidRPr="002E7762">
        <w:rPr>
          <w:lang w:eastAsia="x-none"/>
        </w:rPr>
        <w:t>re(</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F2ECB24" w:rsidR="007B65C4" w:rsidRDefault="005A4E49" w:rsidP="007B65C4">
      <w:pPr>
        <w:pStyle w:val="Ttulo21"/>
        <w:jc w:val="left"/>
        <w:rPr>
          <w:lang w:val="pt-BR"/>
        </w:rPr>
      </w:pPr>
      <w:bookmarkStart w:id="149" w:name="_Toc496802707"/>
      <w:bookmarkStart w:id="150" w:name="_Toc496802936"/>
      <w:bookmarkStart w:id="151" w:name="_Toc497232758"/>
      <w:r>
        <w:t>4.3</w:t>
      </w:r>
      <w:r w:rsidR="007B65C4">
        <w:t>.2 Docker</w:t>
      </w:r>
      <w:r w:rsidR="007B65C4">
        <w:rPr>
          <w:lang w:val="pt-BR"/>
        </w:rPr>
        <w:t xml:space="preserve"> File</w:t>
      </w:r>
      <w:bookmarkEnd w:id="149"/>
      <w:bookmarkEnd w:id="150"/>
      <w:bookmarkEnd w:id="151"/>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w:t>
      </w:r>
      <w:proofErr w:type="gramStart"/>
      <w:r w:rsidRPr="001D0F94">
        <w:rPr>
          <w:sz w:val="24"/>
          <w:lang w:eastAsia="x-none"/>
        </w:rPr>
        <w:t>No</w:t>
      </w:r>
      <w:proofErr w:type="gramEnd"/>
      <w:r w:rsidRPr="001D0F94">
        <w:rPr>
          <w:sz w:val="24"/>
          <w:lang w:eastAsia="x-none"/>
        </w:rPr>
        <w:t xml:space="preserve"> estudo de caso para a arquitetura ARM eu faço a instalação do RVM, Ruby e bundler das dependências do projeto. Estas serão necessárias a execução.  </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328AA939" w14:textId="77777777" w:rsidR="007B65C4" w:rsidRDefault="007B65C4" w:rsidP="007B65C4">
      <w:pPr>
        <w:pStyle w:val="PargrafodaLista"/>
        <w:suppressAutoHyphens w:val="0"/>
        <w:spacing w:line="240" w:lineRule="auto"/>
        <w:jc w:val="left"/>
        <w:rPr>
          <w:lang w:val="x-none" w:eastAsia="x-none"/>
        </w:rPr>
      </w:pPr>
    </w:p>
    <w:p w14:paraId="466B6D46" w14:textId="079AB09A" w:rsidR="005D55C2" w:rsidRDefault="00533488" w:rsidP="005D55C2">
      <w:pPr>
        <w:pStyle w:val="Ttulo21"/>
        <w:rPr>
          <w:lang w:val="pt-BR"/>
        </w:rPr>
      </w:pPr>
      <w:bookmarkStart w:id="152" w:name="_Toc497232759"/>
      <w:r>
        <w:t>4.3</w:t>
      </w:r>
      <w:r w:rsidR="005D55C2">
        <w:t>.3 Docker Swarm</w:t>
      </w:r>
      <w:bookmarkEnd w:id="152"/>
    </w:p>
    <w:p w14:paraId="3CAFFC36" w14:textId="77777777" w:rsidR="005D55C2" w:rsidRDefault="005D55C2" w:rsidP="007B65C4">
      <w:pPr>
        <w:pStyle w:val="PargrafodaLista"/>
        <w:suppressAutoHyphens w:val="0"/>
        <w:spacing w:line="240" w:lineRule="auto"/>
        <w:jc w:val="left"/>
        <w:rPr>
          <w:lang w:val="x-none" w:eastAsia="x-none"/>
        </w:rPr>
      </w:pPr>
    </w:p>
    <w:p w14:paraId="224CDCD8" w14:textId="732379FE" w:rsidR="003B79D6" w:rsidRDefault="00280D6F" w:rsidP="00944EC6">
      <w:pPr>
        <w:pStyle w:val="Ttulo11"/>
      </w:pPr>
      <w:bookmarkStart w:id="153" w:name="_Toc497232760"/>
      <w:r>
        <w:lastRenderedPageBreak/>
        <w:t>4.4</w:t>
      </w:r>
      <w:r w:rsidR="00944EC6" w:rsidRPr="00086281">
        <w:t xml:space="preserve"> Docker</w:t>
      </w:r>
      <w:r w:rsidR="00944EC6">
        <w:t xml:space="preserve"> </w:t>
      </w:r>
      <w:bookmarkEnd w:id="141"/>
      <w:bookmarkEnd w:id="142"/>
      <w:r w:rsidR="001E65B3">
        <w:t>Imagem</w:t>
      </w:r>
      <w:bookmarkEnd w:id="153"/>
    </w:p>
    <w:p w14:paraId="5A8823AA" w14:textId="277E37B5"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82056CE" w14:textId="375F712E" w:rsidR="00077DE7" w:rsidDel="007B6C44" w:rsidRDefault="00077DE7" w:rsidP="00B80512">
      <w:pPr>
        <w:rPr>
          <w:del w:id="154" w:author="Thiago Cruz" w:date="2017-10-31T17:38:00Z"/>
          <w:lang w:eastAsia="x-none"/>
        </w:rPr>
      </w:pPr>
      <w:del w:id="155" w:author="Thiago Cruz" w:date="2017-10-31T17:38:00Z">
        <w:r w:rsidDel="007B6C44">
          <w:rPr>
            <w:lang w:eastAsia="x-none"/>
          </w:rPr>
          <w:delText>&lt;imagem de imagem do docker &gt;</w:delText>
        </w:r>
      </w:del>
    </w:p>
    <w:p w14:paraId="4506A6E3" w14:textId="77777777" w:rsidR="00685706" w:rsidRDefault="00685706" w:rsidP="00B80512">
      <w:pPr>
        <w:rPr>
          <w:ins w:id="156" w:author="Thiago Cruz" w:date="2017-10-31T17:32:00Z"/>
          <w:lang w:eastAsia="x-none"/>
        </w:rPr>
      </w:pPr>
    </w:p>
    <w:tbl>
      <w:tblPr>
        <w:tblStyle w:val="Tabelacomgrade"/>
        <w:tblW w:w="0" w:type="auto"/>
        <w:tblLook w:val="04A0" w:firstRow="1" w:lastRow="0" w:firstColumn="1" w:lastColumn="0" w:noHBand="0" w:noVBand="1"/>
        <w:tblPrChange w:id="157" w:author="Thiago Cruz" w:date="2017-10-31T17:37:00Z">
          <w:tblPr>
            <w:tblStyle w:val="Tabelacomgrade"/>
            <w:tblW w:w="0" w:type="auto"/>
            <w:tblLook w:val="04A0" w:firstRow="1" w:lastRow="0" w:firstColumn="1" w:lastColumn="0" w:noHBand="0" w:noVBand="1"/>
          </w:tblPr>
        </w:tblPrChange>
      </w:tblPr>
      <w:tblGrid>
        <w:gridCol w:w="2016"/>
        <w:gridCol w:w="1728"/>
        <w:gridCol w:w="1798"/>
        <w:gridCol w:w="1772"/>
        <w:gridCol w:w="1747"/>
        <w:tblGridChange w:id="158">
          <w:tblGrid>
            <w:gridCol w:w="2016"/>
            <w:gridCol w:w="1728"/>
            <w:gridCol w:w="1798"/>
            <w:gridCol w:w="1772"/>
            <w:gridCol w:w="1747"/>
          </w:tblGrid>
        </w:tblGridChange>
      </w:tblGrid>
      <w:tr w:rsidR="00C812FE" w14:paraId="0B8F3115" w14:textId="77777777" w:rsidTr="003E23C5">
        <w:trPr>
          <w:ins w:id="159" w:author="Thiago Cruz" w:date="2017-10-31T17:32:00Z"/>
        </w:trPr>
        <w:tc>
          <w:tcPr>
            <w:tcW w:w="2016" w:type="dxa"/>
            <w:tcPrChange w:id="160" w:author="Thiago Cruz" w:date="2017-10-31T17:37:00Z">
              <w:tcPr>
                <w:tcW w:w="1812" w:type="dxa"/>
              </w:tcPr>
            </w:tcPrChange>
          </w:tcPr>
          <w:p w14:paraId="67AFC3F8" w14:textId="49EDEF0A" w:rsidR="00C812FE" w:rsidRDefault="00A314B6" w:rsidP="00B80512">
            <w:pPr>
              <w:rPr>
                <w:ins w:id="161" w:author="Thiago Cruz" w:date="2017-10-31T17:32:00Z"/>
                <w:lang w:eastAsia="x-none"/>
              </w:rPr>
            </w:pPr>
            <w:ins w:id="162" w:author="Thiago Cruz" w:date="2017-10-31T17:33:00Z">
              <w:r w:rsidRPr="00A314B6">
                <w:rPr>
                  <w:lang w:eastAsia="x-none"/>
                </w:rPr>
                <w:t>REPOSITORY</w:t>
              </w:r>
            </w:ins>
          </w:p>
        </w:tc>
        <w:tc>
          <w:tcPr>
            <w:tcW w:w="1728" w:type="dxa"/>
            <w:tcPrChange w:id="163" w:author="Thiago Cruz" w:date="2017-10-31T17:37:00Z">
              <w:tcPr>
                <w:tcW w:w="1812" w:type="dxa"/>
              </w:tcPr>
            </w:tcPrChange>
          </w:tcPr>
          <w:p w14:paraId="5CFDE113" w14:textId="68E345EF" w:rsidR="00C812FE" w:rsidRDefault="00A314B6" w:rsidP="00B80512">
            <w:pPr>
              <w:rPr>
                <w:ins w:id="164" w:author="Thiago Cruz" w:date="2017-10-31T17:32:00Z"/>
                <w:lang w:eastAsia="x-none"/>
              </w:rPr>
            </w:pPr>
            <w:ins w:id="165" w:author="Thiago Cruz" w:date="2017-10-31T17:33:00Z">
              <w:r w:rsidRPr="00A314B6">
                <w:rPr>
                  <w:lang w:eastAsia="x-none"/>
                </w:rPr>
                <w:t>TAG</w:t>
              </w:r>
            </w:ins>
          </w:p>
        </w:tc>
        <w:tc>
          <w:tcPr>
            <w:tcW w:w="1798" w:type="dxa"/>
            <w:tcPrChange w:id="166" w:author="Thiago Cruz" w:date="2017-10-31T17:37:00Z">
              <w:tcPr>
                <w:tcW w:w="1812" w:type="dxa"/>
              </w:tcPr>
            </w:tcPrChange>
          </w:tcPr>
          <w:p w14:paraId="12B089E5" w14:textId="13B337B3" w:rsidR="00C812FE" w:rsidRDefault="00A314B6" w:rsidP="00B80512">
            <w:pPr>
              <w:rPr>
                <w:ins w:id="167" w:author="Thiago Cruz" w:date="2017-10-31T17:32:00Z"/>
                <w:lang w:eastAsia="x-none"/>
              </w:rPr>
            </w:pPr>
            <w:ins w:id="168" w:author="Thiago Cruz" w:date="2017-10-31T17:33:00Z">
              <w:r w:rsidRPr="00A314B6">
                <w:rPr>
                  <w:lang w:eastAsia="x-none"/>
                </w:rPr>
                <w:t>IMAGE ID</w:t>
              </w:r>
            </w:ins>
          </w:p>
        </w:tc>
        <w:tc>
          <w:tcPr>
            <w:tcW w:w="1772" w:type="dxa"/>
            <w:tcPrChange w:id="169" w:author="Thiago Cruz" w:date="2017-10-31T17:37:00Z">
              <w:tcPr>
                <w:tcW w:w="1812" w:type="dxa"/>
              </w:tcPr>
            </w:tcPrChange>
          </w:tcPr>
          <w:p w14:paraId="19A6D090" w14:textId="5E661C43" w:rsidR="00C812FE" w:rsidRDefault="00A314B6" w:rsidP="00B80512">
            <w:pPr>
              <w:rPr>
                <w:ins w:id="170" w:author="Thiago Cruz" w:date="2017-10-31T17:32:00Z"/>
                <w:lang w:eastAsia="x-none"/>
              </w:rPr>
            </w:pPr>
            <w:ins w:id="171" w:author="Thiago Cruz" w:date="2017-10-31T17:33:00Z">
              <w:r w:rsidRPr="00A314B6">
                <w:rPr>
                  <w:lang w:eastAsia="x-none"/>
                </w:rPr>
                <w:t>CREATED</w:t>
              </w:r>
            </w:ins>
          </w:p>
        </w:tc>
        <w:tc>
          <w:tcPr>
            <w:tcW w:w="1747" w:type="dxa"/>
            <w:tcPrChange w:id="172" w:author="Thiago Cruz" w:date="2017-10-31T17:37:00Z">
              <w:tcPr>
                <w:tcW w:w="1813" w:type="dxa"/>
              </w:tcPr>
            </w:tcPrChange>
          </w:tcPr>
          <w:p w14:paraId="2F9BEAE5" w14:textId="5510DE80" w:rsidR="00C812FE" w:rsidRDefault="00A314B6" w:rsidP="00B80512">
            <w:pPr>
              <w:rPr>
                <w:ins w:id="173" w:author="Thiago Cruz" w:date="2017-10-31T17:32:00Z"/>
                <w:lang w:eastAsia="x-none"/>
              </w:rPr>
            </w:pPr>
            <w:ins w:id="174" w:author="Thiago Cruz" w:date="2017-10-31T17:33:00Z">
              <w:r w:rsidRPr="00A314B6">
                <w:rPr>
                  <w:lang w:eastAsia="x-none"/>
                </w:rPr>
                <w:t>SIZE</w:t>
              </w:r>
            </w:ins>
          </w:p>
        </w:tc>
      </w:tr>
      <w:tr w:rsidR="00C812FE" w14:paraId="5CED765E" w14:textId="77777777" w:rsidTr="003E23C5">
        <w:trPr>
          <w:ins w:id="175" w:author="Thiago Cruz" w:date="2017-10-31T17:32:00Z"/>
        </w:trPr>
        <w:tc>
          <w:tcPr>
            <w:tcW w:w="2016" w:type="dxa"/>
            <w:tcPrChange w:id="176" w:author="Thiago Cruz" w:date="2017-10-31T17:37:00Z">
              <w:tcPr>
                <w:tcW w:w="1812" w:type="dxa"/>
              </w:tcPr>
            </w:tcPrChange>
          </w:tcPr>
          <w:p w14:paraId="0F5A9699" w14:textId="00C6D62B" w:rsidR="00C812FE" w:rsidRDefault="00426E96" w:rsidP="00B80512">
            <w:pPr>
              <w:rPr>
                <w:ins w:id="177" w:author="Thiago Cruz" w:date="2017-10-31T17:32:00Z"/>
                <w:lang w:eastAsia="x-none"/>
              </w:rPr>
            </w:pPr>
            <w:proofErr w:type="gramStart"/>
            <w:ins w:id="178" w:author="Thiago Cruz" w:date="2017-10-31T17:33:00Z">
              <w:r w:rsidRPr="00426E96">
                <w:rPr>
                  <w:lang w:eastAsia="x-none"/>
                </w:rPr>
                <w:t>phalanx</w:t>
              </w:r>
              <w:proofErr w:type="gramEnd"/>
              <w:r w:rsidRPr="00426E96">
                <w:rPr>
                  <w:lang w:eastAsia="x-none"/>
                </w:rPr>
                <w:t>_app</w:t>
              </w:r>
            </w:ins>
          </w:p>
        </w:tc>
        <w:tc>
          <w:tcPr>
            <w:tcW w:w="1728" w:type="dxa"/>
            <w:tcPrChange w:id="179" w:author="Thiago Cruz" w:date="2017-10-31T17:37:00Z">
              <w:tcPr>
                <w:tcW w:w="1812" w:type="dxa"/>
              </w:tcPr>
            </w:tcPrChange>
          </w:tcPr>
          <w:p w14:paraId="21502641" w14:textId="02925FA5" w:rsidR="00C812FE" w:rsidRDefault="00426E96" w:rsidP="00B80512">
            <w:pPr>
              <w:rPr>
                <w:ins w:id="180" w:author="Thiago Cruz" w:date="2017-10-31T17:32:00Z"/>
                <w:lang w:eastAsia="x-none"/>
              </w:rPr>
            </w:pPr>
            <w:ins w:id="181" w:author="Thiago Cruz" w:date="2017-10-31T17:33:00Z">
              <w:r w:rsidRPr="00426E96">
                <w:rPr>
                  <w:lang w:eastAsia="x-none"/>
                </w:rPr>
                <w:t>Latest</w:t>
              </w:r>
            </w:ins>
          </w:p>
        </w:tc>
        <w:tc>
          <w:tcPr>
            <w:tcW w:w="1798" w:type="dxa"/>
            <w:tcPrChange w:id="182" w:author="Thiago Cruz" w:date="2017-10-31T17:37:00Z">
              <w:tcPr>
                <w:tcW w:w="1812" w:type="dxa"/>
              </w:tcPr>
            </w:tcPrChange>
          </w:tcPr>
          <w:p w14:paraId="1AD847B5" w14:textId="3B9D1315" w:rsidR="00C812FE" w:rsidRDefault="00426E96" w:rsidP="00B80512">
            <w:pPr>
              <w:rPr>
                <w:ins w:id="183" w:author="Thiago Cruz" w:date="2017-10-31T17:32:00Z"/>
                <w:lang w:eastAsia="x-none"/>
              </w:rPr>
            </w:pPr>
            <w:ins w:id="184" w:author="Thiago Cruz" w:date="2017-10-31T17:33:00Z">
              <w:r w:rsidRPr="00426E96">
                <w:rPr>
                  <w:lang w:eastAsia="x-none"/>
                </w:rPr>
                <w:t>68587ee939ad</w:t>
              </w:r>
            </w:ins>
          </w:p>
        </w:tc>
        <w:tc>
          <w:tcPr>
            <w:tcW w:w="1772" w:type="dxa"/>
            <w:tcPrChange w:id="185" w:author="Thiago Cruz" w:date="2017-10-31T17:37:00Z">
              <w:tcPr>
                <w:tcW w:w="1812" w:type="dxa"/>
              </w:tcPr>
            </w:tcPrChange>
          </w:tcPr>
          <w:p w14:paraId="7643B827" w14:textId="0D3A8436" w:rsidR="00C812FE" w:rsidRDefault="00426E96" w:rsidP="00B80512">
            <w:pPr>
              <w:rPr>
                <w:ins w:id="186" w:author="Thiago Cruz" w:date="2017-10-31T17:32:00Z"/>
                <w:lang w:eastAsia="x-none"/>
              </w:rPr>
            </w:pPr>
            <w:ins w:id="187" w:author="Thiago Cruz" w:date="2017-10-31T17:34:00Z">
              <w:r w:rsidRPr="00426E96">
                <w:rPr>
                  <w:lang w:eastAsia="x-none"/>
                </w:rPr>
                <w:t>4 days ago</w:t>
              </w:r>
            </w:ins>
          </w:p>
        </w:tc>
        <w:tc>
          <w:tcPr>
            <w:tcW w:w="1747" w:type="dxa"/>
            <w:tcPrChange w:id="188" w:author="Thiago Cruz" w:date="2017-10-31T17:37:00Z">
              <w:tcPr>
                <w:tcW w:w="1813" w:type="dxa"/>
              </w:tcPr>
            </w:tcPrChange>
          </w:tcPr>
          <w:p w14:paraId="1EFCA25C" w14:textId="740DA14C" w:rsidR="00C812FE" w:rsidRDefault="00426E96" w:rsidP="00B80512">
            <w:pPr>
              <w:rPr>
                <w:ins w:id="189" w:author="Thiago Cruz" w:date="2017-10-31T17:32:00Z"/>
                <w:lang w:eastAsia="x-none"/>
              </w:rPr>
            </w:pPr>
            <w:ins w:id="190" w:author="Thiago Cruz" w:date="2017-10-31T17:34:00Z">
              <w:r w:rsidRPr="00426E96">
                <w:rPr>
                  <w:lang w:eastAsia="x-none"/>
                </w:rPr>
                <w:t>2.12GB</w:t>
              </w:r>
            </w:ins>
          </w:p>
        </w:tc>
      </w:tr>
      <w:tr w:rsidR="00C812FE" w14:paraId="7124A593" w14:textId="77777777" w:rsidTr="003E23C5">
        <w:trPr>
          <w:ins w:id="191" w:author="Thiago Cruz" w:date="2017-10-31T17:32:00Z"/>
        </w:trPr>
        <w:tc>
          <w:tcPr>
            <w:tcW w:w="2016" w:type="dxa"/>
            <w:tcPrChange w:id="192" w:author="Thiago Cruz" w:date="2017-10-31T17:37:00Z">
              <w:tcPr>
                <w:tcW w:w="1812" w:type="dxa"/>
              </w:tcPr>
            </w:tcPrChange>
          </w:tcPr>
          <w:p w14:paraId="1CE2D0EA" w14:textId="215E37E8" w:rsidR="00C812FE" w:rsidRDefault="00426E96" w:rsidP="00B80512">
            <w:pPr>
              <w:rPr>
                <w:ins w:id="193" w:author="Thiago Cruz" w:date="2017-10-31T17:32:00Z"/>
                <w:lang w:eastAsia="x-none"/>
              </w:rPr>
            </w:pPr>
            <w:proofErr w:type="gramStart"/>
            <w:ins w:id="194" w:author="Thiago Cruz" w:date="2017-10-31T17:34:00Z">
              <w:r w:rsidRPr="00426E96">
                <w:rPr>
                  <w:lang w:eastAsia="x-none"/>
                </w:rPr>
                <w:t>phalanx</w:t>
              </w:r>
              <w:proofErr w:type="gramEnd"/>
              <w:r w:rsidRPr="00426E96">
                <w:rPr>
                  <w:lang w:eastAsia="x-none"/>
                </w:rPr>
                <w:t>_worker</w:t>
              </w:r>
            </w:ins>
          </w:p>
        </w:tc>
        <w:tc>
          <w:tcPr>
            <w:tcW w:w="1728" w:type="dxa"/>
            <w:tcPrChange w:id="195" w:author="Thiago Cruz" w:date="2017-10-31T17:37:00Z">
              <w:tcPr>
                <w:tcW w:w="1812" w:type="dxa"/>
              </w:tcPr>
            </w:tcPrChange>
          </w:tcPr>
          <w:p w14:paraId="44754F8A" w14:textId="25C9AC7A" w:rsidR="00C812FE" w:rsidRDefault="00426E96" w:rsidP="00B80512">
            <w:pPr>
              <w:rPr>
                <w:ins w:id="196" w:author="Thiago Cruz" w:date="2017-10-31T17:32:00Z"/>
                <w:lang w:eastAsia="x-none"/>
              </w:rPr>
            </w:pPr>
            <w:ins w:id="197" w:author="Thiago Cruz" w:date="2017-10-31T17:34:00Z">
              <w:r w:rsidRPr="00426E96">
                <w:rPr>
                  <w:lang w:eastAsia="x-none"/>
                </w:rPr>
                <w:t>Latest</w:t>
              </w:r>
            </w:ins>
          </w:p>
        </w:tc>
        <w:tc>
          <w:tcPr>
            <w:tcW w:w="1798" w:type="dxa"/>
            <w:tcPrChange w:id="198" w:author="Thiago Cruz" w:date="2017-10-31T17:37:00Z">
              <w:tcPr>
                <w:tcW w:w="1812" w:type="dxa"/>
              </w:tcPr>
            </w:tcPrChange>
          </w:tcPr>
          <w:p w14:paraId="63793341" w14:textId="72B7550B" w:rsidR="00C812FE" w:rsidRDefault="00426E96" w:rsidP="00B80512">
            <w:pPr>
              <w:rPr>
                <w:ins w:id="199" w:author="Thiago Cruz" w:date="2017-10-31T17:32:00Z"/>
                <w:lang w:eastAsia="x-none"/>
              </w:rPr>
            </w:pPr>
            <w:ins w:id="200" w:author="Thiago Cruz" w:date="2017-10-31T17:34:00Z">
              <w:r w:rsidRPr="00426E96">
                <w:rPr>
                  <w:lang w:eastAsia="x-none"/>
                </w:rPr>
                <w:t>68587ee939ad</w:t>
              </w:r>
            </w:ins>
          </w:p>
        </w:tc>
        <w:tc>
          <w:tcPr>
            <w:tcW w:w="1772" w:type="dxa"/>
            <w:tcPrChange w:id="201" w:author="Thiago Cruz" w:date="2017-10-31T17:37:00Z">
              <w:tcPr>
                <w:tcW w:w="1812" w:type="dxa"/>
              </w:tcPr>
            </w:tcPrChange>
          </w:tcPr>
          <w:p w14:paraId="3BB02173" w14:textId="20DD8EBA" w:rsidR="00C812FE" w:rsidRDefault="00426E96" w:rsidP="00B80512">
            <w:pPr>
              <w:rPr>
                <w:ins w:id="202" w:author="Thiago Cruz" w:date="2017-10-31T17:32:00Z"/>
                <w:lang w:eastAsia="x-none"/>
              </w:rPr>
            </w:pPr>
            <w:ins w:id="203" w:author="Thiago Cruz" w:date="2017-10-31T17:34:00Z">
              <w:r w:rsidRPr="00426E96">
                <w:rPr>
                  <w:lang w:eastAsia="x-none"/>
                </w:rPr>
                <w:t>4 days ago</w:t>
              </w:r>
            </w:ins>
          </w:p>
        </w:tc>
        <w:tc>
          <w:tcPr>
            <w:tcW w:w="1747" w:type="dxa"/>
            <w:tcPrChange w:id="204" w:author="Thiago Cruz" w:date="2017-10-31T17:37:00Z">
              <w:tcPr>
                <w:tcW w:w="1813" w:type="dxa"/>
              </w:tcPr>
            </w:tcPrChange>
          </w:tcPr>
          <w:p w14:paraId="6F0014A3" w14:textId="55E3ED54" w:rsidR="00C812FE" w:rsidRDefault="00426E96" w:rsidP="00B80512">
            <w:pPr>
              <w:rPr>
                <w:ins w:id="205" w:author="Thiago Cruz" w:date="2017-10-31T17:32:00Z"/>
                <w:lang w:eastAsia="x-none"/>
              </w:rPr>
            </w:pPr>
            <w:ins w:id="206" w:author="Thiago Cruz" w:date="2017-10-31T17:34:00Z">
              <w:r w:rsidRPr="00426E96">
                <w:rPr>
                  <w:lang w:eastAsia="x-none"/>
                </w:rPr>
                <w:t>2.12GB</w:t>
              </w:r>
            </w:ins>
          </w:p>
        </w:tc>
      </w:tr>
      <w:tr w:rsidR="00C812FE" w14:paraId="515ECD91" w14:textId="77777777" w:rsidTr="003E23C5">
        <w:trPr>
          <w:ins w:id="207" w:author="Thiago Cruz" w:date="2017-10-31T17:32:00Z"/>
        </w:trPr>
        <w:tc>
          <w:tcPr>
            <w:tcW w:w="2016" w:type="dxa"/>
            <w:tcPrChange w:id="208" w:author="Thiago Cruz" w:date="2017-10-31T17:37:00Z">
              <w:tcPr>
                <w:tcW w:w="1812" w:type="dxa"/>
              </w:tcPr>
            </w:tcPrChange>
          </w:tcPr>
          <w:p w14:paraId="25F0FC0E" w14:textId="14A10363" w:rsidR="00C812FE" w:rsidRDefault="00F94544" w:rsidP="00B80512">
            <w:pPr>
              <w:rPr>
                <w:ins w:id="209" w:author="Thiago Cruz" w:date="2017-10-31T17:32:00Z"/>
                <w:lang w:eastAsia="x-none"/>
              </w:rPr>
            </w:pPr>
            <w:ins w:id="210" w:author="Thiago Cruz" w:date="2017-10-31T17:34:00Z">
              <w:r w:rsidRPr="00F94544">
                <w:rPr>
                  <w:lang w:eastAsia="x-none"/>
                </w:rPr>
                <w:t>Redis</w:t>
              </w:r>
            </w:ins>
          </w:p>
        </w:tc>
        <w:tc>
          <w:tcPr>
            <w:tcW w:w="1728" w:type="dxa"/>
            <w:tcPrChange w:id="211" w:author="Thiago Cruz" w:date="2017-10-31T17:37:00Z">
              <w:tcPr>
                <w:tcW w:w="1812" w:type="dxa"/>
              </w:tcPr>
            </w:tcPrChange>
          </w:tcPr>
          <w:p w14:paraId="29025E1C" w14:textId="08C6AF13" w:rsidR="00C812FE" w:rsidRDefault="00F94544" w:rsidP="00B80512">
            <w:pPr>
              <w:rPr>
                <w:ins w:id="212" w:author="Thiago Cruz" w:date="2017-10-31T17:32:00Z"/>
                <w:lang w:eastAsia="x-none"/>
              </w:rPr>
            </w:pPr>
            <w:ins w:id="213" w:author="Thiago Cruz" w:date="2017-10-31T17:34:00Z">
              <w:r w:rsidRPr="00F94544">
                <w:rPr>
                  <w:lang w:eastAsia="x-none"/>
                </w:rPr>
                <w:t>3.2-</w:t>
              </w:r>
              <w:proofErr w:type="gramStart"/>
              <w:r w:rsidRPr="00F94544">
                <w:rPr>
                  <w:lang w:eastAsia="x-none"/>
                </w:rPr>
                <w:t>alpine</w:t>
              </w:r>
            </w:ins>
            <w:proofErr w:type="gramEnd"/>
          </w:p>
        </w:tc>
        <w:tc>
          <w:tcPr>
            <w:tcW w:w="1798" w:type="dxa"/>
            <w:tcPrChange w:id="214" w:author="Thiago Cruz" w:date="2017-10-31T17:37:00Z">
              <w:tcPr>
                <w:tcW w:w="1812" w:type="dxa"/>
              </w:tcPr>
            </w:tcPrChange>
          </w:tcPr>
          <w:p w14:paraId="5AE1146A" w14:textId="3E88DE6F" w:rsidR="00C812FE" w:rsidRDefault="00F94544" w:rsidP="00B80512">
            <w:pPr>
              <w:rPr>
                <w:ins w:id="215" w:author="Thiago Cruz" w:date="2017-10-31T17:32:00Z"/>
                <w:lang w:eastAsia="x-none"/>
              </w:rPr>
            </w:pPr>
            <w:ins w:id="216" w:author="Thiago Cruz" w:date="2017-10-31T17:35:00Z">
              <w:r w:rsidRPr="00F94544">
                <w:rPr>
                  <w:lang w:eastAsia="x-none"/>
                </w:rPr>
                <w:t>0a216c0d97d9</w:t>
              </w:r>
            </w:ins>
          </w:p>
        </w:tc>
        <w:tc>
          <w:tcPr>
            <w:tcW w:w="1772" w:type="dxa"/>
            <w:tcPrChange w:id="217" w:author="Thiago Cruz" w:date="2017-10-31T17:37:00Z">
              <w:tcPr>
                <w:tcW w:w="1812" w:type="dxa"/>
              </w:tcPr>
            </w:tcPrChange>
          </w:tcPr>
          <w:p w14:paraId="07D901D9" w14:textId="373E0BC1" w:rsidR="00C812FE" w:rsidRDefault="00F94544" w:rsidP="00B80512">
            <w:pPr>
              <w:rPr>
                <w:ins w:id="218" w:author="Thiago Cruz" w:date="2017-10-31T17:32:00Z"/>
                <w:lang w:eastAsia="x-none"/>
              </w:rPr>
            </w:pPr>
            <w:ins w:id="219" w:author="Thiago Cruz" w:date="2017-10-31T17:35:00Z">
              <w:r w:rsidRPr="00F94544">
                <w:rPr>
                  <w:lang w:eastAsia="x-none"/>
                </w:rPr>
                <w:t>5 days ago</w:t>
              </w:r>
            </w:ins>
          </w:p>
        </w:tc>
        <w:tc>
          <w:tcPr>
            <w:tcW w:w="1747" w:type="dxa"/>
            <w:tcPrChange w:id="220" w:author="Thiago Cruz" w:date="2017-10-31T17:37:00Z">
              <w:tcPr>
                <w:tcW w:w="1813" w:type="dxa"/>
              </w:tcPr>
            </w:tcPrChange>
          </w:tcPr>
          <w:p w14:paraId="2B28A56B" w14:textId="0D8E50F1" w:rsidR="00C812FE" w:rsidRDefault="00F94544" w:rsidP="00B80512">
            <w:pPr>
              <w:rPr>
                <w:ins w:id="221" w:author="Thiago Cruz" w:date="2017-10-31T17:32:00Z"/>
                <w:lang w:eastAsia="x-none"/>
              </w:rPr>
            </w:pPr>
            <w:ins w:id="222" w:author="Thiago Cruz" w:date="2017-10-31T17:35:00Z">
              <w:r w:rsidRPr="00F94544">
                <w:rPr>
                  <w:lang w:eastAsia="x-none"/>
                </w:rPr>
                <w:t>19.8MB</w:t>
              </w:r>
            </w:ins>
          </w:p>
        </w:tc>
      </w:tr>
      <w:tr w:rsidR="00C812FE" w14:paraId="1F91BC15" w14:textId="77777777" w:rsidTr="003E23C5">
        <w:trPr>
          <w:ins w:id="223" w:author="Thiago Cruz" w:date="2017-10-31T17:32:00Z"/>
        </w:trPr>
        <w:tc>
          <w:tcPr>
            <w:tcW w:w="2016" w:type="dxa"/>
            <w:tcPrChange w:id="224" w:author="Thiago Cruz" w:date="2017-10-31T17:37:00Z">
              <w:tcPr>
                <w:tcW w:w="1812" w:type="dxa"/>
              </w:tcPr>
            </w:tcPrChange>
          </w:tcPr>
          <w:p w14:paraId="3D010965" w14:textId="731465BB" w:rsidR="00C812FE" w:rsidRDefault="00F94544" w:rsidP="00B80512">
            <w:pPr>
              <w:rPr>
                <w:ins w:id="225" w:author="Thiago Cruz" w:date="2017-10-31T17:32:00Z"/>
                <w:lang w:eastAsia="x-none"/>
              </w:rPr>
            </w:pPr>
            <w:ins w:id="226" w:author="Thiago Cruz" w:date="2017-10-31T17:35:00Z">
              <w:r w:rsidRPr="00F94544">
                <w:rPr>
                  <w:lang w:eastAsia="x-none"/>
                </w:rPr>
                <w:t>Mysql</w:t>
              </w:r>
            </w:ins>
          </w:p>
        </w:tc>
        <w:tc>
          <w:tcPr>
            <w:tcW w:w="1728" w:type="dxa"/>
            <w:tcPrChange w:id="227" w:author="Thiago Cruz" w:date="2017-10-31T17:37:00Z">
              <w:tcPr>
                <w:tcW w:w="1812" w:type="dxa"/>
              </w:tcPr>
            </w:tcPrChange>
          </w:tcPr>
          <w:p w14:paraId="6BD239BC" w14:textId="4B1DAE44" w:rsidR="00C812FE" w:rsidRDefault="00F94544" w:rsidP="00B80512">
            <w:pPr>
              <w:rPr>
                <w:ins w:id="228" w:author="Thiago Cruz" w:date="2017-10-31T17:32:00Z"/>
                <w:lang w:eastAsia="x-none"/>
              </w:rPr>
            </w:pPr>
            <w:ins w:id="229" w:author="Thiago Cruz" w:date="2017-10-31T17:35:00Z">
              <w:r w:rsidRPr="00F94544">
                <w:rPr>
                  <w:lang w:eastAsia="x-none"/>
                </w:rPr>
                <w:t>5.7</w:t>
              </w:r>
            </w:ins>
          </w:p>
        </w:tc>
        <w:tc>
          <w:tcPr>
            <w:tcW w:w="1798" w:type="dxa"/>
            <w:tcPrChange w:id="230" w:author="Thiago Cruz" w:date="2017-10-31T17:37:00Z">
              <w:tcPr>
                <w:tcW w:w="1812" w:type="dxa"/>
              </w:tcPr>
            </w:tcPrChange>
          </w:tcPr>
          <w:p w14:paraId="7AFDDD86" w14:textId="2873945F" w:rsidR="00C812FE" w:rsidRDefault="00F94544" w:rsidP="00B80512">
            <w:pPr>
              <w:rPr>
                <w:ins w:id="231" w:author="Thiago Cruz" w:date="2017-10-31T17:32:00Z"/>
                <w:lang w:eastAsia="x-none"/>
              </w:rPr>
            </w:pPr>
            <w:ins w:id="232" w:author="Thiago Cruz" w:date="2017-10-31T17:35:00Z">
              <w:r w:rsidRPr="00F94544">
                <w:rPr>
                  <w:lang w:eastAsia="x-none"/>
                </w:rPr>
                <w:t>11615e225c92</w:t>
              </w:r>
            </w:ins>
          </w:p>
        </w:tc>
        <w:tc>
          <w:tcPr>
            <w:tcW w:w="1772" w:type="dxa"/>
            <w:tcPrChange w:id="233" w:author="Thiago Cruz" w:date="2017-10-31T17:37:00Z">
              <w:tcPr>
                <w:tcW w:w="1812" w:type="dxa"/>
              </w:tcPr>
            </w:tcPrChange>
          </w:tcPr>
          <w:p w14:paraId="7828642C" w14:textId="509BFB6C" w:rsidR="00C812FE" w:rsidRDefault="00F94544" w:rsidP="00B80512">
            <w:pPr>
              <w:rPr>
                <w:ins w:id="234" w:author="Thiago Cruz" w:date="2017-10-31T17:32:00Z"/>
                <w:lang w:eastAsia="x-none"/>
              </w:rPr>
            </w:pPr>
            <w:ins w:id="235" w:author="Thiago Cruz" w:date="2017-10-31T17:35:00Z">
              <w:r w:rsidRPr="00F94544">
                <w:rPr>
                  <w:lang w:eastAsia="x-none"/>
                </w:rPr>
                <w:t>6 days ago</w:t>
              </w:r>
            </w:ins>
          </w:p>
        </w:tc>
        <w:tc>
          <w:tcPr>
            <w:tcW w:w="1747" w:type="dxa"/>
            <w:tcPrChange w:id="236" w:author="Thiago Cruz" w:date="2017-10-31T17:37:00Z">
              <w:tcPr>
                <w:tcW w:w="1813" w:type="dxa"/>
              </w:tcPr>
            </w:tcPrChange>
          </w:tcPr>
          <w:p w14:paraId="4097EDFC" w14:textId="79A5B20B" w:rsidR="00C812FE" w:rsidRDefault="00F94544" w:rsidP="00B80512">
            <w:pPr>
              <w:rPr>
                <w:ins w:id="237" w:author="Thiago Cruz" w:date="2017-10-31T17:32:00Z"/>
                <w:lang w:eastAsia="x-none"/>
              </w:rPr>
            </w:pPr>
            <w:ins w:id="238" w:author="Thiago Cruz" w:date="2017-10-31T17:35:00Z">
              <w:r w:rsidRPr="00F94544">
                <w:rPr>
                  <w:lang w:eastAsia="x-none"/>
                </w:rPr>
                <w:t>408MB</w:t>
              </w:r>
            </w:ins>
          </w:p>
        </w:tc>
      </w:tr>
      <w:tr w:rsidR="00C812FE" w14:paraId="54D653A7" w14:textId="77777777" w:rsidTr="003E23C5">
        <w:trPr>
          <w:ins w:id="239" w:author="Thiago Cruz" w:date="2017-10-31T17:32:00Z"/>
        </w:trPr>
        <w:tc>
          <w:tcPr>
            <w:tcW w:w="2016" w:type="dxa"/>
            <w:tcPrChange w:id="240" w:author="Thiago Cruz" w:date="2017-10-31T17:37:00Z">
              <w:tcPr>
                <w:tcW w:w="1812" w:type="dxa"/>
              </w:tcPr>
            </w:tcPrChange>
          </w:tcPr>
          <w:p w14:paraId="34E93BCF" w14:textId="583B04DF" w:rsidR="00C812FE" w:rsidRDefault="00F94544" w:rsidP="00B80512">
            <w:pPr>
              <w:rPr>
                <w:ins w:id="241" w:author="Thiago Cruz" w:date="2017-10-31T17:32:00Z"/>
                <w:lang w:eastAsia="x-none"/>
              </w:rPr>
            </w:pPr>
            <w:proofErr w:type="gramStart"/>
            <w:ins w:id="242" w:author="Thiago Cruz" w:date="2017-10-31T17:35:00Z">
              <w:r w:rsidRPr="00F94544">
                <w:rPr>
                  <w:lang w:eastAsia="x-none"/>
                </w:rPr>
                <w:t>portainer</w:t>
              </w:r>
              <w:proofErr w:type="gramEnd"/>
              <w:r w:rsidRPr="00F94544">
                <w:rPr>
                  <w:lang w:eastAsia="x-none"/>
                </w:rPr>
                <w:t>/portainer</w:t>
              </w:r>
            </w:ins>
          </w:p>
        </w:tc>
        <w:tc>
          <w:tcPr>
            <w:tcW w:w="1728" w:type="dxa"/>
            <w:tcPrChange w:id="243" w:author="Thiago Cruz" w:date="2017-10-31T17:37:00Z">
              <w:tcPr>
                <w:tcW w:w="1812" w:type="dxa"/>
              </w:tcPr>
            </w:tcPrChange>
          </w:tcPr>
          <w:p w14:paraId="72A8474B" w14:textId="66AA64FA" w:rsidR="00C812FE" w:rsidRDefault="00F94544" w:rsidP="00B80512">
            <w:pPr>
              <w:rPr>
                <w:ins w:id="244" w:author="Thiago Cruz" w:date="2017-10-31T17:32:00Z"/>
                <w:lang w:eastAsia="x-none"/>
              </w:rPr>
            </w:pPr>
            <w:ins w:id="245" w:author="Thiago Cruz" w:date="2017-10-31T17:35:00Z">
              <w:r w:rsidRPr="00F94544">
                <w:rPr>
                  <w:lang w:eastAsia="x-none"/>
                </w:rPr>
                <w:t>Latest</w:t>
              </w:r>
            </w:ins>
          </w:p>
        </w:tc>
        <w:tc>
          <w:tcPr>
            <w:tcW w:w="1798" w:type="dxa"/>
            <w:tcPrChange w:id="246" w:author="Thiago Cruz" w:date="2017-10-31T17:37:00Z">
              <w:tcPr>
                <w:tcW w:w="1812" w:type="dxa"/>
              </w:tcPr>
            </w:tcPrChange>
          </w:tcPr>
          <w:p w14:paraId="3CC3F2F2" w14:textId="44066F69" w:rsidR="00C812FE" w:rsidRDefault="00F94544" w:rsidP="00B80512">
            <w:pPr>
              <w:rPr>
                <w:ins w:id="247" w:author="Thiago Cruz" w:date="2017-10-31T17:32:00Z"/>
                <w:lang w:eastAsia="x-none"/>
              </w:rPr>
            </w:pPr>
            <w:ins w:id="248" w:author="Thiago Cruz" w:date="2017-10-31T17:35:00Z">
              <w:r w:rsidRPr="00F94544">
                <w:rPr>
                  <w:lang w:eastAsia="x-none"/>
                </w:rPr>
                <w:t>771161a7316e</w:t>
              </w:r>
            </w:ins>
          </w:p>
        </w:tc>
        <w:tc>
          <w:tcPr>
            <w:tcW w:w="1772" w:type="dxa"/>
            <w:tcPrChange w:id="249" w:author="Thiago Cruz" w:date="2017-10-31T17:37:00Z">
              <w:tcPr>
                <w:tcW w:w="1812" w:type="dxa"/>
              </w:tcPr>
            </w:tcPrChange>
          </w:tcPr>
          <w:p w14:paraId="444BFA91" w14:textId="4F75459A" w:rsidR="00C812FE" w:rsidRDefault="00F94544" w:rsidP="00B80512">
            <w:pPr>
              <w:rPr>
                <w:ins w:id="250" w:author="Thiago Cruz" w:date="2017-10-31T17:32:00Z"/>
                <w:lang w:eastAsia="x-none"/>
              </w:rPr>
            </w:pPr>
            <w:ins w:id="251" w:author="Thiago Cruz" w:date="2017-10-31T17:35:00Z">
              <w:r w:rsidRPr="00F94544">
                <w:rPr>
                  <w:lang w:eastAsia="x-none"/>
                </w:rPr>
                <w:t>2 weeks ago</w:t>
              </w:r>
            </w:ins>
          </w:p>
        </w:tc>
        <w:tc>
          <w:tcPr>
            <w:tcW w:w="1747" w:type="dxa"/>
            <w:tcPrChange w:id="252" w:author="Thiago Cruz" w:date="2017-10-31T17:37:00Z">
              <w:tcPr>
                <w:tcW w:w="1813" w:type="dxa"/>
              </w:tcPr>
            </w:tcPrChange>
          </w:tcPr>
          <w:p w14:paraId="31D85F8C" w14:textId="75BD2B06" w:rsidR="00C812FE" w:rsidRDefault="00F94544" w:rsidP="00B80512">
            <w:pPr>
              <w:rPr>
                <w:ins w:id="253" w:author="Thiago Cruz" w:date="2017-10-31T17:32:00Z"/>
                <w:lang w:eastAsia="x-none"/>
              </w:rPr>
            </w:pPr>
            <w:ins w:id="254" w:author="Thiago Cruz" w:date="2017-10-31T17:36:00Z">
              <w:r w:rsidRPr="00F94544">
                <w:rPr>
                  <w:lang w:eastAsia="x-none"/>
                </w:rPr>
                <w:t>33MB</w:t>
              </w:r>
            </w:ins>
          </w:p>
        </w:tc>
      </w:tr>
      <w:tr w:rsidR="00C812FE" w14:paraId="59A46041" w14:textId="77777777" w:rsidTr="003E23C5">
        <w:trPr>
          <w:ins w:id="255" w:author="Thiago Cruz" w:date="2017-10-31T17:32:00Z"/>
        </w:trPr>
        <w:tc>
          <w:tcPr>
            <w:tcW w:w="2016" w:type="dxa"/>
            <w:tcPrChange w:id="256" w:author="Thiago Cruz" w:date="2017-10-31T17:37:00Z">
              <w:tcPr>
                <w:tcW w:w="1812" w:type="dxa"/>
              </w:tcPr>
            </w:tcPrChange>
          </w:tcPr>
          <w:p w14:paraId="3D5406AF" w14:textId="5EE2B659" w:rsidR="00C812FE" w:rsidRDefault="00F94544" w:rsidP="00B80512">
            <w:pPr>
              <w:rPr>
                <w:ins w:id="257" w:author="Thiago Cruz" w:date="2017-10-31T17:32:00Z"/>
                <w:lang w:eastAsia="x-none"/>
              </w:rPr>
            </w:pPr>
            <w:proofErr w:type="gramStart"/>
            <w:ins w:id="258" w:author="Thiago Cruz" w:date="2017-10-31T17:36:00Z">
              <w:r w:rsidRPr="00F94544">
                <w:rPr>
                  <w:lang w:eastAsia="x-none"/>
                </w:rPr>
                <w:t>ledermann</w:t>
              </w:r>
              <w:proofErr w:type="gramEnd"/>
              <w:r w:rsidRPr="00F94544">
                <w:rPr>
                  <w:lang w:eastAsia="x-none"/>
                </w:rPr>
                <w:t>/base</w:t>
              </w:r>
            </w:ins>
          </w:p>
        </w:tc>
        <w:tc>
          <w:tcPr>
            <w:tcW w:w="1728" w:type="dxa"/>
            <w:tcPrChange w:id="259" w:author="Thiago Cruz" w:date="2017-10-31T17:37:00Z">
              <w:tcPr>
                <w:tcW w:w="1812" w:type="dxa"/>
              </w:tcPr>
            </w:tcPrChange>
          </w:tcPr>
          <w:p w14:paraId="5B913952" w14:textId="22ECA546" w:rsidR="00C812FE" w:rsidRDefault="00F94544" w:rsidP="00B80512">
            <w:pPr>
              <w:rPr>
                <w:ins w:id="260" w:author="Thiago Cruz" w:date="2017-10-31T17:32:00Z"/>
                <w:lang w:eastAsia="x-none"/>
              </w:rPr>
            </w:pPr>
            <w:ins w:id="261" w:author="Thiago Cruz" w:date="2017-10-31T17:36:00Z">
              <w:r w:rsidRPr="00F94544">
                <w:rPr>
                  <w:lang w:eastAsia="x-none"/>
                </w:rPr>
                <w:t>Latest</w:t>
              </w:r>
            </w:ins>
          </w:p>
        </w:tc>
        <w:tc>
          <w:tcPr>
            <w:tcW w:w="1798" w:type="dxa"/>
            <w:tcPrChange w:id="262" w:author="Thiago Cruz" w:date="2017-10-31T17:37:00Z">
              <w:tcPr>
                <w:tcW w:w="1812" w:type="dxa"/>
              </w:tcPr>
            </w:tcPrChange>
          </w:tcPr>
          <w:p w14:paraId="6D50DF25" w14:textId="5CADCBE3" w:rsidR="00C812FE" w:rsidRDefault="00F94544" w:rsidP="00B80512">
            <w:pPr>
              <w:rPr>
                <w:ins w:id="263" w:author="Thiago Cruz" w:date="2017-10-31T17:32:00Z"/>
                <w:lang w:eastAsia="x-none"/>
              </w:rPr>
            </w:pPr>
            <w:proofErr w:type="gramStart"/>
            <w:ins w:id="264" w:author="Thiago Cruz" w:date="2017-10-31T17:36:00Z">
              <w:r w:rsidRPr="00F94544">
                <w:rPr>
                  <w:lang w:eastAsia="x-none"/>
                </w:rPr>
                <w:t>c</w:t>
              </w:r>
              <w:proofErr w:type="gramEnd"/>
              <w:r w:rsidRPr="00F94544">
                <w:rPr>
                  <w:lang w:eastAsia="x-none"/>
                </w:rPr>
                <w:t>96b29ff3989</w:t>
              </w:r>
            </w:ins>
          </w:p>
        </w:tc>
        <w:tc>
          <w:tcPr>
            <w:tcW w:w="1772" w:type="dxa"/>
            <w:tcPrChange w:id="265" w:author="Thiago Cruz" w:date="2017-10-31T17:37:00Z">
              <w:tcPr>
                <w:tcW w:w="1812" w:type="dxa"/>
              </w:tcPr>
            </w:tcPrChange>
          </w:tcPr>
          <w:p w14:paraId="528D7EE8" w14:textId="3481EE71" w:rsidR="00C812FE" w:rsidRDefault="00F94544" w:rsidP="00B80512">
            <w:pPr>
              <w:rPr>
                <w:ins w:id="266" w:author="Thiago Cruz" w:date="2017-10-31T17:32:00Z"/>
                <w:lang w:eastAsia="x-none"/>
              </w:rPr>
            </w:pPr>
            <w:ins w:id="267" w:author="Thiago Cruz" w:date="2017-10-31T17:36:00Z">
              <w:r w:rsidRPr="00F94544">
                <w:rPr>
                  <w:lang w:eastAsia="x-none"/>
                </w:rPr>
                <w:t>2 weeks ago</w:t>
              </w:r>
            </w:ins>
          </w:p>
        </w:tc>
        <w:tc>
          <w:tcPr>
            <w:tcW w:w="1747" w:type="dxa"/>
            <w:tcPrChange w:id="268" w:author="Thiago Cruz" w:date="2017-10-31T17:37:00Z">
              <w:tcPr>
                <w:tcW w:w="1813" w:type="dxa"/>
              </w:tcPr>
            </w:tcPrChange>
          </w:tcPr>
          <w:p w14:paraId="194A7CD9" w14:textId="386F741F" w:rsidR="00C812FE" w:rsidRDefault="00F94544" w:rsidP="00B80512">
            <w:pPr>
              <w:rPr>
                <w:ins w:id="269" w:author="Thiago Cruz" w:date="2017-10-31T17:32:00Z"/>
                <w:lang w:eastAsia="x-none"/>
              </w:rPr>
            </w:pPr>
            <w:ins w:id="270" w:author="Thiago Cruz" w:date="2017-10-31T17:36:00Z">
              <w:r w:rsidRPr="00F94544">
                <w:rPr>
                  <w:lang w:eastAsia="x-none"/>
                </w:rPr>
                <w:t>770MB</w:t>
              </w:r>
            </w:ins>
          </w:p>
        </w:tc>
      </w:tr>
      <w:tr w:rsidR="00C812FE" w14:paraId="2AA4DD93" w14:textId="77777777" w:rsidTr="003E23C5">
        <w:trPr>
          <w:ins w:id="271" w:author="Thiago Cruz" w:date="2017-10-31T17:32:00Z"/>
        </w:trPr>
        <w:tc>
          <w:tcPr>
            <w:tcW w:w="2016" w:type="dxa"/>
            <w:tcPrChange w:id="272" w:author="Thiago Cruz" w:date="2017-10-31T17:37:00Z">
              <w:tcPr>
                <w:tcW w:w="1812" w:type="dxa"/>
              </w:tcPr>
            </w:tcPrChange>
          </w:tcPr>
          <w:p w14:paraId="120D8C23" w14:textId="333291E4" w:rsidR="00C812FE" w:rsidRDefault="003E23C5" w:rsidP="00B80512">
            <w:pPr>
              <w:rPr>
                <w:ins w:id="273" w:author="Thiago Cruz" w:date="2017-10-31T17:32:00Z"/>
                <w:lang w:eastAsia="x-none"/>
              </w:rPr>
            </w:pPr>
            <w:ins w:id="274" w:author="Thiago Cruz" w:date="2017-10-31T17:36:00Z">
              <w:r w:rsidRPr="003E23C5">
                <w:rPr>
                  <w:lang w:eastAsia="x-none"/>
                </w:rPr>
                <w:t>Ubuntu</w:t>
              </w:r>
            </w:ins>
          </w:p>
        </w:tc>
        <w:tc>
          <w:tcPr>
            <w:tcW w:w="1728" w:type="dxa"/>
            <w:tcPrChange w:id="275" w:author="Thiago Cruz" w:date="2017-10-31T17:37:00Z">
              <w:tcPr>
                <w:tcW w:w="1812" w:type="dxa"/>
              </w:tcPr>
            </w:tcPrChange>
          </w:tcPr>
          <w:p w14:paraId="2CC5CB1F" w14:textId="1C2095B0" w:rsidR="00C812FE" w:rsidRDefault="003E23C5" w:rsidP="00B80512">
            <w:pPr>
              <w:rPr>
                <w:ins w:id="276" w:author="Thiago Cruz" w:date="2017-10-31T17:32:00Z"/>
                <w:lang w:eastAsia="x-none"/>
              </w:rPr>
            </w:pPr>
            <w:ins w:id="277" w:author="Thiago Cruz" w:date="2017-10-31T17:36:00Z">
              <w:r w:rsidRPr="003E23C5">
                <w:rPr>
                  <w:lang w:eastAsia="x-none"/>
                </w:rPr>
                <w:t>12.04</w:t>
              </w:r>
            </w:ins>
          </w:p>
        </w:tc>
        <w:tc>
          <w:tcPr>
            <w:tcW w:w="1798" w:type="dxa"/>
            <w:tcPrChange w:id="278" w:author="Thiago Cruz" w:date="2017-10-31T17:37:00Z">
              <w:tcPr>
                <w:tcW w:w="1812" w:type="dxa"/>
              </w:tcPr>
            </w:tcPrChange>
          </w:tcPr>
          <w:p w14:paraId="3B0E24C7" w14:textId="33106DE1" w:rsidR="00C812FE" w:rsidRDefault="003E23C5" w:rsidP="00B80512">
            <w:pPr>
              <w:rPr>
                <w:ins w:id="279" w:author="Thiago Cruz" w:date="2017-10-31T17:32:00Z"/>
                <w:lang w:eastAsia="x-none"/>
              </w:rPr>
            </w:pPr>
            <w:ins w:id="280" w:author="Thiago Cruz" w:date="2017-10-31T17:37:00Z">
              <w:r w:rsidRPr="003E23C5">
                <w:rPr>
                  <w:lang w:eastAsia="x-none"/>
                </w:rPr>
                <w:t>5b117edd0b76</w:t>
              </w:r>
            </w:ins>
          </w:p>
        </w:tc>
        <w:tc>
          <w:tcPr>
            <w:tcW w:w="1772" w:type="dxa"/>
            <w:tcPrChange w:id="281" w:author="Thiago Cruz" w:date="2017-10-31T17:37:00Z">
              <w:tcPr>
                <w:tcW w:w="1812" w:type="dxa"/>
              </w:tcPr>
            </w:tcPrChange>
          </w:tcPr>
          <w:p w14:paraId="28A5A8D5" w14:textId="7782668D" w:rsidR="00C812FE" w:rsidRDefault="003E23C5" w:rsidP="00B80512">
            <w:pPr>
              <w:rPr>
                <w:ins w:id="282" w:author="Thiago Cruz" w:date="2017-10-31T17:32:00Z"/>
                <w:lang w:eastAsia="x-none"/>
              </w:rPr>
            </w:pPr>
            <w:ins w:id="283" w:author="Thiago Cruz" w:date="2017-10-31T17:37:00Z">
              <w:r w:rsidRPr="003E23C5">
                <w:rPr>
                  <w:lang w:eastAsia="x-none"/>
                </w:rPr>
                <w:t>6 months ago</w:t>
              </w:r>
            </w:ins>
          </w:p>
        </w:tc>
        <w:tc>
          <w:tcPr>
            <w:tcW w:w="1747" w:type="dxa"/>
            <w:tcPrChange w:id="284" w:author="Thiago Cruz" w:date="2017-10-31T17:37:00Z">
              <w:tcPr>
                <w:tcW w:w="1813" w:type="dxa"/>
              </w:tcPr>
            </w:tcPrChange>
          </w:tcPr>
          <w:p w14:paraId="764AB23E" w14:textId="431C2E09" w:rsidR="00C812FE" w:rsidRDefault="003E23C5" w:rsidP="00B80512">
            <w:pPr>
              <w:rPr>
                <w:ins w:id="285" w:author="Thiago Cruz" w:date="2017-10-31T17:32:00Z"/>
                <w:lang w:eastAsia="x-none"/>
              </w:rPr>
            </w:pPr>
            <w:ins w:id="286" w:author="Thiago Cruz" w:date="2017-10-31T17:37:00Z">
              <w:r w:rsidRPr="003E23C5">
                <w:rPr>
                  <w:lang w:eastAsia="x-none"/>
                </w:rPr>
                <w:t>104MB</w:t>
              </w:r>
            </w:ins>
          </w:p>
        </w:tc>
      </w:tr>
      <w:tr w:rsidR="003E23C5" w14:paraId="56A3AEC3" w14:textId="77777777" w:rsidTr="003E23C5">
        <w:trPr>
          <w:ins w:id="287" w:author="Thiago Cruz" w:date="2017-10-31T17:37:00Z"/>
        </w:trPr>
        <w:tc>
          <w:tcPr>
            <w:tcW w:w="2016" w:type="dxa"/>
            <w:tcPrChange w:id="288" w:author="Thiago Cruz" w:date="2017-10-31T17:37:00Z">
              <w:tcPr>
                <w:tcW w:w="1812" w:type="dxa"/>
              </w:tcPr>
            </w:tcPrChange>
          </w:tcPr>
          <w:p w14:paraId="77A9EB86" w14:textId="2075102F" w:rsidR="003E23C5" w:rsidRPr="003E23C5" w:rsidRDefault="009B2A0F" w:rsidP="00B80512">
            <w:pPr>
              <w:rPr>
                <w:ins w:id="289" w:author="Thiago Cruz" w:date="2017-10-31T17:37:00Z"/>
                <w:lang w:eastAsia="x-none"/>
              </w:rPr>
            </w:pPr>
            <w:ins w:id="290" w:author="Thiago Cruz" w:date="2017-10-31T17:37:00Z">
              <w:r>
                <w:rPr>
                  <w:lang w:eastAsia="x-none"/>
                </w:rPr>
                <w:t>Ruby</w:t>
              </w:r>
            </w:ins>
          </w:p>
        </w:tc>
        <w:tc>
          <w:tcPr>
            <w:tcW w:w="1728" w:type="dxa"/>
            <w:tcPrChange w:id="291" w:author="Thiago Cruz" w:date="2017-10-31T17:37:00Z">
              <w:tcPr>
                <w:tcW w:w="1812" w:type="dxa"/>
              </w:tcPr>
            </w:tcPrChange>
          </w:tcPr>
          <w:p w14:paraId="4CBD78D4" w14:textId="0A4C8946" w:rsidR="003E23C5" w:rsidRPr="003E23C5" w:rsidRDefault="009B2A0F" w:rsidP="00B80512">
            <w:pPr>
              <w:rPr>
                <w:ins w:id="292" w:author="Thiago Cruz" w:date="2017-10-31T17:37:00Z"/>
                <w:lang w:eastAsia="x-none"/>
              </w:rPr>
            </w:pPr>
            <w:ins w:id="293" w:author="Thiago Cruz" w:date="2017-10-31T17:37:00Z">
              <w:r w:rsidRPr="009B2A0F">
                <w:rPr>
                  <w:lang w:eastAsia="x-none"/>
                </w:rPr>
                <w:t>2.3.3</w:t>
              </w:r>
            </w:ins>
          </w:p>
        </w:tc>
        <w:tc>
          <w:tcPr>
            <w:tcW w:w="1798" w:type="dxa"/>
            <w:tcPrChange w:id="294" w:author="Thiago Cruz" w:date="2017-10-31T17:37:00Z">
              <w:tcPr>
                <w:tcW w:w="1812" w:type="dxa"/>
              </w:tcPr>
            </w:tcPrChange>
          </w:tcPr>
          <w:p w14:paraId="1BD12E51" w14:textId="3CA29C6B" w:rsidR="003E23C5" w:rsidRPr="003E23C5" w:rsidRDefault="009B2A0F" w:rsidP="00B80512">
            <w:pPr>
              <w:rPr>
                <w:ins w:id="295" w:author="Thiago Cruz" w:date="2017-10-31T17:37:00Z"/>
                <w:lang w:eastAsia="x-none"/>
              </w:rPr>
            </w:pPr>
            <w:ins w:id="296" w:author="Thiago Cruz" w:date="2017-10-31T17:37:00Z">
              <w:r w:rsidRPr="009B2A0F">
                <w:rPr>
                  <w:lang w:eastAsia="x-none"/>
                </w:rPr>
                <w:t>0e1db669d557</w:t>
              </w:r>
            </w:ins>
          </w:p>
        </w:tc>
        <w:tc>
          <w:tcPr>
            <w:tcW w:w="1772" w:type="dxa"/>
            <w:tcPrChange w:id="297" w:author="Thiago Cruz" w:date="2017-10-31T17:37:00Z">
              <w:tcPr>
                <w:tcW w:w="1812" w:type="dxa"/>
              </w:tcPr>
            </w:tcPrChange>
          </w:tcPr>
          <w:p w14:paraId="42EA8FF9" w14:textId="1F4528AD" w:rsidR="003E23C5" w:rsidRPr="003E23C5" w:rsidRDefault="009B2A0F" w:rsidP="00B80512">
            <w:pPr>
              <w:rPr>
                <w:ins w:id="298" w:author="Thiago Cruz" w:date="2017-10-31T17:37:00Z"/>
                <w:lang w:eastAsia="x-none"/>
              </w:rPr>
            </w:pPr>
            <w:ins w:id="299" w:author="Thiago Cruz" w:date="2017-10-31T17:37:00Z">
              <w:r w:rsidRPr="009B2A0F">
                <w:rPr>
                  <w:lang w:eastAsia="x-none"/>
                </w:rPr>
                <w:t>7 months ago</w:t>
              </w:r>
            </w:ins>
          </w:p>
        </w:tc>
        <w:tc>
          <w:tcPr>
            <w:tcW w:w="1747" w:type="dxa"/>
            <w:tcPrChange w:id="300" w:author="Thiago Cruz" w:date="2017-10-31T17:37:00Z">
              <w:tcPr>
                <w:tcW w:w="1813" w:type="dxa"/>
              </w:tcPr>
            </w:tcPrChange>
          </w:tcPr>
          <w:p w14:paraId="3BA2264A" w14:textId="32C9E48A" w:rsidR="003E23C5" w:rsidRPr="003E23C5" w:rsidRDefault="009B2A0F" w:rsidP="00B80512">
            <w:pPr>
              <w:rPr>
                <w:ins w:id="301" w:author="Thiago Cruz" w:date="2017-10-31T17:37:00Z"/>
                <w:lang w:eastAsia="x-none"/>
              </w:rPr>
            </w:pPr>
            <w:ins w:id="302" w:author="Thiago Cruz" w:date="2017-10-31T17:38:00Z">
              <w:r w:rsidRPr="009B2A0F">
                <w:rPr>
                  <w:lang w:eastAsia="x-none"/>
                </w:rPr>
                <w:t>734MB</w:t>
              </w:r>
            </w:ins>
          </w:p>
        </w:tc>
      </w:tr>
    </w:tbl>
    <w:p w14:paraId="5945A635" w14:textId="77777777" w:rsidR="00C812FE" w:rsidRPr="00C812FE" w:rsidRDefault="00C812FE" w:rsidP="00B80512">
      <w:pPr>
        <w:rPr>
          <w:lang w:val="en-US" w:eastAsia="x-none"/>
          <w:rPrChange w:id="303" w:author="Thiago Cruz" w:date="2017-10-31T17:32:00Z">
            <w:rPr>
              <w:lang w:eastAsia="x-none"/>
            </w:rPr>
          </w:rPrChange>
        </w:rPr>
      </w:pPr>
    </w:p>
    <w:p w14:paraId="50577A7F" w14:textId="74479045" w:rsidR="008D7670" w:rsidRDefault="008D7670" w:rsidP="00A2031C">
      <w:pPr>
        <w:ind w:firstLine="708"/>
        <w:rPr>
          <w:lang w:eastAsia="x-none"/>
        </w:rPr>
      </w:pPr>
      <w:bookmarkStart w:id="304" w:name="_GoBack"/>
      <w:bookmarkEnd w:id="304"/>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9B655F" w:rsidRDefault="00F50971" w:rsidP="00A2031C">
      <w:pPr>
        <w:ind w:firstLine="708"/>
        <w:rPr>
          <w:lang w:val="en-US"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69F3599B" w:rsidR="00261D71" w:rsidRPr="009B655F" w:rsidRDefault="00261D71" w:rsidP="00261D71">
      <w:pPr>
        <w:numPr>
          <w:ilvl w:val="0"/>
          <w:numId w:val="23"/>
        </w:numPr>
        <w:spacing w:beforeAutospacing="1" w:afterAutospacing="1"/>
        <w:rPr>
          <w:rFonts w:eastAsia="Times New Roman"/>
          <w:color w:val="000000" w:themeColor="text1"/>
          <w:rPrChange w:id="305" w:author="Thiago Cruz" w:date="2017-10-31T17:30:00Z">
            <w:rPr>
              <w:rFonts w:ascii="Helvetica" w:eastAsia="Times New Roman" w:hAnsi="Helvetica"/>
              <w:color w:val="24292E"/>
            </w:rPr>
          </w:rPrChange>
        </w:rPr>
      </w:pPr>
      <w:r w:rsidRPr="009B655F">
        <w:rPr>
          <w:rFonts w:eastAsia="Times New Roman"/>
          <w:color w:val="000000" w:themeColor="text1"/>
          <w:rPrChange w:id="306"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307" w:author="Thiago Cruz" w:date="2017-10-31T17:30:00Z">
            <w:rPr>
              <w:rFonts w:ascii="Helvetica" w:eastAsia="Times New Roman" w:hAnsi="Helvetica"/>
              <w:color w:val="24292E"/>
            </w:rPr>
          </w:rPrChange>
        </w:rPr>
        <w:instrText xml:space="preserve"> HYPERLINK "https://docs.docker.com/engine/reference/commandline/login" </w:instrText>
      </w:r>
      <w:r w:rsidRPr="009B655F">
        <w:rPr>
          <w:rFonts w:eastAsia="Times New Roman"/>
          <w:color w:val="000000" w:themeColor="text1"/>
          <w:rPrChange w:id="308" w:author="Thiago Cruz" w:date="2017-10-31T17:30:00Z">
            <w:rPr>
              <w:rFonts w:ascii="Helvetica" w:eastAsia="Times New Roman" w:hAnsi="Helvetica"/>
              <w:color w:val="24292E"/>
            </w:rPr>
          </w:rPrChange>
        </w:rPr>
      </w:r>
      <w:r w:rsidRPr="009B655F">
        <w:rPr>
          <w:rFonts w:eastAsia="Times New Roman"/>
          <w:color w:val="000000" w:themeColor="text1"/>
          <w:rPrChange w:id="309" w:author="Thiago Cruz" w:date="2017-10-31T17:30:00Z">
            <w:rPr>
              <w:rFonts w:ascii="Helvetica" w:eastAsia="Times New Roman" w:hAnsi="Helvetica"/>
              <w:color w:val="24292E"/>
            </w:rPr>
          </w:rPrChange>
        </w:rPr>
        <w:fldChar w:fldCharType="separate"/>
      </w:r>
      <w:proofErr w:type="gramStart"/>
      <w:r w:rsidRPr="009B655F">
        <w:rPr>
          <w:rStyle w:val="CdigoHTML"/>
          <w:rFonts w:ascii="Times New Roman" w:hAnsi="Times New Roman" w:cs="Times New Roman"/>
          <w:color w:val="000000" w:themeColor="text1"/>
          <w:sz w:val="24"/>
          <w:szCs w:val="24"/>
          <w:rPrChange w:id="310" w:author="Thiago Cruz" w:date="2017-10-31T17:30:00Z">
            <w:rPr>
              <w:rStyle w:val="CdigoHTML"/>
              <w:rFonts w:ascii="Consolas" w:hAnsi="Consolas"/>
              <w:color w:val="0366D6"/>
            </w:rPr>
          </w:rPrChange>
        </w:rPr>
        <w:t>docker</w:t>
      </w:r>
      <w:proofErr w:type="gramEnd"/>
      <w:r w:rsidRPr="009B655F">
        <w:rPr>
          <w:rStyle w:val="CdigoHTML"/>
          <w:rFonts w:ascii="Times New Roman" w:hAnsi="Times New Roman" w:cs="Times New Roman"/>
          <w:color w:val="000000" w:themeColor="text1"/>
          <w:sz w:val="24"/>
          <w:szCs w:val="24"/>
          <w:rPrChange w:id="311" w:author="Thiago Cruz" w:date="2017-10-31T17:30:00Z">
            <w:rPr>
              <w:rStyle w:val="CdigoHTML"/>
              <w:rFonts w:ascii="Consolas" w:hAnsi="Consolas"/>
              <w:color w:val="0366D6"/>
            </w:rPr>
          </w:rPrChange>
        </w:rPr>
        <w:t xml:space="preserve"> login</w:t>
      </w:r>
      <w:r w:rsidRPr="009B655F">
        <w:rPr>
          <w:rFonts w:eastAsia="Times New Roman"/>
          <w:color w:val="000000" w:themeColor="text1"/>
          <w:rPrChange w:id="312"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313" w:author="Thiago Cruz" w:date="2017-10-31T17:30:00Z">
            <w:rPr>
              <w:rFonts w:ascii="Helvetica" w:eastAsia="Times New Roman" w:hAnsi="Helvetica"/>
              <w:color w:val="24292E"/>
            </w:rPr>
          </w:rPrChange>
        </w:rPr>
        <w:t xml:space="preserve"> – Para </w:t>
      </w:r>
      <w:ins w:id="314" w:author="Thiago Cruz" w:date="2017-10-31T17:30:00Z">
        <w:r w:rsidR="009B655F">
          <w:rPr>
            <w:rFonts w:eastAsia="Times New Roman"/>
            <w:color w:val="000000" w:themeColor="text1"/>
          </w:rPr>
          <w:t xml:space="preserve">fazer loggin </w:t>
        </w:r>
      </w:ins>
      <w:del w:id="315" w:author="Thiago Cruz" w:date="2017-10-31T17:30:00Z">
        <w:r w:rsidRPr="009B655F" w:rsidDel="009B655F">
          <w:rPr>
            <w:rFonts w:eastAsia="Times New Roman"/>
            <w:color w:val="000000" w:themeColor="text1"/>
            <w:rPrChange w:id="316" w:author="Thiago Cruz" w:date="2017-10-31T17:30:00Z">
              <w:rPr>
                <w:rFonts w:ascii="Helvetica" w:eastAsia="Times New Roman" w:hAnsi="Helvetica"/>
                <w:color w:val="24292E"/>
              </w:rPr>
            </w:rPrChange>
          </w:rPr>
          <w:delText xml:space="preserve">logar </w:delText>
        </w:r>
      </w:del>
      <w:r w:rsidRPr="009B655F">
        <w:rPr>
          <w:rFonts w:eastAsia="Times New Roman"/>
          <w:color w:val="000000" w:themeColor="text1"/>
          <w:rPrChange w:id="317" w:author="Thiago Cruz" w:date="2017-10-31T17:30:00Z">
            <w:rPr>
              <w:rFonts w:ascii="Helvetica" w:eastAsia="Times New Roman" w:hAnsi="Helvetica"/>
              <w:color w:val="24292E"/>
            </w:rPr>
          </w:rPrChange>
        </w:rPr>
        <w:t>no repositório.</w:t>
      </w:r>
    </w:p>
    <w:p w14:paraId="79E421FF" w14:textId="78EFDE1B" w:rsidR="00261D71" w:rsidRPr="009B655F" w:rsidRDefault="00261D71" w:rsidP="00261D71">
      <w:pPr>
        <w:numPr>
          <w:ilvl w:val="0"/>
          <w:numId w:val="23"/>
        </w:numPr>
        <w:spacing w:afterAutospacing="1"/>
        <w:rPr>
          <w:rFonts w:eastAsia="Times New Roman"/>
          <w:color w:val="000000" w:themeColor="text1"/>
          <w:rPrChange w:id="318" w:author="Thiago Cruz" w:date="2017-10-31T17:30:00Z">
            <w:rPr>
              <w:rFonts w:ascii="Helvetica" w:eastAsia="Times New Roman" w:hAnsi="Helvetica"/>
              <w:color w:val="24292E"/>
            </w:rPr>
          </w:rPrChange>
        </w:rPr>
      </w:pPr>
      <w:r w:rsidRPr="009B655F">
        <w:rPr>
          <w:rFonts w:eastAsia="Times New Roman"/>
          <w:color w:val="000000" w:themeColor="text1"/>
          <w:rPrChange w:id="319"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320" w:author="Thiago Cruz" w:date="2017-10-31T17:30:00Z">
            <w:rPr>
              <w:rFonts w:ascii="Helvetica" w:eastAsia="Times New Roman" w:hAnsi="Helvetica"/>
              <w:color w:val="24292E"/>
            </w:rPr>
          </w:rPrChange>
        </w:rPr>
        <w:instrText xml:space="preserve"> HYPERLINK "https://docs.docker.com/engine/reference/commandline/logout" </w:instrText>
      </w:r>
      <w:r w:rsidRPr="009B655F">
        <w:rPr>
          <w:rFonts w:eastAsia="Times New Roman"/>
          <w:color w:val="000000" w:themeColor="text1"/>
          <w:rPrChange w:id="321" w:author="Thiago Cruz" w:date="2017-10-31T17:30:00Z">
            <w:rPr>
              <w:rFonts w:ascii="Helvetica" w:eastAsia="Times New Roman" w:hAnsi="Helvetica"/>
              <w:color w:val="24292E"/>
            </w:rPr>
          </w:rPrChange>
        </w:rPr>
      </w:r>
      <w:r w:rsidRPr="009B655F">
        <w:rPr>
          <w:rFonts w:eastAsia="Times New Roman"/>
          <w:color w:val="000000" w:themeColor="text1"/>
          <w:rPrChange w:id="322" w:author="Thiago Cruz" w:date="2017-10-31T17:30:00Z">
            <w:rPr>
              <w:rFonts w:ascii="Helvetica" w:eastAsia="Times New Roman" w:hAnsi="Helvetica"/>
              <w:color w:val="24292E"/>
            </w:rPr>
          </w:rPrChange>
        </w:rPr>
        <w:fldChar w:fldCharType="separate"/>
      </w:r>
      <w:proofErr w:type="gramStart"/>
      <w:r w:rsidRPr="009B655F">
        <w:rPr>
          <w:rStyle w:val="CdigoHTML"/>
          <w:rFonts w:ascii="Times New Roman" w:hAnsi="Times New Roman" w:cs="Times New Roman"/>
          <w:color w:val="000000" w:themeColor="text1"/>
          <w:sz w:val="24"/>
          <w:szCs w:val="24"/>
          <w:rPrChange w:id="323" w:author="Thiago Cruz" w:date="2017-10-31T17:30:00Z">
            <w:rPr>
              <w:rStyle w:val="CdigoHTML"/>
              <w:rFonts w:ascii="Consolas" w:hAnsi="Consolas"/>
              <w:color w:val="0366D6"/>
            </w:rPr>
          </w:rPrChange>
        </w:rPr>
        <w:t>docker</w:t>
      </w:r>
      <w:proofErr w:type="gramEnd"/>
      <w:r w:rsidRPr="009B655F">
        <w:rPr>
          <w:rStyle w:val="CdigoHTML"/>
          <w:rFonts w:ascii="Times New Roman" w:hAnsi="Times New Roman" w:cs="Times New Roman"/>
          <w:color w:val="000000" w:themeColor="text1"/>
          <w:sz w:val="24"/>
          <w:szCs w:val="24"/>
          <w:rPrChange w:id="324" w:author="Thiago Cruz" w:date="2017-10-31T17:30:00Z">
            <w:rPr>
              <w:rStyle w:val="CdigoHTML"/>
              <w:rFonts w:ascii="Consolas" w:hAnsi="Consolas"/>
              <w:color w:val="0366D6"/>
            </w:rPr>
          </w:rPrChange>
        </w:rPr>
        <w:t xml:space="preserve"> logout</w:t>
      </w:r>
      <w:r w:rsidRPr="009B655F">
        <w:rPr>
          <w:rFonts w:eastAsia="Times New Roman"/>
          <w:color w:val="000000" w:themeColor="text1"/>
          <w:rPrChange w:id="325"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326" w:author="Thiago Cruz" w:date="2017-10-31T17:30:00Z">
            <w:rPr>
              <w:rFonts w:ascii="Helvetica" w:eastAsia="Times New Roman" w:hAnsi="Helvetica"/>
              <w:color w:val="24292E"/>
            </w:rPr>
          </w:rPrChange>
        </w:rPr>
        <w:t> </w:t>
      </w:r>
      <w:r w:rsidR="00690DC0" w:rsidRPr="009B655F">
        <w:rPr>
          <w:rFonts w:eastAsia="Times New Roman"/>
          <w:color w:val="000000" w:themeColor="text1"/>
          <w:rPrChange w:id="327" w:author="Thiago Cruz" w:date="2017-10-31T17:30:00Z">
            <w:rPr>
              <w:rFonts w:ascii="Helvetica" w:eastAsia="Times New Roman" w:hAnsi="Helvetica"/>
              <w:color w:val="24292E"/>
            </w:rPr>
          </w:rPrChange>
        </w:rPr>
        <w:t xml:space="preserve">– Para fazer </w:t>
      </w:r>
      <w:r w:rsidRPr="009B655F">
        <w:rPr>
          <w:rFonts w:eastAsia="Times New Roman"/>
          <w:color w:val="000000" w:themeColor="text1"/>
          <w:rPrChange w:id="328" w:author="Thiago Cruz" w:date="2017-10-31T17:30:00Z">
            <w:rPr>
              <w:rFonts w:ascii="Helvetica" w:eastAsia="Times New Roman" w:hAnsi="Helvetica"/>
              <w:color w:val="24292E"/>
            </w:rPr>
          </w:rPrChange>
        </w:rPr>
        <w:t xml:space="preserve">logout </w:t>
      </w:r>
      <w:r w:rsidR="00690DC0" w:rsidRPr="009B655F">
        <w:rPr>
          <w:rFonts w:eastAsia="Times New Roman"/>
          <w:color w:val="000000" w:themeColor="text1"/>
          <w:rPrChange w:id="329" w:author="Thiago Cruz" w:date="2017-10-31T17:30:00Z">
            <w:rPr>
              <w:rFonts w:ascii="Helvetica" w:eastAsia="Times New Roman" w:hAnsi="Helvetica"/>
              <w:color w:val="24292E"/>
            </w:rPr>
          </w:rPrChange>
        </w:rPr>
        <w:t>do repositório</w:t>
      </w:r>
      <w:r w:rsidRPr="009B655F">
        <w:rPr>
          <w:rFonts w:eastAsia="Times New Roman"/>
          <w:color w:val="000000" w:themeColor="text1"/>
          <w:rPrChange w:id="330" w:author="Thiago Cruz" w:date="2017-10-31T17:30:00Z">
            <w:rPr>
              <w:rFonts w:ascii="Helvetica" w:eastAsia="Times New Roman" w:hAnsi="Helvetica"/>
              <w:color w:val="24292E"/>
            </w:rPr>
          </w:rPrChange>
        </w:rPr>
        <w:t>.</w:t>
      </w:r>
    </w:p>
    <w:p w14:paraId="3FF93184" w14:textId="2C593DC7" w:rsidR="00261D71" w:rsidRPr="009B655F" w:rsidRDefault="00261D71" w:rsidP="00261D71">
      <w:pPr>
        <w:numPr>
          <w:ilvl w:val="0"/>
          <w:numId w:val="23"/>
        </w:numPr>
        <w:spacing w:afterAutospacing="1"/>
        <w:rPr>
          <w:rFonts w:eastAsia="Times New Roman"/>
          <w:color w:val="000000" w:themeColor="text1"/>
          <w:rPrChange w:id="331" w:author="Thiago Cruz" w:date="2017-10-31T17:30:00Z">
            <w:rPr>
              <w:rFonts w:ascii="Helvetica" w:eastAsia="Times New Roman" w:hAnsi="Helvetica"/>
              <w:color w:val="24292E"/>
            </w:rPr>
          </w:rPrChange>
        </w:rPr>
      </w:pPr>
      <w:r w:rsidRPr="009B655F">
        <w:rPr>
          <w:rFonts w:eastAsia="Times New Roman"/>
          <w:color w:val="000000" w:themeColor="text1"/>
          <w:rPrChange w:id="332"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333" w:author="Thiago Cruz" w:date="2017-10-31T17:30:00Z">
            <w:rPr>
              <w:rFonts w:ascii="Helvetica" w:eastAsia="Times New Roman" w:hAnsi="Helvetica"/>
              <w:color w:val="24292E"/>
            </w:rPr>
          </w:rPrChange>
        </w:rPr>
        <w:instrText xml:space="preserve"> HYPERLINK "https://docs.docker.com/engine/reference/commandline/search" </w:instrText>
      </w:r>
      <w:r w:rsidRPr="009B655F">
        <w:rPr>
          <w:rFonts w:eastAsia="Times New Roman"/>
          <w:color w:val="000000" w:themeColor="text1"/>
          <w:rPrChange w:id="334" w:author="Thiago Cruz" w:date="2017-10-31T17:30:00Z">
            <w:rPr>
              <w:rFonts w:ascii="Helvetica" w:eastAsia="Times New Roman" w:hAnsi="Helvetica"/>
              <w:color w:val="24292E"/>
            </w:rPr>
          </w:rPrChange>
        </w:rPr>
      </w:r>
      <w:r w:rsidRPr="009B655F">
        <w:rPr>
          <w:rFonts w:eastAsia="Times New Roman"/>
          <w:color w:val="000000" w:themeColor="text1"/>
          <w:rPrChange w:id="335" w:author="Thiago Cruz" w:date="2017-10-31T17:30:00Z">
            <w:rPr>
              <w:rFonts w:ascii="Helvetica" w:eastAsia="Times New Roman" w:hAnsi="Helvetica"/>
              <w:color w:val="24292E"/>
            </w:rPr>
          </w:rPrChange>
        </w:rPr>
        <w:fldChar w:fldCharType="separate"/>
      </w:r>
      <w:proofErr w:type="gramStart"/>
      <w:r w:rsidRPr="009B655F">
        <w:rPr>
          <w:rStyle w:val="CdigoHTML"/>
          <w:rFonts w:ascii="Times New Roman" w:hAnsi="Times New Roman" w:cs="Times New Roman"/>
          <w:color w:val="000000" w:themeColor="text1"/>
          <w:sz w:val="24"/>
          <w:szCs w:val="24"/>
          <w:rPrChange w:id="336" w:author="Thiago Cruz" w:date="2017-10-31T17:30:00Z">
            <w:rPr>
              <w:rStyle w:val="CdigoHTML"/>
              <w:rFonts w:ascii="Consolas" w:hAnsi="Consolas"/>
              <w:color w:val="0366D6"/>
            </w:rPr>
          </w:rPrChange>
        </w:rPr>
        <w:t>docker</w:t>
      </w:r>
      <w:proofErr w:type="gramEnd"/>
      <w:r w:rsidRPr="009B655F">
        <w:rPr>
          <w:rStyle w:val="CdigoHTML"/>
          <w:rFonts w:ascii="Times New Roman" w:hAnsi="Times New Roman" w:cs="Times New Roman"/>
          <w:color w:val="000000" w:themeColor="text1"/>
          <w:sz w:val="24"/>
          <w:szCs w:val="24"/>
          <w:rPrChange w:id="337" w:author="Thiago Cruz" w:date="2017-10-31T17:30:00Z">
            <w:rPr>
              <w:rStyle w:val="CdigoHTML"/>
              <w:rFonts w:ascii="Consolas" w:hAnsi="Consolas"/>
              <w:color w:val="0366D6"/>
            </w:rPr>
          </w:rPrChange>
        </w:rPr>
        <w:t xml:space="preserve"> search</w:t>
      </w:r>
      <w:r w:rsidRPr="009B655F">
        <w:rPr>
          <w:rFonts w:eastAsia="Times New Roman"/>
          <w:color w:val="000000" w:themeColor="text1"/>
          <w:rPrChange w:id="338"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339" w:author="Thiago Cruz" w:date="2017-10-31T17:30:00Z">
            <w:rPr>
              <w:rFonts w:ascii="Helvetica" w:eastAsia="Times New Roman" w:hAnsi="Helvetica"/>
              <w:color w:val="24292E"/>
            </w:rPr>
          </w:rPrChange>
        </w:rPr>
        <w:t> </w:t>
      </w:r>
      <w:r w:rsidR="006B7720" w:rsidRPr="009B655F">
        <w:rPr>
          <w:rFonts w:eastAsia="Times New Roman"/>
          <w:color w:val="000000" w:themeColor="text1"/>
          <w:rPrChange w:id="340" w:author="Thiago Cruz" w:date="2017-10-31T17:30:00Z">
            <w:rPr>
              <w:rFonts w:ascii="Helvetica" w:eastAsia="Times New Roman" w:hAnsi="Helvetica"/>
              <w:color w:val="24292E"/>
            </w:rPr>
          </w:rPrChange>
        </w:rPr>
        <w:t>– Para fazer pesquisas nos registros das imagens no repositório</w:t>
      </w:r>
      <w:r w:rsidRPr="009B655F">
        <w:rPr>
          <w:rFonts w:eastAsia="Times New Roman"/>
          <w:color w:val="000000" w:themeColor="text1"/>
          <w:rPrChange w:id="341" w:author="Thiago Cruz" w:date="2017-10-31T17:30:00Z">
            <w:rPr>
              <w:rFonts w:ascii="Helvetica" w:eastAsia="Times New Roman" w:hAnsi="Helvetica"/>
              <w:color w:val="24292E"/>
            </w:rPr>
          </w:rPrChange>
        </w:rPr>
        <w:t>.</w:t>
      </w:r>
    </w:p>
    <w:p w14:paraId="55ED74C9" w14:textId="014C9BCB" w:rsidR="00261D71" w:rsidRPr="009B655F" w:rsidRDefault="00261D71" w:rsidP="00261D71">
      <w:pPr>
        <w:numPr>
          <w:ilvl w:val="0"/>
          <w:numId w:val="23"/>
        </w:numPr>
        <w:spacing w:afterAutospacing="1"/>
        <w:rPr>
          <w:rFonts w:eastAsia="Times New Roman"/>
          <w:color w:val="000000" w:themeColor="text1"/>
          <w:rPrChange w:id="342" w:author="Thiago Cruz" w:date="2017-10-31T17:30:00Z">
            <w:rPr>
              <w:rFonts w:ascii="Helvetica" w:eastAsia="Times New Roman" w:hAnsi="Helvetica"/>
              <w:color w:val="24292E"/>
            </w:rPr>
          </w:rPrChange>
        </w:rPr>
      </w:pPr>
      <w:r w:rsidRPr="009B655F">
        <w:rPr>
          <w:rFonts w:eastAsia="Times New Roman"/>
          <w:color w:val="000000" w:themeColor="text1"/>
          <w:rPrChange w:id="343"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344" w:author="Thiago Cruz" w:date="2017-10-31T17:30:00Z">
            <w:rPr>
              <w:rFonts w:ascii="Helvetica" w:eastAsia="Times New Roman" w:hAnsi="Helvetica"/>
              <w:color w:val="24292E"/>
            </w:rPr>
          </w:rPrChange>
        </w:rPr>
        <w:instrText xml:space="preserve"> HYPERLINK "https://docs.docker.com/engine/reference/commandline/pull" </w:instrText>
      </w:r>
      <w:r w:rsidRPr="009B655F">
        <w:rPr>
          <w:rFonts w:eastAsia="Times New Roman"/>
          <w:color w:val="000000" w:themeColor="text1"/>
          <w:rPrChange w:id="345" w:author="Thiago Cruz" w:date="2017-10-31T17:30:00Z">
            <w:rPr>
              <w:rFonts w:ascii="Helvetica" w:eastAsia="Times New Roman" w:hAnsi="Helvetica"/>
              <w:color w:val="24292E"/>
            </w:rPr>
          </w:rPrChange>
        </w:rPr>
      </w:r>
      <w:r w:rsidRPr="009B655F">
        <w:rPr>
          <w:rFonts w:eastAsia="Times New Roman"/>
          <w:color w:val="000000" w:themeColor="text1"/>
          <w:rPrChange w:id="346" w:author="Thiago Cruz" w:date="2017-10-31T17:30:00Z">
            <w:rPr>
              <w:rFonts w:ascii="Helvetica" w:eastAsia="Times New Roman" w:hAnsi="Helvetica"/>
              <w:color w:val="24292E"/>
            </w:rPr>
          </w:rPrChange>
        </w:rPr>
        <w:fldChar w:fldCharType="separate"/>
      </w:r>
      <w:proofErr w:type="gramStart"/>
      <w:r w:rsidRPr="009B655F">
        <w:rPr>
          <w:rStyle w:val="CdigoHTML"/>
          <w:rFonts w:ascii="Times New Roman" w:hAnsi="Times New Roman" w:cs="Times New Roman"/>
          <w:color w:val="000000" w:themeColor="text1"/>
          <w:sz w:val="24"/>
          <w:szCs w:val="24"/>
          <w:rPrChange w:id="347" w:author="Thiago Cruz" w:date="2017-10-31T17:30:00Z">
            <w:rPr>
              <w:rStyle w:val="CdigoHTML"/>
              <w:rFonts w:ascii="Consolas" w:hAnsi="Consolas"/>
              <w:color w:val="0366D6"/>
            </w:rPr>
          </w:rPrChange>
        </w:rPr>
        <w:t>docker</w:t>
      </w:r>
      <w:proofErr w:type="gramEnd"/>
      <w:r w:rsidRPr="009B655F">
        <w:rPr>
          <w:rStyle w:val="CdigoHTML"/>
          <w:rFonts w:ascii="Times New Roman" w:hAnsi="Times New Roman" w:cs="Times New Roman"/>
          <w:color w:val="000000" w:themeColor="text1"/>
          <w:sz w:val="24"/>
          <w:szCs w:val="24"/>
          <w:rPrChange w:id="348" w:author="Thiago Cruz" w:date="2017-10-31T17:30:00Z">
            <w:rPr>
              <w:rStyle w:val="CdigoHTML"/>
              <w:rFonts w:ascii="Consolas" w:hAnsi="Consolas"/>
              <w:color w:val="0366D6"/>
            </w:rPr>
          </w:rPrChange>
        </w:rPr>
        <w:t xml:space="preserve"> pull</w:t>
      </w:r>
      <w:r w:rsidRPr="009B655F">
        <w:rPr>
          <w:rFonts w:eastAsia="Times New Roman"/>
          <w:color w:val="000000" w:themeColor="text1"/>
          <w:rPrChange w:id="349"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350" w:author="Thiago Cruz" w:date="2017-10-31T17:30:00Z">
            <w:rPr>
              <w:rFonts w:ascii="Helvetica" w:eastAsia="Times New Roman" w:hAnsi="Helvetica"/>
              <w:color w:val="24292E"/>
            </w:rPr>
          </w:rPrChange>
        </w:rPr>
        <w:t> </w:t>
      </w:r>
      <w:r w:rsidR="00C82989" w:rsidRPr="009B655F">
        <w:rPr>
          <w:rFonts w:eastAsia="Times New Roman"/>
          <w:color w:val="000000" w:themeColor="text1"/>
          <w:rPrChange w:id="351" w:author="Thiago Cruz" w:date="2017-10-31T17:30:00Z">
            <w:rPr>
              <w:rFonts w:ascii="Helvetica" w:eastAsia="Times New Roman" w:hAnsi="Helvetica"/>
              <w:color w:val="24292E"/>
            </w:rPr>
          </w:rPrChange>
        </w:rPr>
        <w:t xml:space="preserve">– Para fazer </w:t>
      </w:r>
      <w:r w:rsidRPr="009B655F">
        <w:rPr>
          <w:rFonts w:eastAsia="Times New Roman"/>
          <w:color w:val="000000" w:themeColor="text1"/>
          <w:rPrChange w:id="352" w:author="Thiago Cruz" w:date="2017-10-31T17:30:00Z">
            <w:rPr>
              <w:rFonts w:ascii="Helvetica" w:eastAsia="Times New Roman" w:hAnsi="Helvetica"/>
              <w:color w:val="24292E"/>
            </w:rPr>
          </w:rPrChange>
        </w:rPr>
        <w:t xml:space="preserve">pulls </w:t>
      </w:r>
      <w:r w:rsidR="00C82989" w:rsidRPr="009B655F">
        <w:rPr>
          <w:rFonts w:eastAsia="Times New Roman"/>
          <w:color w:val="000000" w:themeColor="text1"/>
          <w:rPrChange w:id="353" w:author="Thiago Cruz" w:date="2017-10-31T17:30:00Z">
            <w:rPr>
              <w:rFonts w:ascii="Helvetica" w:eastAsia="Times New Roman" w:hAnsi="Helvetica"/>
              <w:color w:val="24292E"/>
            </w:rPr>
          </w:rPrChange>
        </w:rPr>
        <w:t>de uma ou mais imagens do repositório para o cliente do docker na máquina local.</w:t>
      </w:r>
    </w:p>
    <w:p w14:paraId="11A62913" w14:textId="53BD4DD2" w:rsidR="00261D71" w:rsidRDefault="00261D71" w:rsidP="00261D71">
      <w:pPr>
        <w:numPr>
          <w:ilvl w:val="0"/>
          <w:numId w:val="23"/>
        </w:numPr>
        <w:spacing w:afterAutospacing="1"/>
        <w:rPr>
          <w:ins w:id="354" w:author="Thiago Cruz" w:date="2017-10-31T17:31:00Z"/>
          <w:rFonts w:eastAsia="Times New Roman"/>
          <w:color w:val="24292E"/>
        </w:rPr>
      </w:pPr>
      <w:r w:rsidRPr="009B655F">
        <w:rPr>
          <w:rFonts w:eastAsia="Times New Roman"/>
          <w:color w:val="000000" w:themeColor="text1"/>
          <w:rPrChange w:id="355"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356" w:author="Thiago Cruz" w:date="2017-10-31T17:30:00Z">
            <w:rPr>
              <w:rFonts w:ascii="Helvetica" w:eastAsia="Times New Roman" w:hAnsi="Helvetica"/>
              <w:color w:val="24292E"/>
            </w:rPr>
          </w:rPrChange>
        </w:rPr>
        <w:instrText xml:space="preserve"> HYPERLINK "https://docs.docker.com/engine/reference/commandline/push" </w:instrText>
      </w:r>
      <w:r w:rsidRPr="009B655F">
        <w:rPr>
          <w:rFonts w:eastAsia="Times New Roman"/>
          <w:color w:val="000000" w:themeColor="text1"/>
          <w:rPrChange w:id="357" w:author="Thiago Cruz" w:date="2017-10-31T17:30:00Z">
            <w:rPr>
              <w:rFonts w:ascii="Helvetica" w:eastAsia="Times New Roman" w:hAnsi="Helvetica"/>
              <w:color w:val="24292E"/>
            </w:rPr>
          </w:rPrChange>
        </w:rPr>
      </w:r>
      <w:r w:rsidRPr="009B655F">
        <w:rPr>
          <w:rFonts w:eastAsia="Times New Roman"/>
          <w:color w:val="000000" w:themeColor="text1"/>
          <w:rPrChange w:id="358" w:author="Thiago Cruz" w:date="2017-10-31T17:30:00Z">
            <w:rPr>
              <w:rFonts w:ascii="Helvetica" w:eastAsia="Times New Roman" w:hAnsi="Helvetica"/>
              <w:color w:val="24292E"/>
            </w:rPr>
          </w:rPrChange>
        </w:rPr>
        <w:fldChar w:fldCharType="separate"/>
      </w:r>
      <w:proofErr w:type="gramStart"/>
      <w:r w:rsidRPr="009B655F">
        <w:rPr>
          <w:rStyle w:val="CdigoHTML"/>
          <w:rFonts w:ascii="Times New Roman" w:hAnsi="Times New Roman" w:cs="Times New Roman"/>
          <w:color w:val="000000" w:themeColor="text1"/>
          <w:sz w:val="24"/>
          <w:szCs w:val="24"/>
          <w:rPrChange w:id="359" w:author="Thiago Cruz" w:date="2017-10-31T17:30:00Z">
            <w:rPr>
              <w:rStyle w:val="CdigoHTML"/>
              <w:rFonts w:ascii="Consolas" w:hAnsi="Consolas"/>
              <w:color w:val="0366D6"/>
            </w:rPr>
          </w:rPrChange>
        </w:rPr>
        <w:t>docker</w:t>
      </w:r>
      <w:proofErr w:type="gramEnd"/>
      <w:r w:rsidRPr="009B655F">
        <w:rPr>
          <w:rStyle w:val="CdigoHTML"/>
          <w:rFonts w:ascii="Times New Roman" w:hAnsi="Times New Roman" w:cs="Times New Roman"/>
          <w:color w:val="000000" w:themeColor="text1"/>
          <w:sz w:val="24"/>
          <w:szCs w:val="24"/>
          <w:rPrChange w:id="360" w:author="Thiago Cruz" w:date="2017-10-31T17:30:00Z">
            <w:rPr>
              <w:rStyle w:val="CdigoHTML"/>
              <w:rFonts w:ascii="Consolas" w:hAnsi="Consolas"/>
              <w:color w:val="0366D6"/>
            </w:rPr>
          </w:rPrChange>
        </w:rPr>
        <w:t xml:space="preserve"> push</w:t>
      </w:r>
      <w:r w:rsidRPr="009B655F">
        <w:rPr>
          <w:rFonts w:eastAsia="Times New Roman"/>
          <w:color w:val="000000" w:themeColor="text1"/>
          <w:rPrChange w:id="361"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362" w:author="Thiago Cruz" w:date="2017-10-31T17:30:00Z">
            <w:rPr>
              <w:rFonts w:ascii="Helvetica" w:eastAsia="Times New Roman" w:hAnsi="Helvetica"/>
              <w:color w:val="24292E"/>
            </w:rPr>
          </w:rPrChange>
        </w:rPr>
        <w:t> </w:t>
      </w:r>
      <w:r w:rsidR="00052DDF" w:rsidRPr="009B655F">
        <w:rPr>
          <w:rFonts w:eastAsia="Times New Roman"/>
          <w:color w:val="24292E"/>
          <w:rPrChange w:id="363" w:author="Thiago Cruz" w:date="2017-10-31T17:29:00Z">
            <w:rPr>
              <w:rFonts w:ascii="Helvetica" w:eastAsia="Times New Roman" w:hAnsi="Helvetica"/>
              <w:color w:val="24292E"/>
            </w:rPr>
          </w:rPrChange>
        </w:rPr>
        <w:t>– Para fazer o push</w:t>
      </w:r>
      <w:r w:rsidRPr="009B655F">
        <w:rPr>
          <w:rFonts w:eastAsia="Times New Roman"/>
          <w:color w:val="24292E"/>
          <w:rPrChange w:id="364" w:author="Thiago Cruz" w:date="2017-10-31T17:29:00Z">
            <w:rPr>
              <w:rFonts w:ascii="Helvetica" w:eastAsia="Times New Roman" w:hAnsi="Helvetica"/>
              <w:color w:val="24292E"/>
            </w:rPr>
          </w:rPrChange>
        </w:rPr>
        <w:t xml:space="preserve"> </w:t>
      </w:r>
      <w:r w:rsidR="00052DDF" w:rsidRPr="009B655F">
        <w:rPr>
          <w:rFonts w:eastAsia="Times New Roman"/>
          <w:color w:val="24292E"/>
          <w:rPrChange w:id="365" w:author="Thiago Cruz" w:date="2017-10-31T17:29:00Z">
            <w:rPr>
              <w:rFonts w:ascii="Helvetica" w:eastAsia="Times New Roman" w:hAnsi="Helvetica"/>
              <w:color w:val="24292E"/>
            </w:rPr>
          </w:rPrChange>
        </w:rPr>
        <w:t xml:space="preserve">de uma ou mais imagens </w:t>
      </w:r>
      <w:r w:rsidR="007F1777" w:rsidRPr="009B655F">
        <w:rPr>
          <w:rFonts w:eastAsia="Times New Roman"/>
          <w:color w:val="24292E"/>
          <w:rPrChange w:id="366" w:author="Thiago Cruz" w:date="2017-10-31T17:29:00Z">
            <w:rPr>
              <w:rFonts w:ascii="Helvetica" w:eastAsia="Times New Roman" w:hAnsi="Helvetica"/>
              <w:color w:val="24292E"/>
            </w:rPr>
          </w:rPrChange>
        </w:rPr>
        <w:t xml:space="preserve">do Docker local </w:t>
      </w:r>
      <w:r w:rsidR="00052DDF" w:rsidRPr="009B655F">
        <w:rPr>
          <w:rFonts w:eastAsia="Times New Roman"/>
          <w:color w:val="24292E"/>
          <w:rPrChange w:id="367" w:author="Thiago Cruz" w:date="2017-10-31T17:29:00Z">
            <w:rPr>
              <w:rFonts w:ascii="Helvetica" w:eastAsia="Times New Roman" w:hAnsi="Helvetica"/>
              <w:color w:val="24292E"/>
            </w:rPr>
          </w:rPrChange>
        </w:rPr>
        <w:t>para o repositório</w:t>
      </w:r>
      <w:r w:rsidR="007F1777" w:rsidRPr="009B655F">
        <w:rPr>
          <w:rFonts w:eastAsia="Times New Roman"/>
          <w:color w:val="24292E"/>
          <w:rPrChange w:id="368" w:author="Thiago Cruz" w:date="2017-10-31T17:29:00Z">
            <w:rPr>
              <w:rFonts w:ascii="Helvetica" w:eastAsia="Times New Roman" w:hAnsi="Helvetica"/>
              <w:color w:val="24292E"/>
            </w:rPr>
          </w:rPrChange>
        </w:rPr>
        <w:t xml:space="preserve"> do docker Hub.</w:t>
      </w:r>
    </w:p>
    <w:p w14:paraId="3F4BC808" w14:textId="11B844A5" w:rsidR="00C812FE" w:rsidRPr="009B655F" w:rsidRDefault="00150410" w:rsidP="00261D71">
      <w:pPr>
        <w:numPr>
          <w:ilvl w:val="0"/>
          <w:numId w:val="23"/>
        </w:numPr>
        <w:spacing w:afterAutospacing="1"/>
        <w:rPr>
          <w:rFonts w:eastAsia="Times New Roman"/>
          <w:color w:val="24292E"/>
          <w:rPrChange w:id="369" w:author="Thiago Cruz" w:date="2017-10-31T17:29:00Z">
            <w:rPr>
              <w:rFonts w:ascii="Helvetica" w:eastAsia="Times New Roman" w:hAnsi="Helvetica"/>
              <w:color w:val="24292E"/>
            </w:rPr>
          </w:rPrChange>
        </w:rPr>
      </w:pPr>
      <w:ins w:id="370" w:author="Thiago Cruz" w:date="2017-10-31T17:38:00Z">
        <w:r>
          <w:rPr>
            <w:rFonts w:eastAsia="Times New Roman"/>
            <w:color w:val="24292E"/>
          </w:rPr>
          <w:lastRenderedPageBreak/>
          <w:t xml:space="preserve">Docker images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ins>
      <w:ins w:id="371" w:author="Thiago Cruz" w:date="2017-10-31T17:39:00Z">
        <w:r w:rsidR="007028EC">
          <w:rPr>
            <w:rFonts w:eastAsia="Times New Roman"/>
            <w:color w:val="24292E"/>
          </w:rPr>
          <w:t xml:space="preserve"> local</w:t>
        </w:r>
      </w:ins>
      <w:ins w:id="372" w:author="Thiago Cruz" w:date="2017-10-31T17:38:00Z">
        <w:r w:rsidR="001D759B">
          <w:rPr>
            <w:rFonts w:eastAsia="Times New Roman"/>
            <w:color w:val="24292E"/>
          </w:rPr>
          <w:t>.</w:t>
        </w:r>
      </w:ins>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6B406155" w:rsidR="00845ADE" w:rsidRDefault="00636FB2" w:rsidP="00C812FE">
      <w:pPr>
        <w:pStyle w:val="Ttulo11"/>
        <w:jc w:val="left"/>
        <w:pPrChange w:id="373" w:author="Thiago Cruz" w:date="2017-10-31T17:31:00Z">
          <w:pPr>
            <w:pStyle w:val="Ttulo11"/>
          </w:pPr>
        </w:pPrChange>
      </w:pPr>
      <w:bookmarkStart w:id="374" w:name="_Toc496802704"/>
      <w:bookmarkStart w:id="375" w:name="_Toc496802933"/>
      <w:bookmarkStart w:id="376" w:name="_Toc497232761"/>
      <w:r>
        <w:lastRenderedPageBreak/>
        <w:t>4.4</w:t>
      </w:r>
      <w:r w:rsidR="00845ADE">
        <w:t>.1</w:t>
      </w:r>
      <w:r w:rsidR="00845ADE" w:rsidRPr="00086281">
        <w:t xml:space="preserve"> Docker</w:t>
      </w:r>
      <w:bookmarkEnd w:id="374"/>
      <w:bookmarkEnd w:id="375"/>
      <w:r w:rsidR="00E978F9">
        <w:t>Hub</w:t>
      </w:r>
      <w:bookmarkEnd w:id="376"/>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377" w:name="_Toc496802708"/>
      <w:bookmarkStart w:id="378" w:name="_Toc496802937"/>
      <w:bookmarkStart w:id="379" w:name="_Toc495785711"/>
      <w:bookmarkStart w:id="380" w:name="_Toc497232762"/>
      <w:r>
        <w:lastRenderedPageBreak/>
        <w:t>4.5</w:t>
      </w:r>
      <w:r w:rsidR="00CE4928">
        <w:t xml:space="preserve"> </w:t>
      </w:r>
      <w:r w:rsidR="00F8236A">
        <w:t>Play with</w:t>
      </w:r>
      <w:r w:rsidR="006B6147">
        <w:t xml:space="preserve"> </w:t>
      </w:r>
      <w:bookmarkEnd w:id="377"/>
      <w:bookmarkEnd w:id="378"/>
      <w:r w:rsidR="00F8236A">
        <w:t>Docker</w:t>
      </w:r>
      <w:bookmarkEnd w:id="380"/>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381"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381"/>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382"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382"/>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383" w:name="_Toc496802709"/>
      <w:bookmarkStart w:id="384" w:name="_Toc496802938"/>
      <w:bookmarkStart w:id="385" w:name="_Toc497232763"/>
      <w:r>
        <w:lastRenderedPageBreak/>
        <w:t>4.</w:t>
      </w:r>
      <w:r w:rsidR="00D72030">
        <w:t>6</w:t>
      </w:r>
      <w:r>
        <w:t xml:space="preserve"> </w:t>
      </w:r>
      <w:bookmarkEnd w:id="383"/>
      <w:bookmarkEnd w:id="384"/>
      <w:r w:rsidR="00F8236A">
        <w:t>Comunidade</w:t>
      </w:r>
      <w:bookmarkEnd w:id="385"/>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386" w:name="_Toc496802710"/>
      <w:bookmarkStart w:id="387" w:name="_Toc496802939"/>
      <w:bookmarkStart w:id="388" w:name="_Toc497232764"/>
      <w:bookmarkEnd w:id="379"/>
      <w:r>
        <w:rPr>
          <w:lang w:val="pt-BR"/>
        </w:rPr>
        <w:lastRenderedPageBreak/>
        <w:t>5</w:t>
      </w:r>
      <w:r w:rsidR="00C254AC">
        <w:t xml:space="preserve"> Boas práticas de Construção da aplicação (Doze fatores)</w:t>
      </w:r>
      <w:bookmarkEnd w:id="386"/>
      <w:bookmarkEnd w:id="387"/>
      <w:bookmarkEnd w:id="388"/>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389" w:name="_Toc496802711"/>
      <w:bookmarkStart w:id="390" w:name="_Toc496802940"/>
      <w:bookmarkStart w:id="391" w:name="_Toc497232765"/>
      <w:r>
        <w:lastRenderedPageBreak/>
        <w:t>6</w:t>
      </w:r>
      <w:r w:rsidR="00C254AC">
        <w:t xml:space="preserve"> </w:t>
      </w:r>
      <w:r w:rsidR="00D05179">
        <w:t>Software de gerenciamento de containers</w:t>
      </w:r>
      <w:bookmarkEnd w:id="389"/>
      <w:bookmarkEnd w:id="390"/>
      <w:bookmarkEnd w:id="391"/>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392"/>
      <w:r>
        <w:rPr>
          <w:shd w:val="clear" w:color="auto" w:fill="FFFF00"/>
          <w:lang w:eastAsia="x-none"/>
        </w:rPr>
        <w:t>Globo</w:t>
      </w:r>
      <w:commentRangeEnd w:id="392"/>
      <w:r>
        <w:commentReference w:id="392"/>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393" w:name="_Toc496802713"/>
      <w:bookmarkStart w:id="394" w:name="_Toc496802942"/>
      <w:bookmarkStart w:id="395" w:name="_Toc497232766"/>
      <w:r>
        <w:lastRenderedPageBreak/>
        <w:t>13</w:t>
      </w:r>
      <w:r w:rsidR="00C254AC">
        <w:t xml:space="preserve"> </w:t>
      </w:r>
      <w:bookmarkEnd w:id="393"/>
      <w:bookmarkEnd w:id="394"/>
      <w:r w:rsidR="008F2423">
        <w:t>Estudo de Caso</w:t>
      </w:r>
      <w:bookmarkEnd w:id="395"/>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396" w:name="_Toc496802714"/>
      <w:bookmarkStart w:id="397" w:name="_Toc496802943"/>
      <w:bookmarkStart w:id="398" w:name="_Toc497232767"/>
      <w:r>
        <w:lastRenderedPageBreak/>
        <w:t>14</w:t>
      </w:r>
      <w:r w:rsidR="00C254AC">
        <w:t xml:space="preserve"> Infraestrutura</w:t>
      </w:r>
      <w:bookmarkEnd w:id="396"/>
      <w:bookmarkEnd w:id="397"/>
      <w:bookmarkEnd w:id="398"/>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399" w:name="_Toc496802715"/>
      <w:bookmarkStart w:id="400" w:name="_Toc496802944"/>
      <w:bookmarkStart w:id="401" w:name="_Toc497232768"/>
      <w:r>
        <w:lastRenderedPageBreak/>
        <w:t>19</w:t>
      </w:r>
      <w:r w:rsidR="00C254AC">
        <w:t xml:space="preserve"> Referências</w:t>
      </w:r>
      <w:bookmarkEnd w:id="399"/>
      <w:bookmarkEnd w:id="400"/>
      <w:bookmarkEnd w:id="401"/>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402" w:name="_Toc496802716"/>
      <w:bookmarkStart w:id="403" w:name="_Toc496802945"/>
      <w:bookmarkStart w:id="404" w:name="_Toc497232769"/>
      <w:r>
        <w:lastRenderedPageBreak/>
        <w:t>11 Anexos</w:t>
      </w:r>
      <w:bookmarkEnd w:id="402"/>
      <w:bookmarkEnd w:id="403"/>
      <w:bookmarkEnd w:id="404"/>
    </w:p>
    <w:p w14:paraId="610A7845" w14:textId="5E341021" w:rsidR="009C7518" w:rsidRDefault="00C254AC" w:rsidP="00763C82">
      <w:pPr>
        <w:pStyle w:val="Ttulo21"/>
      </w:pPr>
      <w:bookmarkStart w:id="405" w:name="_Toc497232770"/>
      <w:r>
        <w:t xml:space="preserve">Anexo </w:t>
      </w:r>
      <w:r w:rsidR="00CB499E">
        <w:t>11.</w:t>
      </w:r>
      <w:r>
        <w:t>1 – Dockerfile</w:t>
      </w:r>
      <w:r w:rsidR="00DD156D">
        <w:t xml:space="preserve"> - </w:t>
      </w:r>
      <w:r w:rsidR="00DD156D" w:rsidRPr="000B5349">
        <w:rPr>
          <w:lang w:val="pt-BR"/>
        </w:rPr>
        <w:t>X86</w:t>
      </w:r>
      <w:bookmarkEnd w:id="405"/>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w:t>
      </w:r>
      <w:proofErr w:type="gramStart"/>
      <w:r w:rsidRPr="003A59F0">
        <w:rPr>
          <w:lang w:val="en-US"/>
        </w:rPr>
        <w:t>app:app</w:t>
      </w:r>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406" w:name="_Toc497232771"/>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406"/>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"db</w:t>
      </w:r>
      <w:proofErr w:type="gramEnd"/>
      <w:r w:rsidRPr="000B5349">
        <w:t>-data:/var/lib/mysql"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3E0E34" w:rsidRDefault="005B1CAB" w:rsidP="005B1CAB">
      <w:pPr>
        <w:rPr>
          <w:lang w:val="en-US"/>
        </w:rPr>
      </w:pPr>
      <w:r w:rsidRPr="005B1CAB">
        <w:rPr>
          <w:lang w:val="en-US"/>
        </w:rPr>
        <w:t xml:space="preserve">      </w:t>
      </w:r>
      <w:r w:rsidRPr="003E0E34">
        <w:rPr>
          <w:lang w:val="en-US"/>
        </w:rPr>
        <w:t>REDIS_SIDEKIQ_URL: redis://redis:6379/0</w:t>
      </w:r>
    </w:p>
    <w:p w14:paraId="4DBA9D47" w14:textId="77777777" w:rsidR="005B1CAB" w:rsidRPr="005B1CAB" w:rsidRDefault="005B1CAB" w:rsidP="005B1CAB">
      <w:pPr>
        <w:rPr>
          <w:lang w:val="en-US"/>
        </w:rPr>
      </w:pPr>
      <w:r w:rsidRPr="003E0E3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407" w:name="_Toc497232772"/>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407"/>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w:t>
      </w:r>
      <w:proofErr w:type="gramStart"/>
      <w:r w:rsidRPr="00666779">
        <w:rPr>
          <w:lang w:val="en-US"/>
        </w:rPr>
        <w:t>raspbian:jessie</w:t>
      </w:r>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 xml:space="preserve">RUN chown -R </w:t>
      </w:r>
      <w:proofErr w:type="gramStart"/>
      <w:r w:rsidRPr="00666779">
        <w:rPr>
          <w:lang w:val="en-US"/>
        </w:rPr>
        <w:t>app:app</w:t>
      </w:r>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408" w:name="_Toc497232773"/>
      <w:r>
        <w:lastRenderedPageBreak/>
        <w:t xml:space="preserve">Anexo </w:t>
      </w:r>
      <w:r w:rsidR="001D3F2C">
        <w:t>11.</w:t>
      </w:r>
      <w:r>
        <w:t>4 – Docker-compose versão 2 - ARM</w:t>
      </w:r>
      <w:bookmarkEnd w:id="408"/>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proofErr w:type="gramStart"/>
      <w:r>
        <w:t>expose</w:t>
      </w:r>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gramStart"/>
      <w:r>
        <w:t>ports</w:t>
      </w:r>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gramStart"/>
      <w:r>
        <w:t>db</w:t>
      </w:r>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409" w:name="_Toc497232774"/>
      <w:r>
        <w:lastRenderedPageBreak/>
        <w:t xml:space="preserve">Anexo </w:t>
      </w:r>
      <w:r w:rsidR="001D3F2C">
        <w:t>11.</w:t>
      </w:r>
      <w:r>
        <w:t>5</w:t>
      </w:r>
      <w:r w:rsidR="005B1CAB">
        <w:t xml:space="preserve"> – Docker-compose versão 3</w:t>
      </w:r>
      <w:r w:rsidR="00142517">
        <w:t xml:space="preserve"> - ARM</w:t>
      </w:r>
      <w:bookmarkEnd w:id="409"/>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3E0E34" w:rsidRDefault="00B60B16" w:rsidP="00B60B16">
      <w:r w:rsidRPr="004F6D7C">
        <w:rPr>
          <w:lang w:val="en-US"/>
        </w:rPr>
        <w:t xml:space="preserve">  </w:t>
      </w:r>
      <w:proofErr w:type="gramStart"/>
      <w:r w:rsidRPr="003E0E34">
        <w:t>viz</w:t>
      </w:r>
      <w:proofErr w:type="gramEnd"/>
      <w:r w:rsidRPr="003E0E34">
        <w:t>:</w:t>
      </w:r>
    </w:p>
    <w:p w14:paraId="09317B73" w14:textId="77777777" w:rsidR="00B60B16" w:rsidRPr="003E0E34" w:rsidRDefault="00B60B16" w:rsidP="00B60B16">
      <w:r w:rsidRPr="003E0E34">
        <w:t xml:space="preserve">     </w:t>
      </w:r>
      <w:proofErr w:type="gramStart"/>
      <w:r w:rsidRPr="003E0E34">
        <w:t>image</w:t>
      </w:r>
      <w:proofErr w:type="gramEnd"/>
      <w:r w:rsidRPr="003E0E34">
        <w:t>: alexellis2/visualizer-arm</w:t>
      </w:r>
    </w:p>
    <w:p w14:paraId="4A59AAC4" w14:textId="77777777" w:rsidR="00B60B16" w:rsidRPr="003E0E34" w:rsidRDefault="00B60B16" w:rsidP="00B60B16">
      <w:r w:rsidRPr="003E0E34">
        <w:t xml:space="preserve">     </w:t>
      </w:r>
      <w:proofErr w:type="gramStart"/>
      <w:r w:rsidRPr="003E0E34">
        <w:t>ports</w:t>
      </w:r>
      <w:proofErr w:type="gramEnd"/>
      <w:r w:rsidRPr="003E0E34">
        <w:t xml:space="preserve">: </w:t>
      </w:r>
    </w:p>
    <w:p w14:paraId="6CF8FFAF" w14:textId="77777777" w:rsidR="00B60B16" w:rsidRPr="004F6D7C" w:rsidRDefault="00B60B16" w:rsidP="00B60B16">
      <w:pPr>
        <w:rPr>
          <w:lang w:val="en-US"/>
        </w:rPr>
      </w:pPr>
      <w:r w:rsidRPr="003E0E3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36"/>
      <w:footerReference w:type="default" r:id="rId37"/>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2" w:author="Thiago Cruz [2]" w:date="2017-07-25T22:28:00Z" w:initials="TC">
    <w:p w14:paraId="57892181" w14:textId="77777777" w:rsidR="00150410" w:rsidRDefault="0015041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17BB8E" w14:textId="77777777" w:rsidR="00802CA8" w:rsidRDefault="00802CA8">
      <w:r>
        <w:separator/>
      </w:r>
    </w:p>
  </w:endnote>
  <w:endnote w:type="continuationSeparator" w:id="0">
    <w:p w14:paraId="40FAAFB6" w14:textId="77777777" w:rsidR="00802CA8" w:rsidRDefault="00802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150410" w:rsidRDefault="0015041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E2959" w14:textId="77777777" w:rsidR="00802CA8" w:rsidRDefault="00802CA8">
      <w:r>
        <w:separator/>
      </w:r>
    </w:p>
  </w:footnote>
  <w:footnote w:type="continuationSeparator" w:id="0">
    <w:p w14:paraId="1A3CAE8A" w14:textId="77777777" w:rsidR="00802CA8" w:rsidRDefault="00802CA8">
      <w:r>
        <w:continuationSeparator/>
      </w:r>
    </w:p>
  </w:footnote>
  <w:footnote w:id="1">
    <w:p w14:paraId="3A477492" w14:textId="1066DE99" w:rsidR="00150410" w:rsidRPr="001E03D1" w:rsidRDefault="00150410">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150410" w:rsidRPr="0000038E" w:rsidRDefault="00150410">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150410" w:rsidRPr="0087606B" w:rsidRDefault="00150410">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150410" w:rsidRPr="00393659" w:rsidRDefault="00150410">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150410" w:rsidRPr="006A3FDD" w:rsidRDefault="00150410"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150410" w:rsidRPr="000D189A" w:rsidRDefault="00150410">
      <w:pPr>
        <w:pStyle w:val="Textodenotaderodap"/>
        <w:rPr>
          <w:lang w:val="pt-BR"/>
        </w:rPr>
      </w:pPr>
      <w:r>
        <w:rPr>
          <w:rStyle w:val="Refdenotaderodap"/>
        </w:rPr>
        <w:t>4</w:t>
      </w:r>
      <w:r>
        <w:t xml:space="preserve"> </w:t>
      </w:r>
      <w:r w:rsidRPr="00D45B60">
        <w:t>https://www.docker.com/docker-mac</w:t>
      </w:r>
    </w:p>
  </w:footnote>
  <w:footnote w:id="7">
    <w:p w14:paraId="69381509" w14:textId="7C961EC0" w:rsidR="00150410" w:rsidRPr="00DA3E43" w:rsidRDefault="00150410">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5CA069F3" w14:textId="5653D603" w:rsidR="00150410" w:rsidRPr="00C02FD1" w:rsidRDefault="00150410">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150410" w:rsidRPr="00914B75" w:rsidRDefault="00150410"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150410" w:rsidRPr="00393659" w:rsidRDefault="00150410"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150410" w:rsidRPr="007E3C42" w:rsidRDefault="00150410">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150410" w:rsidRPr="00A85B21" w:rsidRDefault="00150410">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150410" w:rsidRPr="00A85B21" w:rsidRDefault="00150410">
      <w:pPr>
        <w:pStyle w:val="Textodenotaderodap"/>
        <w:rPr>
          <w:lang w:val="pt-BR"/>
        </w:rPr>
      </w:pPr>
      <w:r>
        <w:rPr>
          <w:rStyle w:val="Refdenotaderodap"/>
        </w:rPr>
        <w:t>8</w:t>
      </w:r>
      <w:r>
        <w:t xml:space="preserve"> </w:t>
      </w:r>
      <w:r w:rsidRPr="00CD494D">
        <w:t>https://github.com/docker/labs</w:t>
      </w:r>
    </w:p>
  </w:footnote>
  <w:footnote w:id="14">
    <w:p w14:paraId="6BB44EE3" w14:textId="6E19317C" w:rsidR="00150410" w:rsidRPr="0072040E" w:rsidRDefault="00150410"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150410" w:rsidRPr="0072040E" w:rsidRDefault="00150410">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150410" w:rsidRPr="0072040E" w:rsidRDefault="00150410">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150410" w:rsidRDefault="0015041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4">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7">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8">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9">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2">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4"/>
  </w:num>
  <w:num w:numId="4">
    <w:abstractNumId w:val="16"/>
  </w:num>
  <w:num w:numId="5">
    <w:abstractNumId w:val="17"/>
  </w:num>
  <w:num w:numId="6">
    <w:abstractNumId w:val="7"/>
  </w:num>
  <w:num w:numId="7">
    <w:abstractNumId w:val="18"/>
  </w:num>
  <w:num w:numId="8">
    <w:abstractNumId w:val="2"/>
  </w:num>
  <w:num w:numId="9">
    <w:abstractNumId w:val="3"/>
  </w:num>
  <w:num w:numId="10">
    <w:abstractNumId w:val="10"/>
  </w:num>
  <w:num w:numId="11">
    <w:abstractNumId w:val="20"/>
  </w:num>
  <w:num w:numId="12">
    <w:abstractNumId w:val="15"/>
  </w:num>
  <w:num w:numId="13">
    <w:abstractNumId w:val="9"/>
  </w:num>
  <w:num w:numId="14">
    <w:abstractNumId w:val="12"/>
  </w:num>
  <w:num w:numId="15">
    <w:abstractNumId w:val="6"/>
  </w:num>
  <w:num w:numId="16">
    <w:abstractNumId w:val="0"/>
  </w:num>
  <w:num w:numId="17">
    <w:abstractNumId w:val="11"/>
  </w:num>
  <w:num w:numId="18">
    <w:abstractNumId w:val="14"/>
  </w:num>
  <w:num w:numId="19">
    <w:abstractNumId w:val="19"/>
  </w:num>
  <w:num w:numId="20">
    <w:abstractNumId w:val="21"/>
  </w:num>
  <w:num w:numId="21">
    <w:abstractNumId w:val="1"/>
  </w:num>
  <w:num w:numId="22">
    <w:abstractNumId w:val="5"/>
  </w:num>
  <w:num w:numId="23">
    <w:abstractNumId w:val="2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1233B"/>
    <w:rsid w:val="00013EB8"/>
    <w:rsid w:val="000154CF"/>
    <w:rsid w:val="0001679C"/>
    <w:rsid w:val="00024811"/>
    <w:rsid w:val="00031776"/>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0935"/>
    <w:rsid w:val="000A7CE0"/>
    <w:rsid w:val="000B30B9"/>
    <w:rsid w:val="000B3411"/>
    <w:rsid w:val="000B5349"/>
    <w:rsid w:val="000B7445"/>
    <w:rsid w:val="000C245C"/>
    <w:rsid w:val="000C2F80"/>
    <w:rsid w:val="000C5351"/>
    <w:rsid w:val="000C6FC5"/>
    <w:rsid w:val="000D0DB1"/>
    <w:rsid w:val="000D189A"/>
    <w:rsid w:val="000D1C8B"/>
    <w:rsid w:val="000D6FB7"/>
    <w:rsid w:val="000E6F57"/>
    <w:rsid w:val="000F0D4D"/>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A1A"/>
    <w:rsid w:val="00154795"/>
    <w:rsid w:val="001547B6"/>
    <w:rsid w:val="0015691C"/>
    <w:rsid w:val="0017031F"/>
    <w:rsid w:val="00176F31"/>
    <w:rsid w:val="00180959"/>
    <w:rsid w:val="00192057"/>
    <w:rsid w:val="001A3F07"/>
    <w:rsid w:val="001A3F23"/>
    <w:rsid w:val="001B379C"/>
    <w:rsid w:val="001B4130"/>
    <w:rsid w:val="001B4E98"/>
    <w:rsid w:val="001B7DEA"/>
    <w:rsid w:val="001C4B8F"/>
    <w:rsid w:val="001C5D56"/>
    <w:rsid w:val="001D0F94"/>
    <w:rsid w:val="001D3F2C"/>
    <w:rsid w:val="001D4D81"/>
    <w:rsid w:val="001D759B"/>
    <w:rsid w:val="001E03D1"/>
    <w:rsid w:val="001E1CF0"/>
    <w:rsid w:val="001E292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4DF2"/>
    <w:rsid w:val="002561A2"/>
    <w:rsid w:val="00261573"/>
    <w:rsid w:val="00261D71"/>
    <w:rsid w:val="00266F4B"/>
    <w:rsid w:val="0026742C"/>
    <w:rsid w:val="0027048E"/>
    <w:rsid w:val="00270D92"/>
    <w:rsid w:val="00274DAB"/>
    <w:rsid w:val="00280D6F"/>
    <w:rsid w:val="00281D92"/>
    <w:rsid w:val="00285086"/>
    <w:rsid w:val="00293D5D"/>
    <w:rsid w:val="002A18A3"/>
    <w:rsid w:val="002A3CFA"/>
    <w:rsid w:val="002A5105"/>
    <w:rsid w:val="002B35F7"/>
    <w:rsid w:val="002B79F8"/>
    <w:rsid w:val="002C1CF9"/>
    <w:rsid w:val="002C6298"/>
    <w:rsid w:val="002C6832"/>
    <w:rsid w:val="002D3E0F"/>
    <w:rsid w:val="002D41F4"/>
    <w:rsid w:val="002D443A"/>
    <w:rsid w:val="002D481B"/>
    <w:rsid w:val="002D48B9"/>
    <w:rsid w:val="002E210D"/>
    <w:rsid w:val="002E7762"/>
    <w:rsid w:val="002F26AE"/>
    <w:rsid w:val="002F6429"/>
    <w:rsid w:val="0030195F"/>
    <w:rsid w:val="00303BFA"/>
    <w:rsid w:val="00306B78"/>
    <w:rsid w:val="00310F06"/>
    <w:rsid w:val="003129CB"/>
    <w:rsid w:val="0031712E"/>
    <w:rsid w:val="00333C20"/>
    <w:rsid w:val="0033526A"/>
    <w:rsid w:val="00335BFE"/>
    <w:rsid w:val="00340653"/>
    <w:rsid w:val="00346BAF"/>
    <w:rsid w:val="00346F59"/>
    <w:rsid w:val="0034724E"/>
    <w:rsid w:val="00347AD0"/>
    <w:rsid w:val="00360999"/>
    <w:rsid w:val="003621F2"/>
    <w:rsid w:val="003654A0"/>
    <w:rsid w:val="00372254"/>
    <w:rsid w:val="003811C5"/>
    <w:rsid w:val="00385309"/>
    <w:rsid w:val="00385B8F"/>
    <w:rsid w:val="00393659"/>
    <w:rsid w:val="00394D88"/>
    <w:rsid w:val="00397ACD"/>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54F"/>
    <w:rsid w:val="003F5F33"/>
    <w:rsid w:val="00403392"/>
    <w:rsid w:val="0040364E"/>
    <w:rsid w:val="00406A65"/>
    <w:rsid w:val="0041229C"/>
    <w:rsid w:val="00414453"/>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4A70"/>
    <w:rsid w:val="004A664D"/>
    <w:rsid w:val="004B6454"/>
    <w:rsid w:val="004C2B6F"/>
    <w:rsid w:val="004C4201"/>
    <w:rsid w:val="004D0475"/>
    <w:rsid w:val="004D29CD"/>
    <w:rsid w:val="004D3FA9"/>
    <w:rsid w:val="004E0971"/>
    <w:rsid w:val="004E2807"/>
    <w:rsid w:val="004E4902"/>
    <w:rsid w:val="004E6EC3"/>
    <w:rsid w:val="004F36B6"/>
    <w:rsid w:val="004F6D7C"/>
    <w:rsid w:val="0050044B"/>
    <w:rsid w:val="00503F8F"/>
    <w:rsid w:val="0050405E"/>
    <w:rsid w:val="00521BCB"/>
    <w:rsid w:val="00521F7A"/>
    <w:rsid w:val="0052391B"/>
    <w:rsid w:val="005256D9"/>
    <w:rsid w:val="00527AFA"/>
    <w:rsid w:val="00533488"/>
    <w:rsid w:val="0053728C"/>
    <w:rsid w:val="00540288"/>
    <w:rsid w:val="00541FE6"/>
    <w:rsid w:val="005442B7"/>
    <w:rsid w:val="00544D4A"/>
    <w:rsid w:val="00547F8D"/>
    <w:rsid w:val="00557164"/>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713A"/>
    <w:rsid w:val="005C0C6F"/>
    <w:rsid w:val="005C1476"/>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63FB"/>
    <w:rsid w:val="00606531"/>
    <w:rsid w:val="00607A79"/>
    <w:rsid w:val="00614232"/>
    <w:rsid w:val="00614D34"/>
    <w:rsid w:val="006152D8"/>
    <w:rsid w:val="006226FC"/>
    <w:rsid w:val="00624911"/>
    <w:rsid w:val="006258E1"/>
    <w:rsid w:val="00636305"/>
    <w:rsid w:val="00636A20"/>
    <w:rsid w:val="00636FB2"/>
    <w:rsid w:val="00637A4B"/>
    <w:rsid w:val="00640B48"/>
    <w:rsid w:val="0064121B"/>
    <w:rsid w:val="00641D25"/>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D61C6"/>
    <w:rsid w:val="006D7E80"/>
    <w:rsid w:val="006E28EF"/>
    <w:rsid w:val="006F26D0"/>
    <w:rsid w:val="006F63FC"/>
    <w:rsid w:val="006F67B3"/>
    <w:rsid w:val="007028EC"/>
    <w:rsid w:val="00704BCC"/>
    <w:rsid w:val="00707398"/>
    <w:rsid w:val="00711B15"/>
    <w:rsid w:val="00717614"/>
    <w:rsid w:val="0072040E"/>
    <w:rsid w:val="007204D3"/>
    <w:rsid w:val="00722534"/>
    <w:rsid w:val="007241AE"/>
    <w:rsid w:val="0072741D"/>
    <w:rsid w:val="00733F42"/>
    <w:rsid w:val="00734325"/>
    <w:rsid w:val="0073445F"/>
    <w:rsid w:val="007344CF"/>
    <w:rsid w:val="00743AB4"/>
    <w:rsid w:val="00752470"/>
    <w:rsid w:val="00753420"/>
    <w:rsid w:val="0075379B"/>
    <w:rsid w:val="007537B8"/>
    <w:rsid w:val="007635CF"/>
    <w:rsid w:val="00763C82"/>
    <w:rsid w:val="00766294"/>
    <w:rsid w:val="0077216E"/>
    <w:rsid w:val="00772BE7"/>
    <w:rsid w:val="00780FF9"/>
    <w:rsid w:val="00785B0B"/>
    <w:rsid w:val="0079088C"/>
    <w:rsid w:val="00797E99"/>
    <w:rsid w:val="007A0141"/>
    <w:rsid w:val="007A1451"/>
    <w:rsid w:val="007A3492"/>
    <w:rsid w:val="007A5C45"/>
    <w:rsid w:val="007A7DAB"/>
    <w:rsid w:val="007B073E"/>
    <w:rsid w:val="007B109F"/>
    <w:rsid w:val="007B3259"/>
    <w:rsid w:val="007B380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2CA8"/>
    <w:rsid w:val="00803924"/>
    <w:rsid w:val="008045DD"/>
    <w:rsid w:val="008129A6"/>
    <w:rsid w:val="008175CA"/>
    <w:rsid w:val="008250B9"/>
    <w:rsid w:val="00825438"/>
    <w:rsid w:val="00826C4F"/>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A3DA0"/>
    <w:rsid w:val="008A414F"/>
    <w:rsid w:val="008A7B21"/>
    <w:rsid w:val="008B207A"/>
    <w:rsid w:val="008B2D13"/>
    <w:rsid w:val="008B7303"/>
    <w:rsid w:val="008C5769"/>
    <w:rsid w:val="008C5EF0"/>
    <w:rsid w:val="008D0BD9"/>
    <w:rsid w:val="008D2322"/>
    <w:rsid w:val="008D2905"/>
    <w:rsid w:val="008D2973"/>
    <w:rsid w:val="008D2D41"/>
    <w:rsid w:val="008D3844"/>
    <w:rsid w:val="008D7670"/>
    <w:rsid w:val="008E1F22"/>
    <w:rsid w:val="008E4C50"/>
    <w:rsid w:val="008F05E4"/>
    <w:rsid w:val="008F20DB"/>
    <w:rsid w:val="008F2423"/>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4E07"/>
    <w:rsid w:val="009E12D3"/>
    <w:rsid w:val="009E20D1"/>
    <w:rsid w:val="009E265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5341"/>
    <w:rsid w:val="00B05507"/>
    <w:rsid w:val="00B0786C"/>
    <w:rsid w:val="00B11711"/>
    <w:rsid w:val="00B152FC"/>
    <w:rsid w:val="00B21215"/>
    <w:rsid w:val="00B21878"/>
    <w:rsid w:val="00B23059"/>
    <w:rsid w:val="00B278DC"/>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95B4F"/>
    <w:rsid w:val="00BA03C0"/>
    <w:rsid w:val="00BA5715"/>
    <w:rsid w:val="00BC5171"/>
    <w:rsid w:val="00BC6076"/>
    <w:rsid w:val="00BD22BE"/>
    <w:rsid w:val="00BD5075"/>
    <w:rsid w:val="00BD557B"/>
    <w:rsid w:val="00BE2CE9"/>
    <w:rsid w:val="00BE3BD3"/>
    <w:rsid w:val="00BE6554"/>
    <w:rsid w:val="00C02FD1"/>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0255"/>
    <w:rsid w:val="00C75113"/>
    <w:rsid w:val="00C759CF"/>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8EC"/>
    <w:rsid w:val="00D72030"/>
    <w:rsid w:val="00D81961"/>
    <w:rsid w:val="00D826C9"/>
    <w:rsid w:val="00D86736"/>
    <w:rsid w:val="00D86A2C"/>
    <w:rsid w:val="00D924EF"/>
    <w:rsid w:val="00D9318B"/>
    <w:rsid w:val="00D97EB1"/>
    <w:rsid w:val="00DA3B03"/>
    <w:rsid w:val="00DA3E43"/>
    <w:rsid w:val="00DA4ADE"/>
    <w:rsid w:val="00DA5852"/>
    <w:rsid w:val="00DB1795"/>
    <w:rsid w:val="00DB4922"/>
    <w:rsid w:val="00DC0F6F"/>
    <w:rsid w:val="00DC44BD"/>
    <w:rsid w:val="00DC4729"/>
    <w:rsid w:val="00DD156D"/>
    <w:rsid w:val="00DD299F"/>
    <w:rsid w:val="00DD2C3A"/>
    <w:rsid w:val="00DD52E1"/>
    <w:rsid w:val="00DE425A"/>
    <w:rsid w:val="00DF2720"/>
    <w:rsid w:val="00DF52B5"/>
    <w:rsid w:val="00DF6434"/>
    <w:rsid w:val="00E0080A"/>
    <w:rsid w:val="00E01C51"/>
    <w:rsid w:val="00E02F90"/>
    <w:rsid w:val="00E034B5"/>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643F2"/>
    <w:rsid w:val="00F7112C"/>
    <w:rsid w:val="00F718AA"/>
    <w:rsid w:val="00F743AF"/>
    <w:rsid w:val="00F7772B"/>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22B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training.play-with-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training.docker.com/" TargetMode="Externa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header" Target="head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 Id="rId41"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9ADE4-F5EC-FE45-837D-FD086FB40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67</Pages>
  <Words>11231</Words>
  <Characters>60649</Characters>
  <Application>Microsoft Macintosh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71737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1577</cp:revision>
  <cp:lastPrinted>2016-06-27T13:00:00Z</cp:lastPrinted>
  <dcterms:created xsi:type="dcterms:W3CDTF">2016-06-27T13:03:00Z</dcterms:created>
  <dcterms:modified xsi:type="dcterms:W3CDTF">2017-10-31T19:41:00Z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