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191F76D0" w14:textId="5B5F5498" w:rsidR="00192F18" w:rsidRPr="00192F18"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192F18" w:rsidRPr="00192F18">
        <w:rPr>
          <w:noProof/>
          <w:color w:val="000000"/>
          <w:lang w:val="en-US"/>
        </w:rPr>
        <w:t xml:space="preserve">Figura </w:t>
      </w:r>
      <w:r w:rsidR="00192F18" w:rsidRPr="00192F18">
        <w:rPr>
          <w:noProof/>
          <w:lang w:val="en-US"/>
        </w:rPr>
        <w:t>1</w:t>
      </w:r>
      <w:r w:rsidR="00192F18" w:rsidRPr="00192F18">
        <w:rPr>
          <w:noProof/>
          <w:color w:val="000000"/>
          <w:lang w:val="en-US"/>
        </w:rPr>
        <w:t>: Clound</w:t>
      </w:r>
      <w:r w:rsidR="00192F18" w:rsidRPr="00192F18">
        <w:rPr>
          <w:noProof/>
          <w:lang w:val="en-US"/>
        </w:rPr>
        <w:tab/>
      </w:r>
      <w:r w:rsidR="00192F18">
        <w:rPr>
          <w:noProof/>
        </w:rPr>
        <w:fldChar w:fldCharType="begin"/>
      </w:r>
      <w:r w:rsidR="00192F18" w:rsidRPr="00192F18">
        <w:rPr>
          <w:noProof/>
          <w:lang w:val="en-US"/>
        </w:rPr>
        <w:instrText xml:space="preserve"> PAGEREF _Toc497408490 \h </w:instrText>
      </w:r>
      <w:r w:rsidR="00192F18">
        <w:rPr>
          <w:noProof/>
        </w:rPr>
      </w:r>
      <w:r w:rsidR="00192F18">
        <w:rPr>
          <w:noProof/>
        </w:rPr>
        <w:fldChar w:fldCharType="separate"/>
      </w:r>
      <w:r w:rsidR="00192F18" w:rsidRPr="00192F18">
        <w:rPr>
          <w:noProof/>
          <w:lang w:val="en-US"/>
        </w:rPr>
        <w:t>13</w:t>
      </w:r>
      <w:r w:rsidR="00192F18">
        <w:rPr>
          <w:noProof/>
        </w:rPr>
        <w:fldChar w:fldCharType="end"/>
      </w:r>
    </w:p>
    <w:p w14:paraId="671DB83E" w14:textId="733D250E"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2</w:t>
      </w:r>
      <w:r w:rsidRPr="00192F18">
        <w:rPr>
          <w:noProof/>
          <w:color w:val="000000"/>
          <w:lang w:val="en-US"/>
        </w:rPr>
        <w:t>: Joseph Carl</w:t>
      </w:r>
      <w:r w:rsidRPr="00192F18">
        <w:rPr>
          <w:noProof/>
          <w:lang w:val="en-US"/>
        </w:rPr>
        <w:tab/>
      </w:r>
      <w:r>
        <w:rPr>
          <w:noProof/>
        </w:rPr>
        <w:fldChar w:fldCharType="begin"/>
      </w:r>
      <w:r w:rsidRPr="00192F18">
        <w:rPr>
          <w:noProof/>
          <w:lang w:val="en-US"/>
        </w:rPr>
        <w:instrText xml:space="preserve"> PAGEREF _Toc497408491 \h </w:instrText>
      </w:r>
      <w:r>
        <w:rPr>
          <w:noProof/>
        </w:rPr>
      </w:r>
      <w:r>
        <w:rPr>
          <w:noProof/>
        </w:rPr>
        <w:fldChar w:fldCharType="separate"/>
      </w:r>
      <w:r w:rsidRPr="00192F18">
        <w:rPr>
          <w:noProof/>
          <w:lang w:val="en-US"/>
        </w:rPr>
        <w:t>14</w:t>
      </w:r>
      <w:r>
        <w:rPr>
          <w:noProof/>
        </w:rPr>
        <w:fldChar w:fldCharType="end"/>
      </w:r>
    </w:p>
    <w:p w14:paraId="7A320294" w14:textId="0BC38220"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3</w:t>
      </w:r>
      <w:r w:rsidRPr="00192F18">
        <w:rPr>
          <w:noProof/>
          <w:color w:val="000000"/>
          <w:lang w:val="en-US"/>
        </w:rPr>
        <w:t>: John McCarthy</w:t>
      </w:r>
      <w:r w:rsidRPr="00192F18">
        <w:rPr>
          <w:noProof/>
          <w:lang w:val="en-US"/>
        </w:rPr>
        <w:tab/>
      </w:r>
      <w:r>
        <w:rPr>
          <w:noProof/>
        </w:rPr>
        <w:fldChar w:fldCharType="begin"/>
      </w:r>
      <w:r w:rsidRPr="00192F18">
        <w:rPr>
          <w:noProof/>
          <w:lang w:val="en-US"/>
        </w:rPr>
        <w:instrText xml:space="preserve"> PAGEREF _Toc497408492 \h </w:instrText>
      </w:r>
      <w:r>
        <w:rPr>
          <w:noProof/>
        </w:rPr>
      </w:r>
      <w:r>
        <w:rPr>
          <w:noProof/>
        </w:rPr>
        <w:fldChar w:fldCharType="separate"/>
      </w:r>
      <w:r w:rsidRPr="00192F18">
        <w:rPr>
          <w:noProof/>
          <w:lang w:val="en-US"/>
        </w:rPr>
        <w:t>14</w:t>
      </w:r>
      <w:r>
        <w:rPr>
          <w:noProof/>
        </w:rPr>
        <w:fldChar w:fldCharType="end"/>
      </w:r>
    </w:p>
    <w:p w14:paraId="6B99E2B8" w14:textId="6663B8CD"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192F18">
        <w:rPr>
          <w:noProof/>
          <w:color w:val="000000"/>
          <w:lang w:val="en-US"/>
        </w:rPr>
        <w:t xml:space="preserve">Figura </w:t>
      </w:r>
      <w:r w:rsidRPr="00192F18">
        <w:rPr>
          <w:noProof/>
          <w:lang w:val="en-US"/>
        </w:rPr>
        <w:t>4</w:t>
      </w:r>
      <w:r w:rsidRPr="00192F18">
        <w:rPr>
          <w:noProof/>
          <w:color w:val="000000"/>
          <w:lang w:val="en-US"/>
        </w:rPr>
        <w:t>: Ramnath Chellappa</w:t>
      </w:r>
      <w:r w:rsidRPr="00192F18">
        <w:rPr>
          <w:noProof/>
          <w:lang w:val="en-US"/>
        </w:rPr>
        <w:tab/>
      </w:r>
      <w:r>
        <w:rPr>
          <w:noProof/>
        </w:rPr>
        <w:fldChar w:fldCharType="begin"/>
      </w:r>
      <w:r w:rsidRPr="00192F18">
        <w:rPr>
          <w:noProof/>
          <w:lang w:val="en-US"/>
        </w:rPr>
        <w:instrText xml:space="preserve"> PAGEREF _Toc497408493 \h </w:instrText>
      </w:r>
      <w:r>
        <w:rPr>
          <w:noProof/>
        </w:rPr>
      </w:r>
      <w:r>
        <w:rPr>
          <w:noProof/>
        </w:rPr>
        <w:fldChar w:fldCharType="separate"/>
      </w:r>
      <w:r w:rsidRPr="00192F18">
        <w:rPr>
          <w:noProof/>
          <w:lang w:val="en-US"/>
        </w:rPr>
        <w:t>15</w:t>
      </w:r>
      <w:r>
        <w:rPr>
          <w:noProof/>
        </w:rPr>
        <w:fldChar w:fldCharType="end"/>
      </w:r>
    </w:p>
    <w:p w14:paraId="099BAFE6" w14:textId="1AB56CA3"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5</w:t>
      </w:r>
      <w:r w:rsidRPr="009E7A08">
        <w:rPr>
          <w:noProof/>
          <w:color w:val="000000"/>
        </w:rPr>
        <w:t>: Modelos de Implementação</w:t>
      </w:r>
      <w:r>
        <w:rPr>
          <w:noProof/>
        </w:rPr>
        <w:tab/>
      </w:r>
      <w:r>
        <w:rPr>
          <w:noProof/>
        </w:rPr>
        <w:fldChar w:fldCharType="begin"/>
      </w:r>
      <w:r>
        <w:rPr>
          <w:noProof/>
        </w:rPr>
        <w:instrText xml:space="preserve"> PAGEREF _Toc497408494 \h </w:instrText>
      </w:r>
      <w:r>
        <w:rPr>
          <w:noProof/>
        </w:rPr>
      </w:r>
      <w:r>
        <w:rPr>
          <w:noProof/>
        </w:rPr>
        <w:fldChar w:fldCharType="separate"/>
      </w:r>
      <w:r>
        <w:rPr>
          <w:noProof/>
        </w:rPr>
        <w:t>16</w:t>
      </w:r>
      <w:r>
        <w:rPr>
          <w:noProof/>
        </w:rPr>
        <w:fldChar w:fldCharType="end"/>
      </w:r>
    </w:p>
    <w:p w14:paraId="34B7B231" w14:textId="3D156CB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6</w:t>
      </w:r>
      <w:r w:rsidRPr="009E7A08">
        <w:rPr>
          <w:noProof/>
          <w:color w:val="000000"/>
        </w:rPr>
        <w:t>: Nuvem pública</w:t>
      </w:r>
      <w:r>
        <w:rPr>
          <w:noProof/>
        </w:rPr>
        <w:tab/>
      </w:r>
      <w:r>
        <w:rPr>
          <w:noProof/>
        </w:rPr>
        <w:fldChar w:fldCharType="begin"/>
      </w:r>
      <w:r>
        <w:rPr>
          <w:noProof/>
        </w:rPr>
        <w:instrText xml:space="preserve"> PAGEREF _Toc497408495 \h </w:instrText>
      </w:r>
      <w:r>
        <w:rPr>
          <w:noProof/>
        </w:rPr>
      </w:r>
      <w:r>
        <w:rPr>
          <w:noProof/>
        </w:rPr>
        <w:fldChar w:fldCharType="separate"/>
      </w:r>
      <w:r>
        <w:rPr>
          <w:noProof/>
        </w:rPr>
        <w:t>17</w:t>
      </w:r>
      <w:r>
        <w:rPr>
          <w:noProof/>
        </w:rPr>
        <w:fldChar w:fldCharType="end"/>
      </w:r>
    </w:p>
    <w:p w14:paraId="063BDF04" w14:textId="79F8E84B"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7</w:t>
      </w:r>
      <w:r w:rsidRPr="009E7A08">
        <w:rPr>
          <w:noProof/>
          <w:color w:val="000000"/>
        </w:rPr>
        <w:t>: Nuvem Privada</w:t>
      </w:r>
      <w:r>
        <w:rPr>
          <w:noProof/>
        </w:rPr>
        <w:tab/>
      </w:r>
      <w:r>
        <w:rPr>
          <w:noProof/>
        </w:rPr>
        <w:fldChar w:fldCharType="begin"/>
      </w:r>
      <w:r>
        <w:rPr>
          <w:noProof/>
        </w:rPr>
        <w:instrText xml:space="preserve"> PAGEREF _Toc497408496 \h </w:instrText>
      </w:r>
      <w:r>
        <w:rPr>
          <w:noProof/>
        </w:rPr>
      </w:r>
      <w:r>
        <w:rPr>
          <w:noProof/>
        </w:rPr>
        <w:fldChar w:fldCharType="separate"/>
      </w:r>
      <w:r>
        <w:rPr>
          <w:noProof/>
        </w:rPr>
        <w:t>18</w:t>
      </w:r>
      <w:r>
        <w:rPr>
          <w:noProof/>
        </w:rPr>
        <w:fldChar w:fldCharType="end"/>
      </w:r>
    </w:p>
    <w:p w14:paraId="41E74E6E" w14:textId="5CF48572"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8</w:t>
      </w:r>
      <w:r w:rsidRPr="009E7A08">
        <w:rPr>
          <w:noProof/>
          <w:color w:val="000000"/>
        </w:rPr>
        <w:t>: Nuvem Comunitária</w:t>
      </w:r>
      <w:r>
        <w:rPr>
          <w:noProof/>
        </w:rPr>
        <w:tab/>
      </w:r>
      <w:r>
        <w:rPr>
          <w:noProof/>
        </w:rPr>
        <w:fldChar w:fldCharType="begin"/>
      </w:r>
      <w:r>
        <w:rPr>
          <w:noProof/>
        </w:rPr>
        <w:instrText xml:space="preserve"> PAGEREF _Toc497408497 \h </w:instrText>
      </w:r>
      <w:r>
        <w:rPr>
          <w:noProof/>
        </w:rPr>
      </w:r>
      <w:r>
        <w:rPr>
          <w:noProof/>
        </w:rPr>
        <w:fldChar w:fldCharType="separate"/>
      </w:r>
      <w:r>
        <w:rPr>
          <w:noProof/>
        </w:rPr>
        <w:t>19</w:t>
      </w:r>
      <w:r>
        <w:rPr>
          <w:noProof/>
        </w:rPr>
        <w:fldChar w:fldCharType="end"/>
      </w:r>
    </w:p>
    <w:p w14:paraId="61B8B1B8" w14:textId="2BB05E87"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9</w:t>
      </w:r>
      <w:r w:rsidRPr="009E7A08">
        <w:rPr>
          <w:noProof/>
          <w:color w:val="000000"/>
        </w:rPr>
        <w:t>: Modelos de Implementação</w:t>
      </w:r>
      <w:r>
        <w:rPr>
          <w:noProof/>
        </w:rPr>
        <w:tab/>
      </w:r>
      <w:r>
        <w:rPr>
          <w:noProof/>
        </w:rPr>
        <w:fldChar w:fldCharType="begin"/>
      </w:r>
      <w:r>
        <w:rPr>
          <w:noProof/>
        </w:rPr>
        <w:instrText xml:space="preserve"> PAGEREF _Toc497408498 \h </w:instrText>
      </w:r>
      <w:r>
        <w:rPr>
          <w:noProof/>
        </w:rPr>
      </w:r>
      <w:r>
        <w:rPr>
          <w:noProof/>
        </w:rPr>
        <w:fldChar w:fldCharType="separate"/>
      </w:r>
      <w:r>
        <w:rPr>
          <w:noProof/>
        </w:rPr>
        <w:t>20</w:t>
      </w:r>
      <w:r>
        <w:rPr>
          <w:noProof/>
        </w:rPr>
        <w:fldChar w:fldCharType="end"/>
      </w:r>
    </w:p>
    <w:p w14:paraId="0586BEEF" w14:textId="7F4518BC"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10</w:t>
      </w:r>
      <w:r w:rsidRPr="009E7A08">
        <w:rPr>
          <w:noProof/>
          <w:color w:val="000000"/>
        </w:rPr>
        <w:t>: Modelos de Serviço</w:t>
      </w:r>
      <w:r>
        <w:rPr>
          <w:noProof/>
        </w:rPr>
        <w:tab/>
      </w:r>
      <w:r>
        <w:rPr>
          <w:noProof/>
        </w:rPr>
        <w:fldChar w:fldCharType="begin"/>
      </w:r>
      <w:r>
        <w:rPr>
          <w:noProof/>
        </w:rPr>
        <w:instrText xml:space="preserve"> PAGEREF _Toc497408499 \h </w:instrText>
      </w:r>
      <w:r>
        <w:rPr>
          <w:noProof/>
        </w:rPr>
      </w:r>
      <w:r>
        <w:rPr>
          <w:noProof/>
        </w:rPr>
        <w:fldChar w:fldCharType="separate"/>
      </w:r>
      <w:r>
        <w:rPr>
          <w:noProof/>
        </w:rPr>
        <w:t>23</w:t>
      </w:r>
      <w:r>
        <w:rPr>
          <w:noProof/>
        </w:rPr>
        <w:fldChar w:fldCharType="end"/>
      </w:r>
    </w:p>
    <w:p w14:paraId="1D577732" w14:textId="18D2D6C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sidRPr="009E7A08">
        <w:rPr>
          <w:noProof/>
          <w:color w:val="000000"/>
        </w:rPr>
        <w:t xml:space="preserve">Figura </w:t>
      </w:r>
      <w:r>
        <w:rPr>
          <w:noProof/>
        </w:rPr>
        <w:t>11</w:t>
      </w:r>
      <w:r w:rsidRPr="009E7A08">
        <w:rPr>
          <w:noProof/>
          <w:color w:val="000000"/>
        </w:rPr>
        <w:t xml:space="preserve"> Hypervisor Hospedado</w:t>
      </w:r>
      <w:r>
        <w:rPr>
          <w:noProof/>
        </w:rPr>
        <w:tab/>
      </w:r>
      <w:r>
        <w:rPr>
          <w:noProof/>
        </w:rPr>
        <w:fldChar w:fldCharType="begin"/>
      </w:r>
      <w:r>
        <w:rPr>
          <w:noProof/>
        </w:rPr>
        <w:instrText xml:space="preserve"> PAGEREF _Toc497408500 \h </w:instrText>
      </w:r>
      <w:r>
        <w:rPr>
          <w:noProof/>
        </w:rPr>
      </w:r>
      <w:r>
        <w:rPr>
          <w:noProof/>
        </w:rPr>
        <w:fldChar w:fldCharType="separate"/>
      </w:r>
      <w:r>
        <w:rPr>
          <w:noProof/>
        </w:rPr>
        <w:t>24</w:t>
      </w:r>
      <w:r>
        <w:rPr>
          <w:noProof/>
        </w:rPr>
        <w:fldChar w:fldCharType="end"/>
      </w:r>
    </w:p>
    <w:p w14:paraId="3F847E9F" w14:textId="6B86CBD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_Toc497408501 \h </w:instrText>
      </w:r>
      <w:r>
        <w:rPr>
          <w:noProof/>
        </w:rPr>
      </w:r>
      <w:r>
        <w:rPr>
          <w:noProof/>
        </w:rPr>
        <w:fldChar w:fldCharType="separate"/>
      </w:r>
      <w:r>
        <w:rPr>
          <w:noProof/>
        </w:rPr>
        <w:t>25</w:t>
      </w:r>
      <w:r>
        <w:rPr>
          <w:noProof/>
        </w:rPr>
        <w:fldChar w:fldCharType="end"/>
      </w:r>
    </w:p>
    <w:p w14:paraId="58FA8236" w14:textId="0EC25D26"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_Toc497408502 \h </w:instrText>
      </w:r>
      <w:r>
        <w:rPr>
          <w:noProof/>
        </w:rPr>
      </w:r>
      <w:r>
        <w:rPr>
          <w:noProof/>
        </w:rPr>
        <w:fldChar w:fldCharType="separate"/>
      </w:r>
      <w:r>
        <w:rPr>
          <w:noProof/>
        </w:rPr>
        <w:t>25</w:t>
      </w:r>
      <w:r>
        <w:rPr>
          <w:noProof/>
        </w:rPr>
        <w:fldChar w:fldCharType="end"/>
      </w:r>
    </w:p>
    <w:p w14:paraId="1D623367" w14:textId="517C266A" w:rsidR="00192F18" w:rsidRDefault="00192F18">
      <w:pPr>
        <w:pStyle w:val="ndicedeilustraes"/>
        <w:tabs>
          <w:tab w:val="right" w:leader="dot" w:pos="9061"/>
        </w:tabs>
        <w:rPr>
          <w:rFonts w:eastAsiaTheme="minorEastAsia" w:cstheme="minorBidi"/>
          <w:smallCaps w:val="0"/>
          <w:noProof/>
          <w:color w:val="auto"/>
          <w:sz w:val="24"/>
          <w:szCs w:val="24"/>
          <w:lang w:eastAsia="pt-BR"/>
        </w:rPr>
      </w:pPr>
      <w:r>
        <w:rPr>
          <w:noProof/>
        </w:rPr>
        <w:t>Figura 16 LXC vs KVM</w:t>
      </w:r>
      <w:r>
        <w:rPr>
          <w:noProof/>
        </w:rPr>
        <w:tab/>
      </w:r>
      <w:r>
        <w:rPr>
          <w:noProof/>
        </w:rPr>
        <w:fldChar w:fldCharType="begin"/>
      </w:r>
      <w:r>
        <w:rPr>
          <w:noProof/>
        </w:rPr>
        <w:instrText xml:space="preserve"> PAGEREF _Toc497408503 \h </w:instrText>
      </w:r>
      <w:r>
        <w:rPr>
          <w:noProof/>
        </w:rPr>
      </w:r>
      <w:r>
        <w:rPr>
          <w:noProof/>
        </w:rPr>
        <w:fldChar w:fldCharType="separate"/>
      </w:r>
      <w:r>
        <w:rPr>
          <w:noProof/>
        </w:rPr>
        <w:t>28</w:t>
      </w:r>
      <w:r>
        <w:rPr>
          <w:noProof/>
        </w:rPr>
        <w:fldChar w:fldCharType="end"/>
      </w:r>
    </w:p>
    <w:p w14:paraId="5B5AAB77" w14:textId="22DA7F69"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17 - Play with docker</w:t>
      </w:r>
      <w:r w:rsidRPr="00192F18">
        <w:rPr>
          <w:noProof/>
          <w:lang w:val="en-US"/>
        </w:rPr>
        <w:tab/>
      </w:r>
      <w:r>
        <w:rPr>
          <w:noProof/>
        </w:rPr>
        <w:fldChar w:fldCharType="begin"/>
      </w:r>
      <w:r w:rsidRPr="00192F18">
        <w:rPr>
          <w:noProof/>
          <w:lang w:val="en-US"/>
        </w:rPr>
        <w:instrText xml:space="preserve"> PAGEREF _Toc497408504 \h </w:instrText>
      </w:r>
      <w:r>
        <w:rPr>
          <w:noProof/>
        </w:rPr>
      </w:r>
      <w:r>
        <w:rPr>
          <w:noProof/>
        </w:rPr>
        <w:fldChar w:fldCharType="separate"/>
      </w:r>
      <w:r w:rsidRPr="00192F18">
        <w:rPr>
          <w:noProof/>
          <w:lang w:val="en-US"/>
        </w:rPr>
        <w:t>41</w:t>
      </w:r>
      <w:r>
        <w:rPr>
          <w:noProof/>
        </w:rPr>
        <w:fldChar w:fldCharType="end"/>
      </w:r>
    </w:p>
    <w:p w14:paraId="4070E526" w14:textId="1CCD7DB8" w:rsidR="00192F18" w:rsidRPr="00192F18" w:rsidRDefault="00192F18">
      <w:pPr>
        <w:pStyle w:val="ndicedeilustraes"/>
        <w:tabs>
          <w:tab w:val="right" w:leader="dot" w:pos="9061"/>
        </w:tabs>
        <w:rPr>
          <w:rFonts w:eastAsiaTheme="minorEastAsia" w:cstheme="minorBidi"/>
          <w:smallCaps w:val="0"/>
          <w:noProof/>
          <w:color w:val="auto"/>
          <w:sz w:val="24"/>
          <w:szCs w:val="24"/>
          <w:lang w:val="en-US" w:eastAsia="pt-BR"/>
        </w:rPr>
      </w:pPr>
      <w:r w:rsidRPr="009E7A08">
        <w:rPr>
          <w:noProof/>
          <w:lang w:val="en-US"/>
        </w:rPr>
        <w:t>Figura 18 - Shell do Play with Docker.</w:t>
      </w:r>
      <w:r w:rsidRPr="00192F18">
        <w:rPr>
          <w:noProof/>
          <w:lang w:val="en-US"/>
        </w:rPr>
        <w:tab/>
      </w:r>
      <w:r>
        <w:rPr>
          <w:noProof/>
        </w:rPr>
        <w:fldChar w:fldCharType="begin"/>
      </w:r>
      <w:r w:rsidRPr="00192F18">
        <w:rPr>
          <w:noProof/>
          <w:lang w:val="en-US"/>
        </w:rPr>
        <w:instrText xml:space="preserve"> PAGEREF _Toc497408505 \h </w:instrText>
      </w:r>
      <w:r>
        <w:rPr>
          <w:noProof/>
        </w:rPr>
      </w:r>
      <w:r>
        <w:rPr>
          <w:noProof/>
        </w:rPr>
        <w:fldChar w:fldCharType="separate"/>
      </w:r>
      <w:r w:rsidRPr="00192F18">
        <w:rPr>
          <w:noProof/>
          <w:lang w:val="en-US"/>
        </w:rPr>
        <w:t>42</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r>
              <w:rPr>
                <w:rFonts w:eastAsia="Times New Roman"/>
                <w:color w:val="000000" w:themeColor="text1"/>
              </w:rPr>
              <w:t>Chown</w:t>
            </w:r>
          </w:p>
        </w:tc>
        <w:tc>
          <w:tcPr>
            <w:tcW w:w="4531" w:type="dxa"/>
          </w:tcPr>
          <w:p w14:paraId="0354E87C" w14:textId="34C8B132" w:rsidR="00FB4CF0" w:rsidRDefault="006F2A3B">
            <w:r>
              <w:t>Comando Linux que define permissões escrita/leitura para pastas e arquivos dentro do diretório.</w:t>
            </w:r>
          </w:p>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i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B80F40">
          <w:pPr>
            <w:pStyle w:val="Sumrio1"/>
            <w:tabs>
              <w:tab w:val="right" w:leader="dot" w:pos="9061"/>
            </w:tabs>
            <w:rPr>
              <w:rFonts w:eastAsiaTheme="minorEastAsia" w:cstheme="minorBidi"/>
              <w:b w:val="0"/>
              <w:bCs w:val="0"/>
              <w:noProof/>
            </w:rPr>
          </w:pPr>
          <w:hyperlink w:anchor="_Toc497242039" w:history="1">
            <w:r w:rsidR="00727CEF" w:rsidRPr="002706A3">
              <w:rPr>
                <w:rStyle w:val="Hi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B80F40">
          <w:pPr>
            <w:pStyle w:val="Sumrio1"/>
            <w:tabs>
              <w:tab w:val="right" w:leader="dot" w:pos="9061"/>
            </w:tabs>
            <w:rPr>
              <w:rFonts w:eastAsiaTheme="minorEastAsia" w:cstheme="minorBidi"/>
              <w:b w:val="0"/>
              <w:bCs w:val="0"/>
              <w:noProof/>
            </w:rPr>
          </w:pPr>
          <w:hyperlink w:anchor="_Toc497242040" w:history="1">
            <w:r w:rsidR="00727CEF" w:rsidRPr="002706A3">
              <w:rPr>
                <w:rStyle w:val="Hi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B80F40">
          <w:pPr>
            <w:pStyle w:val="Sumrio1"/>
            <w:tabs>
              <w:tab w:val="right" w:leader="dot" w:pos="9061"/>
            </w:tabs>
            <w:rPr>
              <w:rFonts w:eastAsiaTheme="minorEastAsia" w:cstheme="minorBidi"/>
              <w:b w:val="0"/>
              <w:bCs w:val="0"/>
              <w:noProof/>
            </w:rPr>
          </w:pPr>
          <w:hyperlink w:anchor="_Toc497242041" w:history="1">
            <w:r w:rsidR="00727CEF" w:rsidRPr="002706A3">
              <w:rPr>
                <w:rStyle w:val="Hi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i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i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i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i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B80F40">
          <w:pPr>
            <w:pStyle w:val="Sumrio1"/>
            <w:tabs>
              <w:tab w:val="right" w:leader="dot" w:pos="9061"/>
            </w:tabs>
            <w:rPr>
              <w:rFonts w:eastAsiaTheme="minorEastAsia" w:cstheme="minorBidi"/>
              <w:b w:val="0"/>
              <w:bCs w:val="0"/>
              <w:noProof/>
            </w:rPr>
          </w:pPr>
          <w:hyperlink w:anchor="_Toc497242046" w:history="1">
            <w:r w:rsidR="00727CEF" w:rsidRPr="002706A3">
              <w:rPr>
                <w:rStyle w:val="Hi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B80F40">
          <w:pPr>
            <w:pStyle w:val="Sumrio1"/>
            <w:tabs>
              <w:tab w:val="right" w:leader="dot" w:pos="9061"/>
            </w:tabs>
            <w:rPr>
              <w:rFonts w:eastAsiaTheme="minorEastAsia" w:cstheme="minorBidi"/>
              <w:b w:val="0"/>
              <w:bCs w:val="0"/>
              <w:noProof/>
            </w:rPr>
          </w:pPr>
          <w:hyperlink w:anchor="_Toc497242047" w:history="1">
            <w:r w:rsidR="00727CEF" w:rsidRPr="002706A3">
              <w:rPr>
                <w:rStyle w:val="Hi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B80F40">
          <w:pPr>
            <w:pStyle w:val="Sumrio1"/>
            <w:tabs>
              <w:tab w:val="right" w:leader="dot" w:pos="9061"/>
            </w:tabs>
            <w:rPr>
              <w:rFonts w:eastAsiaTheme="minorEastAsia" w:cstheme="minorBidi"/>
              <w:b w:val="0"/>
              <w:bCs w:val="0"/>
              <w:noProof/>
            </w:rPr>
          </w:pPr>
          <w:hyperlink w:anchor="_Toc497242048" w:history="1">
            <w:r w:rsidR="00727CEF" w:rsidRPr="002706A3">
              <w:rPr>
                <w:rStyle w:val="Hi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B80F40">
          <w:pPr>
            <w:pStyle w:val="Sumrio1"/>
            <w:tabs>
              <w:tab w:val="right" w:leader="dot" w:pos="9061"/>
            </w:tabs>
            <w:rPr>
              <w:rFonts w:eastAsiaTheme="minorEastAsia" w:cstheme="minorBidi"/>
              <w:b w:val="0"/>
              <w:bCs w:val="0"/>
              <w:noProof/>
            </w:rPr>
          </w:pPr>
          <w:hyperlink w:anchor="_Toc497242049" w:history="1">
            <w:r w:rsidR="00727CEF" w:rsidRPr="002706A3">
              <w:rPr>
                <w:rStyle w:val="Hi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B80F40">
          <w:pPr>
            <w:pStyle w:val="Sumrio1"/>
            <w:tabs>
              <w:tab w:val="right" w:leader="dot" w:pos="9061"/>
            </w:tabs>
            <w:rPr>
              <w:rFonts w:eastAsiaTheme="minorEastAsia" w:cstheme="minorBidi"/>
              <w:b w:val="0"/>
              <w:bCs w:val="0"/>
              <w:noProof/>
            </w:rPr>
          </w:pPr>
          <w:hyperlink w:anchor="_Toc497242050" w:history="1">
            <w:r w:rsidR="00727CEF" w:rsidRPr="002706A3">
              <w:rPr>
                <w:rStyle w:val="Hi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B80F40">
          <w:pPr>
            <w:pStyle w:val="Sumrio1"/>
            <w:tabs>
              <w:tab w:val="right" w:leader="dot" w:pos="9061"/>
            </w:tabs>
            <w:rPr>
              <w:rFonts w:eastAsiaTheme="minorEastAsia" w:cstheme="minorBidi"/>
              <w:b w:val="0"/>
              <w:bCs w:val="0"/>
              <w:noProof/>
            </w:rPr>
          </w:pPr>
          <w:hyperlink w:anchor="_Toc497242051" w:history="1">
            <w:r w:rsidR="00727CEF" w:rsidRPr="002706A3">
              <w:rPr>
                <w:rStyle w:val="Hi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B80F40">
          <w:pPr>
            <w:pStyle w:val="Sumrio1"/>
            <w:tabs>
              <w:tab w:val="right" w:leader="dot" w:pos="9061"/>
            </w:tabs>
            <w:rPr>
              <w:rFonts w:eastAsiaTheme="minorEastAsia" w:cstheme="minorBidi"/>
              <w:b w:val="0"/>
              <w:bCs w:val="0"/>
              <w:noProof/>
            </w:rPr>
          </w:pPr>
          <w:hyperlink w:anchor="_Toc497242052" w:history="1">
            <w:r w:rsidR="00727CEF" w:rsidRPr="002706A3">
              <w:rPr>
                <w:rStyle w:val="Hi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i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i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i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B80F40">
          <w:pPr>
            <w:pStyle w:val="Sumrio1"/>
            <w:tabs>
              <w:tab w:val="right" w:leader="dot" w:pos="9061"/>
            </w:tabs>
            <w:rPr>
              <w:rFonts w:eastAsiaTheme="minorEastAsia" w:cstheme="minorBidi"/>
              <w:b w:val="0"/>
              <w:bCs w:val="0"/>
              <w:noProof/>
            </w:rPr>
          </w:pPr>
          <w:hyperlink w:anchor="_Toc497242056" w:history="1">
            <w:r w:rsidR="00727CEF" w:rsidRPr="002706A3">
              <w:rPr>
                <w:rStyle w:val="Hi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B80F40">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i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B80F40">
          <w:pPr>
            <w:pStyle w:val="Sumrio1"/>
            <w:tabs>
              <w:tab w:val="right" w:leader="dot" w:pos="9061"/>
            </w:tabs>
            <w:rPr>
              <w:rFonts w:eastAsiaTheme="minorEastAsia" w:cstheme="minorBidi"/>
              <w:b w:val="0"/>
              <w:bCs w:val="0"/>
              <w:noProof/>
            </w:rPr>
          </w:pPr>
          <w:hyperlink w:anchor="_Toc497242058" w:history="1">
            <w:r w:rsidR="00727CEF" w:rsidRPr="002706A3">
              <w:rPr>
                <w:rStyle w:val="Hi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B80F40">
          <w:pPr>
            <w:pStyle w:val="Sumrio1"/>
            <w:tabs>
              <w:tab w:val="right" w:leader="dot" w:pos="9061"/>
            </w:tabs>
            <w:rPr>
              <w:rFonts w:eastAsiaTheme="minorEastAsia" w:cstheme="minorBidi"/>
              <w:b w:val="0"/>
              <w:bCs w:val="0"/>
              <w:noProof/>
            </w:rPr>
          </w:pPr>
          <w:hyperlink w:anchor="_Toc497242059" w:history="1">
            <w:r w:rsidR="00727CEF" w:rsidRPr="002706A3">
              <w:rPr>
                <w:rStyle w:val="Hi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B80F40">
          <w:pPr>
            <w:pStyle w:val="Sumrio1"/>
            <w:tabs>
              <w:tab w:val="right" w:leader="dot" w:pos="9061"/>
            </w:tabs>
            <w:rPr>
              <w:rFonts w:eastAsiaTheme="minorEastAsia" w:cstheme="minorBidi"/>
              <w:b w:val="0"/>
              <w:bCs w:val="0"/>
              <w:noProof/>
            </w:rPr>
          </w:pPr>
          <w:hyperlink w:anchor="_Toc497242060" w:history="1">
            <w:r w:rsidR="00727CEF" w:rsidRPr="002706A3">
              <w:rPr>
                <w:rStyle w:val="Hi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B80F40">
          <w:pPr>
            <w:pStyle w:val="Sumrio1"/>
            <w:tabs>
              <w:tab w:val="right" w:leader="dot" w:pos="9061"/>
            </w:tabs>
            <w:rPr>
              <w:rFonts w:eastAsiaTheme="minorEastAsia" w:cstheme="minorBidi"/>
              <w:b w:val="0"/>
              <w:bCs w:val="0"/>
              <w:noProof/>
            </w:rPr>
          </w:pPr>
          <w:hyperlink w:anchor="_Toc497242061" w:history="1">
            <w:r w:rsidR="00727CEF" w:rsidRPr="002706A3">
              <w:rPr>
                <w:rStyle w:val="Hi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B80F40">
          <w:pPr>
            <w:pStyle w:val="Sumrio1"/>
            <w:tabs>
              <w:tab w:val="right" w:leader="dot" w:pos="9061"/>
            </w:tabs>
            <w:rPr>
              <w:rFonts w:eastAsiaTheme="minorEastAsia" w:cstheme="minorBidi"/>
              <w:b w:val="0"/>
              <w:bCs w:val="0"/>
              <w:noProof/>
            </w:rPr>
          </w:pPr>
          <w:hyperlink w:anchor="_Toc497242062" w:history="1">
            <w:r w:rsidR="00727CEF" w:rsidRPr="002706A3">
              <w:rPr>
                <w:rStyle w:val="Hi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B80F40">
          <w:pPr>
            <w:pStyle w:val="Sumrio1"/>
            <w:tabs>
              <w:tab w:val="right" w:leader="dot" w:pos="9061"/>
            </w:tabs>
            <w:rPr>
              <w:rFonts w:eastAsiaTheme="minorEastAsia" w:cstheme="minorBidi"/>
              <w:b w:val="0"/>
              <w:bCs w:val="0"/>
              <w:noProof/>
            </w:rPr>
          </w:pPr>
          <w:hyperlink w:anchor="_Toc497242063" w:history="1">
            <w:r w:rsidR="00727CEF" w:rsidRPr="002706A3">
              <w:rPr>
                <w:rStyle w:val="Hi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B80F40">
          <w:pPr>
            <w:pStyle w:val="Sumrio1"/>
            <w:tabs>
              <w:tab w:val="right" w:leader="dot" w:pos="9061"/>
            </w:tabs>
            <w:rPr>
              <w:rFonts w:eastAsiaTheme="minorEastAsia" w:cstheme="minorBidi"/>
              <w:b w:val="0"/>
              <w:bCs w:val="0"/>
              <w:noProof/>
            </w:rPr>
          </w:pPr>
          <w:hyperlink w:anchor="_Toc497242064" w:history="1">
            <w:r w:rsidR="00727CEF" w:rsidRPr="002706A3">
              <w:rPr>
                <w:rStyle w:val="Hi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B80F40">
          <w:pPr>
            <w:pStyle w:val="Sumrio1"/>
            <w:tabs>
              <w:tab w:val="right" w:leader="dot" w:pos="9061"/>
            </w:tabs>
            <w:rPr>
              <w:rFonts w:eastAsiaTheme="minorEastAsia" w:cstheme="minorBidi"/>
              <w:b w:val="0"/>
              <w:bCs w:val="0"/>
              <w:noProof/>
            </w:rPr>
          </w:pPr>
          <w:hyperlink w:anchor="_Toc497242065" w:history="1">
            <w:r w:rsidR="00727CEF" w:rsidRPr="002706A3">
              <w:rPr>
                <w:rStyle w:val="Hi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i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i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i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i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B80F40">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i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4203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24203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80F40" w:rsidRDefault="00B80F40">
                            <w:pPr>
                              <w:pStyle w:val="Legenda"/>
                            </w:pPr>
                            <w:bookmarkStart w:id="8" w:name="_Toc482039959"/>
                            <w:bookmarkStart w:id="9" w:name="_Toc482302119"/>
                            <w:bookmarkStart w:id="10" w:name="_Toc482039817"/>
                            <w:bookmarkStart w:id="11"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Clound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80F40" w:rsidRDefault="00B80F40">
                      <w:pPr>
                        <w:pStyle w:val="Legenda"/>
                      </w:pPr>
                      <w:bookmarkStart w:id="12" w:name="_Toc482039959"/>
                      <w:bookmarkStart w:id="13" w:name="_Toc482302119"/>
                      <w:bookmarkStart w:id="14" w:name="_Toc482039817"/>
                      <w:bookmarkStart w:id="15" w:name="_Toc497408490"/>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24204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80F40" w:rsidRDefault="00B80F40">
                            <w:pPr>
                              <w:pStyle w:val="Legenda"/>
                            </w:pPr>
                            <w:bookmarkStart w:id="19" w:name="_Toc482302120"/>
                            <w:bookmarkStart w:id="20" w:name="_Toc482039818"/>
                            <w:bookmarkStart w:id="21" w:name="_Toc482039960"/>
                            <w:bookmarkStart w:id="22"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80F40" w:rsidRDefault="00B80F40">
                      <w:pPr>
                        <w:pStyle w:val="Legenda"/>
                      </w:pPr>
                      <w:bookmarkStart w:id="23" w:name="_Toc482302120"/>
                      <w:bookmarkStart w:id="24" w:name="_Toc482039818"/>
                      <w:bookmarkStart w:id="25" w:name="_Toc482039960"/>
                      <w:bookmarkStart w:id="26" w:name="_Toc497408491"/>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80F40" w:rsidRDefault="00B80F40">
                            <w:pPr>
                              <w:pStyle w:val="Legenda"/>
                            </w:pPr>
                            <w:bookmarkStart w:id="27" w:name="_Toc482302121"/>
                            <w:bookmarkStart w:id="28" w:name="_Toc482039961"/>
                            <w:bookmarkStart w:id="29" w:name="_Toc482039819"/>
                            <w:bookmarkStart w:id="30"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80F40" w:rsidRDefault="00B80F40">
                      <w:pPr>
                        <w:pStyle w:val="Legenda"/>
                      </w:pPr>
                      <w:bookmarkStart w:id="31" w:name="_Toc482302121"/>
                      <w:bookmarkStart w:id="32" w:name="_Toc482039961"/>
                      <w:bookmarkStart w:id="33" w:name="_Toc482039819"/>
                      <w:bookmarkStart w:id="34" w:name="_Toc497408492"/>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80F40" w:rsidRDefault="00B80F40">
                            <w:pPr>
                              <w:pStyle w:val="Legenda"/>
                            </w:pPr>
                            <w:bookmarkStart w:id="35" w:name="_Toc482302122"/>
                            <w:bookmarkStart w:id="36" w:name="_Toc482039962"/>
                            <w:bookmarkStart w:id="37" w:name="_Toc482039820"/>
                            <w:bookmarkStart w:id="38"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Ramnath Chellappa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80F40" w:rsidRDefault="00B80F40">
                      <w:pPr>
                        <w:pStyle w:val="Legenda"/>
                      </w:pPr>
                      <w:bookmarkStart w:id="39" w:name="_Toc482302122"/>
                      <w:bookmarkStart w:id="40" w:name="_Toc482039962"/>
                      <w:bookmarkStart w:id="41" w:name="_Toc482039820"/>
                      <w:bookmarkStart w:id="42" w:name="_Toc497408493"/>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80F40" w:rsidRDefault="00B80F40">
                            <w:pPr>
                              <w:pStyle w:val="Legenda"/>
                            </w:pPr>
                            <w:bookmarkStart w:id="46" w:name="_Toc482302123"/>
                            <w:bookmarkStart w:id="47" w:name="_Toc482039963"/>
                            <w:bookmarkStart w:id="48" w:name="_Toc482039821"/>
                            <w:bookmarkStart w:id="49"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80F40" w:rsidRDefault="00B80F40">
                      <w:pPr>
                        <w:pStyle w:val="Legenda"/>
                      </w:pPr>
                      <w:bookmarkStart w:id="50" w:name="_Toc482302123"/>
                      <w:bookmarkStart w:id="51" w:name="_Toc482039963"/>
                      <w:bookmarkStart w:id="52" w:name="_Toc482039821"/>
                      <w:bookmarkStart w:id="53" w:name="_Toc497408494"/>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24204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80F40" w:rsidRDefault="00B80F40">
                            <w:pPr>
                              <w:pStyle w:val="Legenda"/>
                            </w:pPr>
                            <w:bookmarkStart w:id="57" w:name="_Toc482302124"/>
                            <w:bookmarkStart w:id="58" w:name="_Toc482039964"/>
                            <w:bookmarkStart w:id="59" w:name="_Toc482039822"/>
                            <w:bookmarkStart w:id="60"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80F40" w:rsidRDefault="00B80F40">
                      <w:pPr>
                        <w:pStyle w:val="Legenda"/>
                      </w:pPr>
                      <w:bookmarkStart w:id="61" w:name="_Toc482302124"/>
                      <w:bookmarkStart w:id="62" w:name="_Toc482039964"/>
                      <w:bookmarkStart w:id="63" w:name="_Toc482039822"/>
                      <w:bookmarkStart w:id="64" w:name="_Toc497408495"/>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80F40" w:rsidRDefault="00B80F40">
                            <w:pPr>
                              <w:pStyle w:val="Legenda"/>
                            </w:pPr>
                            <w:bookmarkStart w:id="68" w:name="_Toc482302125"/>
                            <w:bookmarkStart w:id="69" w:name="_Toc482039965"/>
                            <w:bookmarkStart w:id="70" w:name="_Toc482039823"/>
                            <w:bookmarkStart w:id="71"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80F40" w:rsidRDefault="00B80F40">
                      <w:pPr>
                        <w:pStyle w:val="Legenda"/>
                      </w:pPr>
                      <w:bookmarkStart w:id="72" w:name="_Toc482302125"/>
                      <w:bookmarkStart w:id="73" w:name="_Toc482039965"/>
                      <w:bookmarkStart w:id="74" w:name="_Toc482039823"/>
                      <w:bookmarkStart w:id="75" w:name="_Toc497408496"/>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80F40" w:rsidRDefault="00B80F40">
                            <w:pPr>
                              <w:pStyle w:val="Legenda"/>
                            </w:pPr>
                            <w:bookmarkStart w:id="79" w:name="_Toc482302126"/>
                            <w:bookmarkStart w:id="80" w:name="_Toc482039966"/>
                            <w:bookmarkStart w:id="81" w:name="_Toc482039824"/>
                            <w:bookmarkStart w:id="82"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80F40" w:rsidRDefault="00B80F40">
                      <w:pPr>
                        <w:pStyle w:val="Legenda"/>
                      </w:pPr>
                      <w:bookmarkStart w:id="83" w:name="_Toc482302126"/>
                      <w:bookmarkStart w:id="84" w:name="_Toc482039966"/>
                      <w:bookmarkStart w:id="85" w:name="_Toc482039824"/>
                      <w:bookmarkStart w:id="86" w:name="_Toc497408497"/>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24204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80F40" w:rsidRDefault="00B80F40">
                            <w:pPr>
                              <w:pStyle w:val="Legenda"/>
                            </w:pPr>
                            <w:bookmarkStart w:id="90" w:name="_Toc482302127"/>
                            <w:bookmarkStart w:id="91" w:name="_Toc482039967"/>
                            <w:bookmarkStart w:id="92" w:name="_Toc482039825"/>
                            <w:bookmarkStart w:id="93"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80F40" w:rsidRDefault="00B80F40">
                      <w:pPr>
                        <w:pStyle w:val="Legenda"/>
                      </w:pPr>
                      <w:bookmarkStart w:id="94" w:name="_Toc482302127"/>
                      <w:bookmarkStart w:id="95" w:name="_Toc482039967"/>
                      <w:bookmarkStart w:id="96" w:name="_Toc482039825"/>
                      <w:bookmarkStart w:id="97" w:name="_Toc497408498"/>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24204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24204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B80F40" w:rsidRDefault="00B80F40">
                            <w:pPr>
                              <w:pStyle w:val="Legenda"/>
                            </w:pPr>
                            <w:bookmarkStart w:id="104" w:name="_Toc482039826"/>
                            <w:bookmarkStart w:id="105" w:name="_Toc482302128"/>
                            <w:bookmarkStart w:id="106" w:name="_Toc482039968"/>
                            <w:bookmarkStart w:id="107"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4"/>
                            <w:bookmarkEnd w:id="105"/>
                            <w:bookmarkEnd w:id="106"/>
                            <w:r>
                              <w:rPr>
                                <w:color w:val="000000"/>
                              </w:rPr>
                              <w:t>: Modelos de Serviço Fonte: http://ftp.unipar.br/~seinpar/2013/artigos/Rogerio%20Schueroff%20Vandresen.pdf</w:t>
                            </w:r>
                            <w:bookmarkEnd w:id="10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B80F40" w:rsidRDefault="00B80F40">
                      <w:pPr>
                        <w:pStyle w:val="Legenda"/>
                      </w:pPr>
                      <w:bookmarkStart w:id="108" w:name="_Toc482039826"/>
                      <w:bookmarkStart w:id="109" w:name="_Toc482302128"/>
                      <w:bookmarkStart w:id="110" w:name="_Toc482039968"/>
                      <w:bookmarkStart w:id="111" w:name="_Toc497408499"/>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2" w:name="_Toc496802699"/>
      <w:bookmarkStart w:id="113" w:name="_Toc496802928"/>
      <w:bookmarkStart w:id="114" w:name="_Toc497242048"/>
      <w:r>
        <w:lastRenderedPageBreak/>
        <w:t xml:space="preserve">3 </w:t>
      </w:r>
      <w:r w:rsidR="00671E6C">
        <w:t>Container vs V</w:t>
      </w:r>
      <w:r w:rsidRPr="0077216E">
        <w:t>irtualização</w:t>
      </w:r>
      <w:bookmarkEnd w:id="112"/>
      <w:bookmarkEnd w:id="113"/>
      <w:bookmarkEnd w:id="114"/>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80F40" w:rsidRDefault="00B80F40">
                            <w:pPr>
                              <w:pStyle w:val="Legenda"/>
                            </w:pPr>
                            <w:bookmarkStart w:id="115" w:name="_Toc482302129"/>
                            <w:bookmarkStart w:id="116" w:name="_Toc482039969"/>
                            <w:bookmarkStart w:id="117" w:name="_Toc482039827"/>
                            <w:bookmarkStart w:id="118"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5"/>
                            <w:bookmarkEnd w:id="116"/>
                            <w:bookmarkEnd w:id="117"/>
                            <w:r>
                              <w:rPr>
                                <w:color w:val="000000"/>
                              </w:rPr>
                              <w:t xml:space="preserve"> Hospedado Fonte: http://3way.com.br/saiba-como-a-virtualizacao-por-container-mudou-a-infraestrutura-de-ti/</w:t>
                            </w:r>
                            <w:bookmarkEnd w:id="118"/>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80F40" w:rsidRDefault="00B80F40">
                      <w:pPr>
                        <w:pStyle w:val="Legenda"/>
                      </w:pPr>
                      <w:bookmarkStart w:id="119" w:name="_Toc482302129"/>
                      <w:bookmarkStart w:id="120" w:name="_Toc482039969"/>
                      <w:bookmarkStart w:id="121" w:name="_Toc482039827"/>
                      <w:bookmarkStart w:id="122" w:name="_Toc497408500"/>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B80F40" w:rsidRPr="00C249FC" w:rsidRDefault="00B80F40" w:rsidP="00400525">
                            <w:pPr>
                              <w:pStyle w:val="Legenda"/>
                              <w:rPr>
                                <w:rFonts w:eastAsia="Calibri" w:cs="Times New Roman"/>
                                <w:noProof/>
                              </w:rPr>
                            </w:pPr>
                            <w:bookmarkStart w:id="123"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C508FE" id="_x0000_t202" coordsize="21600,21600" o:spt="202" path="m0,0l0,21600,21600,21600,21600,0xe">
                <v:stroke joinstyle="miter"/>
                <v:path gradientshapeok="t" o:connecttype="rect"/>
              </v:shapetype>
              <v:shap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B80F40" w:rsidRPr="00C249FC" w:rsidRDefault="00B80F40" w:rsidP="00400525">
                      <w:pPr>
                        <w:pStyle w:val="Legenda"/>
                        <w:rPr>
                          <w:rFonts w:eastAsia="Calibri" w:cs="Times New Roman"/>
                          <w:noProof/>
                        </w:rPr>
                      </w:pPr>
                      <w:bookmarkStart w:id="124" w:name="_Toc497408501"/>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24"/>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25"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B80F40" w:rsidRPr="006422F2" w:rsidRDefault="00B80F40" w:rsidP="001C3A34">
                            <w:pPr>
                              <w:pStyle w:val="Legenda"/>
                              <w:rPr>
                                <w:rFonts w:eastAsia="Calibri" w:cs="Times New Roman"/>
                                <w:noProof/>
                              </w:rPr>
                            </w:pPr>
                            <w:bookmarkStart w:id="126"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B80F40" w:rsidRPr="006422F2" w:rsidRDefault="00B80F40" w:rsidP="001C3A34">
                      <w:pPr>
                        <w:pStyle w:val="Legenda"/>
                        <w:rPr>
                          <w:rFonts w:eastAsia="Calibri" w:cs="Times New Roman"/>
                          <w:noProof/>
                        </w:rPr>
                      </w:pPr>
                      <w:bookmarkStart w:id="127" w:name="_Toc497408502"/>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7"/>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25"/>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8" w:name="_Toc482302131"/>
    </w:p>
    <w:p w14:paraId="24F1C620" w14:textId="77777777" w:rsidR="001C3A34" w:rsidRDefault="001C3A34">
      <w:pPr>
        <w:pStyle w:val="Legenda"/>
        <w:jc w:val="both"/>
      </w:pPr>
    </w:p>
    <w:bookmarkEnd w:id="12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pPr>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replicado sem menores problemas, simplificando muito a implementação em diferentes máquinas e ambientes de homologação (QA, Staging,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9" w:name="_Toc496802700"/>
      <w:bookmarkStart w:id="130" w:name="_Toc496802929"/>
      <w:bookmarkStart w:id="131" w:name="_Toc497242049"/>
      <w:r w:rsidRPr="00D22DB7">
        <w:lastRenderedPageBreak/>
        <w:t>3.1 LXC Containers</w:t>
      </w:r>
      <w:bookmarkEnd w:id="129"/>
      <w:bookmarkEnd w:id="130"/>
      <w:bookmarkEnd w:id="131"/>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0DF74C25" w:rsidR="009C7518" w:rsidRDefault="00C254AC">
      <w:pPr>
        <w:pStyle w:val="Legenda"/>
        <w:jc w:val="both"/>
      </w:pPr>
      <w:bookmarkStart w:id="132" w:name="_Toc482302132"/>
      <w:r>
        <w:t xml:space="preserve">Figura </w:t>
      </w:r>
      <w:r>
        <w:fldChar w:fldCharType="begin"/>
      </w:r>
      <w:r>
        <w:instrText>SEQ Figura \* ARABIC</w:instrText>
      </w:r>
      <w:r>
        <w:fldChar w:fldCharType="separate"/>
      </w:r>
      <w:ins w:id="133" w:author="Thiago Cruz" w:date="2017-11-03T21:09:00Z">
        <w:r w:rsidR="00FC76CA">
          <w:rPr>
            <w:noProof/>
          </w:rPr>
          <w:t>14</w:t>
        </w:r>
      </w:ins>
      <w:del w:id="134" w:author="Thiago Cruz" w:date="2017-11-03T21:08:00Z">
        <w:r w:rsidR="00400525" w:rsidDel="00FC76CA">
          <w:rPr>
            <w:noProof/>
          </w:rPr>
          <w:delText>15</w:delText>
        </w:r>
      </w:del>
      <w:r>
        <w:fldChar w:fldCharType="end"/>
      </w:r>
      <w:bookmarkEnd w:id="13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8E54C07" w:rsidR="009C7518" w:rsidRDefault="00C254AC">
      <w:pPr>
        <w:pStyle w:val="Legenda"/>
        <w:jc w:val="both"/>
      </w:pPr>
      <w:bookmarkStart w:id="135" w:name="_Toc482302133"/>
      <w:bookmarkStart w:id="136" w:name="_Toc497408503"/>
      <w:r>
        <w:t xml:space="preserve">Figura </w:t>
      </w:r>
      <w:r>
        <w:fldChar w:fldCharType="begin"/>
      </w:r>
      <w:r>
        <w:instrText>SEQ Figura \* ARABIC</w:instrText>
      </w:r>
      <w:r>
        <w:fldChar w:fldCharType="separate"/>
      </w:r>
      <w:ins w:id="137" w:author="Thiago Cruz" w:date="2017-11-03T21:09:00Z">
        <w:r w:rsidR="00FC76CA">
          <w:rPr>
            <w:noProof/>
          </w:rPr>
          <w:t>15</w:t>
        </w:r>
      </w:ins>
      <w:del w:id="138" w:author="Thiago Cruz" w:date="2017-11-03T21:08:00Z">
        <w:r w:rsidR="00400525" w:rsidDel="00FC76CA">
          <w:rPr>
            <w:noProof/>
          </w:rPr>
          <w:delText>16</w:delText>
        </w:r>
      </w:del>
      <w:r>
        <w:fldChar w:fldCharType="end"/>
      </w:r>
      <w:bookmarkEnd w:id="135"/>
      <w:r>
        <w:t xml:space="preserve"> LXC vs KVM Fonte: http:3way.com.br/saiba-como-a-virtualizacao-por-container-revolucionou-a-infraestrutura-de-ti-part2/.png</w:t>
      </w:r>
      <w:bookmarkEnd w:id="136"/>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9" w:name="_Toc496802701"/>
      <w:bookmarkStart w:id="140" w:name="_Toc496802930"/>
      <w:bookmarkStart w:id="141" w:name="_Toc497242050"/>
      <w:r>
        <w:lastRenderedPageBreak/>
        <w:t>4. Docker</w:t>
      </w:r>
      <w:bookmarkEnd w:id="139"/>
      <w:bookmarkEnd w:id="140"/>
      <w:bookmarkEnd w:id="141"/>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debugar. </w:t>
      </w:r>
      <w:r w:rsidR="00E150E3">
        <w:rPr>
          <w:lang w:eastAsia="x-none"/>
        </w:rPr>
        <w:t xml:space="preserve">Em meu estudo de caso varias vezes a minha aplicação </w:t>
      </w:r>
      <w:r w:rsidR="00EA0EC7">
        <w:rPr>
          <w:lang w:eastAsia="x-none"/>
        </w:rPr>
        <w:t xml:space="preserve">não levantava, ficava “up” e somente obtive um </w:t>
      </w:r>
      <w:r w:rsidR="00031A76">
        <w:rPr>
          <w:lang w:eastAsia="x-none"/>
        </w:rPr>
        <w:t xml:space="preserve">stack </w:t>
      </w:r>
      <w:r w:rsidR="00EA0EC7">
        <w:rPr>
          <w:lang w:eastAsia="x-none"/>
        </w:rPr>
        <w:t xml:space="preserve">trace de </w:t>
      </w:r>
      <w:r w:rsidR="000E680F">
        <w:rPr>
          <w:lang w:eastAsia="x-none"/>
        </w:rPr>
        <w:t xml:space="preserve">exit=1;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ne informava esse stack trace de erro.</w:t>
      </w:r>
      <w:r w:rsidR="00B9107B">
        <w:rPr>
          <w:lang w:eastAsia="x-none"/>
        </w:rPr>
        <w:t xml:space="preserve"> </w:t>
      </w:r>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42" w:name="_Toc497242051"/>
      <w:r w:rsidRPr="00086281">
        <w:lastRenderedPageBreak/>
        <w:t xml:space="preserve">4.1 </w:t>
      </w:r>
      <w:r>
        <w:t>Instalação do Docker</w:t>
      </w:r>
      <w:bookmarkEnd w:id="142"/>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43" w:name="_Toc496802705"/>
      <w:bookmarkStart w:id="144" w:name="_Toc496802934"/>
      <w:bookmarkStart w:id="145" w:name="_Toc497242052"/>
      <w:bookmarkStart w:id="146" w:name="_Toc496802703"/>
      <w:bookmarkStart w:id="147" w:name="_Toc496802932"/>
      <w:r>
        <w:lastRenderedPageBreak/>
        <w:t>4.</w:t>
      </w:r>
      <w:r w:rsidR="00496E1B">
        <w:t>2</w:t>
      </w:r>
      <w:r>
        <w:t xml:space="preserve"> Arquivos de </w:t>
      </w:r>
      <w:bookmarkEnd w:id="143"/>
      <w:bookmarkEnd w:id="144"/>
      <w:r>
        <w:t>Configuração</w:t>
      </w:r>
      <w:bookmarkEnd w:id="145"/>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48" w:name="_Toc496802706"/>
      <w:bookmarkStart w:id="149"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150" w:name="_Toc497242053"/>
      <w:r>
        <w:t>4.</w:t>
      </w:r>
      <w:r w:rsidR="00496E1B">
        <w:t>2</w:t>
      </w:r>
      <w:r>
        <w:t>.1 Docker</w:t>
      </w:r>
      <w:r>
        <w:rPr>
          <w:lang w:val="pt-BR"/>
        </w:rPr>
        <w:t>-Compose</w:t>
      </w:r>
      <w:bookmarkEnd w:id="148"/>
      <w:bookmarkEnd w:id="149"/>
      <w:bookmarkEnd w:id="150"/>
    </w:p>
    <w:p w14:paraId="112BCFE4" w14:textId="77777777" w:rsidR="007B65C4" w:rsidRDefault="007B65C4" w:rsidP="007B65C4">
      <w:pPr>
        <w:ind w:firstLine="708"/>
      </w:pPr>
      <w:r>
        <w:t xml:space="preserve">Existe uma </w:t>
      </w:r>
      <w:r w:rsidRPr="007173CF">
        <w:rPr>
          <w:highlight w:val="yellow"/>
        </w:rPr>
        <w:t>ferramenta</w:t>
      </w:r>
      <w:r>
        <w:t xml:space="preserve">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“.yml”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w:t>
      </w:r>
      <w:r w:rsidR="00B03A32">
        <w:rPr>
          <w:lang w:eastAsia="x-none"/>
        </w:rPr>
        <w:t>build</w:t>
      </w:r>
      <w:r>
        <w:rPr>
          <w:lang w:eastAsia="x-none"/>
        </w:rPr>
        <w:t>” e executado antes do container da aplicação. Essa ordem é de suma importância e está referenciada na ordem de execução dos serviços escritos no arquivo “.yml”.</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lastRenderedPageBreak/>
        <w:t>Todos os serviços tem que estar vinculados no arquivo “.yml”,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151" w:name="_Toc496802707"/>
      <w:bookmarkStart w:id="152" w:name="_Toc496802936"/>
      <w:bookmarkStart w:id="153" w:name="_Toc497242054"/>
      <w:r>
        <w:t>4.</w:t>
      </w:r>
      <w:r w:rsidR="00496E1B">
        <w:t>2</w:t>
      </w:r>
      <w:r w:rsidR="007B65C4">
        <w:t>.2 Docker</w:t>
      </w:r>
      <w:r w:rsidR="007B65C4">
        <w:rPr>
          <w:lang w:val="pt-BR"/>
        </w:rPr>
        <w:t xml:space="preserve"> File</w:t>
      </w:r>
      <w:bookmarkEnd w:id="151"/>
      <w:bookmarkEnd w:id="152"/>
      <w:bookmarkEnd w:id="153"/>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2AAB3369"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 xml:space="preserve">Instalações que permanecerão para a imagem também podem ser inseridas no momento de construção do Docker file; </w:t>
      </w:r>
      <w:r w:rsidR="004407A8">
        <w:rPr>
          <w:sz w:val="24"/>
          <w:highlight w:val="yellow"/>
          <w:lang w:eastAsia="x-none"/>
        </w:rPr>
        <w:t>Em meu</w:t>
      </w:r>
      <w:r w:rsidRPr="00F50F2C">
        <w:rPr>
          <w:sz w:val="24"/>
          <w:highlight w:val="yellow"/>
          <w:lang w:eastAsia="x-none"/>
        </w:rPr>
        <w:t xml:space="preserve"> estudo de caso para a arquitetura ARM eu faço a instalação do RVM, Ruby e bundler das dependências do projeto. Estas serão necessárias a execução</w:t>
      </w:r>
      <w:r w:rsidR="004407A8">
        <w:rPr>
          <w:sz w:val="24"/>
          <w:highlight w:val="yellow"/>
          <w:lang w:eastAsia="x-none"/>
        </w:rPr>
        <w:t xml:space="preserve"> para esta arquitetura; visto que não consegui uma imagem funcional do Ruby para esta arquitetura. Irei aprofundar informações da imagem mais adiante</w:t>
      </w:r>
      <w:r w:rsidRPr="00F50F2C">
        <w:rPr>
          <w:sz w:val="24"/>
          <w:highlight w:val="yellow"/>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Este arquivo é de suma importância para a arquitetura do Docker, pois será através dele que a imagem será criada e os containers terão como base para a sua execução; quaisquer esquecimento e/ou faltas de instalação de bibliotecas e </w:t>
      </w:r>
      <w:r w:rsidRPr="001D0F94">
        <w:rPr>
          <w:sz w:val="24"/>
          <w:lang w:eastAsia="x-none"/>
        </w:rPr>
        <w:lastRenderedPageBreak/>
        <w:t>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7173CF">
        <w:rPr>
          <w:highlight w:val="yellow"/>
          <w:lang w:val="x-none" w:eastAsia="x-non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B80F40" w:rsidP="003566B1">
      <w:pPr>
        <w:numPr>
          <w:ilvl w:val="0"/>
          <w:numId w:val="24"/>
        </w:numPr>
        <w:spacing w:before="100" w:beforeAutospacing="1" w:after="100" w:afterAutospacing="1"/>
        <w:rPr>
          <w:rFonts w:eastAsia="Times New Roman"/>
          <w:color w:val="000000" w:themeColor="text1"/>
        </w:rPr>
      </w:pPr>
      <w:hyperlink r:id="rId29" w:anchor="dockerignore-file" w:history="1">
        <w:r w:rsidR="003566B1"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B80F40"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B80F40"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B80F40"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B80F40"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B80F40"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B80F40"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B80F40"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B80F40"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B80F40"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003566B1" w:rsidRPr="001A4338">
        <w:rPr>
          <w:rFonts w:eastAsia="Times New Roman"/>
          <w:color w:val="000000" w:themeColor="text1"/>
        </w:rPr>
        <w:t>.</w:t>
      </w:r>
    </w:p>
    <w:p w14:paraId="7F731680" w14:textId="5624BA1F" w:rsidR="003566B1" w:rsidRPr="00007375" w:rsidRDefault="00B80F40"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B80F40"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328AA939" w14:textId="0241636D" w:rsidR="007B65C4" w:rsidRPr="00F50F2C" w:rsidRDefault="00B80F40"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Aplicar chave/valor de metadados as suas imagens, containers ou deamons</w:t>
      </w:r>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154" w:name="_Toc497242055"/>
      <w:r>
        <w:t>4.</w:t>
      </w:r>
      <w:r w:rsidR="00496E1B">
        <w:t>2</w:t>
      </w:r>
      <w:r w:rsidR="005D55C2">
        <w:t>.3 Docker Swarm</w:t>
      </w:r>
      <w:bookmarkEnd w:id="154"/>
    </w:p>
    <w:p w14:paraId="03F6A75B" w14:textId="2FBC2A2F" w:rsidR="00502FE1" w:rsidRDefault="0065080E">
      <w:pPr>
        <w:pStyle w:val="PargrafodaLista"/>
        <w:suppressAutoHyphens w:val="0"/>
        <w:spacing w:line="240" w:lineRule="auto"/>
        <w:jc w:val="left"/>
        <w:rPr>
          <w:lang w:eastAsia="x-none"/>
        </w:rPr>
      </w:pPr>
      <w:r>
        <w:rPr>
          <w:lang w:eastAsia="x-none"/>
        </w:rPr>
        <w:t>O docker Swarm é a implementação do Docker para cluster.</w:t>
      </w:r>
      <w:r w:rsidR="00C23E57">
        <w:rPr>
          <w:lang w:eastAsia="x-none"/>
        </w:rPr>
        <w:t xml:space="preserve"> Nesta implementação é elegível um host (node) master e </w:t>
      </w:r>
      <w:r w:rsidR="00502FE1">
        <w:rPr>
          <w:lang w:eastAsia="x-none"/>
        </w:rPr>
        <w:t>a partir</w:t>
      </w:r>
      <w:r w:rsidR="00A80110">
        <w:rPr>
          <w:lang w:eastAsia="x-none"/>
        </w:rPr>
        <w:t xml:space="preserve"> dele são elegíveis os nós </w:t>
      </w:r>
      <w:r w:rsidR="007B43DD">
        <w:rPr>
          <w:lang w:eastAsia="x-none"/>
        </w:rPr>
        <w:t xml:space="preserve">escravos. </w:t>
      </w:r>
      <w:r w:rsidR="00D83429">
        <w:rPr>
          <w:lang w:eastAsia="x-none"/>
        </w:rPr>
        <w:t>Ambos os nós tem que estar na mesma rede física e virtual</w:t>
      </w:r>
      <w:r w:rsidR="0016515D">
        <w:rPr>
          <w:lang w:eastAsia="x-none"/>
        </w:rPr>
        <w:t xml:space="preserve"> (</w:t>
      </w:r>
      <w:r w:rsidR="00D83429">
        <w:rPr>
          <w:lang w:eastAsia="x-none"/>
        </w:rPr>
        <w:t xml:space="preserve">criada </w:t>
      </w:r>
      <w:r w:rsidR="0016515D">
        <w:rPr>
          <w:lang w:eastAsia="x-none"/>
        </w:rPr>
        <w:t>dentro do Docker)</w:t>
      </w:r>
      <w:r w:rsidR="00502FE1">
        <w:rPr>
          <w:lang w:eastAsia="x-none"/>
        </w:rPr>
        <w:t>.</w:t>
      </w:r>
    </w:p>
    <w:p w14:paraId="60AB0D10" w14:textId="1771712F" w:rsidR="00502FE1" w:rsidRDefault="00502FE1">
      <w:pPr>
        <w:pStyle w:val="PargrafodaLista"/>
        <w:suppressAutoHyphens w:val="0"/>
        <w:spacing w:line="240" w:lineRule="auto"/>
        <w:jc w:val="left"/>
        <w:rPr>
          <w:lang w:eastAsia="x-none"/>
        </w:rPr>
      </w:pPr>
      <w:r>
        <w:rPr>
          <w:lang w:eastAsia="x-none"/>
        </w:rPr>
        <w:lastRenderedPageBreak/>
        <w:t xml:space="preserve">Todos os comandos do cluster são sempre </w:t>
      </w:r>
      <w:r w:rsidR="001D3EEA">
        <w:rPr>
          <w:lang w:eastAsia="x-none"/>
        </w:rPr>
        <w:t>executados dentro do nó master. É possível eleger um outro nó se o master cair (ficar down).</w:t>
      </w:r>
      <w:r w:rsidR="0018541F">
        <w:rPr>
          <w:lang w:eastAsia="x-none"/>
        </w:rPr>
        <w:t xml:space="preserve"> Este no fica no estado elegível. </w:t>
      </w:r>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155" w:name="_Toc497242056"/>
      <w:r>
        <w:lastRenderedPageBreak/>
        <w:t>4.</w:t>
      </w:r>
      <w:r w:rsidR="00172634">
        <w:t>3</w:t>
      </w:r>
      <w:r w:rsidR="00944EC6" w:rsidRPr="00086281">
        <w:t xml:space="preserve"> Docker</w:t>
      </w:r>
      <w:r w:rsidR="00944EC6">
        <w:t xml:space="preserve"> </w:t>
      </w:r>
      <w:bookmarkEnd w:id="146"/>
      <w:bookmarkEnd w:id="147"/>
      <w:r w:rsidR="001E65B3">
        <w:t>Imagem</w:t>
      </w:r>
      <w:bookmarkEnd w:id="15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O Download das imagens é feito pelo comando “docker pull”, comandos apresentados mais adiante.</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lastRenderedPageBreak/>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59391E1" w14:textId="77777777" w:rsidR="00D406A2" w:rsidRPr="009B655F" w:rsidRDefault="00D406A2" w:rsidP="00D406A2">
      <w:pPr>
        <w:ind w:firstLine="708"/>
        <w:rPr>
          <w:b/>
          <w:lang w:val="en-US" w:eastAsia="x-none"/>
        </w:rPr>
      </w:pPr>
      <w:r w:rsidRPr="009B655F">
        <w:rPr>
          <w:b/>
          <w:lang w:val="en-US" w:eastAsia="x-none"/>
        </w:rPr>
        <w:t>Principais commando da Imagem:</w:t>
      </w:r>
    </w:p>
    <w:p w14:paraId="295036A3" w14:textId="77777777" w:rsidR="00D406A2" w:rsidRPr="00E117A3" w:rsidRDefault="00B80F40" w:rsidP="00D406A2">
      <w:pPr>
        <w:numPr>
          <w:ilvl w:val="0"/>
          <w:numId w:val="23"/>
        </w:numPr>
        <w:spacing w:beforeAutospacing="1" w:afterAutospacing="1"/>
        <w:rPr>
          <w:rFonts w:eastAsia="Times New Roman"/>
          <w:color w:val="000000" w:themeColor="text1"/>
        </w:rPr>
      </w:pPr>
      <w:hyperlink r:id="rId42" w:history="1">
        <w:r w:rsidR="00D406A2" w:rsidRPr="00E117A3">
          <w:rPr>
            <w:rStyle w:val="CdigoHTML"/>
            <w:rFonts w:ascii="Times New Roman" w:hAnsi="Times New Roman" w:cs="Times New Roman"/>
            <w:color w:val="000000" w:themeColor="text1"/>
            <w:sz w:val="24"/>
            <w:szCs w:val="24"/>
          </w:rPr>
          <w:t>docker login</w:t>
        </w:r>
      </w:hyperlink>
      <w:r w:rsidR="00D406A2" w:rsidRPr="00E117A3">
        <w:rPr>
          <w:rFonts w:eastAsia="Times New Roman"/>
          <w:color w:val="000000" w:themeColor="text1"/>
        </w:rPr>
        <w:t xml:space="preserve"> – Para </w:t>
      </w:r>
      <w:r w:rsidR="00D406A2">
        <w:rPr>
          <w:rFonts w:eastAsia="Times New Roman"/>
          <w:color w:val="000000" w:themeColor="text1"/>
        </w:rPr>
        <w:t xml:space="preserve">fazer loggin </w:t>
      </w:r>
      <w:r w:rsidR="00D406A2" w:rsidRPr="00E117A3">
        <w:rPr>
          <w:rFonts w:eastAsia="Times New Roman"/>
          <w:color w:val="000000" w:themeColor="text1"/>
        </w:rPr>
        <w:t>no repositório.</w:t>
      </w:r>
    </w:p>
    <w:p w14:paraId="054CD326" w14:textId="77777777" w:rsidR="00D406A2" w:rsidRPr="00E117A3" w:rsidRDefault="00B80F40" w:rsidP="00D406A2">
      <w:pPr>
        <w:numPr>
          <w:ilvl w:val="0"/>
          <w:numId w:val="23"/>
        </w:numPr>
        <w:spacing w:afterAutospacing="1"/>
        <w:rPr>
          <w:rFonts w:eastAsia="Times New Roman"/>
          <w:color w:val="000000" w:themeColor="text1"/>
        </w:rPr>
      </w:pPr>
      <w:hyperlink r:id="rId43" w:history="1">
        <w:r w:rsidR="00D406A2" w:rsidRPr="00E117A3">
          <w:rPr>
            <w:rStyle w:val="CdigoHTML"/>
            <w:rFonts w:ascii="Times New Roman" w:hAnsi="Times New Roman" w:cs="Times New Roman"/>
            <w:color w:val="000000" w:themeColor="text1"/>
            <w:sz w:val="24"/>
            <w:szCs w:val="24"/>
          </w:rPr>
          <w:t>docker logout</w:t>
        </w:r>
      </w:hyperlink>
      <w:r w:rsidR="00D406A2" w:rsidRPr="00E117A3">
        <w:rPr>
          <w:rFonts w:eastAsia="Times New Roman"/>
          <w:color w:val="000000" w:themeColor="text1"/>
        </w:rPr>
        <w:t> – Para fazer logout do repositório.</w:t>
      </w:r>
    </w:p>
    <w:p w14:paraId="6F4D1AAA" w14:textId="77777777" w:rsidR="00D406A2" w:rsidRPr="00E117A3" w:rsidRDefault="00B80F40" w:rsidP="00D406A2">
      <w:pPr>
        <w:numPr>
          <w:ilvl w:val="0"/>
          <w:numId w:val="23"/>
        </w:numPr>
        <w:spacing w:afterAutospacing="1"/>
        <w:rPr>
          <w:rFonts w:eastAsia="Times New Roman"/>
          <w:color w:val="000000" w:themeColor="text1"/>
        </w:rPr>
      </w:pPr>
      <w:hyperlink r:id="rId44" w:history="1">
        <w:r w:rsidR="00D406A2" w:rsidRPr="00E117A3">
          <w:rPr>
            <w:rStyle w:val="CdigoHTML"/>
            <w:rFonts w:ascii="Times New Roman" w:hAnsi="Times New Roman" w:cs="Times New Roman"/>
            <w:color w:val="000000" w:themeColor="text1"/>
            <w:sz w:val="24"/>
            <w:szCs w:val="24"/>
          </w:rPr>
          <w:t>docker search</w:t>
        </w:r>
      </w:hyperlink>
      <w:r w:rsidR="00D406A2" w:rsidRPr="00E117A3">
        <w:rPr>
          <w:rFonts w:eastAsia="Times New Roman"/>
          <w:color w:val="000000" w:themeColor="text1"/>
        </w:rPr>
        <w:t> – Para fazer pesquisas nos registros das imagens no repositório.</w:t>
      </w:r>
    </w:p>
    <w:p w14:paraId="7C04DEFF" w14:textId="77777777" w:rsidR="00D406A2" w:rsidRPr="00E117A3" w:rsidRDefault="00B80F40" w:rsidP="00D406A2">
      <w:pPr>
        <w:numPr>
          <w:ilvl w:val="0"/>
          <w:numId w:val="23"/>
        </w:numPr>
        <w:spacing w:afterAutospacing="1"/>
        <w:rPr>
          <w:rFonts w:eastAsia="Times New Roman"/>
          <w:color w:val="000000" w:themeColor="text1"/>
        </w:rPr>
      </w:pPr>
      <w:hyperlink r:id="rId45" w:history="1">
        <w:r w:rsidR="00D406A2" w:rsidRPr="00E117A3">
          <w:rPr>
            <w:rStyle w:val="CdigoHTML"/>
            <w:rFonts w:ascii="Times New Roman" w:hAnsi="Times New Roman" w:cs="Times New Roman"/>
            <w:color w:val="000000" w:themeColor="text1"/>
            <w:sz w:val="24"/>
            <w:szCs w:val="24"/>
          </w:rPr>
          <w:t>docker pull</w:t>
        </w:r>
      </w:hyperlink>
      <w:r w:rsidR="00D406A2" w:rsidRPr="00E117A3">
        <w:rPr>
          <w:rFonts w:eastAsia="Times New Roman"/>
          <w:color w:val="000000" w:themeColor="text1"/>
        </w:rPr>
        <w:t> – Para fazer pulls de uma ou mais imagens do repositório para o cliente do docker na máquina local.</w:t>
      </w:r>
    </w:p>
    <w:p w14:paraId="61EBC48F" w14:textId="77777777" w:rsidR="00D406A2" w:rsidRDefault="00B80F40" w:rsidP="00D406A2">
      <w:pPr>
        <w:numPr>
          <w:ilvl w:val="0"/>
          <w:numId w:val="23"/>
        </w:numPr>
        <w:spacing w:afterAutospacing="1"/>
        <w:rPr>
          <w:rFonts w:eastAsia="Times New Roman"/>
          <w:color w:val="24292E"/>
        </w:rPr>
      </w:pPr>
      <w:hyperlink r:id="rId46" w:history="1">
        <w:r w:rsidR="00D406A2" w:rsidRPr="00E117A3">
          <w:rPr>
            <w:rStyle w:val="CdigoHTML"/>
            <w:rFonts w:ascii="Times New Roman" w:hAnsi="Times New Roman" w:cs="Times New Roman"/>
            <w:color w:val="000000" w:themeColor="text1"/>
            <w:sz w:val="24"/>
            <w:szCs w:val="24"/>
          </w:rPr>
          <w:t>docker push</w:t>
        </w:r>
      </w:hyperlink>
      <w:r w:rsidR="00D406A2" w:rsidRPr="00E117A3">
        <w:rPr>
          <w:rFonts w:eastAsia="Times New Roman"/>
          <w:color w:val="000000" w:themeColor="text1"/>
        </w:rPr>
        <w:t> </w:t>
      </w:r>
      <w:r w:rsidR="00D406A2" w:rsidRPr="00E117A3">
        <w:rPr>
          <w:rFonts w:eastAsia="Times New Roman"/>
          <w:color w:val="24292E"/>
        </w:rPr>
        <w:t>– Para fazer o push de uma ou mais imagens do Docker local para o repositório do docker Hub.</w:t>
      </w:r>
    </w:p>
    <w:p w14:paraId="2CE09FC1" w14:textId="77777777" w:rsidR="00D406A2" w:rsidRPr="00E117A3" w:rsidRDefault="00D406A2" w:rsidP="00D406A2">
      <w:pPr>
        <w:numPr>
          <w:ilvl w:val="0"/>
          <w:numId w:val="23"/>
        </w:numPr>
        <w:spacing w:afterAutospacing="1"/>
        <w:rPr>
          <w:rFonts w:eastAsia="Times New Roman"/>
          <w:color w:val="24292E"/>
        </w:rPr>
      </w:pPr>
      <w:r>
        <w:rPr>
          <w:rFonts w:eastAsia="Times New Roman"/>
          <w:color w:val="24292E"/>
        </w:rPr>
        <w:t>Docker images – Mostra as principais imagens que estão baixadas no Docker local.</w:t>
      </w:r>
    </w:p>
    <w:p w14:paraId="6AFB1981" w14:textId="77777777" w:rsidR="00D406A2" w:rsidRPr="00D64C15" w:rsidRDefault="00D406A2"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156" w:name="_Toc496802704"/>
      <w:bookmarkStart w:id="157" w:name="_Toc496802933"/>
      <w:bookmarkStart w:id="158" w:name="_Toc497242057"/>
      <w:r>
        <w:lastRenderedPageBreak/>
        <w:t>4.</w:t>
      </w:r>
      <w:r w:rsidR="00BF56D4">
        <w:t>3</w:t>
      </w:r>
      <w:r w:rsidR="00845ADE">
        <w:t>.1</w:t>
      </w:r>
      <w:r w:rsidR="00845ADE" w:rsidRPr="00086281">
        <w:t xml:space="preserve"> Docker</w:t>
      </w:r>
      <w:bookmarkEnd w:id="156"/>
      <w:bookmarkEnd w:id="157"/>
      <w:r w:rsidR="00E978F9">
        <w:t>Hub</w:t>
      </w:r>
      <w:bookmarkEnd w:id="158"/>
    </w:p>
    <w:p w14:paraId="6A5B3474" w14:textId="2F887410"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E34BB9">
        <w:rPr>
          <w:rFonts w:eastAsia="Times New Roman"/>
          <w:color w:val="24292E"/>
          <w:highlight w:val="yellow"/>
          <w:shd w:val="clear" w:color="auto" w:fill="FFFFFF"/>
        </w:rPr>
        <w:t xml:space="preserve">As customizações podem ser feitas </w:t>
      </w:r>
      <w:r w:rsidR="001B7DEA" w:rsidRPr="00E34BB9">
        <w:rPr>
          <w:rFonts w:eastAsia="Times New Roman"/>
          <w:color w:val="24292E"/>
          <w:highlight w:val="yellow"/>
          <w:shd w:val="clear" w:color="auto" w:fill="FFFFFF"/>
        </w:rPr>
        <w:t>com alguns parâmetros passados ao instanciar o container</w:t>
      </w:r>
      <w:r w:rsidRPr="00E34BB9">
        <w:rPr>
          <w:rFonts w:eastAsia="Times New Roman"/>
          <w:color w:val="24292E"/>
          <w:highlight w:val="yellow"/>
          <w:shd w:val="clear" w:color="auto" w:fill="FFFFFF"/>
        </w:rPr>
        <w:t xml:space="preserve"> e/ou utilizando arquivos de configurações específicos como o docker-compose.</w:t>
      </w:r>
      <w:r w:rsidR="006C391A" w:rsidRPr="00E34BB9">
        <w:rPr>
          <w:rFonts w:eastAsia="Times New Roman"/>
          <w:color w:val="24292E"/>
          <w:highlight w:val="yellow"/>
          <w:shd w:val="clear" w:color="auto" w:fill="FFFFFF"/>
        </w:rPr>
        <w:t xml:space="preserve"> Estas configurações,</w:t>
      </w:r>
      <w:r w:rsidR="000B3411" w:rsidRPr="00E34BB9">
        <w:rPr>
          <w:rFonts w:eastAsia="Times New Roman"/>
          <w:color w:val="24292E"/>
          <w:highlight w:val="yellow"/>
          <w:shd w:val="clear" w:color="auto" w:fill="FFFFFF"/>
        </w:rPr>
        <w:t xml:space="preserve"> repassando parâmetros</w:t>
      </w:r>
      <w:r w:rsidR="005663E8" w:rsidRPr="00E34BB9">
        <w:rPr>
          <w:rFonts w:eastAsia="Times New Roman"/>
          <w:color w:val="24292E"/>
          <w:highlight w:val="yellow"/>
          <w:shd w:val="clear" w:color="auto" w:fill="FFFFFF"/>
        </w:rPr>
        <w:t xml:space="preserve"> pode ser necessário para</w:t>
      </w:r>
      <w:r w:rsidR="006C391A" w:rsidRPr="00E34BB9">
        <w:rPr>
          <w:rFonts w:eastAsia="Times New Roman"/>
          <w:color w:val="24292E"/>
          <w:highlight w:val="yellow"/>
          <w:shd w:val="clear" w:color="auto" w:fill="FFFFFF"/>
        </w:rPr>
        <w:t xml:space="preserve"> manter a adequação do ambiente à aplicação e/ou customização necessária</w:t>
      </w:r>
      <w:r w:rsidR="006C391A" w:rsidRPr="00D64C15">
        <w:rPr>
          <w:rFonts w:eastAsia="Times New Roman"/>
          <w:color w:val="24292E"/>
          <w:shd w:val="clear" w:color="auto" w:fill="FFFFFF"/>
        </w:rPr>
        <w:t>.</w:t>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732F6EE7" w14:textId="5E1A03F9" w:rsidR="00253CEA" w:rsidRDefault="00253CEA" w:rsidP="00B80512">
      <w:pPr>
        <w:rPr>
          <w:lang w:eastAsia="x-none"/>
        </w:rPr>
      </w:pPr>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p>
    <w:p w14:paraId="19AA7AC1" w14:textId="77777777" w:rsidR="00253CEA" w:rsidRDefault="00253CEA"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21F39BBE" w14:textId="77777777" w:rsidR="00253CEA" w:rsidRDefault="00253CEA" w:rsidP="00B80512">
      <w:pPr>
        <w:rPr>
          <w:lang w:eastAsia="x-none"/>
        </w:rPr>
      </w:pPr>
    </w:p>
    <w:p w14:paraId="41DBB1E6" w14:textId="77777777" w:rsidR="005663E8" w:rsidRDefault="005663E8" w:rsidP="00B80512">
      <w:pPr>
        <w:rPr>
          <w:lang w:eastAsia="x-none"/>
        </w:rPr>
      </w:pPr>
    </w:p>
    <w:p w14:paraId="22306121" w14:textId="007BBFEE" w:rsidR="00253CEA" w:rsidRDefault="00253CEA" w:rsidP="00B80512">
      <w:pPr>
        <w:rPr>
          <w:lang w:eastAsia="x-none"/>
        </w:rPr>
      </w:pPr>
      <w:r>
        <w:rPr>
          <w:noProof/>
        </w:rPr>
        <w:lastRenderedPageBreak/>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p>
    <w:p w14:paraId="3C33F077" w14:textId="77777777" w:rsidR="00253CEA" w:rsidRDefault="00253CEA" w:rsidP="00B80512">
      <w:pPr>
        <w:rPr>
          <w:lang w:eastAsia="x-none"/>
        </w:rPr>
      </w:pPr>
    </w:p>
    <w:p w14:paraId="1FC4C719" w14:textId="77777777" w:rsidR="00F31722" w:rsidRDefault="00F31722" w:rsidP="00B80512">
      <w:pPr>
        <w:rPr>
          <w:lang w:eastAsia="x-none"/>
        </w:rPr>
      </w:pPr>
    </w:p>
    <w:p w14:paraId="2444A3F1" w14:textId="49B8A7F6" w:rsidR="003C2963" w:rsidRDefault="005663E8" w:rsidP="00B80512">
      <w:pPr>
        <w:rPr>
          <w:lang w:eastAsia="x-none"/>
        </w:rPr>
      </w:pPr>
      <w:r>
        <w:rPr>
          <w:lang w:eastAsia="x-none"/>
        </w:rPr>
        <w:t>&lt;inserir imagem do Docker hub&gt;</w:t>
      </w:r>
    </w:p>
    <w:p w14:paraId="2F9CE178" w14:textId="77777777" w:rsidR="00253CEA" w:rsidRDefault="00253CEA" w:rsidP="00B80512">
      <w:pPr>
        <w:rPr>
          <w:lang w:eastAsia="x-none"/>
        </w:rPr>
      </w:pPr>
    </w:p>
    <w:p w14:paraId="5B16D8AE" w14:textId="77777777" w:rsidR="00F31722" w:rsidRDefault="00F31722" w:rsidP="00B80512">
      <w:pPr>
        <w:rPr>
          <w:lang w:eastAsia="x-none"/>
        </w:rPr>
      </w:pPr>
    </w:p>
    <w:p w14:paraId="30828313" w14:textId="6FE3AD70" w:rsidR="00253CEA" w:rsidRDefault="00253CEA" w:rsidP="00B80512">
      <w:pPr>
        <w:rPr>
          <w:lang w:eastAsia="x-none"/>
        </w:rPr>
      </w:pPr>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p>
    <w:p w14:paraId="06AB49AD" w14:textId="77777777" w:rsidR="00D14B64" w:rsidRDefault="00D14B64">
      <w:pPr>
        <w:rPr>
          <w:lang w:eastAsia="x-none"/>
        </w:rPr>
      </w:pPr>
    </w:p>
    <w:p w14:paraId="74361CB4" w14:textId="77777777" w:rsidR="00D14B64" w:rsidRDefault="00D14B64">
      <w:pPr>
        <w:rPr>
          <w:lang w:eastAsia="x-none"/>
        </w:rPr>
      </w:pPr>
    </w:p>
    <w:p w14:paraId="5AF821B2" w14:textId="48F9DE7D" w:rsidR="00D14B64" w:rsidRDefault="00D14B64">
      <w:pPr>
        <w:rPr>
          <w:lang w:eastAsia="x-none"/>
        </w:rPr>
      </w:pPr>
      <w:r>
        <w:rPr>
          <w:lang w:eastAsia="x-none"/>
        </w:rPr>
        <w:tab/>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77777777" w:rsidR="00953481" w:rsidRDefault="00953481">
      <w:pPr>
        <w:rPr>
          <w:lang w:eastAsia="x-none"/>
        </w:rPr>
      </w:pP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59" w:name="_Toc496802708"/>
      <w:bookmarkStart w:id="160" w:name="_Toc496802937"/>
      <w:bookmarkStart w:id="161" w:name="_Toc497242058"/>
      <w:bookmarkStart w:id="162" w:name="_Toc495785711"/>
      <w:r>
        <w:lastRenderedPageBreak/>
        <w:t>4.5</w:t>
      </w:r>
      <w:r w:rsidR="00CE4928">
        <w:t xml:space="preserve"> </w:t>
      </w:r>
      <w:r w:rsidR="00F8236A">
        <w:t>Play with</w:t>
      </w:r>
      <w:r w:rsidR="006B6147">
        <w:t xml:space="preserve"> </w:t>
      </w:r>
      <w:bookmarkEnd w:id="159"/>
      <w:bookmarkEnd w:id="160"/>
      <w:r w:rsidR="00F8236A">
        <w:t>Docker</w:t>
      </w:r>
      <w:bookmarkEnd w:id="161"/>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50"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736FD6F9" w:rsidR="005E730E" w:rsidRDefault="00FC76CA" w:rsidP="006B6147">
      <w:pPr>
        <w:rPr>
          <w:lang w:val="x-none" w:eastAsia="x-none"/>
        </w:rPr>
      </w:pPr>
      <w:ins w:id="163" w:author="Thiago Cruz" w:date="2017-11-03T21:08:00Z">
        <w:r>
          <w:rPr>
            <w:noProof/>
          </w:rPr>
          <mc:AlternateContent>
            <mc:Choice Requires="wps">
              <w:drawing>
                <wp:anchor distT="0" distB="0" distL="114300" distR="114300" simplePos="0" relativeHeight="251666432" behindDoc="0" locked="0" layoutInCell="1" allowOverlap="1" wp14:anchorId="24970811" wp14:editId="511D4685">
                  <wp:simplePos x="0" y="0"/>
                  <wp:positionH relativeFrom="column">
                    <wp:posOffset>798830</wp:posOffset>
                  </wp:positionH>
                  <wp:positionV relativeFrom="paragraph">
                    <wp:posOffset>3173095</wp:posOffset>
                  </wp:positionV>
                  <wp:extent cx="4453255" cy="184150"/>
                  <wp:effectExtent l="0" t="0" r="0" b="0"/>
                  <wp:wrapThrough wrapText="bothSides">
                    <wp:wrapPolygon edited="0">
                      <wp:start x="0" y="0"/>
                      <wp:lineTo x="0" y="0"/>
                      <wp:lineTo x="0" y="0"/>
                    </wp:wrapPolygon>
                  </wp:wrapThrough>
                  <wp:docPr id="24" name="Caixa de Texto 24"/>
                  <wp:cNvGraphicFramePr/>
                  <a:graphic xmlns:a="http://schemas.openxmlformats.org/drawingml/2006/main">
                    <a:graphicData uri="http://schemas.microsoft.com/office/word/2010/wordprocessingShape">
                      <wps:wsp>
                        <wps:cNvSpPr txBox="1"/>
                        <wps:spPr>
                          <a:xfrm>
                            <a:off x="0" y="0"/>
                            <a:ext cx="4453255" cy="184150"/>
                          </a:xfrm>
                          <a:prstGeom prst="rect">
                            <a:avLst/>
                          </a:prstGeom>
                          <a:solidFill>
                            <a:prstClr val="white"/>
                          </a:solidFill>
                          <a:ln>
                            <a:noFill/>
                          </a:ln>
                          <a:effectLst/>
                        </wps:spPr>
                        <wps:txbx>
                          <w:txbxContent>
                            <w:p w14:paraId="4568043C" w14:textId="66EC1ACA" w:rsidR="00FC76CA" w:rsidRPr="00FC76CA" w:rsidRDefault="00FC76CA" w:rsidP="00FC76CA">
                              <w:pPr>
                                <w:pStyle w:val="Legenda"/>
                                <w:rPr>
                                  <w:rFonts w:eastAsia="Calibri" w:cs="Times New Roman"/>
                                  <w:noProof/>
                                  <w:lang w:val="en-US"/>
                                  <w:rPrChange w:id="164" w:author="Thiago Cruz" w:date="2017-11-03T21:08:00Z">
                                    <w:rPr>
                                      <w:noProof/>
                                    </w:rPr>
                                  </w:rPrChange>
                                </w:rPr>
                                <w:pPrChange w:id="165" w:author="Thiago Cruz" w:date="2017-11-03T21:08:00Z">
                                  <w:pPr/>
                                </w:pPrChange>
                              </w:pPr>
                              <w:ins w:id="166" w:author="Thiago Cruz" w:date="2017-11-03T21:08:00Z">
                                <w:r w:rsidRPr="00FC76CA">
                                  <w:rPr>
                                    <w:lang w:val="en-US"/>
                                    <w:rPrChange w:id="167" w:author="Thiago Cruz" w:date="2017-11-03T21:08:00Z">
                                      <w:rPr/>
                                    </w:rPrChange>
                                  </w:rPr>
                                  <w:t xml:space="preserve">Figura </w:t>
                                </w:r>
                                <w:r>
                                  <w:fldChar w:fldCharType="begin"/>
                                </w:r>
                                <w:r w:rsidRPr="00FC76CA">
                                  <w:rPr>
                                    <w:lang w:val="en-US"/>
                                    <w:rPrChange w:id="168" w:author="Thiago Cruz" w:date="2017-11-03T21:08:00Z">
                                      <w:rPr/>
                                    </w:rPrChange>
                                  </w:rPr>
                                  <w:instrText xml:space="preserve"> SEQ Figura \* ARABIC </w:instrText>
                                </w:r>
                              </w:ins>
                              <w:r>
                                <w:fldChar w:fldCharType="separate"/>
                              </w:r>
                              <w:ins w:id="169" w:author="Thiago Cruz" w:date="2017-11-03T21:08:00Z">
                                <w:r w:rsidRPr="00FC76CA">
                                  <w:rPr>
                                    <w:noProof/>
                                    <w:lang w:val="en-US"/>
                                    <w:rPrChange w:id="170" w:author="Thiago Cruz" w:date="2017-11-03T21:08:00Z">
                                      <w:rPr>
                                        <w:noProof/>
                                      </w:rPr>
                                    </w:rPrChange>
                                  </w:rPr>
                                  <w:t>16</w:t>
                                </w:r>
                                <w:r>
                                  <w:fldChar w:fldCharType="end"/>
                                </w:r>
                                <w:r w:rsidRPr="00FC76CA">
                                  <w:rPr>
                                    <w:lang w:val="en-US"/>
                                    <w:rPrChange w:id="171" w:author="Thiago Cruz" w:date="2017-11-03T21:08:00Z">
                                      <w:rPr/>
                                    </w:rPrChange>
                                  </w:rPr>
                                  <w:t xml:space="preserve"> - Play with docker - Fonte: http://labs.play-with-docker.com/</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970811" id="_x0000_s1039" type="#_x0000_t202" style="position:absolute;margin-left:62.9pt;margin-top:249.85pt;width:350.65pt;height:1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" stroked="f">
                  <v:textbox style="mso-fit-shape-to-text:t" inset="0,0,0,0">
                    <w:txbxContent>
                      <w:p w14:paraId="4568043C" w14:textId="66EC1ACA" w:rsidR="00FC76CA" w:rsidRPr="00FC76CA" w:rsidRDefault="00FC76CA" w:rsidP="00FC76CA">
                        <w:pPr>
                          <w:pStyle w:val="Legenda"/>
                          <w:rPr>
                            <w:rFonts w:eastAsia="Calibri" w:cs="Times New Roman"/>
                            <w:noProof/>
                            <w:lang w:val="en-US"/>
                            <w:rPrChange w:id="172" w:author="Thiago Cruz" w:date="2017-11-03T21:08:00Z">
                              <w:rPr>
                                <w:noProof/>
                              </w:rPr>
                            </w:rPrChange>
                          </w:rPr>
                          <w:pPrChange w:id="173" w:author="Thiago Cruz" w:date="2017-11-03T21:08:00Z">
                            <w:pPr/>
                          </w:pPrChange>
                        </w:pPr>
                        <w:ins w:id="174" w:author="Thiago Cruz" w:date="2017-11-03T21:08:00Z">
                          <w:r w:rsidRPr="00FC76CA">
                            <w:rPr>
                              <w:lang w:val="en-US"/>
                              <w:rPrChange w:id="175" w:author="Thiago Cruz" w:date="2017-11-03T21:08:00Z">
                                <w:rPr/>
                              </w:rPrChange>
                            </w:rPr>
                            <w:t xml:space="preserve">Figura </w:t>
                          </w:r>
                          <w:r>
                            <w:fldChar w:fldCharType="begin"/>
                          </w:r>
                          <w:r w:rsidRPr="00FC76CA">
                            <w:rPr>
                              <w:lang w:val="en-US"/>
                              <w:rPrChange w:id="176" w:author="Thiago Cruz" w:date="2017-11-03T21:08:00Z">
                                <w:rPr/>
                              </w:rPrChange>
                            </w:rPr>
                            <w:instrText xml:space="preserve"> SEQ Figura \* ARABIC </w:instrText>
                          </w:r>
                        </w:ins>
                        <w:r>
                          <w:fldChar w:fldCharType="separate"/>
                        </w:r>
                        <w:ins w:id="177" w:author="Thiago Cruz" w:date="2017-11-03T21:08:00Z">
                          <w:r w:rsidRPr="00FC76CA">
                            <w:rPr>
                              <w:noProof/>
                              <w:lang w:val="en-US"/>
                              <w:rPrChange w:id="178" w:author="Thiago Cruz" w:date="2017-11-03T21:08:00Z">
                                <w:rPr>
                                  <w:noProof/>
                                </w:rPr>
                              </w:rPrChange>
                            </w:rPr>
                            <w:t>16</w:t>
                          </w:r>
                          <w:r>
                            <w:fldChar w:fldCharType="end"/>
                          </w:r>
                          <w:r w:rsidRPr="00FC76CA">
                            <w:rPr>
                              <w:lang w:val="en-US"/>
                              <w:rPrChange w:id="179" w:author="Thiago Cruz" w:date="2017-11-03T21:08:00Z">
                                <w:rPr/>
                              </w:rPrChange>
                            </w:rPr>
                            <w:t xml:space="preserve"> - Play with docker - Fonte: http://labs.play-with-docker.com/</w:t>
                          </w:r>
                        </w:ins>
                      </w:p>
                    </w:txbxContent>
                  </v:textbox>
                  <w10:wrap type="through"/>
                </v:shape>
              </w:pict>
            </mc:Fallback>
          </mc:AlternateContent>
        </w:r>
      </w:ins>
      <w:r>
        <w:rPr>
          <w:noProof/>
        </w:rPr>
        <w:drawing>
          <wp:anchor distT="0" distB="0" distL="114300" distR="114300" simplePos="0" relativeHeight="251664384" behindDoc="0" locked="0" layoutInCell="1" allowOverlap="1" wp14:anchorId="0707B642" wp14:editId="2267BCF1">
            <wp:simplePos x="0" y="0"/>
            <wp:positionH relativeFrom="column">
              <wp:posOffset>798830</wp:posOffset>
            </wp:positionH>
            <wp:positionV relativeFrom="paragraph">
              <wp:posOffset>470535</wp:posOffset>
            </wp:positionV>
            <wp:extent cx="4453255" cy="264541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3255" cy="2645410"/>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3"/>
        <w:t>8</w:t>
      </w:r>
      <w:r w:rsidR="00614232">
        <w:rPr>
          <w:lang w:val="x-none" w:eastAsia="x-none"/>
        </w:rPr>
        <w:t xml:space="preserve">; </w:t>
      </w:r>
      <w:r w:rsidR="008E1F22">
        <w:rPr>
          <w:lang w:val="x-none" w:eastAsia="x-none"/>
        </w:rPr>
        <w:t>Este projeto também é utilizado para treinamentos do Docker.</w:t>
      </w:r>
    </w:p>
    <w:p w14:paraId="58770C41" w14:textId="36AD436F" w:rsidR="008E1F22" w:rsidRDefault="008E1F22" w:rsidP="006B6147">
      <w:pPr>
        <w:rPr>
          <w:lang w:val="x-none" w:eastAsia="x-none"/>
        </w:rPr>
      </w:pPr>
    </w:p>
    <w:p w14:paraId="7A9B34DF" w14:textId="7B02C51E" w:rsidR="008735D4" w:rsidRDefault="008735D4" w:rsidP="008735D4">
      <w:pPr>
        <w:keepNext/>
      </w:pPr>
    </w:p>
    <w:p w14:paraId="70540A00" w14:textId="66D93A38" w:rsidR="008931E9" w:rsidDel="00FC76CA" w:rsidRDefault="008735D4" w:rsidP="008735D4">
      <w:pPr>
        <w:pStyle w:val="Legenda"/>
        <w:jc w:val="left"/>
        <w:rPr>
          <w:del w:id="180" w:author="Thiago Cruz" w:date="2017-11-03T21:08:00Z"/>
          <w:lang w:val="x-none" w:eastAsia="x-none"/>
        </w:rPr>
      </w:pPr>
      <w:bookmarkStart w:id="181" w:name="_Toc497408504"/>
      <w:del w:id="182" w:author="Thiago Cruz" w:date="2017-11-03T21:08:00Z">
        <w:r w:rsidRPr="00521BCB" w:rsidDel="00FC76CA">
          <w:rPr>
            <w:lang w:val="en-US"/>
          </w:rPr>
          <w:delText xml:space="preserve">Figura </w:delText>
        </w:r>
        <w:r w:rsidR="00521BCB" w:rsidDel="00FC76CA">
          <w:fldChar w:fldCharType="begin"/>
        </w:r>
        <w:r w:rsidR="00521BCB" w:rsidRPr="00521BCB" w:rsidDel="00FC76CA">
          <w:rPr>
            <w:lang w:val="en-US"/>
          </w:rPr>
          <w:delInstrText xml:space="preserve"> SEQ Figura \* ARABIC </w:delInstrText>
        </w:r>
        <w:r w:rsidR="00521BCB" w:rsidDel="00FC76CA">
          <w:fldChar w:fldCharType="separate"/>
        </w:r>
        <w:r w:rsidR="00FC76CA" w:rsidDel="00FC76CA">
          <w:rPr>
            <w:noProof/>
            <w:lang w:val="en-US"/>
          </w:rPr>
          <w:delText>17</w:delText>
        </w:r>
        <w:r w:rsidR="00521BCB" w:rsidDel="00FC76CA">
          <w:rPr>
            <w:noProof/>
          </w:rPr>
          <w:fldChar w:fldCharType="end"/>
        </w:r>
        <w:r w:rsidRPr="00521BCB" w:rsidDel="00FC76CA">
          <w:rPr>
            <w:lang w:val="en-US"/>
          </w:rPr>
          <w:delText xml:space="preserve"> - Play with docker - Fonte: http://labs.play-with-docker.com/</w:delText>
        </w:r>
        <w:bookmarkEnd w:id="181"/>
      </w:del>
    </w:p>
    <w:p w14:paraId="1CA3DA45" w14:textId="51F55B25" w:rsidR="005E730E" w:rsidRDefault="005E730E" w:rsidP="00FC76CA">
      <w:pPr>
        <w:pStyle w:val="Legenda"/>
        <w:jc w:val="left"/>
        <w:rPr>
          <w:lang w:val="x-none" w:eastAsia="x-none"/>
        </w:rPr>
        <w:pPrChange w:id="183" w:author="Thiago Cruz" w:date="2017-11-03T21:08:00Z">
          <w:pPr/>
        </w:pPrChange>
      </w:pPr>
    </w:p>
    <w:p w14:paraId="4EA75048" w14:textId="06AE531A" w:rsidR="001E1CF0" w:rsidRDefault="00FC76CA" w:rsidP="001E1CF0">
      <w:pPr>
        <w:keepNext/>
      </w:pPr>
      <w:ins w:id="184" w:author="Thiago Cruz" w:date="2017-11-03T21:09:00Z">
        <w:r>
          <w:rPr>
            <w:noProof/>
          </w:rPr>
          <w:lastRenderedPageBreak/>
          <mc:AlternateContent>
            <mc:Choice Requires="wps">
              <w:drawing>
                <wp:anchor distT="0" distB="0" distL="114300" distR="114300" simplePos="0" relativeHeight="251669504" behindDoc="0" locked="0" layoutInCell="1" allowOverlap="1" wp14:anchorId="68B6B5F4" wp14:editId="446F439B">
                  <wp:simplePos x="0" y="0"/>
                  <wp:positionH relativeFrom="column">
                    <wp:posOffset>798195</wp:posOffset>
                  </wp:positionH>
                  <wp:positionV relativeFrom="paragraph">
                    <wp:posOffset>2867025</wp:posOffset>
                  </wp:positionV>
                  <wp:extent cx="5053330" cy="330200"/>
                  <wp:effectExtent l="0" t="0" r="0" b="0"/>
                  <wp:wrapThrough wrapText="bothSides">
                    <wp:wrapPolygon edited="0">
                      <wp:start x="0" y="0"/>
                      <wp:lineTo x="0" y="0"/>
                      <wp:lineTo x="0" y="0"/>
                    </wp:wrapPolygon>
                  </wp:wrapThrough>
                  <wp:docPr id="27" name="Caixa de Texto 27"/>
                  <wp:cNvGraphicFramePr/>
                  <a:graphic xmlns:a="http://schemas.openxmlformats.org/drawingml/2006/main">
                    <a:graphicData uri="http://schemas.microsoft.com/office/word/2010/wordprocessingShape">
                      <wps:wsp>
                        <wps:cNvSpPr txBox="1"/>
                        <wps:spPr>
                          <a:xfrm>
                            <a:off x="0" y="0"/>
                            <a:ext cx="5053330" cy="330200"/>
                          </a:xfrm>
                          <a:prstGeom prst="rect">
                            <a:avLst/>
                          </a:prstGeom>
                          <a:solidFill>
                            <a:prstClr val="white"/>
                          </a:solidFill>
                          <a:ln>
                            <a:noFill/>
                          </a:ln>
                          <a:effectLst/>
                        </wps:spPr>
                        <wps:txbx>
                          <w:txbxContent>
                            <w:p w14:paraId="6303651A" w14:textId="26520C1B" w:rsidR="00FC76CA" w:rsidRPr="00481C3D" w:rsidRDefault="00FC76CA" w:rsidP="00FC76CA">
                              <w:pPr>
                                <w:pStyle w:val="Legenda"/>
                                <w:rPr>
                                  <w:rFonts w:eastAsia="Calibri" w:cs="Times New Roman"/>
                                  <w:noProof/>
                                </w:rPr>
                                <w:pPrChange w:id="185" w:author="Thiago Cruz" w:date="2017-11-03T21:09:00Z">
                                  <w:pPr>
                                    <w:keepNext/>
                                  </w:pPr>
                                </w:pPrChange>
                              </w:pPr>
                              <w:ins w:id="186" w:author="Thiago Cruz" w:date="2017-11-03T21:09:00Z">
                                <w:r w:rsidRPr="00FC76CA">
                                  <w:rPr>
                                    <w:lang w:val="en-US"/>
                                    <w:rPrChange w:id="187" w:author="Thiago Cruz" w:date="2017-11-03T21:09:00Z">
                                      <w:rPr/>
                                    </w:rPrChange>
                                  </w:rPr>
                                  <w:t xml:space="preserve">Figura </w:t>
                                </w:r>
                                <w:r>
                                  <w:fldChar w:fldCharType="begin"/>
                                </w:r>
                                <w:r w:rsidRPr="00FC76CA">
                                  <w:rPr>
                                    <w:lang w:val="en-US"/>
                                    <w:rPrChange w:id="188" w:author="Thiago Cruz" w:date="2017-11-03T21:09:00Z">
                                      <w:rPr/>
                                    </w:rPrChange>
                                  </w:rPr>
                                  <w:instrText xml:space="preserve"> SEQ Figura \* ARABIC </w:instrText>
                                </w:r>
                              </w:ins>
                              <w:r>
                                <w:fldChar w:fldCharType="separate"/>
                              </w:r>
                              <w:ins w:id="189" w:author="Thiago Cruz" w:date="2017-11-03T21:09:00Z">
                                <w:r w:rsidRPr="00FC76CA">
                                  <w:rPr>
                                    <w:noProof/>
                                    <w:lang w:val="en-US"/>
                                    <w:rPrChange w:id="190" w:author="Thiago Cruz" w:date="2017-11-03T21:09:00Z">
                                      <w:rPr>
                                        <w:noProof/>
                                      </w:rPr>
                                    </w:rPrChange>
                                  </w:rPr>
                                  <w:t>17</w:t>
                                </w:r>
                                <w:r>
                                  <w:fldChar w:fldCharType="end"/>
                                </w:r>
                                <w:r w:rsidRPr="00FC76CA">
                                  <w:rPr>
                                    <w:lang w:val="en-US"/>
                                    <w:rPrChange w:id="191" w:author="Thiago Cruz" w:date="2017-11-03T21:09:00Z">
                                      <w:rPr/>
                                    </w:rPrChange>
                                  </w:rPr>
                                  <w:t xml:space="preserve"> - Shell do Play with Docker. </w:t>
                                </w:r>
                                <w:r w:rsidRPr="00AD558A">
                                  <w:t>Fonte: http://host3.labs.play-with-docker.com/p/9fe5a73e-9d79-4b61-9c01-3365068d8bd2#9fe5a73e_node2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6B5F4" id="_x0000_s1040" type="#_x0000_t202" style="position:absolute;margin-left:62.85pt;margin-top:225.75pt;width:397.9pt;height:2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" stroked="f">
                  <v:textbox style="mso-fit-shape-to-text:t" inset="0,0,0,0">
                    <w:txbxContent>
                      <w:p w14:paraId="6303651A" w14:textId="26520C1B" w:rsidR="00FC76CA" w:rsidRPr="00481C3D" w:rsidRDefault="00FC76CA" w:rsidP="00FC76CA">
                        <w:pPr>
                          <w:pStyle w:val="Legenda"/>
                          <w:rPr>
                            <w:rFonts w:eastAsia="Calibri" w:cs="Times New Roman"/>
                            <w:noProof/>
                          </w:rPr>
                          <w:pPrChange w:id="192" w:author="Thiago Cruz" w:date="2017-11-03T21:09:00Z">
                            <w:pPr>
                              <w:keepNext/>
                            </w:pPr>
                          </w:pPrChange>
                        </w:pPr>
                        <w:ins w:id="193" w:author="Thiago Cruz" w:date="2017-11-03T21:09:00Z">
                          <w:r w:rsidRPr="00FC76CA">
                            <w:rPr>
                              <w:lang w:val="en-US"/>
                              <w:rPrChange w:id="194" w:author="Thiago Cruz" w:date="2017-11-03T21:09:00Z">
                                <w:rPr/>
                              </w:rPrChange>
                            </w:rPr>
                            <w:t xml:space="preserve">Figura </w:t>
                          </w:r>
                          <w:r>
                            <w:fldChar w:fldCharType="begin"/>
                          </w:r>
                          <w:r w:rsidRPr="00FC76CA">
                            <w:rPr>
                              <w:lang w:val="en-US"/>
                              <w:rPrChange w:id="195" w:author="Thiago Cruz" w:date="2017-11-03T21:09:00Z">
                                <w:rPr/>
                              </w:rPrChange>
                            </w:rPr>
                            <w:instrText xml:space="preserve"> SEQ Figura \* ARABIC </w:instrText>
                          </w:r>
                        </w:ins>
                        <w:r>
                          <w:fldChar w:fldCharType="separate"/>
                        </w:r>
                        <w:ins w:id="196" w:author="Thiago Cruz" w:date="2017-11-03T21:09:00Z">
                          <w:r w:rsidRPr="00FC76CA">
                            <w:rPr>
                              <w:noProof/>
                              <w:lang w:val="en-US"/>
                              <w:rPrChange w:id="197" w:author="Thiago Cruz" w:date="2017-11-03T21:09:00Z">
                                <w:rPr>
                                  <w:noProof/>
                                </w:rPr>
                              </w:rPrChange>
                            </w:rPr>
                            <w:t>17</w:t>
                          </w:r>
                          <w:r>
                            <w:fldChar w:fldCharType="end"/>
                          </w:r>
                          <w:r w:rsidRPr="00FC76CA">
                            <w:rPr>
                              <w:lang w:val="en-US"/>
                              <w:rPrChange w:id="198" w:author="Thiago Cruz" w:date="2017-11-03T21:09:00Z">
                                <w:rPr/>
                              </w:rPrChange>
                            </w:rPr>
                            <w:t xml:space="preserve"> - Shell do Play with Docker. </w:t>
                          </w:r>
                          <w:r w:rsidRPr="00AD558A">
                            <w:t>Fonte: http://host3.labs.play-with-docker.com/p/9fe5a73e-9d79-4b61-9c01-3365068d8bd2#9fe5a73e_node2</w:t>
                          </w:r>
                        </w:ins>
                      </w:p>
                    </w:txbxContent>
                  </v:textbox>
                  <w10:wrap type="through"/>
                </v:shape>
              </w:pict>
            </mc:Fallback>
          </mc:AlternateContent>
        </w:r>
      </w:ins>
      <w:r w:rsidR="00521BCB">
        <w:rPr>
          <w:noProof/>
        </w:rPr>
        <w:drawing>
          <wp:anchor distT="0" distB="0" distL="114300" distR="114300" simplePos="0" relativeHeight="251667456" behindDoc="0" locked="0" layoutInCell="1" allowOverlap="1" wp14:anchorId="0457B718" wp14:editId="1DB040AA">
            <wp:simplePos x="0" y="0"/>
            <wp:positionH relativeFrom="column">
              <wp:posOffset>798195</wp:posOffset>
            </wp:positionH>
            <wp:positionV relativeFrom="paragraph">
              <wp:posOffset>113665</wp:posOffset>
            </wp:positionV>
            <wp:extent cx="5053330" cy="2696210"/>
            <wp:effectExtent l="0" t="0" r="127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53330" cy="2696210"/>
                    </a:xfrm>
                    <a:prstGeom prst="rect">
                      <a:avLst/>
                    </a:prstGeom>
                  </pic:spPr>
                </pic:pic>
              </a:graphicData>
            </a:graphic>
            <wp14:sizeRelH relativeFrom="page">
              <wp14:pctWidth>0</wp14:pctWidth>
            </wp14:sizeRelH>
            <wp14:sizeRelV relativeFrom="page">
              <wp14:pctHeight>0</wp14:pctHeight>
            </wp14:sizeRelV>
          </wp:anchor>
        </w:drawing>
      </w:r>
    </w:p>
    <w:p w14:paraId="3269D7DC" w14:textId="77777777" w:rsidR="00FC76CA" w:rsidRDefault="00FC76CA" w:rsidP="008376E9">
      <w:pPr>
        <w:rPr>
          <w:ins w:id="199" w:author="Thiago Cruz" w:date="2017-11-03T21:09:00Z"/>
          <w:lang w:val="en-US"/>
        </w:rPr>
      </w:pPr>
      <w:bookmarkStart w:id="200" w:name="_Toc497408505"/>
    </w:p>
    <w:p w14:paraId="266526CB" w14:textId="6EC0C74D" w:rsidR="00521BCB" w:rsidDel="00FC76CA" w:rsidRDefault="001E1CF0" w:rsidP="001E1CF0">
      <w:pPr>
        <w:pStyle w:val="Legenda"/>
        <w:jc w:val="left"/>
        <w:rPr>
          <w:del w:id="201" w:author="Thiago Cruz" w:date="2017-11-03T21:09:00Z"/>
        </w:rPr>
      </w:pPr>
      <w:del w:id="202" w:author="Thiago Cruz" w:date="2017-11-03T21:09:00Z">
        <w:r w:rsidRPr="00863120" w:rsidDel="00FC76CA">
          <w:rPr>
            <w:lang w:val="en-US"/>
          </w:rPr>
          <w:delText xml:space="preserve">Figura </w:delText>
        </w:r>
        <w:r w:rsidDel="00FC76CA">
          <w:fldChar w:fldCharType="begin"/>
        </w:r>
        <w:r w:rsidRPr="00863120" w:rsidDel="00FC76CA">
          <w:rPr>
            <w:lang w:val="en-US"/>
          </w:rPr>
          <w:delInstrText xml:space="preserve"> SEQ Figura \* ARABIC </w:delInstrText>
        </w:r>
        <w:r w:rsidDel="00FC76CA">
          <w:fldChar w:fldCharType="separate"/>
        </w:r>
        <w:r w:rsidR="00FC76CA" w:rsidDel="00FC76CA">
          <w:rPr>
            <w:noProof/>
            <w:lang w:val="en-US"/>
          </w:rPr>
          <w:delText>18</w:delText>
        </w:r>
        <w:r w:rsidDel="00FC76CA">
          <w:fldChar w:fldCharType="end"/>
        </w:r>
        <w:r w:rsidRPr="00863120" w:rsidDel="00FC76CA">
          <w:rPr>
            <w:lang w:val="en-US"/>
          </w:rPr>
          <w:delText xml:space="preserve"> - Shell do Play with Docker. </w:delText>
        </w:r>
        <w:r w:rsidDel="00FC76CA">
          <w:delText xml:space="preserve">Fonte: </w:delText>
        </w:r>
        <w:r w:rsidRPr="004B79BB" w:rsidDel="00FC76CA">
          <w:delText>http://host3.labs.play-with-docker.com/p/9fe5a73e-9d79-4b61-9c01-3365068d8bd2#9fe5a73e_node2</w:delText>
        </w:r>
        <w:bookmarkEnd w:id="200"/>
      </w:del>
    </w:p>
    <w:p w14:paraId="0902AD1A" w14:textId="77777777" w:rsidR="008376E9" w:rsidRDefault="008376E9" w:rsidP="008376E9">
      <w:pPr>
        <w:rPr>
          <w:lang w:eastAsia="en-US"/>
        </w:rPr>
      </w:pPr>
    </w:p>
    <w:p w14:paraId="4028D363" w14:textId="47BFD7F4" w:rsidR="008376E9" w:rsidRPr="000A6048" w:rsidRDefault="008376E9" w:rsidP="008376E9">
      <w:pPr>
        <w:ind w:firstLine="708"/>
        <w:rPr>
          <w:color w:val="000000" w:themeColor="text1"/>
          <w:lang w:eastAsia="en-US"/>
          <w:rPrChange w:id="203" w:author="Thiago Cruz" w:date="2017-11-03T21:04:00Z">
            <w:rPr>
              <w:lang w:eastAsia="en-US"/>
            </w:rPr>
          </w:rPrChange>
        </w:rPr>
      </w:pPr>
      <w:r w:rsidRPr="000A6048">
        <w:rPr>
          <w:color w:val="000000" w:themeColor="text1"/>
          <w:lang w:eastAsia="en-US"/>
          <w:rPrChange w:id="204" w:author="Thiago Cruz" w:date="2017-11-03T21:04:00Z">
            <w:rPr>
              <w:lang w:eastAsia="en-US"/>
            </w:rPr>
          </w:rPrChange>
        </w:rPr>
        <w:t>O</w:t>
      </w:r>
      <w:r w:rsidR="007B483F" w:rsidRPr="000A6048">
        <w:rPr>
          <w:color w:val="000000" w:themeColor="text1"/>
          <w:lang w:eastAsia="en-US"/>
          <w:rPrChange w:id="205" w:author="Thiago Cruz" w:date="2017-11-03T21:04:00Z">
            <w:rPr>
              <w:lang w:eastAsia="en-US"/>
            </w:rPr>
          </w:rPrChange>
        </w:rPr>
        <w:t xml:space="preserve"> projeto conta com uma documentação que poder ser obtida no link: </w:t>
      </w:r>
      <w:r w:rsidR="00B80F40" w:rsidRPr="000A6048">
        <w:rPr>
          <w:color w:val="000000" w:themeColor="text1"/>
          <w:rPrChange w:id="206" w:author="Thiago Cruz" w:date="2017-11-03T21:04:00Z">
            <w:rPr/>
          </w:rPrChange>
        </w:rPr>
        <w:fldChar w:fldCharType="begin"/>
      </w:r>
      <w:r w:rsidR="00B80F40" w:rsidRPr="000A6048">
        <w:rPr>
          <w:color w:val="000000" w:themeColor="text1"/>
          <w:rPrChange w:id="207" w:author="Thiago Cruz" w:date="2017-11-03T21:04:00Z">
            <w:rPr/>
          </w:rPrChange>
        </w:rPr>
        <w:instrText xml:space="preserve"> HYPERLINK "http://training.play-with-docker.com/" </w:instrText>
      </w:r>
      <w:r w:rsidR="00B80F40" w:rsidRPr="000A6048">
        <w:rPr>
          <w:color w:val="000000" w:themeColor="text1"/>
          <w:rPrChange w:id="208" w:author="Thiago Cruz" w:date="2017-11-03T21:04:00Z">
            <w:rPr/>
          </w:rPrChange>
        </w:rPr>
        <w:fldChar w:fldCharType="separate"/>
      </w:r>
      <w:r w:rsidR="007B483F" w:rsidRPr="000A6048">
        <w:rPr>
          <w:rStyle w:val="Hiperlink"/>
          <w:color w:val="000000" w:themeColor="text1"/>
          <w:lang w:eastAsia="en-US"/>
          <w:rPrChange w:id="209" w:author="Thiago Cruz" w:date="2017-11-03T21:04:00Z">
            <w:rPr>
              <w:rStyle w:val="Hiperlink"/>
              <w:lang w:eastAsia="en-US"/>
            </w:rPr>
          </w:rPrChange>
        </w:rPr>
        <w:t>http://training.play-with-docker.com/</w:t>
      </w:r>
      <w:r w:rsidR="00B80F40" w:rsidRPr="000A6048">
        <w:rPr>
          <w:rStyle w:val="Hiperlink"/>
          <w:color w:val="000000" w:themeColor="text1"/>
          <w:lang w:eastAsia="en-US"/>
          <w:rPrChange w:id="210" w:author="Thiago Cruz" w:date="2017-11-03T21:04:00Z">
            <w:rPr>
              <w:rStyle w:val="Hiperlink"/>
              <w:lang w:eastAsia="en-US"/>
            </w:rPr>
          </w:rPrChange>
        </w:rPr>
        <w:fldChar w:fldCharType="end"/>
      </w:r>
    </w:p>
    <w:p w14:paraId="27AE2192" w14:textId="0217ABAE" w:rsidR="007B483F" w:rsidRPr="000A6048" w:rsidRDefault="00AB0CD9" w:rsidP="008376E9">
      <w:pPr>
        <w:ind w:firstLine="708"/>
        <w:rPr>
          <w:rStyle w:val="Hiperlink"/>
          <w:color w:val="000000" w:themeColor="text1"/>
          <w:lang w:eastAsia="en-US"/>
          <w:rPrChange w:id="211" w:author="Thiago Cruz" w:date="2017-11-03T21:04:00Z">
            <w:rPr>
              <w:rStyle w:val="Hiperlink"/>
              <w:lang w:eastAsia="en-US"/>
            </w:rPr>
          </w:rPrChange>
        </w:rPr>
      </w:pPr>
      <w:r w:rsidRPr="000A6048">
        <w:rPr>
          <w:color w:val="000000" w:themeColor="text1"/>
          <w:lang w:eastAsia="en-US"/>
          <w:rPrChange w:id="212" w:author="Thiago Cruz" w:date="2017-11-03T21:04:00Z">
            <w:rPr>
              <w:lang w:eastAsia="en-US"/>
            </w:rPr>
          </w:rPrChange>
        </w:rPr>
        <w:t>Outros treinamentos do docker podem ser obtidas atra</w:t>
      </w:r>
      <w:r w:rsidR="00913062" w:rsidRPr="000A6048">
        <w:rPr>
          <w:color w:val="000000" w:themeColor="text1"/>
          <w:lang w:eastAsia="en-US"/>
          <w:rPrChange w:id="213" w:author="Thiago Cruz" w:date="2017-11-03T21:04:00Z">
            <w:rPr>
              <w:lang w:eastAsia="en-US"/>
            </w:rPr>
          </w:rPrChange>
        </w:rPr>
        <w:t xml:space="preserve">vés do link: </w:t>
      </w:r>
      <w:r w:rsidR="00B80F40" w:rsidRPr="000A6048">
        <w:rPr>
          <w:color w:val="000000" w:themeColor="text1"/>
          <w:rPrChange w:id="214" w:author="Thiago Cruz" w:date="2017-11-03T21:04:00Z">
            <w:rPr/>
          </w:rPrChange>
        </w:rPr>
        <w:fldChar w:fldCharType="begin"/>
      </w:r>
      <w:r w:rsidR="00B80F40" w:rsidRPr="000A6048">
        <w:rPr>
          <w:color w:val="000000" w:themeColor="text1"/>
          <w:rPrChange w:id="215" w:author="Thiago Cruz" w:date="2017-11-03T21:04:00Z">
            <w:rPr/>
          </w:rPrChange>
        </w:rPr>
        <w:instrText xml:space="preserve"> HYPERLINK "https://training.docker.com/" </w:instrText>
      </w:r>
      <w:r w:rsidR="00B80F40" w:rsidRPr="000A6048">
        <w:rPr>
          <w:color w:val="000000" w:themeColor="text1"/>
          <w:rPrChange w:id="216" w:author="Thiago Cruz" w:date="2017-11-03T21:04:00Z">
            <w:rPr/>
          </w:rPrChange>
        </w:rPr>
        <w:fldChar w:fldCharType="separate"/>
      </w:r>
      <w:r w:rsidR="00913062" w:rsidRPr="000A6048">
        <w:rPr>
          <w:rStyle w:val="Hiperlink"/>
          <w:color w:val="000000" w:themeColor="text1"/>
          <w:lang w:eastAsia="en-US"/>
          <w:rPrChange w:id="217" w:author="Thiago Cruz" w:date="2017-11-03T21:04:00Z">
            <w:rPr>
              <w:rStyle w:val="Hiperlink"/>
              <w:lang w:eastAsia="en-US"/>
            </w:rPr>
          </w:rPrChange>
        </w:rPr>
        <w:t>https://training.docker.com/</w:t>
      </w:r>
      <w:r w:rsidR="00B80F40" w:rsidRPr="000A6048">
        <w:rPr>
          <w:rStyle w:val="Hiperlink"/>
          <w:color w:val="000000" w:themeColor="text1"/>
          <w:lang w:eastAsia="en-US"/>
          <w:rPrChange w:id="218" w:author="Thiago Cruz" w:date="2017-11-03T21:04:00Z">
            <w:rPr>
              <w:rStyle w:val="Hiperlink"/>
              <w:lang w:eastAsia="en-US"/>
            </w:rPr>
          </w:rPrChange>
        </w:rPr>
        <w:fldChar w:fldCharType="end"/>
      </w:r>
    </w:p>
    <w:p w14:paraId="2CA90E66" w14:textId="18C8B0DE" w:rsidR="005A4A7E" w:rsidRPr="000A6048" w:rsidRDefault="00B80F40" w:rsidP="005A4A7E">
      <w:pPr>
        <w:ind w:firstLine="708"/>
        <w:rPr>
          <w:rStyle w:val="Hiperlink"/>
          <w:color w:val="000000" w:themeColor="text1"/>
          <w:u w:val="none"/>
          <w:lang w:eastAsia="en-US"/>
          <w:rPrChange w:id="219" w:author="Thiago Cruz" w:date="2017-11-03T21:04:00Z">
            <w:rPr>
              <w:rStyle w:val="Hiperlink"/>
              <w:lang w:eastAsia="en-US"/>
            </w:rPr>
          </w:rPrChange>
        </w:rPr>
      </w:pPr>
      <w:r w:rsidRPr="000A6048">
        <w:rPr>
          <w:rStyle w:val="Hiperlink"/>
          <w:color w:val="000000" w:themeColor="text1"/>
          <w:u w:val="none"/>
          <w:lang w:eastAsia="en-US"/>
          <w:rPrChange w:id="220" w:author="Thiago Cruz" w:date="2017-11-03T21:04:00Z">
            <w:rPr>
              <w:rStyle w:val="Hiperlink"/>
              <w:lang w:eastAsia="en-US"/>
            </w:rPr>
          </w:rPrChange>
        </w:rPr>
        <w:t>Este projeto também é bastante útil, para testes sem a necessidade de execuç</w:t>
      </w:r>
      <w:r w:rsidR="000F4F0C" w:rsidRPr="000A6048">
        <w:rPr>
          <w:rStyle w:val="Hiperlink"/>
          <w:color w:val="000000" w:themeColor="text1"/>
          <w:u w:val="none"/>
          <w:lang w:eastAsia="en-US"/>
          <w:rPrChange w:id="221" w:author="Thiago Cruz" w:date="2017-11-03T21:04:00Z">
            <w:rPr>
              <w:rStyle w:val="Hiperlink"/>
              <w:lang w:eastAsia="en-US"/>
            </w:rPr>
          </w:rPrChange>
        </w:rPr>
        <w:t>ão do docker em pró</w:t>
      </w:r>
      <w:r w:rsidRPr="000A6048">
        <w:rPr>
          <w:rStyle w:val="Hiperlink"/>
          <w:color w:val="000000" w:themeColor="text1"/>
          <w:u w:val="none"/>
          <w:lang w:eastAsia="en-US"/>
          <w:rPrChange w:id="222" w:author="Thiago Cruz" w:date="2017-11-03T21:04:00Z">
            <w:rPr>
              <w:rStyle w:val="Hiperlink"/>
              <w:lang w:eastAsia="en-US"/>
            </w:rPr>
          </w:rPrChange>
        </w:rPr>
        <w:t xml:space="preserve">prio host, </w:t>
      </w:r>
      <w:r w:rsidR="000F4F0C" w:rsidRPr="000A6048">
        <w:rPr>
          <w:rStyle w:val="Hiperlink"/>
          <w:color w:val="000000" w:themeColor="text1"/>
          <w:u w:val="none"/>
          <w:lang w:eastAsia="en-US"/>
          <w:rPrChange w:id="223" w:author="Thiago Cruz" w:date="2017-11-03T21:04:00Z">
            <w:rPr>
              <w:rStyle w:val="Hiperlink"/>
              <w:lang w:eastAsia="en-US"/>
            </w:rPr>
          </w:rPrChange>
        </w:rPr>
        <w:t>é possível utilizar instâncias remotas dentro do projeto</w:t>
      </w:r>
      <w:del w:id="224" w:author="Thiago Cruz" w:date="2017-11-03T21:11:00Z">
        <w:r w:rsidR="000F4F0C" w:rsidRPr="000A6048" w:rsidDel="00644397">
          <w:rPr>
            <w:rStyle w:val="Hiperlink"/>
            <w:color w:val="000000" w:themeColor="text1"/>
            <w:u w:val="none"/>
            <w:lang w:eastAsia="en-US"/>
            <w:rPrChange w:id="225" w:author="Thiago Cruz" w:date="2017-11-03T21:04:00Z">
              <w:rPr>
                <w:rStyle w:val="Hiperlink"/>
                <w:lang w:eastAsia="en-US"/>
              </w:rPr>
            </w:rPrChange>
          </w:rPr>
          <w:delText xml:space="preserve"> do pla</w:delText>
        </w:r>
        <w:r w:rsidR="005A4A7E" w:rsidRPr="000A6048" w:rsidDel="00644397">
          <w:rPr>
            <w:rStyle w:val="Hiperlink"/>
            <w:color w:val="000000" w:themeColor="text1"/>
            <w:u w:val="none"/>
            <w:lang w:eastAsia="en-US"/>
            <w:rPrChange w:id="226" w:author="Thiago Cruz" w:date="2017-11-03T21:04:00Z">
              <w:rPr>
                <w:rStyle w:val="Hiperlink"/>
                <w:lang w:eastAsia="en-US"/>
              </w:rPr>
            </w:rPrChange>
          </w:rPr>
          <w:delText>y-with-docker</w:delText>
        </w:r>
      </w:del>
      <w:r w:rsidR="005A4A7E" w:rsidRPr="000A6048">
        <w:rPr>
          <w:rStyle w:val="Hiperlink"/>
          <w:color w:val="000000" w:themeColor="text1"/>
          <w:u w:val="none"/>
          <w:lang w:eastAsia="en-US"/>
          <w:rPrChange w:id="227" w:author="Thiago Cruz" w:date="2017-11-03T21:04:00Z">
            <w:rPr>
              <w:rStyle w:val="Hiperlink"/>
              <w:lang w:eastAsia="en-US"/>
            </w:rPr>
          </w:rPrChange>
        </w:rPr>
        <w:t>. Para tal é necessário a instalação do drive:</w:t>
      </w:r>
    </w:p>
    <w:p w14:paraId="4E429535" w14:textId="33AC8B03" w:rsidR="00B80F40" w:rsidRPr="000A6048" w:rsidRDefault="005A4A7E" w:rsidP="008F00C2">
      <w:pPr>
        <w:pStyle w:val="PargrafodaLista"/>
        <w:numPr>
          <w:ilvl w:val="0"/>
          <w:numId w:val="23"/>
        </w:numPr>
        <w:rPr>
          <w:color w:val="000000" w:themeColor="text1"/>
          <w:sz w:val="24"/>
          <w:u w:val="single"/>
          <w:rPrChange w:id="228" w:author="Thiago Cruz" w:date="2017-11-03T21:04:00Z">
            <w:rPr>
              <w:color w:val="0563C1" w:themeColor="hyperlink"/>
              <w:u w:val="single"/>
            </w:rPr>
          </w:rPrChange>
        </w:rPr>
      </w:pPr>
      <w:r w:rsidRPr="000A6048">
        <w:rPr>
          <w:color w:val="000000" w:themeColor="text1"/>
          <w:sz w:val="24"/>
          <w:rPrChange w:id="229" w:author="Thiago Cruz" w:date="2017-11-03T21:04:00Z">
            <w:rPr/>
          </w:rPrChange>
        </w:rPr>
        <w:t>“docker-machine-drive-pwd”</w:t>
      </w:r>
    </w:p>
    <w:p w14:paraId="4D16DA7D" w14:textId="77777777" w:rsidR="005A4A7E" w:rsidRPr="00631387" w:rsidRDefault="005A4A7E" w:rsidP="008F00C2">
      <w:pPr>
        <w:ind w:left="360"/>
        <w:rPr>
          <w:color w:val="000000" w:themeColor="text1"/>
          <w:lang w:eastAsia="en-US"/>
          <w:rPrChange w:id="230" w:author="Thiago Cruz" w:date="2017-11-03T21:05:00Z">
            <w:rPr>
              <w:lang w:eastAsia="en-US"/>
            </w:rPr>
          </w:rPrChange>
        </w:rPr>
      </w:pPr>
      <w:r w:rsidRPr="00631387">
        <w:rPr>
          <w:color w:val="000000" w:themeColor="text1"/>
          <w:lang w:eastAsia="en-US"/>
          <w:rPrChange w:id="231" w:author="Thiago Cruz" w:date="2017-11-03T21:05:00Z">
            <w:rPr>
              <w:lang w:eastAsia="en-US"/>
            </w:rPr>
          </w:rPrChange>
        </w:rPr>
        <w:t>Este drive está disponível no github:</w:t>
      </w:r>
    </w:p>
    <w:p w14:paraId="73AC171A" w14:textId="1B914420" w:rsidR="00307A9C" w:rsidRPr="00631387" w:rsidRDefault="00307A9C" w:rsidP="008F00C2">
      <w:pPr>
        <w:pStyle w:val="PargrafodaLista"/>
        <w:numPr>
          <w:ilvl w:val="0"/>
          <w:numId w:val="23"/>
        </w:numPr>
        <w:rPr>
          <w:color w:val="000000" w:themeColor="text1"/>
          <w:sz w:val="24"/>
          <w:rPrChange w:id="232" w:author="Thiago Cruz" w:date="2017-11-03T21:05:00Z">
            <w:rPr/>
          </w:rPrChange>
        </w:rPr>
      </w:pPr>
      <w:r w:rsidRPr="00631387">
        <w:rPr>
          <w:color w:val="000000" w:themeColor="text1"/>
          <w:sz w:val="24"/>
          <w:rPrChange w:id="233" w:author="Thiago Cruz" w:date="2017-11-03T21:05:00Z">
            <w:rPr/>
          </w:rPrChange>
        </w:rPr>
        <w:fldChar w:fldCharType="begin"/>
      </w:r>
      <w:r w:rsidRPr="00631387">
        <w:rPr>
          <w:color w:val="000000" w:themeColor="text1"/>
          <w:sz w:val="24"/>
          <w:rPrChange w:id="234" w:author="Thiago Cruz" w:date="2017-11-03T21:05:00Z">
            <w:rPr/>
          </w:rPrChange>
        </w:rPr>
        <w:instrText xml:space="preserve"> HYPERLINK "https://github.com/play-with-docker/docker-machine-driver-pwd/releases" </w:instrText>
      </w:r>
      <w:r w:rsidRPr="00631387">
        <w:rPr>
          <w:color w:val="000000" w:themeColor="text1"/>
          <w:sz w:val="24"/>
          <w:rPrChange w:id="235" w:author="Thiago Cruz" w:date="2017-11-03T21:05:00Z">
            <w:rPr/>
          </w:rPrChange>
        </w:rPr>
        <w:fldChar w:fldCharType="separate"/>
      </w:r>
      <w:r w:rsidRPr="00631387">
        <w:rPr>
          <w:rStyle w:val="Hiperlink"/>
          <w:color w:val="000000" w:themeColor="text1"/>
          <w:sz w:val="24"/>
          <w:rPrChange w:id="236" w:author="Thiago Cruz" w:date="2017-11-03T21:05:00Z">
            <w:rPr>
              <w:rStyle w:val="Hiperlink"/>
            </w:rPr>
          </w:rPrChange>
        </w:rPr>
        <w:t>https://github.com/play-with-docker/docker-machine-driver-pwd/releases</w:t>
      </w:r>
      <w:r w:rsidRPr="00631387">
        <w:rPr>
          <w:color w:val="000000" w:themeColor="text1"/>
          <w:sz w:val="24"/>
          <w:rPrChange w:id="237" w:author="Thiago Cruz" w:date="2017-11-03T21:05:00Z">
            <w:rPr/>
          </w:rPrChange>
        </w:rPr>
        <w:fldChar w:fldCharType="end"/>
      </w:r>
    </w:p>
    <w:p w14:paraId="78510389" w14:textId="71E37C42" w:rsidR="009160C8" w:rsidRPr="00631387" w:rsidRDefault="00307A9C" w:rsidP="008F00C2">
      <w:pPr>
        <w:ind w:left="360"/>
        <w:rPr>
          <w:ins w:id="238" w:author="Thiago Cruz" w:date="2017-11-03T21:05:00Z"/>
          <w:color w:val="000000" w:themeColor="text1"/>
        </w:rPr>
      </w:pPr>
      <w:r w:rsidRPr="00631387">
        <w:rPr>
          <w:color w:val="000000" w:themeColor="text1"/>
          <w:rPrChange w:id="239" w:author="Thiago Cruz" w:date="2017-11-03T21:05:00Z">
            <w:rPr/>
          </w:rPrChange>
        </w:rPr>
        <w:t>A</w:t>
      </w:r>
      <w:r w:rsidR="008F00C2" w:rsidRPr="00631387">
        <w:rPr>
          <w:color w:val="000000" w:themeColor="text1"/>
          <w:rPrChange w:id="240" w:author="Thiago Cruz" w:date="2017-11-03T21:05:00Z">
            <w:rPr/>
          </w:rPrChange>
        </w:rPr>
        <w:t>través do comando: docker-machine create -d pwd --pwd-url</w:t>
      </w:r>
      <w:del w:id="241" w:author="Thiago Cruz" w:date="2017-11-03T21:05:00Z">
        <w:r w:rsidR="008F00C2" w:rsidRPr="00631387" w:rsidDel="009160C8">
          <w:rPr>
            <w:color w:val="000000" w:themeColor="text1"/>
            <w:rPrChange w:id="242" w:author="Thiago Cruz" w:date="2017-11-03T21:05:00Z">
              <w:rPr/>
            </w:rPrChange>
          </w:rPr>
          <w:delText xml:space="preserve"> https://labs.play-with-docker.com/p/b7uf58pe0c5g00d1jutg#b7uf58pe_b7uf5c1e0c5g00d1juu0 node1</w:delText>
        </w:r>
      </w:del>
    </w:p>
    <w:p w14:paraId="3E63B7BA" w14:textId="77777777" w:rsidR="009160C8" w:rsidRPr="00FC76CA" w:rsidRDefault="009160C8" w:rsidP="008F00C2">
      <w:pPr>
        <w:ind w:left="360"/>
        <w:rPr>
          <w:ins w:id="243" w:author="Thiago Cruz" w:date="2017-11-03T21:05:00Z"/>
          <w:color w:val="000000" w:themeColor="text1"/>
        </w:rPr>
      </w:pPr>
      <w:ins w:id="244" w:author="Thiago Cruz" w:date="2017-11-03T21:05:00Z">
        <w:r w:rsidRPr="00FC76CA">
          <w:rPr>
            <w:color w:val="000000" w:themeColor="text1"/>
          </w:rPr>
          <w:t>Exemplo de utilização:</w:t>
        </w:r>
      </w:ins>
    </w:p>
    <w:p w14:paraId="2453C10D" w14:textId="6838C25E" w:rsidR="005A4A7E" w:rsidRDefault="009160C8" w:rsidP="009160C8">
      <w:pPr>
        <w:pStyle w:val="PargrafodaLista"/>
        <w:numPr>
          <w:ilvl w:val="0"/>
          <w:numId w:val="23"/>
        </w:numPr>
        <w:rPr>
          <w:ins w:id="245" w:author="Thiago Cruz" w:date="2017-11-03T21:09:00Z"/>
          <w:color w:val="000000" w:themeColor="text1"/>
          <w:sz w:val="24"/>
          <w:lang w:val="en-US"/>
        </w:rPr>
        <w:pPrChange w:id="246" w:author="Thiago Cruz" w:date="2017-11-03T21:05:00Z">
          <w:pPr/>
        </w:pPrChange>
      </w:pPr>
      <w:ins w:id="247" w:author="Thiago Cruz" w:date="2017-11-03T21:05:00Z">
        <w:r w:rsidRPr="00631387">
          <w:rPr>
            <w:color w:val="000000" w:themeColor="text1"/>
            <w:sz w:val="24"/>
            <w:lang w:val="en-US"/>
            <w:rPrChange w:id="248" w:author="Thiago Cruz" w:date="2017-11-03T21:05:00Z">
              <w:rPr/>
            </w:rPrChange>
          </w:rPr>
          <w:t>docker-machine create -d pwd --pwd-url https://labs.play-with-docker.com/p/b7uf58pe0c5g00d1jutg#b7uf58pe_b7uf5c1e0c5g00d1juu0 node1</w:t>
        </w:r>
      </w:ins>
      <w:r w:rsidR="005A4A7E" w:rsidRPr="00631387">
        <w:rPr>
          <w:color w:val="000000" w:themeColor="text1"/>
          <w:sz w:val="24"/>
          <w:lang w:val="en-US"/>
          <w:rPrChange w:id="249" w:author="Thiago Cruz" w:date="2017-11-03T21:05:00Z">
            <w:rPr/>
          </w:rPrChange>
        </w:rPr>
        <w:t xml:space="preserve"> </w:t>
      </w:r>
    </w:p>
    <w:p w14:paraId="218AD875" w14:textId="77777777" w:rsidR="00FC76CA" w:rsidRDefault="00FC76CA" w:rsidP="00FC76CA">
      <w:pPr>
        <w:rPr>
          <w:ins w:id="250" w:author="Thiago Cruz" w:date="2017-11-03T21:09:00Z"/>
          <w:color w:val="000000" w:themeColor="text1"/>
          <w:lang w:val="en-US"/>
        </w:rPr>
      </w:pPr>
    </w:p>
    <w:p w14:paraId="6742C737" w14:textId="330427B5" w:rsidR="00FC76CA" w:rsidRDefault="00FC76CA" w:rsidP="00FC76CA">
      <w:pPr>
        <w:ind w:firstLine="360"/>
        <w:rPr>
          <w:ins w:id="251" w:author="Thiago Cruz" w:date="2017-11-03T21:11:00Z"/>
          <w:color w:val="000000" w:themeColor="text1"/>
        </w:rPr>
        <w:pPrChange w:id="252" w:author="Thiago Cruz" w:date="2017-11-03T21:09:00Z">
          <w:pPr/>
        </w:pPrChange>
      </w:pPr>
      <w:ins w:id="253" w:author="Thiago Cruz" w:date="2017-11-03T21:09:00Z">
        <w:r w:rsidRPr="00FC76CA">
          <w:rPr>
            <w:color w:val="000000" w:themeColor="text1"/>
            <w:rPrChange w:id="254" w:author="Thiago Cruz" w:date="2017-11-03T21:10:00Z">
              <w:rPr>
                <w:color w:val="000000" w:themeColor="text1"/>
                <w:lang w:val="en-US"/>
              </w:rPr>
            </w:rPrChange>
          </w:rPr>
          <w:t>Este projeto possui uma interface bastante simples possibilitando que</w:t>
        </w:r>
      </w:ins>
      <w:ins w:id="255" w:author="Thiago Cruz" w:date="2017-11-03T21:10:00Z">
        <w:r>
          <w:rPr>
            <w:color w:val="000000" w:themeColor="text1"/>
          </w:rPr>
          <w:t xml:space="preserve"> possam ser criadas novas instâncias de forma gráfica e amigável.</w:t>
        </w:r>
      </w:ins>
      <w:ins w:id="256" w:author="Thiago Cruz" w:date="2017-11-03T21:09:00Z">
        <w:r w:rsidRPr="00FC76CA">
          <w:rPr>
            <w:color w:val="000000" w:themeColor="text1"/>
            <w:rPrChange w:id="257" w:author="Thiago Cruz" w:date="2017-11-03T21:10:00Z">
              <w:rPr>
                <w:color w:val="000000" w:themeColor="text1"/>
                <w:lang w:val="en-US"/>
              </w:rPr>
            </w:rPrChange>
          </w:rPr>
          <w:t xml:space="preserve"> </w:t>
        </w:r>
      </w:ins>
    </w:p>
    <w:p w14:paraId="0F7A2C45" w14:textId="77777777" w:rsidR="0034303F" w:rsidRPr="00FC76CA" w:rsidRDefault="0034303F" w:rsidP="00FC76CA">
      <w:pPr>
        <w:ind w:firstLine="360"/>
        <w:rPr>
          <w:color w:val="000000" w:themeColor="text1"/>
          <w:rPrChange w:id="258" w:author="Thiago Cruz" w:date="2017-11-03T21:10:00Z">
            <w:rPr/>
          </w:rPrChange>
        </w:rPr>
        <w:pPrChange w:id="259" w:author="Thiago Cruz" w:date="2017-11-03T21:09:00Z">
          <w:pPr/>
        </w:pPrChange>
      </w:pPr>
      <w:bookmarkStart w:id="260" w:name="_GoBack"/>
      <w:bookmarkEnd w:id="260"/>
    </w:p>
    <w:p w14:paraId="2AA38185" w14:textId="65C83882" w:rsidR="00CB499E" w:rsidRPr="00FC76CA" w:rsidRDefault="00CB499E">
      <w:pPr>
        <w:rPr>
          <w:lang w:eastAsia="en-US"/>
        </w:rPr>
      </w:pPr>
      <w:r w:rsidRPr="00FC76CA">
        <w:rPr>
          <w:lang w:eastAsia="en-US"/>
        </w:rPr>
        <w:br w:type="page"/>
      </w:r>
    </w:p>
    <w:p w14:paraId="117F6FF2" w14:textId="0FFC1E79" w:rsidR="000A0532" w:rsidRDefault="000A0532" w:rsidP="000A0532">
      <w:pPr>
        <w:pStyle w:val="Ttulo11"/>
      </w:pPr>
      <w:bookmarkStart w:id="261" w:name="_Toc496802709"/>
      <w:bookmarkStart w:id="262" w:name="_Toc496802938"/>
      <w:bookmarkStart w:id="263" w:name="_Toc497242059"/>
      <w:r>
        <w:lastRenderedPageBreak/>
        <w:t>4.</w:t>
      </w:r>
      <w:r w:rsidR="00D72030">
        <w:t>6</w:t>
      </w:r>
      <w:r>
        <w:t xml:space="preserve"> </w:t>
      </w:r>
      <w:bookmarkEnd w:id="261"/>
      <w:bookmarkEnd w:id="262"/>
      <w:r w:rsidR="00F8236A">
        <w:t>Comunidade</w:t>
      </w:r>
      <w:bookmarkEnd w:id="263"/>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264" w:name="_Toc496802710"/>
      <w:bookmarkStart w:id="265" w:name="_Toc496802939"/>
      <w:bookmarkStart w:id="266" w:name="_Toc497242060"/>
      <w:bookmarkEnd w:id="162"/>
      <w:r>
        <w:rPr>
          <w:lang w:val="pt-BR"/>
        </w:rPr>
        <w:lastRenderedPageBreak/>
        <w:t>5</w:t>
      </w:r>
      <w:r w:rsidR="00C254AC">
        <w:t xml:space="preserve"> Boas práticas de Construção da aplicação (Doze fatores)</w:t>
      </w:r>
      <w:bookmarkEnd w:id="264"/>
      <w:bookmarkEnd w:id="265"/>
      <w:bookmarkEnd w:id="266"/>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267" w:name="_Toc496802711"/>
      <w:bookmarkStart w:id="268" w:name="_Toc496802940"/>
      <w:bookmarkStart w:id="269" w:name="_Toc497242061"/>
      <w:r>
        <w:lastRenderedPageBreak/>
        <w:t>6</w:t>
      </w:r>
      <w:r w:rsidR="00C254AC">
        <w:t xml:space="preserve"> </w:t>
      </w:r>
      <w:r w:rsidR="00D05179">
        <w:t>Software de gerenciamento de containers</w:t>
      </w:r>
      <w:bookmarkEnd w:id="267"/>
      <w:bookmarkEnd w:id="268"/>
      <w:bookmarkEnd w:id="269"/>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270" w:name="_Toc496802713"/>
      <w:bookmarkStart w:id="271" w:name="_Toc496802942"/>
      <w:bookmarkStart w:id="272" w:name="_Toc497242062"/>
      <w:r>
        <w:lastRenderedPageBreak/>
        <w:t>13</w:t>
      </w:r>
      <w:r w:rsidR="00C254AC">
        <w:t xml:space="preserve"> </w:t>
      </w:r>
      <w:bookmarkEnd w:id="270"/>
      <w:bookmarkEnd w:id="271"/>
      <w:r w:rsidR="008F2423">
        <w:t>Estudo de Caso</w:t>
      </w:r>
      <w:bookmarkEnd w:id="272"/>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273" w:name="_Toc496802714"/>
      <w:bookmarkStart w:id="274" w:name="_Toc496802943"/>
      <w:bookmarkStart w:id="275" w:name="_Toc497242063"/>
      <w:r>
        <w:lastRenderedPageBreak/>
        <w:t>14</w:t>
      </w:r>
      <w:r w:rsidR="00C254AC">
        <w:t xml:space="preserve"> Infraestrutura</w:t>
      </w:r>
      <w:bookmarkEnd w:id="273"/>
      <w:bookmarkEnd w:id="274"/>
      <w:bookmarkEnd w:id="275"/>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76" w:name="_Toc496802715"/>
      <w:bookmarkStart w:id="277" w:name="_Toc496802944"/>
      <w:bookmarkStart w:id="278" w:name="_Toc497242064"/>
      <w:r>
        <w:lastRenderedPageBreak/>
        <w:t>19</w:t>
      </w:r>
      <w:r w:rsidR="00C254AC">
        <w:t xml:space="preserve"> Referências</w:t>
      </w:r>
      <w:bookmarkEnd w:id="276"/>
      <w:bookmarkEnd w:id="277"/>
      <w:bookmarkEnd w:id="27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79" w:name="_Toc496802716"/>
      <w:bookmarkStart w:id="280" w:name="_Toc496802945"/>
      <w:bookmarkStart w:id="281" w:name="_Toc497242065"/>
      <w:r>
        <w:lastRenderedPageBreak/>
        <w:t>11 Anexos</w:t>
      </w:r>
      <w:bookmarkEnd w:id="279"/>
      <w:bookmarkEnd w:id="280"/>
      <w:bookmarkEnd w:id="281"/>
    </w:p>
    <w:p w14:paraId="610A7845" w14:textId="5E341021" w:rsidR="009C7518" w:rsidRDefault="00C254AC" w:rsidP="00763C82">
      <w:pPr>
        <w:pStyle w:val="Ttulo21"/>
      </w:pPr>
      <w:bookmarkStart w:id="282" w:name="_Toc497242066"/>
      <w:r>
        <w:t xml:space="preserve">Anexo </w:t>
      </w:r>
      <w:r w:rsidR="00CB499E">
        <w:t>11.</w:t>
      </w:r>
      <w:r>
        <w:t>1 – Dockerfile</w:t>
      </w:r>
      <w:r w:rsidR="00DD156D">
        <w:t xml:space="preserve"> - </w:t>
      </w:r>
      <w:r w:rsidR="00DD156D" w:rsidRPr="000B5349">
        <w:rPr>
          <w:lang w:val="pt-BR"/>
        </w:rPr>
        <w:t>X86</w:t>
      </w:r>
      <w:bookmarkEnd w:id="282"/>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83"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83"/>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707C72" w:rsidRDefault="005B1CAB" w:rsidP="005B1CAB">
      <w:r w:rsidRPr="005B1CAB">
        <w:rPr>
          <w:lang w:val="en-US"/>
        </w:rPr>
        <w:t xml:space="preserve">      </w:t>
      </w:r>
      <w:r w:rsidRPr="00707C72">
        <w:t>REDIS_SIDEKIQ_URL: redis://redis:6379/0</w:t>
      </w:r>
    </w:p>
    <w:p w14:paraId="4DBA9D47" w14:textId="77777777" w:rsidR="005B1CAB" w:rsidRPr="005B1CAB" w:rsidRDefault="005B1CAB" w:rsidP="005B1CAB">
      <w:pPr>
        <w:rPr>
          <w:lang w:val="en-US"/>
        </w:rPr>
      </w:pPr>
      <w:r w:rsidRPr="00707C72">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84"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84"/>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85" w:name="_Toc497242069"/>
      <w:r>
        <w:lastRenderedPageBreak/>
        <w:t xml:space="preserve">Anexo </w:t>
      </w:r>
      <w:r w:rsidR="001D3F2C">
        <w:t>11.</w:t>
      </w:r>
      <w:r>
        <w:t>4 – Docker-compose versão 2 - ARM</w:t>
      </w:r>
      <w:bookmarkEnd w:id="285"/>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86" w:name="_Toc497242070"/>
      <w:r>
        <w:lastRenderedPageBreak/>
        <w:t xml:space="preserve">Anexo </w:t>
      </w:r>
      <w:r w:rsidR="001D3F2C">
        <w:t>11.</w:t>
      </w:r>
      <w:r>
        <w:t>5</w:t>
      </w:r>
      <w:r w:rsidR="005B1CAB">
        <w:t xml:space="preserve"> – Docker-compose versão 3</w:t>
      </w:r>
      <w:r w:rsidR="00142517">
        <w:t xml:space="preserve"> - ARM</w:t>
      </w:r>
      <w:bookmarkEnd w:id="286"/>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707C72" w:rsidRDefault="00B60B16" w:rsidP="00B60B16">
      <w:pPr>
        <w:rPr>
          <w:lang w:val="en-US"/>
        </w:rPr>
      </w:pPr>
      <w:r w:rsidRPr="004F6D7C">
        <w:rPr>
          <w:lang w:val="en-US"/>
        </w:rPr>
        <w:t xml:space="preserve">  </w:t>
      </w:r>
      <w:r w:rsidRPr="00707C72">
        <w:rPr>
          <w:lang w:val="en-US"/>
        </w:rPr>
        <w:t>viz:</w:t>
      </w:r>
    </w:p>
    <w:p w14:paraId="09317B73" w14:textId="77777777" w:rsidR="00B60B16" w:rsidRPr="00707C72" w:rsidRDefault="00B60B16" w:rsidP="00B60B16">
      <w:pPr>
        <w:rPr>
          <w:lang w:val="en-US"/>
        </w:rPr>
      </w:pPr>
      <w:r w:rsidRPr="00707C72">
        <w:rPr>
          <w:lang w:val="en-US"/>
        </w:rPr>
        <w:t xml:space="preserve">     image: alexellis2/visualizer-arm</w:t>
      </w:r>
    </w:p>
    <w:p w14:paraId="4A59AAC4" w14:textId="77777777" w:rsidR="00B60B16" w:rsidRPr="00707C72" w:rsidRDefault="00B60B16" w:rsidP="00B60B16">
      <w:pPr>
        <w:rPr>
          <w:lang w:val="en-US"/>
        </w:rPr>
      </w:pPr>
      <w:r w:rsidRPr="00707C72">
        <w:rPr>
          <w:lang w:val="en-US"/>
        </w:rPr>
        <w:t xml:space="preserve">     ports: </w:t>
      </w:r>
    </w:p>
    <w:p w14:paraId="6CF8FFAF" w14:textId="77777777" w:rsidR="00B60B16" w:rsidRPr="004F6D7C" w:rsidRDefault="00B60B16" w:rsidP="00B60B16">
      <w:pPr>
        <w:rPr>
          <w:lang w:val="en-US"/>
        </w:rPr>
      </w:pPr>
      <w:r w:rsidRPr="00707C72">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53"/>
      <w:footerReference w:type="default" r:id="rId54"/>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007190" w14:textId="77777777" w:rsidR="00662B7A" w:rsidRDefault="00662B7A">
      <w:r>
        <w:separator/>
      </w:r>
    </w:p>
  </w:endnote>
  <w:endnote w:type="continuationSeparator" w:id="0">
    <w:p w14:paraId="26409B3A" w14:textId="77777777" w:rsidR="00662B7A" w:rsidRDefault="00662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80F40" w:rsidRDefault="00B80F4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347F4" w14:textId="77777777" w:rsidR="00662B7A" w:rsidRDefault="00662B7A">
      <w:r>
        <w:separator/>
      </w:r>
    </w:p>
  </w:footnote>
  <w:footnote w:type="continuationSeparator" w:id="0">
    <w:p w14:paraId="12C5888B" w14:textId="77777777" w:rsidR="00662B7A" w:rsidRDefault="00662B7A">
      <w:r>
        <w:continuationSeparator/>
      </w:r>
    </w:p>
  </w:footnote>
  <w:footnote w:id="1">
    <w:p w14:paraId="3A477492" w14:textId="1066DE99" w:rsidR="00B80F40" w:rsidRPr="001E03D1" w:rsidRDefault="00B80F40">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80F40" w:rsidRPr="0000038E" w:rsidRDefault="00B80F40">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80F40" w:rsidRPr="0087606B" w:rsidRDefault="00B80F40">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80F40" w:rsidRPr="00393659" w:rsidRDefault="00B80F40">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80F40" w:rsidRPr="006A3FDD" w:rsidRDefault="00B80F40"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B80F40" w:rsidRPr="00DA3E43" w:rsidRDefault="00B80F40"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B80F40" w:rsidRPr="000D189A" w:rsidRDefault="00B80F40">
      <w:pPr>
        <w:pStyle w:val="Textodenotaderodap"/>
        <w:rPr>
          <w:lang w:val="pt-BR"/>
        </w:rPr>
      </w:pPr>
      <w:r>
        <w:rPr>
          <w:rStyle w:val="Refdenotaderodap"/>
        </w:rPr>
        <w:t>4</w:t>
      </w:r>
      <w:r>
        <w:t xml:space="preserve"> </w:t>
      </w:r>
      <w:r w:rsidRPr="00D45B60">
        <w:t>https://www.docker.com/docker-mac</w:t>
      </w:r>
    </w:p>
  </w:footnote>
  <w:footnote w:id="8">
    <w:p w14:paraId="5CA069F3" w14:textId="5653D603" w:rsidR="00B80F40" w:rsidRPr="00C02FD1" w:rsidRDefault="00B80F40">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80F40" w:rsidRPr="00914B75" w:rsidRDefault="00B80F40"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80F40" w:rsidRPr="00393659" w:rsidRDefault="00B80F40"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80F40" w:rsidRPr="007E3C42" w:rsidRDefault="00B80F40">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B80F40" w:rsidRPr="00A85B21" w:rsidRDefault="00B80F40">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B80F40" w:rsidRPr="00A85B21" w:rsidRDefault="00B80F40">
      <w:pPr>
        <w:pStyle w:val="Textodenotaderodap"/>
        <w:rPr>
          <w:lang w:val="pt-BR"/>
        </w:rPr>
      </w:pPr>
      <w:r>
        <w:rPr>
          <w:rStyle w:val="Refdenotaderodap"/>
        </w:rPr>
        <w:t>8</w:t>
      </w:r>
      <w:r>
        <w:t xml:space="preserve"> </w:t>
      </w:r>
      <w:r w:rsidRPr="00CD494D">
        <w:t>https://github.com/docker/labs</w:t>
      </w:r>
    </w:p>
  </w:footnote>
  <w:footnote w:id="14">
    <w:p w14:paraId="6BB44EE3" w14:textId="6E19317C" w:rsidR="00B80F40" w:rsidRPr="0072040E" w:rsidRDefault="00B80F40"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B80F40" w:rsidRPr="0072040E" w:rsidRDefault="00B80F40">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B80F40" w:rsidRPr="0072040E" w:rsidRDefault="00B80F40">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80F40" w:rsidRDefault="00B80F4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4">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9"/>
  </w:num>
  <w:num w:numId="6">
    <w:abstractNumId w:val="7"/>
  </w:num>
  <w:num w:numId="7">
    <w:abstractNumId w:val="20"/>
  </w:num>
  <w:num w:numId="8">
    <w:abstractNumId w:val="2"/>
  </w:num>
  <w:num w:numId="9">
    <w:abstractNumId w:val="3"/>
  </w:num>
  <w:num w:numId="10">
    <w:abstractNumId w:val="11"/>
  </w:num>
  <w:num w:numId="11">
    <w:abstractNumId w:val="22"/>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1"/>
  </w:num>
  <w:num w:numId="20">
    <w:abstractNumId w:val="23"/>
  </w:num>
  <w:num w:numId="21">
    <w:abstractNumId w:val="1"/>
  </w:num>
  <w:num w:numId="22">
    <w:abstractNumId w:val="5"/>
  </w:num>
  <w:num w:numId="23">
    <w:abstractNumId w:val="24"/>
  </w:num>
  <w:num w:numId="24">
    <w:abstractNumId w:val="10"/>
  </w:num>
  <w:num w:numId="25">
    <w:abstractNumId w:val="1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4"/>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1A76"/>
    <w:rsid w:val="00033B3B"/>
    <w:rsid w:val="000403F2"/>
    <w:rsid w:val="00041715"/>
    <w:rsid w:val="00042A9D"/>
    <w:rsid w:val="00050DA4"/>
    <w:rsid w:val="00052C6E"/>
    <w:rsid w:val="00052DDF"/>
    <w:rsid w:val="000600DD"/>
    <w:rsid w:val="0006177F"/>
    <w:rsid w:val="00064559"/>
    <w:rsid w:val="00067480"/>
    <w:rsid w:val="00067AB3"/>
    <w:rsid w:val="00067D53"/>
    <w:rsid w:val="00073BB5"/>
    <w:rsid w:val="00074610"/>
    <w:rsid w:val="00076584"/>
    <w:rsid w:val="00077DE7"/>
    <w:rsid w:val="00080AF8"/>
    <w:rsid w:val="000834D4"/>
    <w:rsid w:val="00083EF0"/>
    <w:rsid w:val="000845B3"/>
    <w:rsid w:val="00084DCD"/>
    <w:rsid w:val="00085BAF"/>
    <w:rsid w:val="00086281"/>
    <w:rsid w:val="00087C69"/>
    <w:rsid w:val="00091112"/>
    <w:rsid w:val="000937CC"/>
    <w:rsid w:val="00095A0E"/>
    <w:rsid w:val="000A0532"/>
    <w:rsid w:val="000A080A"/>
    <w:rsid w:val="000A0935"/>
    <w:rsid w:val="000A5B09"/>
    <w:rsid w:val="000A6048"/>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5889"/>
    <w:rsid w:val="000E680F"/>
    <w:rsid w:val="000E6F57"/>
    <w:rsid w:val="000F0D4D"/>
    <w:rsid w:val="000F48C2"/>
    <w:rsid w:val="000F4CB7"/>
    <w:rsid w:val="000F4F0C"/>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6515D"/>
    <w:rsid w:val="0017031F"/>
    <w:rsid w:val="00172634"/>
    <w:rsid w:val="0017638D"/>
    <w:rsid w:val="00176F31"/>
    <w:rsid w:val="00177233"/>
    <w:rsid w:val="00180959"/>
    <w:rsid w:val="0018541F"/>
    <w:rsid w:val="00192057"/>
    <w:rsid w:val="00192F18"/>
    <w:rsid w:val="001A3F07"/>
    <w:rsid w:val="001A3F23"/>
    <w:rsid w:val="001A4338"/>
    <w:rsid w:val="001B085D"/>
    <w:rsid w:val="001B379C"/>
    <w:rsid w:val="001B4130"/>
    <w:rsid w:val="001B4E98"/>
    <w:rsid w:val="001B7DEA"/>
    <w:rsid w:val="001C1A41"/>
    <w:rsid w:val="001C3A34"/>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5A65"/>
    <w:rsid w:val="002E7762"/>
    <w:rsid w:val="002F26AE"/>
    <w:rsid w:val="002F6429"/>
    <w:rsid w:val="0030195F"/>
    <w:rsid w:val="003039F4"/>
    <w:rsid w:val="00303BFA"/>
    <w:rsid w:val="00306B78"/>
    <w:rsid w:val="00307A9C"/>
    <w:rsid w:val="00310F06"/>
    <w:rsid w:val="003129CB"/>
    <w:rsid w:val="0031712E"/>
    <w:rsid w:val="00331D67"/>
    <w:rsid w:val="00333C20"/>
    <w:rsid w:val="0033526A"/>
    <w:rsid w:val="00335BFE"/>
    <w:rsid w:val="00340653"/>
    <w:rsid w:val="00342724"/>
    <w:rsid w:val="0034303F"/>
    <w:rsid w:val="00346BAF"/>
    <w:rsid w:val="00346F59"/>
    <w:rsid w:val="0034724E"/>
    <w:rsid w:val="00347AD0"/>
    <w:rsid w:val="00351989"/>
    <w:rsid w:val="003566B1"/>
    <w:rsid w:val="00360999"/>
    <w:rsid w:val="003621F2"/>
    <w:rsid w:val="00364C17"/>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B39"/>
    <w:rsid w:val="003C5C53"/>
    <w:rsid w:val="003D0E05"/>
    <w:rsid w:val="003D2836"/>
    <w:rsid w:val="003D2F6B"/>
    <w:rsid w:val="003D6640"/>
    <w:rsid w:val="003D6D07"/>
    <w:rsid w:val="003E0E34"/>
    <w:rsid w:val="003E23C5"/>
    <w:rsid w:val="003E282C"/>
    <w:rsid w:val="003F219F"/>
    <w:rsid w:val="003F254F"/>
    <w:rsid w:val="003F5F33"/>
    <w:rsid w:val="00400525"/>
    <w:rsid w:val="00403392"/>
    <w:rsid w:val="0040364E"/>
    <w:rsid w:val="00406A65"/>
    <w:rsid w:val="004108F7"/>
    <w:rsid w:val="0041229C"/>
    <w:rsid w:val="00414453"/>
    <w:rsid w:val="00414A48"/>
    <w:rsid w:val="00414AA2"/>
    <w:rsid w:val="004261E6"/>
    <w:rsid w:val="00426E96"/>
    <w:rsid w:val="00430BF9"/>
    <w:rsid w:val="00431480"/>
    <w:rsid w:val="004407A8"/>
    <w:rsid w:val="004528D9"/>
    <w:rsid w:val="00454A0C"/>
    <w:rsid w:val="00455B24"/>
    <w:rsid w:val="004621DB"/>
    <w:rsid w:val="00462A6B"/>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A7E"/>
    <w:rsid w:val="005A4E49"/>
    <w:rsid w:val="005A5701"/>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D23A5"/>
    <w:rsid w:val="005D55C2"/>
    <w:rsid w:val="005D5743"/>
    <w:rsid w:val="005D671E"/>
    <w:rsid w:val="005D7A58"/>
    <w:rsid w:val="005E313E"/>
    <w:rsid w:val="005E463D"/>
    <w:rsid w:val="005E4CE9"/>
    <w:rsid w:val="005E730E"/>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80E"/>
    <w:rsid w:val="00650E31"/>
    <w:rsid w:val="00661C0C"/>
    <w:rsid w:val="00661E99"/>
    <w:rsid w:val="00662B7A"/>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3E78"/>
    <w:rsid w:val="00684108"/>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2A3B"/>
    <w:rsid w:val="006F43A9"/>
    <w:rsid w:val="006F63FC"/>
    <w:rsid w:val="006F67B3"/>
    <w:rsid w:val="007028EC"/>
    <w:rsid w:val="00704BCC"/>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3F42"/>
    <w:rsid w:val="00734325"/>
    <w:rsid w:val="0073445F"/>
    <w:rsid w:val="007344CF"/>
    <w:rsid w:val="00736AE0"/>
    <w:rsid w:val="00741882"/>
    <w:rsid w:val="00742252"/>
    <w:rsid w:val="00743AB4"/>
    <w:rsid w:val="00744BFA"/>
    <w:rsid w:val="007450D5"/>
    <w:rsid w:val="00752470"/>
    <w:rsid w:val="00753420"/>
    <w:rsid w:val="0075379B"/>
    <w:rsid w:val="007537B8"/>
    <w:rsid w:val="007635CF"/>
    <w:rsid w:val="00763C82"/>
    <w:rsid w:val="00766294"/>
    <w:rsid w:val="0077216E"/>
    <w:rsid w:val="00772BE7"/>
    <w:rsid w:val="00775089"/>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735D4"/>
    <w:rsid w:val="00874D17"/>
    <w:rsid w:val="0087606B"/>
    <w:rsid w:val="00876191"/>
    <w:rsid w:val="00883BF9"/>
    <w:rsid w:val="00887424"/>
    <w:rsid w:val="008902AC"/>
    <w:rsid w:val="008931E9"/>
    <w:rsid w:val="00894EE1"/>
    <w:rsid w:val="008A1673"/>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0C2"/>
    <w:rsid w:val="008F05E4"/>
    <w:rsid w:val="008F20DB"/>
    <w:rsid w:val="008F2423"/>
    <w:rsid w:val="008F394D"/>
    <w:rsid w:val="008F4E9E"/>
    <w:rsid w:val="008F6BDC"/>
    <w:rsid w:val="0090070D"/>
    <w:rsid w:val="0090147D"/>
    <w:rsid w:val="009048D7"/>
    <w:rsid w:val="009056A8"/>
    <w:rsid w:val="00906BBF"/>
    <w:rsid w:val="00911701"/>
    <w:rsid w:val="00913062"/>
    <w:rsid w:val="009148A9"/>
    <w:rsid w:val="00914B75"/>
    <w:rsid w:val="00914F24"/>
    <w:rsid w:val="009160C8"/>
    <w:rsid w:val="00916247"/>
    <w:rsid w:val="00920030"/>
    <w:rsid w:val="00921E38"/>
    <w:rsid w:val="00926B4F"/>
    <w:rsid w:val="009272F2"/>
    <w:rsid w:val="0093029C"/>
    <w:rsid w:val="00930941"/>
    <w:rsid w:val="00930E45"/>
    <w:rsid w:val="00934D00"/>
    <w:rsid w:val="00935A1E"/>
    <w:rsid w:val="00936E5C"/>
    <w:rsid w:val="00944B98"/>
    <w:rsid w:val="00944C9D"/>
    <w:rsid w:val="00944EC6"/>
    <w:rsid w:val="0094750B"/>
    <w:rsid w:val="00952A8F"/>
    <w:rsid w:val="00953481"/>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0412"/>
    <w:rsid w:val="009E12D3"/>
    <w:rsid w:val="009E20D1"/>
    <w:rsid w:val="009E265D"/>
    <w:rsid w:val="009E36DD"/>
    <w:rsid w:val="009E464F"/>
    <w:rsid w:val="009E5B1D"/>
    <w:rsid w:val="009F04A1"/>
    <w:rsid w:val="009F762E"/>
    <w:rsid w:val="00A0222B"/>
    <w:rsid w:val="00A03667"/>
    <w:rsid w:val="00A11AA0"/>
    <w:rsid w:val="00A2031C"/>
    <w:rsid w:val="00A23BC3"/>
    <w:rsid w:val="00A25B51"/>
    <w:rsid w:val="00A25BBE"/>
    <w:rsid w:val="00A314B6"/>
    <w:rsid w:val="00A3306E"/>
    <w:rsid w:val="00A338AB"/>
    <w:rsid w:val="00A33A8E"/>
    <w:rsid w:val="00A35D8E"/>
    <w:rsid w:val="00A41077"/>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5B21"/>
    <w:rsid w:val="00A87F8D"/>
    <w:rsid w:val="00A9479A"/>
    <w:rsid w:val="00A94FE2"/>
    <w:rsid w:val="00A960BD"/>
    <w:rsid w:val="00A97EC7"/>
    <w:rsid w:val="00AA0A65"/>
    <w:rsid w:val="00AA4185"/>
    <w:rsid w:val="00AB0CD9"/>
    <w:rsid w:val="00AB37B3"/>
    <w:rsid w:val="00AC1A38"/>
    <w:rsid w:val="00AC26DC"/>
    <w:rsid w:val="00AD509E"/>
    <w:rsid w:val="00AD5AFC"/>
    <w:rsid w:val="00AD751B"/>
    <w:rsid w:val="00AE09EB"/>
    <w:rsid w:val="00AE744D"/>
    <w:rsid w:val="00AE7878"/>
    <w:rsid w:val="00AF151B"/>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0F40"/>
    <w:rsid w:val="00B85E7B"/>
    <w:rsid w:val="00B9107B"/>
    <w:rsid w:val="00B939F5"/>
    <w:rsid w:val="00B95B4F"/>
    <w:rsid w:val="00B95CFC"/>
    <w:rsid w:val="00BA03C0"/>
    <w:rsid w:val="00BA5715"/>
    <w:rsid w:val="00BC5171"/>
    <w:rsid w:val="00BC6076"/>
    <w:rsid w:val="00BD21F5"/>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1896"/>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2156"/>
    <w:rsid w:val="00D04052"/>
    <w:rsid w:val="00D049F4"/>
    <w:rsid w:val="00D04A58"/>
    <w:rsid w:val="00D05179"/>
    <w:rsid w:val="00D06D5D"/>
    <w:rsid w:val="00D10D40"/>
    <w:rsid w:val="00D12AE4"/>
    <w:rsid w:val="00D14B64"/>
    <w:rsid w:val="00D14EE6"/>
    <w:rsid w:val="00D16180"/>
    <w:rsid w:val="00D16185"/>
    <w:rsid w:val="00D169C8"/>
    <w:rsid w:val="00D176F3"/>
    <w:rsid w:val="00D22DB7"/>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5BBF"/>
    <w:rsid w:val="00E0699D"/>
    <w:rsid w:val="00E117A3"/>
    <w:rsid w:val="00E1308E"/>
    <w:rsid w:val="00E140DA"/>
    <w:rsid w:val="00E150E3"/>
    <w:rsid w:val="00E15E6B"/>
    <w:rsid w:val="00E16053"/>
    <w:rsid w:val="00E20064"/>
    <w:rsid w:val="00E2019C"/>
    <w:rsid w:val="00E24166"/>
    <w:rsid w:val="00E243B9"/>
    <w:rsid w:val="00E32A92"/>
    <w:rsid w:val="00E34BB9"/>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E0993"/>
    <w:rsid w:val="00EE0BCA"/>
    <w:rsid w:val="00EE27E6"/>
    <w:rsid w:val="00EE5989"/>
    <w:rsid w:val="00EE59A9"/>
    <w:rsid w:val="00EF4219"/>
    <w:rsid w:val="00EF646B"/>
    <w:rsid w:val="00F010BE"/>
    <w:rsid w:val="00F1016A"/>
    <w:rsid w:val="00F1018C"/>
    <w:rsid w:val="00F12DAD"/>
    <w:rsid w:val="00F156D3"/>
    <w:rsid w:val="00F20750"/>
    <w:rsid w:val="00F221CF"/>
    <w:rsid w:val="00F22F25"/>
    <w:rsid w:val="00F26826"/>
    <w:rsid w:val="00F31722"/>
    <w:rsid w:val="00F40451"/>
    <w:rsid w:val="00F44276"/>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labs.play-with-docker.com" TargetMode="External"/><Relationship Id="rId51" Type="http://schemas.openxmlformats.org/officeDocument/2006/relationships/image" Target="media/image20.png"/><Relationship Id="rId52" Type="http://schemas.openxmlformats.org/officeDocument/2006/relationships/image" Target="media/image21.png"/><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1"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67AB7-6B32-8B4C-B8C0-B73C2D4BE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70</Pages>
  <Words>12233</Words>
  <Characters>66060</Characters>
  <Application>Microsoft Macintosh Word</Application>
  <DocSecurity>0</DocSecurity>
  <Lines>550</Lines>
  <Paragraphs>156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78137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1760</cp:revision>
  <cp:lastPrinted>2016-06-27T13:00:00Z</cp:lastPrinted>
  <dcterms:created xsi:type="dcterms:W3CDTF">2016-06-27T13:03:00Z</dcterms:created>
  <dcterms:modified xsi:type="dcterms:W3CDTF">2017-11-03T23:11:00Z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