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r>
        <w:t xml:space="preserve">Deploy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FBDE98A" w14:textId="77777777" w:rsidR="00527AFA" w:rsidRDefault="00D26637">
      <w:proofErr w:type="spellStart"/>
      <w:r>
        <w:t>Prod</w:t>
      </w:r>
      <w:proofErr w:type="spellEnd"/>
      <w:r>
        <w:t xml:space="preserve"> – Ambiente de Produção, da qual o software é entregue ao cliente final. </w:t>
      </w:r>
    </w:p>
    <w:p w14:paraId="42261549" w14:textId="77777777" w:rsidR="00F92466" w:rsidRDefault="00527AFA">
      <w:r>
        <w:t xml:space="preserve">OS – </w:t>
      </w:r>
      <w:proofErr w:type="spellStart"/>
      <w:r>
        <w:t>Operation</w:t>
      </w:r>
      <w:proofErr w:type="spellEnd"/>
      <w:r>
        <w:t xml:space="preserve"> System – Sistema Operacional</w:t>
      </w:r>
      <w:r w:rsidR="00F92466">
        <w:t>.</w:t>
      </w:r>
    </w:p>
    <w:p w14:paraId="09516A44" w14:textId="071CDF0A" w:rsidR="009C7518" w:rsidRDefault="00F92466">
      <w:r>
        <w:rPr>
          <w:color w:val="000000"/>
        </w:rPr>
        <w:t>Kernel</w:t>
      </w:r>
      <w:r>
        <w:t xml:space="preserve"> – Núcleo do Sistema Operacional.</w:t>
      </w:r>
      <w:r w:rsidR="00C254AC">
        <w:br w:type="page"/>
      </w:r>
    </w:p>
    <w:p w14:paraId="13665BEB" w14:textId="77777777" w:rsidR="009C7518" w:rsidRDefault="00C254AC">
      <w:pPr>
        <w:spacing w:after="360"/>
        <w:jc w:val="center"/>
      </w:pPr>
      <w:r>
        <w:rPr>
          <w:b/>
          <w:sz w:val="28"/>
          <w:szCs w:val="28"/>
        </w:rPr>
        <w:lastRenderedPageBreak/>
        <w:t>SUMÁRIO</w:t>
      </w:r>
      <w:bookmarkStart w:id="2" w:name="_GoBack"/>
      <w:bookmarkEnd w:id="2"/>
    </w:p>
    <w:sdt>
      <w:sdtPr>
        <w:id w:val="-1487085520"/>
        <w:docPartObj>
          <w:docPartGallery w:val="Table of Contents"/>
          <w:docPartUnique/>
        </w:docPartObj>
      </w:sdtPr>
      <w:sdtEndPr>
        <w:rPr>
          <w:rFonts w:ascii="Times New Roman" w:eastAsia="Calibri" w:hAnsi="Times New Roman" w:cs="Times New Roman"/>
          <w:noProof/>
          <w:color w:val="auto"/>
          <w:sz w:val="24"/>
          <w:szCs w:val="24"/>
        </w:rPr>
      </w:sdtEndPr>
      <w:sdtContent>
        <w:p w14:paraId="3109FE1A" w14:textId="5D279F8B" w:rsidR="0058370B" w:rsidRDefault="0058370B">
          <w:pPr>
            <w:pStyle w:val="CabealhodoSumrio"/>
          </w:pPr>
        </w:p>
        <w:p w14:paraId="315AC61A" w14:textId="77777777" w:rsidR="00636305"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6874190" w:history="1">
            <w:r w:rsidR="00636305" w:rsidRPr="00971EA5">
              <w:rPr>
                <w:rStyle w:val="Hiperlink"/>
                <w:noProof/>
              </w:rPr>
              <w:t>INTRODUÇÃO</w:t>
            </w:r>
            <w:r w:rsidR="00636305">
              <w:rPr>
                <w:noProof/>
                <w:webHidden/>
              </w:rPr>
              <w:tab/>
            </w:r>
            <w:r w:rsidR="00636305">
              <w:rPr>
                <w:noProof/>
                <w:webHidden/>
              </w:rPr>
              <w:fldChar w:fldCharType="begin"/>
            </w:r>
            <w:r w:rsidR="00636305">
              <w:rPr>
                <w:noProof/>
                <w:webHidden/>
              </w:rPr>
              <w:instrText xml:space="preserve"> PAGEREF _Toc496874190 \h </w:instrText>
            </w:r>
            <w:r w:rsidR="00636305">
              <w:rPr>
                <w:noProof/>
                <w:webHidden/>
              </w:rPr>
            </w:r>
            <w:r w:rsidR="00636305">
              <w:rPr>
                <w:noProof/>
                <w:webHidden/>
              </w:rPr>
              <w:fldChar w:fldCharType="separate"/>
            </w:r>
            <w:r w:rsidR="00636305">
              <w:rPr>
                <w:noProof/>
                <w:webHidden/>
              </w:rPr>
              <w:t>11</w:t>
            </w:r>
            <w:r w:rsidR="00636305">
              <w:rPr>
                <w:noProof/>
                <w:webHidden/>
              </w:rPr>
              <w:fldChar w:fldCharType="end"/>
            </w:r>
          </w:hyperlink>
        </w:p>
        <w:p w14:paraId="026EB0E3" w14:textId="77777777" w:rsidR="00636305" w:rsidRDefault="00636305">
          <w:pPr>
            <w:pStyle w:val="Sumrio1"/>
            <w:tabs>
              <w:tab w:val="right" w:leader="dot" w:pos="9061"/>
            </w:tabs>
            <w:rPr>
              <w:rFonts w:eastAsiaTheme="minorEastAsia" w:cstheme="minorBidi"/>
              <w:b w:val="0"/>
              <w:bCs w:val="0"/>
              <w:noProof/>
            </w:rPr>
          </w:pPr>
          <w:hyperlink w:anchor="_Toc496874191" w:history="1">
            <w:r w:rsidRPr="00971EA5">
              <w:rPr>
                <w:rStyle w:val="Hiperlink"/>
                <w:noProof/>
              </w:rPr>
              <w:t>2 Computação em Nuvem</w:t>
            </w:r>
            <w:r>
              <w:rPr>
                <w:noProof/>
                <w:webHidden/>
              </w:rPr>
              <w:tab/>
            </w:r>
            <w:r>
              <w:rPr>
                <w:noProof/>
                <w:webHidden/>
              </w:rPr>
              <w:fldChar w:fldCharType="begin"/>
            </w:r>
            <w:r>
              <w:rPr>
                <w:noProof/>
                <w:webHidden/>
              </w:rPr>
              <w:instrText xml:space="preserve"> PAGEREF _Toc496874191 \h </w:instrText>
            </w:r>
            <w:r>
              <w:rPr>
                <w:noProof/>
                <w:webHidden/>
              </w:rPr>
            </w:r>
            <w:r>
              <w:rPr>
                <w:noProof/>
                <w:webHidden/>
              </w:rPr>
              <w:fldChar w:fldCharType="separate"/>
            </w:r>
            <w:r>
              <w:rPr>
                <w:noProof/>
                <w:webHidden/>
              </w:rPr>
              <w:t>13</w:t>
            </w:r>
            <w:r>
              <w:rPr>
                <w:noProof/>
                <w:webHidden/>
              </w:rPr>
              <w:fldChar w:fldCharType="end"/>
            </w:r>
          </w:hyperlink>
        </w:p>
        <w:p w14:paraId="6B8494FB" w14:textId="77777777" w:rsidR="00636305" w:rsidRDefault="00636305">
          <w:pPr>
            <w:pStyle w:val="Sumrio1"/>
            <w:tabs>
              <w:tab w:val="right" w:leader="dot" w:pos="9061"/>
            </w:tabs>
            <w:rPr>
              <w:rFonts w:eastAsiaTheme="minorEastAsia" w:cstheme="minorBidi"/>
              <w:b w:val="0"/>
              <w:bCs w:val="0"/>
              <w:noProof/>
            </w:rPr>
          </w:pPr>
          <w:hyperlink w:anchor="_Toc496874192" w:history="1">
            <w:r w:rsidRPr="00971EA5">
              <w:rPr>
                <w:rStyle w:val="Hiperlink"/>
                <w:noProof/>
              </w:rPr>
              <w:t>2.1 História</w:t>
            </w:r>
            <w:r>
              <w:rPr>
                <w:noProof/>
                <w:webHidden/>
              </w:rPr>
              <w:tab/>
            </w:r>
            <w:r>
              <w:rPr>
                <w:noProof/>
                <w:webHidden/>
              </w:rPr>
              <w:fldChar w:fldCharType="begin"/>
            </w:r>
            <w:r>
              <w:rPr>
                <w:noProof/>
                <w:webHidden/>
              </w:rPr>
              <w:instrText xml:space="preserve"> PAGEREF _Toc496874192 \h </w:instrText>
            </w:r>
            <w:r>
              <w:rPr>
                <w:noProof/>
                <w:webHidden/>
              </w:rPr>
            </w:r>
            <w:r>
              <w:rPr>
                <w:noProof/>
                <w:webHidden/>
              </w:rPr>
              <w:fldChar w:fldCharType="separate"/>
            </w:r>
            <w:r>
              <w:rPr>
                <w:noProof/>
                <w:webHidden/>
              </w:rPr>
              <w:t>14</w:t>
            </w:r>
            <w:r>
              <w:rPr>
                <w:noProof/>
                <w:webHidden/>
              </w:rPr>
              <w:fldChar w:fldCharType="end"/>
            </w:r>
          </w:hyperlink>
        </w:p>
        <w:p w14:paraId="58545AF1" w14:textId="77777777" w:rsidR="00636305" w:rsidRDefault="00636305">
          <w:pPr>
            <w:pStyle w:val="Sumrio1"/>
            <w:tabs>
              <w:tab w:val="right" w:leader="dot" w:pos="9061"/>
            </w:tabs>
            <w:rPr>
              <w:rFonts w:eastAsiaTheme="minorEastAsia" w:cstheme="minorBidi"/>
              <w:b w:val="0"/>
              <w:bCs w:val="0"/>
              <w:noProof/>
            </w:rPr>
          </w:pPr>
          <w:hyperlink w:anchor="_Toc496874193" w:history="1">
            <w:r w:rsidRPr="00971EA5">
              <w:rPr>
                <w:rStyle w:val="Hiperlink"/>
                <w:noProof/>
              </w:rPr>
              <w:t>2.2 Modelos de implantação</w:t>
            </w:r>
            <w:r>
              <w:rPr>
                <w:noProof/>
                <w:webHidden/>
              </w:rPr>
              <w:tab/>
            </w:r>
            <w:r>
              <w:rPr>
                <w:noProof/>
                <w:webHidden/>
              </w:rPr>
              <w:fldChar w:fldCharType="begin"/>
            </w:r>
            <w:r>
              <w:rPr>
                <w:noProof/>
                <w:webHidden/>
              </w:rPr>
              <w:instrText xml:space="preserve"> PAGEREF _Toc496874193 \h </w:instrText>
            </w:r>
            <w:r>
              <w:rPr>
                <w:noProof/>
                <w:webHidden/>
              </w:rPr>
            </w:r>
            <w:r>
              <w:rPr>
                <w:noProof/>
                <w:webHidden/>
              </w:rPr>
              <w:fldChar w:fldCharType="separate"/>
            </w:r>
            <w:r>
              <w:rPr>
                <w:noProof/>
                <w:webHidden/>
              </w:rPr>
              <w:t>16</w:t>
            </w:r>
            <w:r>
              <w:rPr>
                <w:noProof/>
                <w:webHidden/>
              </w:rPr>
              <w:fldChar w:fldCharType="end"/>
            </w:r>
          </w:hyperlink>
        </w:p>
        <w:p w14:paraId="3731C6C3" w14:textId="77777777" w:rsidR="00636305" w:rsidRDefault="00636305">
          <w:pPr>
            <w:pStyle w:val="Sumrio2"/>
            <w:tabs>
              <w:tab w:val="right" w:leader="dot" w:pos="9061"/>
            </w:tabs>
            <w:rPr>
              <w:rFonts w:eastAsiaTheme="minorEastAsia" w:cstheme="minorBidi"/>
              <w:b w:val="0"/>
              <w:bCs w:val="0"/>
              <w:noProof/>
              <w:sz w:val="24"/>
              <w:szCs w:val="24"/>
            </w:rPr>
          </w:pPr>
          <w:hyperlink w:anchor="_Toc496874194" w:history="1">
            <w:r w:rsidRPr="00971EA5">
              <w:rPr>
                <w:rStyle w:val="Hiperlink"/>
                <w:noProof/>
              </w:rPr>
              <w:t>2.2.1 Nuvem Pública</w:t>
            </w:r>
            <w:r>
              <w:rPr>
                <w:noProof/>
                <w:webHidden/>
              </w:rPr>
              <w:tab/>
            </w:r>
            <w:r>
              <w:rPr>
                <w:noProof/>
                <w:webHidden/>
              </w:rPr>
              <w:fldChar w:fldCharType="begin"/>
            </w:r>
            <w:r>
              <w:rPr>
                <w:noProof/>
                <w:webHidden/>
              </w:rPr>
              <w:instrText xml:space="preserve"> PAGEREF _Toc496874194 \h </w:instrText>
            </w:r>
            <w:r>
              <w:rPr>
                <w:noProof/>
                <w:webHidden/>
              </w:rPr>
            </w:r>
            <w:r>
              <w:rPr>
                <w:noProof/>
                <w:webHidden/>
              </w:rPr>
              <w:fldChar w:fldCharType="separate"/>
            </w:r>
            <w:r>
              <w:rPr>
                <w:noProof/>
                <w:webHidden/>
              </w:rPr>
              <w:t>17</w:t>
            </w:r>
            <w:r>
              <w:rPr>
                <w:noProof/>
                <w:webHidden/>
              </w:rPr>
              <w:fldChar w:fldCharType="end"/>
            </w:r>
          </w:hyperlink>
        </w:p>
        <w:p w14:paraId="0BA3004F" w14:textId="77777777" w:rsidR="00636305" w:rsidRDefault="00636305">
          <w:pPr>
            <w:pStyle w:val="Sumrio2"/>
            <w:tabs>
              <w:tab w:val="right" w:leader="dot" w:pos="9061"/>
            </w:tabs>
            <w:rPr>
              <w:rFonts w:eastAsiaTheme="minorEastAsia" w:cstheme="minorBidi"/>
              <w:b w:val="0"/>
              <w:bCs w:val="0"/>
              <w:noProof/>
              <w:sz w:val="24"/>
              <w:szCs w:val="24"/>
            </w:rPr>
          </w:pPr>
          <w:hyperlink w:anchor="_Toc496874195" w:history="1">
            <w:r w:rsidRPr="00971EA5">
              <w:rPr>
                <w:rStyle w:val="Hiperlink"/>
                <w:noProof/>
              </w:rPr>
              <w:t>2.2.2 Nuvem Privada</w:t>
            </w:r>
            <w:r>
              <w:rPr>
                <w:noProof/>
                <w:webHidden/>
              </w:rPr>
              <w:tab/>
            </w:r>
            <w:r>
              <w:rPr>
                <w:noProof/>
                <w:webHidden/>
              </w:rPr>
              <w:fldChar w:fldCharType="begin"/>
            </w:r>
            <w:r>
              <w:rPr>
                <w:noProof/>
                <w:webHidden/>
              </w:rPr>
              <w:instrText xml:space="preserve"> PAGEREF _Toc496874195 \h </w:instrText>
            </w:r>
            <w:r>
              <w:rPr>
                <w:noProof/>
                <w:webHidden/>
              </w:rPr>
            </w:r>
            <w:r>
              <w:rPr>
                <w:noProof/>
                <w:webHidden/>
              </w:rPr>
              <w:fldChar w:fldCharType="separate"/>
            </w:r>
            <w:r>
              <w:rPr>
                <w:noProof/>
                <w:webHidden/>
              </w:rPr>
              <w:t>18</w:t>
            </w:r>
            <w:r>
              <w:rPr>
                <w:noProof/>
                <w:webHidden/>
              </w:rPr>
              <w:fldChar w:fldCharType="end"/>
            </w:r>
          </w:hyperlink>
        </w:p>
        <w:p w14:paraId="074F8588" w14:textId="77777777" w:rsidR="00636305" w:rsidRDefault="00636305">
          <w:pPr>
            <w:pStyle w:val="Sumrio2"/>
            <w:tabs>
              <w:tab w:val="right" w:leader="dot" w:pos="9061"/>
            </w:tabs>
            <w:rPr>
              <w:rFonts w:eastAsiaTheme="minorEastAsia" w:cstheme="minorBidi"/>
              <w:b w:val="0"/>
              <w:bCs w:val="0"/>
              <w:noProof/>
              <w:sz w:val="24"/>
              <w:szCs w:val="24"/>
            </w:rPr>
          </w:pPr>
          <w:hyperlink w:anchor="_Toc496874196" w:history="1">
            <w:r w:rsidRPr="00971EA5">
              <w:rPr>
                <w:rStyle w:val="Hiperlink"/>
                <w:noProof/>
              </w:rPr>
              <w:t>2.2.3 Nuvem Comunitária</w:t>
            </w:r>
            <w:r>
              <w:rPr>
                <w:noProof/>
                <w:webHidden/>
              </w:rPr>
              <w:tab/>
            </w:r>
            <w:r>
              <w:rPr>
                <w:noProof/>
                <w:webHidden/>
              </w:rPr>
              <w:fldChar w:fldCharType="begin"/>
            </w:r>
            <w:r>
              <w:rPr>
                <w:noProof/>
                <w:webHidden/>
              </w:rPr>
              <w:instrText xml:space="preserve"> PAGEREF _Toc496874196 \h </w:instrText>
            </w:r>
            <w:r>
              <w:rPr>
                <w:noProof/>
                <w:webHidden/>
              </w:rPr>
            </w:r>
            <w:r>
              <w:rPr>
                <w:noProof/>
                <w:webHidden/>
              </w:rPr>
              <w:fldChar w:fldCharType="separate"/>
            </w:r>
            <w:r>
              <w:rPr>
                <w:noProof/>
                <w:webHidden/>
              </w:rPr>
              <w:t>19</w:t>
            </w:r>
            <w:r>
              <w:rPr>
                <w:noProof/>
                <w:webHidden/>
              </w:rPr>
              <w:fldChar w:fldCharType="end"/>
            </w:r>
          </w:hyperlink>
        </w:p>
        <w:p w14:paraId="10C27A0A" w14:textId="77777777" w:rsidR="00636305" w:rsidRDefault="00636305">
          <w:pPr>
            <w:pStyle w:val="Sumrio2"/>
            <w:tabs>
              <w:tab w:val="right" w:leader="dot" w:pos="9061"/>
            </w:tabs>
            <w:rPr>
              <w:rFonts w:eastAsiaTheme="minorEastAsia" w:cstheme="minorBidi"/>
              <w:b w:val="0"/>
              <w:bCs w:val="0"/>
              <w:noProof/>
              <w:sz w:val="24"/>
              <w:szCs w:val="24"/>
            </w:rPr>
          </w:pPr>
          <w:hyperlink w:anchor="_Toc496874197" w:history="1">
            <w:r w:rsidRPr="00971EA5">
              <w:rPr>
                <w:rStyle w:val="Hiperlink"/>
                <w:noProof/>
              </w:rPr>
              <w:t>2.2.3 Nuvem Híbrida</w:t>
            </w:r>
            <w:r>
              <w:rPr>
                <w:noProof/>
                <w:webHidden/>
              </w:rPr>
              <w:tab/>
            </w:r>
            <w:r>
              <w:rPr>
                <w:noProof/>
                <w:webHidden/>
              </w:rPr>
              <w:fldChar w:fldCharType="begin"/>
            </w:r>
            <w:r>
              <w:rPr>
                <w:noProof/>
                <w:webHidden/>
              </w:rPr>
              <w:instrText xml:space="preserve"> PAGEREF _Toc496874197 \h </w:instrText>
            </w:r>
            <w:r>
              <w:rPr>
                <w:noProof/>
                <w:webHidden/>
              </w:rPr>
            </w:r>
            <w:r>
              <w:rPr>
                <w:noProof/>
                <w:webHidden/>
              </w:rPr>
              <w:fldChar w:fldCharType="separate"/>
            </w:r>
            <w:r>
              <w:rPr>
                <w:noProof/>
                <w:webHidden/>
              </w:rPr>
              <w:t>20</w:t>
            </w:r>
            <w:r>
              <w:rPr>
                <w:noProof/>
                <w:webHidden/>
              </w:rPr>
              <w:fldChar w:fldCharType="end"/>
            </w:r>
          </w:hyperlink>
        </w:p>
        <w:p w14:paraId="0FD09DFD" w14:textId="77777777" w:rsidR="00636305" w:rsidRDefault="00636305">
          <w:pPr>
            <w:pStyle w:val="Sumrio1"/>
            <w:tabs>
              <w:tab w:val="right" w:leader="dot" w:pos="9061"/>
            </w:tabs>
            <w:rPr>
              <w:rFonts w:eastAsiaTheme="minorEastAsia" w:cstheme="minorBidi"/>
              <w:b w:val="0"/>
              <w:bCs w:val="0"/>
              <w:noProof/>
            </w:rPr>
          </w:pPr>
          <w:hyperlink w:anchor="_Toc496874198" w:history="1">
            <w:r w:rsidRPr="00971EA5">
              <w:rPr>
                <w:rStyle w:val="Hiperlink"/>
                <w:noProof/>
              </w:rPr>
              <w:t>2.3 Princípios da computação em nuvem</w:t>
            </w:r>
            <w:r>
              <w:rPr>
                <w:noProof/>
                <w:webHidden/>
              </w:rPr>
              <w:tab/>
            </w:r>
            <w:r>
              <w:rPr>
                <w:noProof/>
                <w:webHidden/>
              </w:rPr>
              <w:fldChar w:fldCharType="begin"/>
            </w:r>
            <w:r>
              <w:rPr>
                <w:noProof/>
                <w:webHidden/>
              </w:rPr>
              <w:instrText xml:space="preserve"> PAGEREF _Toc496874198 \h </w:instrText>
            </w:r>
            <w:r>
              <w:rPr>
                <w:noProof/>
                <w:webHidden/>
              </w:rPr>
            </w:r>
            <w:r>
              <w:rPr>
                <w:noProof/>
                <w:webHidden/>
              </w:rPr>
              <w:fldChar w:fldCharType="separate"/>
            </w:r>
            <w:r>
              <w:rPr>
                <w:noProof/>
                <w:webHidden/>
              </w:rPr>
              <w:t>21</w:t>
            </w:r>
            <w:r>
              <w:rPr>
                <w:noProof/>
                <w:webHidden/>
              </w:rPr>
              <w:fldChar w:fldCharType="end"/>
            </w:r>
          </w:hyperlink>
        </w:p>
        <w:p w14:paraId="5149A9E8" w14:textId="77777777" w:rsidR="00636305" w:rsidRDefault="00636305">
          <w:pPr>
            <w:pStyle w:val="Sumrio1"/>
            <w:tabs>
              <w:tab w:val="right" w:leader="dot" w:pos="9061"/>
            </w:tabs>
            <w:rPr>
              <w:rFonts w:eastAsiaTheme="minorEastAsia" w:cstheme="minorBidi"/>
              <w:b w:val="0"/>
              <w:bCs w:val="0"/>
              <w:noProof/>
            </w:rPr>
          </w:pPr>
          <w:hyperlink w:anchor="_Toc496874199" w:history="1">
            <w:r w:rsidRPr="00971EA5">
              <w:rPr>
                <w:rStyle w:val="Hiperlink"/>
                <w:noProof/>
              </w:rPr>
              <w:t>2.4 Modelos de Serviços</w:t>
            </w:r>
            <w:r>
              <w:rPr>
                <w:noProof/>
                <w:webHidden/>
              </w:rPr>
              <w:tab/>
            </w:r>
            <w:r>
              <w:rPr>
                <w:noProof/>
                <w:webHidden/>
              </w:rPr>
              <w:fldChar w:fldCharType="begin"/>
            </w:r>
            <w:r>
              <w:rPr>
                <w:noProof/>
                <w:webHidden/>
              </w:rPr>
              <w:instrText xml:space="preserve"> PAGEREF _Toc496874199 \h </w:instrText>
            </w:r>
            <w:r>
              <w:rPr>
                <w:noProof/>
                <w:webHidden/>
              </w:rPr>
            </w:r>
            <w:r>
              <w:rPr>
                <w:noProof/>
                <w:webHidden/>
              </w:rPr>
              <w:fldChar w:fldCharType="separate"/>
            </w:r>
            <w:r>
              <w:rPr>
                <w:noProof/>
                <w:webHidden/>
              </w:rPr>
              <w:t>23</w:t>
            </w:r>
            <w:r>
              <w:rPr>
                <w:noProof/>
                <w:webHidden/>
              </w:rPr>
              <w:fldChar w:fldCharType="end"/>
            </w:r>
          </w:hyperlink>
        </w:p>
        <w:p w14:paraId="12080F90" w14:textId="77777777" w:rsidR="00636305" w:rsidRDefault="00636305">
          <w:pPr>
            <w:pStyle w:val="Sumrio1"/>
            <w:tabs>
              <w:tab w:val="right" w:leader="dot" w:pos="9061"/>
            </w:tabs>
            <w:rPr>
              <w:rFonts w:eastAsiaTheme="minorEastAsia" w:cstheme="minorBidi"/>
              <w:b w:val="0"/>
              <w:bCs w:val="0"/>
              <w:noProof/>
            </w:rPr>
          </w:pPr>
          <w:hyperlink w:anchor="_Toc496874200" w:history="1">
            <w:r w:rsidRPr="00971EA5">
              <w:rPr>
                <w:rStyle w:val="Hiperlink"/>
                <w:noProof/>
              </w:rPr>
              <w:t>3 Container vs Virtualização</w:t>
            </w:r>
            <w:r>
              <w:rPr>
                <w:noProof/>
                <w:webHidden/>
              </w:rPr>
              <w:tab/>
            </w:r>
            <w:r>
              <w:rPr>
                <w:noProof/>
                <w:webHidden/>
              </w:rPr>
              <w:fldChar w:fldCharType="begin"/>
            </w:r>
            <w:r>
              <w:rPr>
                <w:noProof/>
                <w:webHidden/>
              </w:rPr>
              <w:instrText xml:space="preserve"> PAGEREF _Toc496874200 \h </w:instrText>
            </w:r>
            <w:r>
              <w:rPr>
                <w:noProof/>
                <w:webHidden/>
              </w:rPr>
            </w:r>
            <w:r>
              <w:rPr>
                <w:noProof/>
                <w:webHidden/>
              </w:rPr>
              <w:fldChar w:fldCharType="separate"/>
            </w:r>
            <w:r>
              <w:rPr>
                <w:noProof/>
                <w:webHidden/>
              </w:rPr>
              <w:t>24</w:t>
            </w:r>
            <w:r>
              <w:rPr>
                <w:noProof/>
                <w:webHidden/>
              </w:rPr>
              <w:fldChar w:fldCharType="end"/>
            </w:r>
          </w:hyperlink>
        </w:p>
        <w:p w14:paraId="5A49B877" w14:textId="77777777" w:rsidR="00636305" w:rsidRDefault="00636305">
          <w:pPr>
            <w:pStyle w:val="Sumrio1"/>
            <w:tabs>
              <w:tab w:val="right" w:leader="dot" w:pos="9061"/>
            </w:tabs>
            <w:rPr>
              <w:rFonts w:eastAsiaTheme="minorEastAsia" w:cstheme="minorBidi"/>
              <w:b w:val="0"/>
              <w:bCs w:val="0"/>
              <w:noProof/>
            </w:rPr>
          </w:pPr>
          <w:hyperlink w:anchor="_Toc496874201" w:history="1">
            <w:r w:rsidRPr="00971EA5">
              <w:rPr>
                <w:rStyle w:val="Hiperlink"/>
                <w:noProof/>
              </w:rPr>
              <w:t>3.1 LXC Containers</w:t>
            </w:r>
            <w:r>
              <w:rPr>
                <w:noProof/>
                <w:webHidden/>
              </w:rPr>
              <w:tab/>
            </w:r>
            <w:r>
              <w:rPr>
                <w:noProof/>
                <w:webHidden/>
              </w:rPr>
              <w:fldChar w:fldCharType="begin"/>
            </w:r>
            <w:r>
              <w:rPr>
                <w:noProof/>
                <w:webHidden/>
              </w:rPr>
              <w:instrText xml:space="preserve"> PAGEREF _Toc496874201 \h </w:instrText>
            </w:r>
            <w:r>
              <w:rPr>
                <w:noProof/>
                <w:webHidden/>
              </w:rPr>
            </w:r>
            <w:r>
              <w:rPr>
                <w:noProof/>
                <w:webHidden/>
              </w:rPr>
              <w:fldChar w:fldCharType="separate"/>
            </w:r>
            <w:r>
              <w:rPr>
                <w:noProof/>
                <w:webHidden/>
              </w:rPr>
              <w:t>27</w:t>
            </w:r>
            <w:r>
              <w:rPr>
                <w:noProof/>
                <w:webHidden/>
              </w:rPr>
              <w:fldChar w:fldCharType="end"/>
            </w:r>
          </w:hyperlink>
        </w:p>
        <w:p w14:paraId="59368D10" w14:textId="77777777" w:rsidR="00636305" w:rsidRDefault="00636305">
          <w:pPr>
            <w:pStyle w:val="Sumrio1"/>
            <w:tabs>
              <w:tab w:val="right" w:leader="dot" w:pos="9061"/>
            </w:tabs>
            <w:rPr>
              <w:rFonts w:eastAsiaTheme="minorEastAsia" w:cstheme="minorBidi"/>
              <w:b w:val="0"/>
              <w:bCs w:val="0"/>
              <w:noProof/>
            </w:rPr>
          </w:pPr>
          <w:hyperlink w:anchor="_Toc496874202" w:history="1">
            <w:r w:rsidRPr="00971EA5">
              <w:rPr>
                <w:rStyle w:val="Hiperlink"/>
                <w:noProof/>
              </w:rPr>
              <w:t>4. Docker</w:t>
            </w:r>
            <w:r>
              <w:rPr>
                <w:noProof/>
                <w:webHidden/>
              </w:rPr>
              <w:tab/>
            </w:r>
            <w:r>
              <w:rPr>
                <w:noProof/>
                <w:webHidden/>
              </w:rPr>
              <w:fldChar w:fldCharType="begin"/>
            </w:r>
            <w:r>
              <w:rPr>
                <w:noProof/>
                <w:webHidden/>
              </w:rPr>
              <w:instrText xml:space="preserve"> PAGEREF _Toc496874202 \h </w:instrText>
            </w:r>
            <w:r>
              <w:rPr>
                <w:noProof/>
                <w:webHidden/>
              </w:rPr>
            </w:r>
            <w:r>
              <w:rPr>
                <w:noProof/>
                <w:webHidden/>
              </w:rPr>
              <w:fldChar w:fldCharType="separate"/>
            </w:r>
            <w:r>
              <w:rPr>
                <w:noProof/>
                <w:webHidden/>
              </w:rPr>
              <w:t>30</w:t>
            </w:r>
            <w:r>
              <w:rPr>
                <w:noProof/>
                <w:webHidden/>
              </w:rPr>
              <w:fldChar w:fldCharType="end"/>
            </w:r>
          </w:hyperlink>
        </w:p>
        <w:p w14:paraId="1CCE84DE" w14:textId="77777777" w:rsidR="00636305" w:rsidRDefault="00636305">
          <w:pPr>
            <w:pStyle w:val="Sumrio1"/>
            <w:tabs>
              <w:tab w:val="right" w:leader="dot" w:pos="9061"/>
            </w:tabs>
            <w:rPr>
              <w:rFonts w:eastAsiaTheme="minorEastAsia" w:cstheme="minorBidi"/>
              <w:b w:val="0"/>
              <w:bCs w:val="0"/>
              <w:noProof/>
            </w:rPr>
          </w:pPr>
          <w:hyperlink w:anchor="_Toc496874203" w:history="1">
            <w:r w:rsidRPr="00971EA5">
              <w:rPr>
                <w:rStyle w:val="Hiperlink"/>
                <w:noProof/>
              </w:rPr>
              <w:t>4.1 Motivos para usar o Docker</w:t>
            </w:r>
            <w:r>
              <w:rPr>
                <w:noProof/>
                <w:webHidden/>
              </w:rPr>
              <w:tab/>
            </w:r>
            <w:r>
              <w:rPr>
                <w:noProof/>
                <w:webHidden/>
              </w:rPr>
              <w:fldChar w:fldCharType="begin"/>
            </w:r>
            <w:r>
              <w:rPr>
                <w:noProof/>
                <w:webHidden/>
              </w:rPr>
              <w:instrText xml:space="preserve"> PAGEREF _Toc496874203 \h </w:instrText>
            </w:r>
            <w:r>
              <w:rPr>
                <w:noProof/>
                <w:webHidden/>
              </w:rPr>
            </w:r>
            <w:r>
              <w:rPr>
                <w:noProof/>
                <w:webHidden/>
              </w:rPr>
              <w:fldChar w:fldCharType="separate"/>
            </w:r>
            <w:r>
              <w:rPr>
                <w:noProof/>
                <w:webHidden/>
              </w:rPr>
              <w:t>32</w:t>
            </w:r>
            <w:r>
              <w:rPr>
                <w:noProof/>
                <w:webHidden/>
              </w:rPr>
              <w:fldChar w:fldCharType="end"/>
            </w:r>
          </w:hyperlink>
        </w:p>
        <w:p w14:paraId="39CBFB43" w14:textId="77777777" w:rsidR="00636305" w:rsidRDefault="00636305">
          <w:pPr>
            <w:pStyle w:val="Sumrio1"/>
            <w:tabs>
              <w:tab w:val="right" w:leader="dot" w:pos="9061"/>
            </w:tabs>
            <w:rPr>
              <w:rFonts w:eastAsiaTheme="minorEastAsia" w:cstheme="minorBidi"/>
              <w:b w:val="0"/>
              <w:bCs w:val="0"/>
              <w:noProof/>
            </w:rPr>
          </w:pPr>
          <w:hyperlink w:anchor="_Toc496874204" w:history="1">
            <w:r w:rsidRPr="00971EA5">
              <w:rPr>
                <w:rStyle w:val="Hiperlink"/>
                <w:noProof/>
              </w:rPr>
              <w:t>4.2 Docker Imagem</w:t>
            </w:r>
            <w:r>
              <w:rPr>
                <w:noProof/>
                <w:webHidden/>
              </w:rPr>
              <w:tab/>
            </w:r>
            <w:r>
              <w:rPr>
                <w:noProof/>
                <w:webHidden/>
              </w:rPr>
              <w:fldChar w:fldCharType="begin"/>
            </w:r>
            <w:r>
              <w:rPr>
                <w:noProof/>
                <w:webHidden/>
              </w:rPr>
              <w:instrText xml:space="preserve"> PAGEREF _Toc496874204 \h </w:instrText>
            </w:r>
            <w:r>
              <w:rPr>
                <w:noProof/>
                <w:webHidden/>
              </w:rPr>
            </w:r>
            <w:r>
              <w:rPr>
                <w:noProof/>
                <w:webHidden/>
              </w:rPr>
              <w:fldChar w:fldCharType="separate"/>
            </w:r>
            <w:r>
              <w:rPr>
                <w:noProof/>
                <w:webHidden/>
              </w:rPr>
              <w:t>33</w:t>
            </w:r>
            <w:r>
              <w:rPr>
                <w:noProof/>
                <w:webHidden/>
              </w:rPr>
              <w:fldChar w:fldCharType="end"/>
            </w:r>
          </w:hyperlink>
        </w:p>
        <w:p w14:paraId="6172FF2C" w14:textId="77777777" w:rsidR="00636305" w:rsidRDefault="00636305">
          <w:pPr>
            <w:pStyle w:val="Sumrio1"/>
            <w:tabs>
              <w:tab w:val="right" w:leader="dot" w:pos="9061"/>
            </w:tabs>
            <w:rPr>
              <w:rFonts w:eastAsiaTheme="minorEastAsia" w:cstheme="minorBidi"/>
              <w:b w:val="0"/>
              <w:bCs w:val="0"/>
              <w:noProof/>
            </w:rPr>
          </w:pPr>
          <w:hyperlink w:anchor="_Toc496874205" w:history="1">
            <w:r w:rsidRPr="00971EA5">
              <w:rPr>
                <w:rStyle w:val="Hiperlink"/>
                <w:noProof/>
              </w:rPr>
              <w:t>4.2.1 DockerHub</w:t>
            </w:r>
            <w:r>
              <w:rPr>
                <w:noProof/>
                <w:webHidden/>
              </w:rPr>
              <w:tab/>
            </w:r>
            <w:r>
              <w:rPr>
                <w:noProof/>
                <w:webHidden/>
              </w:rPr>
              <w:fldChar w:fldCharType="begin"/>
            </w:r>
            <w:r>
              <w:rPr>
                <w:noProof/>
                <w:webHidden/>
              </w:rPr>
              <w:instrText xml:space="preserve"> PAGEREF _Toc496874205 \h </w:instrText>
            </w:r>
            <w:r>
              <w:rPr>
                <w:noProof/>
                <w:webHidden/>
              </w:rPr>
            </w:r>
            <w:r>
              <w:rPr>
                <w:noProof/>
                <w:webHidden/>
              </w:rPr>
              <w:fldChar w:fldCharType="separate"/>
            </w:r>
            <w:r>
              <w:rPr>
                <w:noProof/>
                <w:webHidden/>
              </w:rPr>
              <w:t>34</w:t>
            </w:r>
            <w:r>
              <w:rPr>
                <w:noProof/>
                <w:webHidden/>
              </w:rPr>
              <w:fldChar w:fldCharType="end"/>
            </w:r>
          </w:hyperlink>
        </w:p>
        <w:p w14:paraId="13B41FEA" w14:textId="77777777" w:rsidR="00636305" w:rsidRDefault="00636305">
          <w:pPr>
            <w:pStyle w:val="Sumrio1"/>
            <w:tabs>
              <w:tab w:val="right" w:leader="dot" w:pos="9061"/>
            </w:tabs>
            <w:rPr>
              <w:rFonts w:eastAsiaTheme="minorEastAsia" w:cstheme="minorBidi"/>
              <w:b w:val="0"/>
              <w:bCs w:val="0"/>
              <w:noProof/>
            </w:rPr>
          </w:pPr>
          <w:hyperlink w:anchor="_Toc496874206" w:history="1">
            <w:r w:rsidRPr="00971EA5">
              <w:rPr>
                <w:rStyle w:val="Hiperlink"/>
                <w:noProof/>
              </w:rPr>
              <w:t>4.3 Arquivos de Configuração</w:t>
            </w:r>
            <w:r>
              <w:rPr>
                <w:noProof/>
                <w:webHidden/>
              </w:rPr>
              <w:tab/>
            </w:r>
            <w:r>
              <w:rPr>
                <w:noProof/>
                <w:webHidden/>
              </w:rPr>
              <w:fldChar w:fldCharType="begin"/>
            </w:r>
            <w:r>
              <w:rPr>
                <w:noProof/>
                <w:webHidden/>
              </w:rPr>
              <w:instrText xml:space="preserve"> PAGEREF _Toc496874206 \h </w:instrText>
            </w:r>
            <w:r>
              <w:rPr>
                <w:noProof/>
                <w:webHidden/>
              </w:rPr>
            </w:r>
            <w:r>
              <w:rPr>
                <w:noProof/>
                <w:webHidden/>
              </w:rPr>
              <w:fldChar w:fldCharType="separate"/>
            </w:r>
            <w:r>
              <w:rPr>
                <w:noProof/>
                <w:webHidden/>
              </w:rPr>
              <w:t>35</w:t>
            </w:r>
            <w:r>
              <w:rPr>
                <w:noProof/>
                <w:webHidden/>
              </w:rPr>
              <w:fldChar w:fldCharType="end"/>
            </w:r>
          </w:hyperlink>
        </w:p>
        <w:p w14:paraId="00392130" w14:textId="77777777" w:rsidR="00636305" w:rsidRDefault="00636305">
          <w:pPr>
            <w:pStyle w:val="Sumrio2"/>
            <w:tabs>
              <w:tab w:val="right" w:leader="dot" w:pos="9061"/>
            </w:tabs>
            <w:rPr>
              <w:rFonts w:eastAsiaTheme="minorEastAsia" w:cstheme="minorBidi"/>
              <w:b w:val="0"/>
              <w:bCs w:val="0"/>
              <w:noProof/>
              <w:sz w:val="24"/>
              <w:szCs w:val="24"/>
            </w:rPr>
          </w:pPr>
          <w:hyperlink w:anchor="_Toc496874207" w:history="1">
            <w:r w:rsidRPr="00971EA5">
              <w:rPr>
                <w:rStyle w:val="Hiperlink"/>
                <w:noProof/>
              </w:rPr>
              <w:t>4.3.1 Docker-Compose</w:t>
            </w:r>
            <w:r>
              <w:rPr>
                <w:noProof/>
                <w:webHidden/>
              </w:rPr>
              <w:tab/>
            </w:r>
            <w:r>
              <w:rPr>
                <w:noProof/>
                <w:webHidden/>
              </w:rPr>
              <w:fldChar w:fldCharType="begin"/>
            </w:r>
            <w:r>
              <w:rPr>
                <w:noProof/>
                <w:webHidden/>
              </w:rPr>
              <w:instrText xml:space="preserve"> PAGEREF _Toc496874207 \h </w:instrText>
            </w:r>
            <w:r>
              <w:rPr>
                <w:noProof/>
                <w:webHidden/>
              </w:rPr>
            </w:r>
            <w:r>
              <w:rPr>
                <w:noProof/>
                <w:webHidden/>
              </w:rPr>
              <w:fldChar w:fldCharType="separate"/>
            </w:r>
            <w:r>
              <w:rPr>
                <w:noProof/>
                <w:webHidden/>
              </w:rPr>
              <w:t>36</w:t>
            </w:r>
            <w:r>
              <w:rPr>
                <w:noProof/>
                <w:webHidden/>
              </w:rPr>
              <w:fldChar w:fldCharType="end"/>
            </w:r>
          </w:hyperlink>
        </w:p>
        <w:p w14:paraId="2ABAE55D" w14:textId="77777777" w:rsidR="00636305" w:rsidRDefault="00636305">
          <w:pPr>
            <w:pStyle w:val="Sumrio2"/>
            <w:tabs>
              <w:tab w:val="right" w:leader="dot" w:pos="9061"/>
            </w:tabs>
            <w:rPr>
              <w:rFonts w:eastAsiaTheme="minorEastAsia" w:cstheme="minorBidi"/>
              <w:b w:val="0"/>
              <w:bCs w:val="0"/>
              <w:noProof/>
              <w:sz w:val="24"/>
              <w:szCs w:val="24"/>
            </w:rPr>
          </w:pPr>
          <w:hyperlink w:anchor="_Toc496874208" w:history="1">
            <w:r w:rsidRPr="00971EA5">
              <w:rPr>
                <w:rStyle w:val="Hiperlink"/>
                <w:noProof/>
              </w:rPr>
              <w:t>4.3.2 Docker File</w:t>
            </w:r>
            <w:r>
              <w:rPr>
                <w:noProof/>
                <w:webHidden/>
              </w:rPr>
              <w:tab/>
            </w:r>
            <w:r>
              <w:rPr>
                <w:noProof/>
                <w:webHidden/>
              </w:rPr>
              <w:fldChar w:fldCharType="begin"/>
            </w:r>
            <w:r>
              <w:rPr>
                <w:noProof/>
                <w:webHidden/>
              </w:rPr>
              <w:instrText xml:space="preserve"> PAGEREF _Toc496874208 \h </w:instrText>
            </w:r>
            <w:r>
              <w:rPr>
                <w:noProof/>
                <w:webHidden/>
              </w:rPr>
            </w:r>
            <w:r>
              <w:rPr>
                <w:noProof/>
                <w:webHidden/>
              </w:rPr>
              <w:fldChar w:fldCharType="separate"/>
            </w:r>
            <w:r>
              <w:rPr>
                <w:noProof/>
                <w:webHidden/>
              </w:rPr>
              <w:t>38</w:t>
            </w:r>
            <w:r>
              <w:rPr>
                <w:noProof/>
                <w:webHidden/>
              </w:rPr>
              <w:fldChar w:fldCharType="end"/>
            </w:r>
          </w:hyperlink>
        </w:p>
        <w:p w14:paraId="5EFDD9BB" w14:textId="77777777" w:rsidR="00636305" w:rsidRDefault="00636305">
          <w:pPr>
            <w:pStyle w:val="Sumrio2"/>
            <w:tabs>
              <w:tab w:val="right" w:leader="dot" w:pos="9061"/>
            </w:tabs>
            <w:rPr>
              <w:rFonts w:eastAsiaTheme="minorEastAsia" w:cstheme="minorBidi"/>
              <w:b w:val="0"/>
              <w:bCs w:val="0"/>
              <w:noProof/>
              <w:sz w:val="24"/>
              <w:szCs w:val="24"/>
            </w:rPr>
          </w:pPr>
          <w:hyperlink w:anchor="_Toc496874209" w:history="1">
            <w:r w:rsidRPr="00971EA5">
              <w:rPr>
                <w:rStyle w:val="Hiperlink"/>
                <w:noProof/>
              </w:rPr>
              <w:t>4.3.3 Dificuldades técnicas encontradas</w:t>
            </w:r>
            <w:r>
              <w:rPr>
                <w:noProof/>
                <w:webHidden/>
              </w:rPr>
              <w:tab/>
            </w:r>
            <w:r>
              <w:rPr>
                <w:noProof/>
                <w:webHidden/>
              </w:rPr>
              <w:fldChar w:fldCharType="begin"/>
            </w:r>
            <w:r>
              <w:rPr>
                <w:noProof/>
                <w:webHidden/>
              </w:rPr>
              <w:instrText xml:space="preserve"> PAGEREF _Toc496874209 \h </w:instrText>
            </w:r>
            <w:r>
              <w:rPr>
                <w:noProof/>
                <w:webHidden/>
              </w:rPr>
            </w:r>
            <w:r>
              <w:rPr>
                <w:noProof/>
                <w:webHidden/>
              </w:rPr>
              <w:fldChar w:fldCharType="separate"/>
            </w:r>
            <w:r>
              <w:rPr>
                <w:noProof/>
                <w:webHidden/>
              </w:rPr>
              <w:t>39</w:t>
            </w:r>
            <w:r>
              <w:rPr>
                <w:noProof/>
                <w:webHidden/>
              </w:rPr>
              <w:fldChar w:fldCharType="end"/>
            </w:r>
          </w:hyperlink>
        </w:p>
        <w:p w14:paraId="4B96C4F5" w14:textId="77777777" w:rsidR="00636305" w:rsidRDefault="00636305">
          <w:pPr>
            <w:pStyle w:val="Sumrio1"/>
            <w:tabs>
              <w:tab w:val="right" w:leader="dot" w:pos="9061"/>
            </w:tabs>
            <w:rPr>
              <w:rFonts w:eastAsiaTheme="minorEastAsia" w:cstheme="minorBidi"/>
              <w:b w:val="0"/>
              <w:bCs w:val="0"/>
              <w:noProof/>
            </w:rPr>
          </w:pPr>
          <w:hyperlink w:anchor="_Toc496874210" w:history="1">
            <w:r w:rsidRPr="00971EA5">
              <w:rPr>
                <w:rStyle w:val="Hiperlink"/>
                <w:noProof/>
              </w:rPr>
              <w:t>4.4 Play with Docker</w:t>
            </w:r>
            <w:r>
              <w:rPr>
                <w:noProof/>
                <w:webHidden/>
              </w:rPr>
              <w:tab/>
            </w:r>
            <w:r>
              <w:rPr>
                <w:noProof/>
                <w:webHidden/>
              </w:rPr>
              <w:fldChar w:fldCharType="begin"/>
            </w:r>
            <w:r>
              <w:rPr>
                <w:noProof/>
                <w:webHidden/>
              </w:rPr>
              <w:instrText xml:space="preserve"> PAGEREF _Toc496874210 \h </w:instrText>
            </w:r>
            <w:r>
              <w:rPr>
                <w:noProof/>
                <w:webHidden/>
              </w:rPr>
            </w:r>
            <w:r>
              <w:rPr>
                <w:noProof/>
                <w:webHidden/>
              </w:rPr>
              <w:fldChar w:fldCharType="separate"/>
            </w:r>
            <w:r>
              <w:rPr>
                <w:noProof/>
                <w:webHidden/>
              </w:rPr>
              <w:t>40</w:t>
            </w:r>
            <w:r>
              <w:rPr>
                <w:noProof/>
                <w:webHidden/>
              </w:rPr>
              <w:fldChar w:fldCharType="end"/>
            </w:r>
          </w:hyperlink>
        </w:p>
        <w:p w14:paraId="720EC5AA" w14:textId="77777777" w:rsidR="00636305" w:rsidRDefault="00636305">
          <w:pPr>
            <w:pStyle w:val="Sumrio1"/>
            <w:tabs>
              <w:tab w:val="right" w:leader="dot" w:pos="9061"/>
            </w:tabs>
            <w:rPr>
              <w:rFonts w:eastAsiaTheme="minorEastAsia" w:cstheme="minorBidi"/>
              <w:b w:val="0"/>
              <w:bCs w:val="0"/>
              <w:noProof/>
            </w:rPr>
          </w:pPr>
          <w:hyperlink w:anchor="_Toc496874211" w:history="1">
            <w:r w:rsidRPr="00971EA5">
              <w:rPr>
                <w:rStyle w:val="Hiperlink"/>
                <w:noProof/>
              </w:rPr>
              <w:t>4.5 Comunidade</w:t>
            </w:r>
            <w:r>
              <w:rPr>
                <w:noProof/>
                <w:webHidden/>
              </w:rPr>
              <w:tab/>
            </w:r>
            <w:r>
              <w:rPr>
                <w:noProof/>
                <w:webHidden/>
              </w:rPr>
              <w:fldChar w:fldCharType="begin"/>
            </w:r>
            <w:r>
              <w:rPr>
                <w:noProof/>
                <w:webHidden/>
              </w:rPr>
              <w:instrText xml:space="preserve"> PAGEREF _Toc496874211 \h </w:instrText>
            </w:r>
            <w:r>
              <w:rPr>
                <w:noProof/>
                <w:webHidden/>
              </w:rPr>
            </w:r>
            <w:r>
              <w:rPr>
                <w:noProof/>
                <w:webHidden/>
              </w:rPr>
              <w:fldChar w:fldCharType="separate"/>
            </w:r>
            <w:r>
              <w:rPr>
                <w:noProof/>
                <w:webHidden/>
              </w:rPr>
              <w:t>42</w:t>
            </w:r>
            <w:r>
              <w:rPr>
                <w:noProof/>
                <w:webHidden/>
              </w:rPr>
              <w:fldChar w:fldCharType="end"/>
            </w:r>
          </w:hyperlink>
        </w:p>
        <w:p w14:paraId="3BC202B8" w14:textId="77777777" w:rsidR="00636305" w:rsidRDefault="00636305">
          <w:pPr>
            <w:pStyle w:val="Sumrio1"/>
            <w:tabs>
              <w:tab w:val="right" w:leader="dot" w:pos="9061"/>
            </w:tabs>
            <w:rPr>
              <w:rFonts w:eastAsiaTheme="minorEastAsia" w:cstheme="minorBidi"/>
              <w:b w:val="0"/>
              <w:bCs w:val="0"/>
              <w:noProof/>
            </w:rPr>
          </w:pPr>
          <w:hyperlink w:anchor="_Toc496874212" w:history="1">
            <w:r w:rsidRPr="00971EA5">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_Toc496874212 \h </w:instrText>
            </w:r>
            <w:r>
              <w:rPr>
                <w:noProof/>
                <w:webHidden/>
              </w:rPr>
            </w:r>
            <w:r>
              <w:rPr>
                <w:noProof/>
                <w:webHidden/>
              </w:rPr>
              <w:fldChar w:fldCharType="separate"/>
            </w:r>
            <w:r>
              <w:rPr>
                <w:noProof/>
                <w:webHidden/>
              </w:rPr>
              <w:t>43</w:t>
            </w:r>
            <w:r>
              <w:rPr>
                <w:noProof/>
                <w:webHidden/>
              </w:rPr>
              <w:fldChar w:fldCharType="end"/>
            </w:r>
          </w:hyperlink>
        </w:p>
        <w:p w14:paraId="1CEF1F58" w14:textId="77777777" w:rsidR="00636305" w:rsidRDefault="00636305">
          <w:pPr>
            <w:pStyle w:val="Sumrio1"/>
            <w:tabs>
              <w:tab w:val="right" w:leader="dot" w:pos="9061"/>
            </w:tabs>
            <w:rPr>
              <w:rFonts w:eastAsiaTheme="minorEastAsia" w:cstheme="minorBidi"/>
              <w:b w:val="0"/>
              <w:bCs w:val="0"/>
              <w:noProof/>
            </w:rPr>
          </w:pPr>
          <w:hyperlink w:anchor="_Toc496874213" w:history="1">
            <w:r w:rsidRPr="00971EA5">
              <w:rPr>
                <w:rStyle w:val="Hiperlink"/>
                <w:noProof/>
              </w:rPr>
              <w:t>6 Software de gerenciamento de containers</w:t>
            </w:r>
            <w:r>
              <w:rPr>
                <w:noProof/>
                <w:webHidden/>
              </w:rPr>
              <w:tab/>
            </w:r>
            <w:r>
              <w:rPr>
                <w:noProof/>
                <w:webHidden/>
              </w:rPr>
              <w:fldChar w:fldCharType="begin"/>
            </w:r>
            <w:r>
              <w:rPr>
                <w:noProof/>
                <w:webHidden/>
              </w:rPr>
              <w:instrText xml:space="preserve"> PAGEREF _Toc496874213 \h </w:instrText>
            </w:r>
            <w:r>
              <w:rPr>
                <w:noProof/>
                <w:webHidden/>
              </w:rPr>
            </w:r>
            <w:r>
              <w:rPr>
                <w:noProof/>
                <w:webHidden/>
              </w:rPr>
              <w:fldChar w:fldCharType="separate"/>
            </w:r>
            <w:r>
              <w:rPr>
                <w:noProof/>
                <w:webHidden/>
              </w:rPr>
              <w:t>45</w:t>
            </w:r>
            <w:r>
              <w:rPr>
                <w:noProof/>
                <w:webHidden/>
              </w:rPr>
              <w:fldChar w:fldCharType="end"/>
            </w:r>
          </w:hyperlink>
        </w:p>
        <w:p w14:paraId="1C9225EC" w14:textId="77777777" w:rsidR="00636305" w:rsidRDefault="00636305">
          <w:pPr>
            <w:pStyle w:val="Sumrio1"/>
            <w:tabs>
              <w:tab w:val="right" w:leader="dot" w:pos="9061"/>
            </w:tabs>
            <w:rPr>
              <w:rFonts w:eastAsiaTheme="minorEastAsia" w:cstheme="minorBidi"/>
              <w:b w:val="0"/>
              <w:bCs w:val="0"/>
              <w:noProof/>
            </w:rPr>
          </w:pPr>
          <w:hyperlink w:anchor="_Toc496874214" w:history="1">
            <w:r w:rsidRPr="00971EA5">
              <w:rPr>
                <w:rStyle w:val="Hiperlink"/>
                <w:noProof/>
              </w:rPr>
              <w:t>13 Estudo de Caso</w:t>
            </w:r>
            <w:r>
              <w:rPr>
                <w:noProof/>
                <w:webHidden/>
              </w:rPr>
              <w:tab/>
            </w:r>
            <w:r>
              <w:rPr>
                <w:noProof/>
                <w:webHidden/>
              </w:rPr>
              <w:fldChar w:fldCharType="begin"/>
            </w:r>
            <w:r>
              <w:rPr>
                <w:noProof/>
                <w:webHidden/>
              </w:rPr>
              <w:instrText xml:space="preserve"> PAGEREF _Toc496874214 \h </w:instrText>
            </w:r>
            <w:r>
              <w:rPr>
                <w:noProof/>
                <w:webHidden/>
              </w:rPr>
            </w:r>
            <w:r>
              <w:rPr>
                <w:noProof/>
                <w:webHidden/>
              </w:rPr>
              <w:fldChar w:fldCharType="separate"/>
            </w:r>
            <w:r>
              <w:rPr>
                <w:noProof/>
                <w:webHidden/>
              </w:rPr>
              <w:t>46</w:t>
            </w:r>
            <w:r>
              <w:rPr>
                <w:noProof/>
                <w:webHidden/>
              </w:rPr>
              <w:fldChar w:fldCharType="end"/>
            </w:r>
          </w:hyperlink>
        </w:p>
        <w:p w14:paraId="2DC595FE" w14:textId="77777777" w:rsidR="00636305" w:rsidRDefault="00636305">
          <w:pPr>
            <w:pStyle w:val="Sumrio1"/>
            <w:tabs>
              <w:tab w:val="right" w:leader="dot" w:pos="9061"/>
            </w:tabs>
            <w:rPr>
              <w:rFonts w:eastAsiaTheme="minorEastAsia" w:cstheme="minorBidi"/>
              <w:b w:val="0"/>
              <w:bCs w:val="0"/>
              <w:noProof/>
            </w:rPr>
          </w:pPr>
          <w:hyperlink w:anchor="_Toc496874215" w:history="1">
            <w:r w:rsidRPr="00971EA5">
              <w:rPr>
                <w:rStyle w:val="Hiperlink"/>
                <w:noProof/>
              </w:rPr>
              <w:t>14 Infraestrutura</w:t>
            </w:r>
            <w:r>
              <w:rPr>
                <w:noProof/>
                <w:webHidden/>
              </w:rPr>
              <w:tab/>
            </w:r>
            <w:r>
              <w:rPr>
                <w:noProof/>
                <w:webHidden/>
              </w:rPr>
              <w:fldChar w:fldCharType="begin"/>
            </w:r>
            <w:r>
              <w:rPr>
                <w:noProof/>
                <w:webHidden/>
              </w:rPr>
              <w:instrText xml:space="preserve"> PAGEREF _Toc496874215 \h </w:instrText>
            </w:r>
            <w:r>
              <w:rPr>
                <w:noProof/>
                <w:webHidden/>
              </w:rPr>
            </w:r>
            <w:r>
              <w:rPr>
                <w:noProof/>
                <w:webHidden/>
              </w:rPr>
              <w:fldChar w:fldCharType="separate"/>
            </w:r>
            <w:r>
              <w:rPr>
                <w:noProof/>
                <w:webHidden/>
              </w:rPr>
              <w:t>53</w:t>
            </w:r>
            <w:r>
              <w:rPr>
                <w:noProof/>
                <w:webHidden/>
              </w:rPr>
              <w:fldChar w:fldCharType="end"/>
            </w:r>
          </w:hyperlink>
        </w:p>
        <w:p w14:paraId="10180126" w14:textId="77777777" w:rsidR="00636305" w:rsidRDefault="00636305">
          <w:pPr>
            <w:pStyle w:val="Sumrio1"/>
            <w:tabs>
              <w:tab w:val="right" w:leader="dot" w:pos="9061"/>
            </w:tabs>
            <w:rPr>
              <w:rFonts w:eastAsiaTheme="minorEastAsia" w:cstheme="minorBidi"/>
              <w:b w:val="0"/>
              <w:bCs w:val="0"/>
              <w:noProof/>
            </w:rPr>
          </w:pPr>
          <w:hyperlink w:anchor="_Toc496874216" w:history="1">
            <w:r w:rsidRPr="00971EA5">
              <w:rPr>
                <w:rStyle w:val="Hiperlink"/>
                <w:noProof/>
              </w:rPr>
              <w:t>19 Referências</w:t>
            </w:r>
            <w:r>
              <w:rPr>
                <w:noProof/>
                <w:webHidden/>
              </w:rPr>
              <w:tab/>
            </w:r>
            <w:r>
              <w:rPr>
                <w:noProof/>
                <w:webHidden/>
              </w:rPr>
              <w:fldChar w:fldCharType="begin"/>
            </w:r>
            <w:r>
              <w:rPr>
                <w:noProof/>
                <w:webHidden/>
              </w:rPr>
              <w:instrText xml:space="preserve"> PAGEREF _Toc496874216 \h </w:instrText>
            </w:r>
            <w:r>
              <w:rPr>
                <w:noProof/>
                <w:webHidden/>
              </w:rPr>
            </w:r>
            <w:r>
              <w:rPr>
                <w:noProof/>
                <w:webHidden/>
              </w:rPr>
              <w:fldChar w:fldCharType="separate"/>
            </w:r>
            <w:r>
              <w:rPr>
                <w:noProof/>
                <w:webHidden/>
              </w:rPr>
              <w:t>56</w:t>
            </w:r>
            <w:r>
              <w:rPr>
                <w:noProof/>
                <w:webHidden/>
              </w:rPr>
              <w:fldChar w:fldCharType="end"/>
            </w:r>
          </w:hyperlink>
        </w:p>
        <w:p w14:paraId="03F0DA69" w14:textId="77777777" w:rsidR="00636305" w:rsidRDefault="00636305">
          <w:pPr>
            <w:pStyle w:val="Sumrio1"/>
            <w:tabs>
              <w:tab w:val="right" w:leader="dot" w:pos="9061"/>
            </w:tabs>
            <w:rPr>
              <w:rFonts w:eastAsiaTheme="minorEastAsia" w:cstheme="minorBidi"/>
              <w:b w:val="0"/>
              <w:bCs w:val="0"/>
              <w:noProof/>
            </w:rPr>
          </w:pPr>
          <w:hyperlink w:anchor="_Toc496874217" w:history="1">
            <w:r w:rsidRPr="00971EA5">
              <w:rPr>
                <w:rStyle w:val="Hiperlink"/>
                <w:noProof/>
              </w:rPr>
              <w:t>11 Anexos</w:t>
            </w:r>
            <w:r>
              <w:rPr>
                <w:noProof/>
                <w:webHidden/>
              </w:rPr>
              <w:tab/>
            </w:r>
            <w:r>
              <w:rPr>
                <w:noProof/>
                <w:webHidden/>
              </w:rPr>
              <w:fldChar w:fldCharType="begin"/>
            </w:r>
            <w:r>
              <w:rPr>
                <w:noProof/>
                <w:webHidden/>
              </w:rPr>
              <w:instrText xml:space="preserve"> PAGEREF _Toc496874217 \h </w:instrText>
            </w:r>
            <w:r>
              <w:rPr>
                <w:noProof/>
                <w:webHidden/>
              </w:rPr>
            </w:r>
            <w:r>
              <w:rPr>
                <w:noProof/>
                <w:webHidden/>
              </w:rPr>
              <w:fldChar w:fldCharType="separate"/>
            </w:r>
            <w:r>
              <w:rPr>
                <w:noProof/>
                <w:webHidden/>
              </w:rPr>
              <w:t>58</w:t>
            </w:r>
            <w:r>
              <w:rPr>
                <w:noProof/>
                <w:webHidden/>
              </w:rPr>
              <w:fldChar w:fldCharType="end"/>
            </w:r>
          </w:hyperlink>
        </w:p>
        <w:p w14:paraId="49F7AC2F" w14:textId="77777777" w:rsidR="00636305" w:rsidRDefault="00636305">
          <w:pPr>
            <w:pStyle w:val="Sumrio2"/>
            <w:tabs>
              <w:tab w:val="right" w:leader="dot" w:pos="9061"/>
            </w:tabs>
            <w:rPr>
              <w:rFonts w:eastAsiaTheme="minorEastAsia" w:cstheme="minorBidi"/>
              <w:b w:val="0"/>
              <w:bCs w:val="0"/>
              <w:noProof/>
              <w:sz w:val="24"/>
              <w:szCs w:val="24"/>
            </w:rPr>
          </w:pPr>
          <w:hyperlink w:anchor="_Toc496874218" w:history="1">
            <w:r w:rsidRPr="00971EA5">
              <w:rPr>
                <w:rStyle w:val="Hiperlink"/>
                <w:noProof/>
              </w:rPr>
              <w:t>Anexo 11.1 – Dockerfile - X86</w:t>
            </w:r>
            <w:r>
              <w:rPr>
                <w:noProof/>
                <w:webHidden/>
              </w:rPr>
              <w:tab/>
            </w:r>
            <w:r>
              <w:rPr>
                <w:noProof/>
                <w:webHidden/>
              </w:rPr>
              <w:fldChar w:fldCharType="begin"/>
            </w:r>
            <w:r>
              <w:rPr>
                <w:noProof/>
                <w:webHidden/>
              </w:rPr>
              <w:instrText xml:space="preserve"> PAGEREF _Toc496874218 \h </w:instrText>
            </w:r>
            <w:r>
              <w:rPr>
                <w:noProof/>
                <w:webHidden/>
              </w:rPr>
            </w:r>
            <w:r>
              <w:rPr>
                <w:noProof/>
                <w:webHidden/>
              </w:rPr>
              <w:fldChar w:fldCharType="separate"/>
            </w:r>
            <w:r>
              <w:rPr>
                <w:noProof/>
                <w:webHidden/>
              </w:rPr>
              <w:t>58</w:t>
            </w:r>
            <w:r>
              <w:rPr>
                <w:noProof/>
                <w:webHidden/>
              </w:rPr>
              <w:fldChar w:fldCharType="end"/>
            </w:r>
          </w:hyperlink>
        </w:p>
        <w:p w14:paraId="3D957033" w14:textId="77777777" w:rsidR="00636305" w:rsidRDefault="00636305">
          <w:pPr>
            <w:pStyle w:val="Sumrio2"/>
            <w:tabs>
              <w:tab w:val="right" w:leader="dot" w:pos="9061"/>
            </w:tabs>
            <w:rPr>
              <w:rFonts w:eastAsiaTheme="minorEastAsia" w:cstheme="minorBidi"/>
              <w:b w:val="0"/>
              <w:bCs w:val="0"/>
              <w:noProof/>
              <w:sz w:val="24"/>
              <w:szCs w:val="24"/>
            </w:rPr>
          </w:pPr>
          <w:hyperlink w:anchor="_Toc496874219" w:history="1">
            <w:r w:rsidRPr="00971EA5">
              <w:rPr>
                <w:rStyle w:val="Hiperlink"/>
                <w:noProof/>
              </w:rPr>
              <w:t>Anexo 11.2 – Docker-compose versão 2 - X86</w:t>
            </w:r>
            <w:r>
              <w:rPr>
                <w:noProof/>
                <w:webHidden/>
              </w:rPr>
              <w:tab/>
            </w:r>
            <w:r>
              <w:rPr>
                <w:noProof/>
                <w:webHidden/>
              </w:rPr>
              <w:fldChar w:fldCharType="begin"/>
            </w:r>
            <w:r>
              <w:rPr>
                <w:noProof/>
                <w:webHidden/>
              </w:rPr>
              <w:instrText xml:space="preserve"> PAGEREF _Toc496874219 \h </w:instrText>
            </w:r>
            <w:r>
              <w:rPr>
                <w:noProof/>
                <w:webHidden/>
              </w:rPr>
            </w:r>
            <w:r>
              <w:rPr>
                <w:noProof/>
                <w:webHidden/>
              </w:rPr>
              <w:fldChar w:fldCharType="separate"/>
            </w:r>
            <w:r>
              <w:rPr>
                <w:noProof/>
                <w:webHidden/>
              </w:rPr>
              <w:t>60</w:t>
            </w:r>
            <w:r>
              <w:rPr>
                <w:noProof/>
                <w:webHidden/>
              </w:rPr>
              <w:fldChar w:fldCharType="end"/>
            </w:r>
          </w:hyperlink>
        </w:p>
        <w:p w14:paraId="28FE284D" w14:textId="77777777" w:rsidR="00636305" w:rsidRDefault="00636305">
          <w:pPr>
            <w:pStyle w:val="Sumrio2"/>
            <w:tabs>
              <w:tab w:val="right" w:leader="dot" w:pos="9061"/>
            </w:tabs>
            <w:rPr>
              <w:rFonts w:eastAsiaTheme="minorEastAsia" w:cstheme="minorBidi"/>
              <w:b w:val="0"/>
              <w:bCs w:val="0"/>
              <w:noProof/>
              <w:sz w:val="24"/>
              <w:szCs w:val="24"/>
            </w:rPr>
          </w:pPr>
          <w:hyperlink w:anchor="_Toc496874220" w:history="1">
            <w:r w:rsidRPr="00971EA5">
              <w:rPr>
                <w:rStyle w:val="Hiperlink"/>
                <w:noProof/>
              </w:rPr>
              <w:t>Anexo 11.3 – Dockerfile – ARM</w:t>
            </w:r>
            <w:r>
              <w:rPr>
                <w:noProof/>
                <w:webHidden/>
              </w:rPr>
              <w:tab/>
            </w:r>
            <w:r>
              <w:rPr>
                <w:noProof/>
                <w:webHidden/>
              </w:rPr>
              <w:fldChar w:fldCharType="begin"/>
            </w:r>
            <w:r>
              <w:rPr>
                <w:noProof/>
                <w:webHidden/>
              </w:rPr>
              <w:instrText xml:space="preserve"> PAGEREF _Toc496874220 \h </w:instrText>
            </w:r>
            <w:r>
              <w:rPr>
                <w:noProof/>
                <w:webHidden/>
              </w:rPr>
            </w:r>
            <w:r>
              <w:rPr>
                <w:noProof/>
                <w:webHidden/>
              </w:rPr>
              <w:fldChar w:fldCharType="separate"/>
            </w:r>
            <w:r>
              <w:rPr>
                <w:noProof/>
                <w:webHidden/>
              </w:rPr>
              <w:t>62</w:t>
            </w:r>
            <w:r>
              <w:rPr>
                <w:noProof/>
                <w:webHidden/>
              </w:rPr>
              <w:fldChar w:fldCharType="end"/>
            </w:r>
          </w:hyperlink>
        </w:p>
        <w:p w14:paraId="395CC84C" w14:textId="77777777" w:rsidR="00636305" w:rsidRDefault="00636305">
          <w:pPr>
            <w:pStyle w:val="Sumrio2"/>
            <w:tabs>
              <w:tab w:val="right" w:leader="dot" w:pos="9061"/>
            </w:tabs>
            <w:rPr>
              <w:rFonts w:eastAsiaTheme="minorEastAsia" w:cstheme="minorBidi"/>
              <w:b w:val="0"/>
              <w:bCs w:val="0"/>
              <w:noProof/>
              <w:sz w:val="24"/>
              <w:szCs w:val="24"/>
            </w:rPr>
          </w:pPr>
          <w:hyperlink w:anchor="_Toc496874221" w:history="1">
            <w:r w:rsidRPr="00971EA5">
              <w:rPr>
                <w:rStyle w:val="Hiperlink"/>
                <w:noProof/>
              </w:rPr>
              <w:t>Anexo 11.4 – Docker-compose versão 2 - ARM</w:t>
            </w:r>
            <w:r>
              <w:rPr>
                <w:noProof/>
                <w:webHidden/>
              </w:rPr>
              <w:tab/>
            </w:r>
            <w:r>
              <w:rPr>
                <w:noProof/>
                <w:webHidden/>
              </w:rPr>
              <w:fldChar w:fldCharType="begin"/>
            </w:r>
            <w:r>
              <w:rPr>
                <w:noProof/>
                <w:webHidden/>
              </w:rPr>
              <w:instrText xml:space="preserve"> PAGEREF _Toc496874221 \h </w:instrText>
            </w:r>
            <w:r>
              <w:rPr>
                <w:noProof/>
                <w:webHidden/>
              </w:rPr>
            </w:r>
            <w:r>
              <w:rPr>
                <w:noProof/>
                <w:webHidden/>
              </w:rPr>
              <w:fldChar w:fldCharType="separate"/>
            </w:r>
            <w:r>
              <w:rPr>
                <w:noProof/>
                <w:webHidden/>
              </w:rPr>
              <w:t>64</w:t>
            </w:r>
            <w:r>
              <w:rPr>
                <w:noProof/>
                <w:webHidden/>
              </w:rPr>
              <w:fldChar w:fldCharType="end"/>
            </w:r>
          </w:hyperlink>
        </w:p>
        <w:p w14:paraId="377CD989" w14:textId="77777777" w:rsidR="00636305" w:rsidRDefault="00636305">
          <w:pPr>
            <w:pStyle w:val="Sumrio2"/>
            <w:tabs>
              <w:tab w:val="right" w:leader="dot" w:pos="9061"/>
            </w:tabs>
            <w:rPr>
              <w:rFonts w:eastAsiaTheme="minorEastAsia" w:cstheme="minorBidi"/>
              <w:b w:val="0"/>
              <w:bCs w:val="0"/>
              <w:noProof/>
              <w:sz w:val="24"/>
              <w:szCs w:val="24"/>
            </w:rPr>
          </w:pPr>
          <w:hyperlink w:anchor="_Toc496874222" w:history="1">
            <w:r w:rsidRPr="00971EA5">
              <w:rPr>
                <w:rStyle w:val="Hiperlink"/>
                <w:noProof/>
              </w:rPr>
              <w:t>Anexo 11.5 – Docker-compose versão 3 - ARM</w:t>
            </w:r>
            <w:r>
              <w:rPr>
                <w:noProof/>
                <w:webHidden/>
              </w:rPr>
              <w:tab/>
            </w:r>
            <w:r>
              <w:rPr>
                <w:noProof/>
                <w:webHidden/>
              </w:rPr>
              <w:fldChar w:fldCharType="begin"/>
            </w:r>
            <w:r>
              <w:rPr>
                <w:noProof/>
                <w:webHidden/>
              </w:rPr>
              <w:instrText xml:space="preserve"> PAGEREF _Toc496874222 \h </w:instrText>
            </w:r>
            <w:r>
              <w:rPr>
                <w:noProof/>
                <w:webHidden/>
              </w:rPr>
            </w:r>
            <w:r>
              <w:rPr>
                <w:noProof/>
                <w:webHidden/>
              </w:rPr>
              <w:fldChar w:fldCharType="separate"/>
            </w:r>
            <w:r>
              <w:rPr>
                <w:noProof/>
                <w:webHidden/>
              </w:rPr>
              <w:t>66</w:t>
            </w:r>
            <w:r>
              <w:rPr>
                <w:noProof/>
                <w:webHidden/>
              </w:rPr>
              <w:fldChar w:fldCharType="end"/>
            </w:r>
          </w:hyperlink>
        </w:p>
        <w:p w14:paraId="6765FAF1" w14:textId="029E7429" w:rsidR="0058370B" w:rsidRDefault="0058370B">
          <w:r>
            <w:rPr>
              <w:b/>
              <w:bCs/>
              <w:noProof/>
            </w:rPr>
            <w:fldChar w:fldCharType="end"/>
          </w:r>
        </w:p>
      </w:sdtContent>
    </w:sdt>
    <w:p w14:paraId="58E0F619" w14:textId="77777777" w:rsidR="009C7518" w:rsidRDefault="009C7518">
      <w:pPr>
        <w:spacing w:after="360"/>
        <w:jc w:val="center"/>
      </w:pPr>
    </w:p>
    <w:p w14:paraId="69D14D6D" w14:textId="77777777" w:rsidR="009C7518" w:rsidRDefault="00C254AC">
      <w:pPr>
        <w:pStyle w:val="Ttulo11"/>
      </w:pPr>
      <w:bookmarkStart w:id="3" w:name="_Toc496802689"/>
      <w:bookmarkStart w:id="4" w:name="_Toc496802918"/>
      <w:bookmarkStart w:id="5" w:name="_Toc496874190"/>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6874191"/>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D47D04" w:rsidRDefault="00D47D04">
                            <w:pPr>
                              <w:pStyle w:val="Legenda"/>
                            </w:pPr>
                            <w:bookmarkStart w:id="9" w:name="_Toc482039959"/>
                            <w:bookmarkStart w:id="10" w:name="_Toc482302119"/>
                            <w:bookmarkStart w:id="11" w:name="_Toc482039817"/>
                            <w:bookmarkStart w:id="12"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D47D04" w:rsidRDefault="00D47D04">
                      <w:pPr>
                        <w:pStyle w:val="Legenda"/>
                      </w:pPr>
                      <w:bookmarkStart w:id="13" w:name="_Toc482039959"/>
                      <w:bookmarkStart w:id="14" w:name="_Toc482302119"/>
                      <w:bookmarkStart w:id="15" w:name="_Toc482039817"/>
                      <w:bookmarkStart w:id="16"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6874192"/>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D47D04" w:rsidRDefault="00D47D04">
                            <w:pPr>
                              <w:pStyle w:val="Legenda"/>
                            </w:pPr>
                            <w:bookmarkStart w:id="20" w:name="_Toc482302120"/>
                            <w:bookmarkStart w:id="21" w:name="_Toc482039818"/>
                            <w:bookmarkStart w:id="22" w:name="_Toc482039960"/>
                            <w:bookmarkStart w:id="23"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D47D04" w:rsidRDefault="00D47D04">
                      <w:pPr>
                        <w:pStyle w:val="Legenda"/>
                      </w:pPr>
                      <w:bookmarkStart w:id="24" w:name="_Toc482302120"/>
                      <w:bookmarkStart w:id="25" w:name="_Toc482039818"/>
                      <w:bookmarkStart w:id="26" w:name="_Toc482039960"/>
                      <w:bookmarkStart w:id="27"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D47D04" w:rsidRDefault="00D47D04">
                            <w:pPr>
                              <w:pStyle w:val="Legenda"/>
                            </w:pPr>
                            <w:bookmarkStart w:id="28" w:name="_Toc482302121"/>
                            <w:bookmarkStart w:id="29" w:name="_Toc482039961"/>
                            <w:bookmarkStart w:id="30" w:name="_Toc482039819"/>
                            <w:bookmarkStart w:id="31"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D47D04" w:rsidRDefault="00D47D04">
                      <w:pPr>
                        <w:pStyle w:val="Legenda"/>
                      </w:pPr>
                      <w:bookmarkStart w:id="32" w:name="_Toc482302121"/>
                      <w:bookmarkStart w:id="33" w:name="_Toc482039961"/>
                      <w:bookmarkStart w:id="34" w:name="_Toc482039819"/>
                      <w:bookmarkStart w:id="35"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D47D04" w:rsidRDefault="00D47D04">
                            <w:pPr>
                              <w:pStyle w:val="Legenda"/>
                            </w:pPr>
                            <w:bookmarkStart w:id="36" w:name="_Toc482302122"/>
                            <w:bookmarkStart w:id="37" w:name="_Toc482039962"/>
                            <w:bookmarkStart w:id="38" w:name="_Toc482039820"/>
                            <w:bookmarkStart w:id="39"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D47D04" w:rsidRDefault="00D47D04">
                      <w:pPr>
                        <w:pStyle w:val="Legenda"/>
                      </w:pPr>
                      <w:bookmarkStart w:id="40" w:name="_Toc482302122"/>
                      <w:bookmarkStart w:id="41" w:name="_Toc482039962"/>
                      <w:bookmarkStart w:id="42" w:name="_Toc482039820"/>
                      <w:bookmarkStart w:id="43"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6874193"/>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D47D04" w:rsidRDefault="00D47D04">
                            <w:pPr>
                              <w:pStyle w:val="Legenda"/>
                            </w:pPr>
                            <w:bookmarkStart w:id="47" w:name="_Toc482302123"/>
                            <w:bookmarkStart w:id="48" w:name="_Toc482039963"/>
                            <w:bookmarkStart w:id="49" w:name="_Toc482039821"/>
                            <w:bookmarkStart w:id="50"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D47D04" w:rsidRDefault="00D47D04">
                      <w:pPr>
                        <w:pStyle w:val="Legenda"/>
                      </w:pPr>
                      <w:bookmarkStart w:id="51" w:name="_Toc482302123"/>
                      <w:bookmarkStart w:id="52" w:name="_Toc482039963"/>
                      <w:bookmarkStart w:id="53" w:name="_Toc482039821"/>
                      <w:bookmarkStart w:id="54"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6874194"/>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D47D04" w:rsidRDefault="00D47D04">
                            <w:pPr>
                              <w:pStyle w:val="Legenda"/>
                            </w:pPr>
                            <w:bookmarkStart w:id="58" w:name="_Toc482302124"/>
                            <w:bookmarkStart w:id="59" w:name="_Toc482039964"/>
                            <w:bookmarkStart w:id="60" w:name="_Toc482039822"/>
                            <w:bookmarkStart w:id="61"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D47D04" w:rsidRDefault="00D47D04">
                      <w:pPr>
                        <w:pStyle w:val="Legenda"/>
                      </w:pPr>
                      <w:bookmarkStart w:id="62" w:name="_Toc482302124"/>
                      <w:bookmarkStart w:id="63" w:name="_Toc482039964"/>
                      <w:bookmarkStart w:id="64" w:name="_Toc482039822"/>
                      <w:bookmarkStart w:id="65"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6874195"/>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D47D04" w:rsidRDefault="00D47D04">
                            <w:pPr>
                              <w:pStyle w:val="Legenda"/>
                            </w:pPr>
                            <w:bookmarkStart w:id="69" w:name="_Toc482302125"/>
                            <w:bookmarkStart w:id="70" w:name="_Toc482039965"/>
                            <w:bookmarkStart w:id="71" w:name="_Toc482039823"/>
                            <w:bookmarkStart w:id="72"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D47D04" w:rsidRDefault="00D47D04">
                      <w:pPr>
                        <w:pStyle w:val="Legenda"/>
                      </w:pPr>
                      <w:bookmarkStart w:id="73" w:name="_Toc482302125"/>
                      <w:bookmarkStart w:id="74" w:name="_Toc482039965"/>
                      <w:bookmarkStart w:id="75" w:name="_Toc482039823"/>
                      <w:bookmarkStart w:id="76"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6874196"/>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D47D04" w:rsidRDefault="00D47D04">
                            <w:pPr>
                              <w:pStyle w:val="Legenda"/>
                            </w:pPr>
                            <w:bookmarkStart w:id="80" w:name="_Toc482302126"/>
                            <w:bookmarkStart w:id="81" w:name="_Toc482039966"/>
                            <w:bookmarkStart w:id="82" w:name="_Toc482039824"/>
                            <w:bookmarkStart w:id="83"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D47D04" w:rsidRDefault="00D47D04">
                      <w:pPr>
                        <w:pStyle w:val="Legenda"/>
                      </w:pPr>
                      <w:bookmarkStart w:id="84" w:name="_Toc482302126"/>
                      <w:bookmarkStart w:id="85" w:name="_Toc482039966"/>
                      <w:bookmarkStart w:id="86" w:name="_Toc482039824"/>
                      <w:bookmarkStart w:id="87"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6874197"/>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D47D04" w:rsidRDefault="00D47D04">
                            <w:pPr>
                              <w:pStyle w:val="Legenda"/>
                            </w:pPr>
                            <w:bookmarkStart w:id="91" w:name="_Toc482302127"/>
                            <w:bookmarkStart w:id="92" w:name="_Toc482039967"/>
                            <w:bookmarkStart w:id="93" w:name="_Toc482039825"/>
                            <w:bookmarkStart w:id="94"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D47D04" w:rsidRDefault="00D47D04">
                      <w:pPr>
                        <w:pStyle w:val="Legenda"/>
                      </w:pPr>
                      <w:bookmarkStart w:id="95" w:name="_Toc482302127"/>
                      <w:bookmarkStart w:id="96" w:name="_Toc482039967"/>
                      <w:bookmarkStart w:id="97" w:name="_Toc482039825"/>
                      <w:bookmarkStart w:id="98"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6874198"/>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6874199"/>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D47D04" w:rsidRDefault="00D47D04">
                            <w:pPr>
                              <w:pStyle w:val="Legenda"/>
                            </w:pPr>
                            <w:bookmarkStart w:id="105" w:name="_Toc482039826"/>
                            <w:bookmarkStart w:id="106" w:name="_Toc482302128"/>
                            <w:bookmarkStart w:id="107" w:name="_Toc482039968"/>
                            <w:bookmarkStart w:id="108"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5"/>
                            <w:bookmarkEnd w:id="106"/>
                            <w:bookmarkEnd w:id="107"/>
                            <w:r>
                              <w:rPr>
                                <w:color w:val="000000"/>
                              </w:rPr>
                              <w:t>: Modelos de Serviço Fonte: http://ftp.unipar.br/~seinpar/2013/artigos/Rogerio%20Schueroff%20Vandresen.pdf</w:t>
                            </w:r>
                            <w:bookmarkEnd w:id="108"/>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D47D04" w:rsidRDefault="00D47D04">
                      <w:pPr>
                        <w:pStyle w:val="Legenda"/>
                      </w:pPr>
                      <w:bookmarkStart w:id="109" w:name="_Toc482039826"/>
                      <w:bookmarkStart w:id="110" w:name="_Toc482302128"/>
                      <w:bookmarkStart w:id="111" w:name="_Toc482039968"/>
                      <w:bookmarkStart w:id="112"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9"/>
                      <w:bookmarkEnd w:id="110"/>
                      <w:bookmarkEnd w:id="111"/>
                      <w:r>
                        <w:rPr>
                          <w:color w:val="000000"/>
                        </w:rPr>
                        <w:t>: Modelos de Serviço Fonte: http://ftp.unipar.br/~seinpar/2013/artigos/Rogerio%20Schueroff%20Vandresen.pdf</w:t>
                      </w:r>
                      <w:bookmarkEnd w:id="112"/>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3" w:name="_Toc496802699"/>
      <w:bookmarkStart w:id="114" w:name="_Toc496802928"/>
      <w:bookmarkStart w:id="115" w:name="_Toc496874200"/>
      <w:r>
        <w:lastRenderedPageBreak/>
        <w:t xml:space="preserve">3 </w:t>
      </w:r>
      <w:r w:rsidR="00671E6C">
        <w:t>Container vs V</w:t>
      </w:r>
      <w:r w:rsidRPr="0077216E">
        <w:t>irtualização</w:t>
      </w:r>
      <w:bookmarkEnd w:id="113"/>
      <w:bookmarkEnd w:id="114"/>
      <w:bookmarkEnd w:id="115"/>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D47D04" w:rsidRDefault="00D47D04">
                            <w:pPr>
                              <w:pStyle w:val="Legenda"/>
                            </w:pPr>
                            <w:bookmarkStart w:id="116" w:name="_Toc482302129"/>
                            <w:bookmarkStart w:id="117" w:name="_Toc482039969"/>
                            <w:bookmarkStart w:id="118" w:name="_Toc482039827"/>
                            <w:bookmarkStart w:id="119"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6"/>
                            <w:bookmarkEnd w:id="117"/>
                            <w:bookmarkEnd w:id="118"/>
                            <w:r>
                              <w:rPr>
                                <w:color w:val="000000"/>
                              </w:rPr>
                              <w:t xml:space="preserve"> Hospedado Fonte: http://3way.com.br/saiba-como-a-virtualizacao-por-container-mudou-a-infraestrutura-de-ti/</w:t>
                            </w:r>
                            <w:bookmarkEnd w:id="119"/>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D47D04" w:rsidRDefault="00D47D04">
                      <w:pPr>
                        <w:pStyle w:val="Legenda"/>
                      </w:pPr>
                      <w:bookmarkStart w:id="120" w:name="_Toc482302129"/>
                      <w:bookmarkStart w:id="121" w:name="_Toc482039969"/>
                      <w:bookmarkStart w:id="122" w:name="_Toc482039827"/>
                      <w:bookmarkStart w:id="123"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20"/>
                      <w:bookmarkEnd w:id="121"/>
                      <w:bookmarkEnd w:id="122"/>
                      <w:r>
                        <w:rPr>
                          <w:color w:val="000000"/>
                        </w:rPr>
                        <w:t xml:space="preserve"> Hospedado Fonte: http://3way.com.br/saiba-como-a-virtualizacao-por-container-mudou-a-infraestrutura-de-ti/</w:t>
                      </w:r>
                      <w:bookmarkEnd w:id="123"/>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4" w:name="_Toc482302130"/>
      <w:bookmarkStart w:id="125" w:name="_Toc496268959"/>
      <w:r>
        <w:t xml:space="preserve">Figura </w:t>
      </w:r>
      <w:r>
        <w:fldChar w:fldCharType="begin"/>
      </w:r>
      <w:r>
        <w:instrText>SEQ Figura \* ARABIC</w:instrText>
      </w:r>
      <w:r>
        <w:fldChar w:fldCharType="separate"/>
      </w:r>
      <w:r w:rsidR="001E1CF0">
        <w:rPr>
          <w:noProof/>
        </w:rPr>
        <w:t>12</w:t>
      </w:r>
      <w:r>
        <w:fldChar w:fldCharType="end"/>
      </w:r>
      <w:bookmarkEnd w:id="124"/>
      <w:r>
        <w:t xml:space="preserve"> - Evolução do Hypervisor Fonte: http://3way.com.br/saiba-como-a-virtualizacao-por-container-revolucionou-a-infraestrutura-de-ti.png</w:t>
      </w:r>
      <w:bookmarkEnd w:id="125"/>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6" w:name="_Toc482302131"/>
      <w:bookmarkStart w:id="127" w:name="_Toc496268960"/>
      <w:r>
        <w:t xml:space="preserve">Figura </w:t>
      </w:r>
      <w:r>
        <w:fldChar w:fldCharType="begin"/>
      </w:r>
      <w:r>
        <w:instrText>SEQ Figura \* ARABIC</w:instrText>
      </w:r>
      <w:r>
        <w:fldChar w:fldCharType="separate"/>
      </w:r>
      <w:r w:rsidR="001E1CF0">
        <w:rPr>
          <w:noProof/>
        </w:rPr>
        <w:t>13</w:t>
      </w:r>
      <w:r>
        <w:fldChar w:fldCharType="end"/>
      </w:r>
      <w:bookmarkEnd w:id="126"/>
      <w:r>
        <w:t xml:space="preserve"> - Virtualização por Container Fonte: http://3way.com.br/saiba-como-a-virtualizacao-por-container-revolucionou-a-infraestrutura-de-ti.png</w:t>
      </w:r>
      <w:bookmarkEnd w:id="127"/>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ins w:id="128" w:author="Thiago Cruz" w:date="2017-10-26T17:33:00Z"/>
          <w:rFonts w:ascii="Calibri" w:hAnsi="Calibri"/>
          <w:sz w:val="22"/>
          <w:szCs w:val="20"/>
        </w:rPr>
      </w:pPr>
      <w:ins w:id="129" w:author="Thiago Cruz" w:date="2017-10-26T17:33:00Z">
        <w:r>
          <w:br w:type="page"/>
        </w:r>
      </w:ins>
    </w:p>
    <w:p w14:paraId="70841104" w14:textId="2DDACE32" w:rsidR="009C7518" w:rsidRPr="00D22DB7" w:rsidRDefault="00C254AC" w:rsidP="005C0C6F">
      <w:pPr>
        <w:pStyle w:val="Ttulo11"/>
      </w:pPr>
      <w:bookmarkStart w:id="130" w:name="_Toc496802700"/>
      <w:bookmarkStart w:id="131" w:name="_Toc496802929"/>
      <w:bookmarkStart w:id="132" w:name="_Toc496874201"/>
      <w:r w:rsidRPr="00D22DB7">
        <w:lastRenderedPageBreak/>
        <w:t>3.1 LXC Containers</w:t>
      </w:r>
      <w:bookmarkEnd w:id="130"/>
      <w:bookmarkEnd w:id="131"/>
      <w:bookmarkEnd w:id="132"/>
    </w:p>
    <w:p w14:paraId="158DB846" w14:textId="1058D09B" w:rsidR="009C7518" w:rsidRDefault="00C254AC" w:rsidP="00E01C51">
      <w:pPr>
        <w:ind w:firstLine="708"/>
      </w:pPr>
      <w:r w:rsidRPr="00D22DB7">
        <w:rPr>
          <w:sz w:val="26"/>
          <w:szCs w:val="26"/>
          <w:rPrChange w:id="133" w:author="Thiago Cruz" w:date="2017-10-26T17:30:00Z">
            <w:rPr/>
          </w:rPrChange>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4" w:name="_Toc482302132"/>
      <w:bookmarkStart w:id="135" w:name="_Toc496268961"/>
      <w:r>
        <w:t xml:space="preserve">Figura </w:t>
      </w:r>
      <w:r>
        <w:fldChar w:fldCharType="begin"/>
      </w:r>
      <w:r>
        <w:instrText>SEQ Figura \* ARABIC</w:instrText>
      </w:r>
      <w:r>
        <w:fldChar w:fldCharType="separate"/>
      </w:r>
      <w:r w:rsidR="001E1CF0">
        <w:rPr>
          <w:noProof/>
        </w:rPr>
        <w:t>14</w:t>
      </w:r>
      <w:r>
        <w:fldChar w:fldCharType="end"/>
      </w:r>
      <w:bookmarkEnd w:id="134"/>
      <w:r>
        <w:t xml:space="preserve"> - LXC Container Fonte: http://3way.com.br/saiba-como-a-virtualizacao-por-container-revolucionou-a-infraestrutura-de-ti-part2/.png</w:t>
      </w:r>
      <w:bookmarkEnd w:id="135"/>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Default="00C254AC" w:rsidP="006063FB">
      <w:pPr>
        <w:pStyle w:val="PargrafodaLista"/>
        <w:numPr>
          <w:ilvl w:val="0"/>
          <w:numId w:val="15"/>
        </w:numPr>
      </w:pPr>
      <w:r w:rsidRPr="006063FB">
        <w:rPr>
          <w:color w:val="000000"/>
        </w:rPr>
        <w:t>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502AAAA1" w:rsidR="009C7518" w:rsidRDefault="00C254AC" w:rsidP="006063FB">
      <w:pPr>
        <w:pStyle w:val="PargrafodaLista"/>
        <w:numPr>
          <w:ilvl w:val="0"/>
          <w:numId w:val="15"/>
        </w:numPr>
      </w:pPr>
      <w:r w:rsidRPr="006063FB">
        <w:rPr>
          <w:color w:val="000000"/>
        </w:rPr>
        <w:t>Escalabilidade: O provisionamento dinâmico do LXC container, permite criar instâncias conforme a demanda, promovendo disponibilidade de serviço.</w:t>
      </w:r>
    </w:p>
    <w:p w14:paraId="20621DFC" w14:textId="77777777" w:rsidR="009C7518" w:rsidRDefault="009C7518"/>
    <w:p w14:paraId="6F251C91" w14:textId="2CF1C259" w:rsidR="009C7518" w:rsidRDefault="005975E3" w:rsidP="006063FB">
      <w:pPr>
        <w:pStyle w:val="PargrafodaLista"/>
        <w:numPr>
          <w:ilvl w:val="0"/>
          <w:numId w:val="15"/>
        </w:numPr>
      </w:pPr>
      <w:r>
        <w:rPr>
          <w:color w:val="000000"/>
        </w:rPr>
        <w:t xml:space="preserve">Custo: </w:t>
      </w:r>
      <w:r w:rsidR="00C254AC" w:rsidRPr="006063FB">
        <w:rPr>
          <w:color w:val="000000"/>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6" w:name="_Toc482302133"/>
      <w:bookmarkStart w:id="137" w:name="_Toc496268962"/>
      <w:r>
        <w:t xml:space="preserve">Figura </w:t>
      </w:r>
      <w:r>
        <w:fldChar w:fldCharType="begin"/>
      </w:r>
      <w:r>
        <w:instrText>SEQ Figura \* ARABIC</w:instrText>
      </w:r>
      <w:r>
        <w:fldChar w:fldCharType="separate"/>
      </w:r>
      <w:r w:rsidR="001E1CF0">
        <w:rPr>
          <w:noProof/>
        </w:rPr>
        <w:t>15</w:t>
      </w:r>
      <w:r>
        <w:fldChar w:fldCharType="end"/>
      </w:r>
      <w:bookmarkEnd w:id="136"/>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7"/>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7A1451" w:rsidRDefault="00385309" w:rsidP="00385309">
      <w:pPr>
        <w:pStyle w:val="PargrafodaLista"/>
        <w:numPr>
          <w:ilvl w:val="0"/>
          <w:numId w:val="5"/>
        </w:numPr>
        <w:rPr>
          <w:lang w:val="x-none" w:eastAsia="x-none"/>
        </w:rPr>
      </w:pPr>
      <w:r w:rsidRPr="007A1451">
        <w:rPr>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Default="00385309" w:rsidP="00385309">
      <w:pPr>
        <w:pStyle w:val="PargrafodaLista"/>
        <w:numPr>
          <w:ilvl w:val="0"/>
          <w:numId w:val="5"/>
        </w:numPr>
      </w:pPr>
      <w:r>
        <w:t xml:space="preserve">Segundo: Containers são leves – </w:t>
      </w:r>
      <w:r w:rsidR="00393659">
        <w:t xml:space="preserve">A memória </w:t>
      </w:r>
      <w:r w:rsidR="00734325">
        <w:t>dentro do container é pequena</w:t>
      </w:r>
      <w:r w:rsidR="00EE59A9">
        <w:t xml:space="preserve">. O container apenas </w:t>
      </w:r>
      <w:r w:rsidR="00303BFA">
        <w:t>alocará memória para o processo principal</w:t>
      </w:r>
    </w:p>
    <w:p w14:paraId="4CC6FEB4" w14:textId="3AD5D1AF" w:rsidR="00385309" w:rsidRPr="00491F99" w:rsidRDefault="00385309" w:rsidP="00491F99">
      <w:pPr>
        <w:pStyle w:val="PargrafodaLista"/>
        <w:numPr>
          <w:ilvl w:val="0"/>
          <w:numId w:val="5"/>
        </w:numPr>
        <w:rPr>
          <w:color w:val="000000"/>
        </w:rPr>
      </w:pPr>
      <w:r>
        <w:t xml:space="preserve">Terceiro: Containers são rápidos </w:t>
      </w:r>
      <w:r w:rsidR="002271DA">
        <w:t xml:space="preserve">– É necessário instanciar um container de forma rápida, assim como um típico processo Linux inicia. Instanciado em minutos, é necessário iniciar um novo container em segundos.  </w:t>
      </w:r>
    </w:p>
    <w:p w14:paraId="2A79B002" w14:textId="77777777" w:rsidR="009C7518" w:rsidRDefault="00C254AC">
      <w:pPr>
        <w:pStyle w:val="Ttulo11"/>
      </w:pPr>
      <w:bookmarkStart w:id="138" w:name="_Toc496802701"/>
      <w:bookmarkStart w:id="139" w:name="_Toc496802930"/>
      <w:bookmarkStart w:id="140" w:name="_Toc496874202"/>
      <w:r>
        <w:lastRenderedPageBreak/>
        <w:t>4. Docker</w:t>
      </w:r>
      <w:bookmarkEnd w:id="138"/>
      <w:bookmarkEnd w:id="139"/>
      <w:bookmarkEnd w:id="14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661A99B4" w14:textId="1A145CD4" w:rsidR="008A3DA0" w:rsidRDefault="008A3DA0">
      <w:pPr>
        <w:rPr>
          <w:lang w:val="x-none" w:eastAsia="x-none"/>
        </w:rPr>
      </w:pPr>
    </w:p>
    <w:p w14:paraId="57FECFDA" w14:textId="77571CF6" w:rsidR="00067AB3" w:rsidRPr="001A3F07" w:rsidRDefault="00067AB3" w:rsidP="001A3F07">
      <w:pPr>
        <w:rPr>
          <w:lang w:val="x-none" w:eastAsia="x-none"/>
        </w:rPr>
      </w:pPr>
      <w:r>
        <w:t xml:space="preserve">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7AE89CC9" w:rsidR="00DD52E1" w:rsidRPr="00086281" w:rsidRDefault="008A414F" w:rsidP="00DD52E1">
      <w:pPr>
        <w:pStyle w:val="Ttulo11"/>
      </w:pPr>
      <w:bookmarkStart w:id="141" w:name="_Toc496802702"/>
      <w:bookmarkStart w:id="142" w:name="_Toc496802931"/>
      <w:bookmarkStart w:id="143" w:name="_Toc496874203"/>
      <w:r w:rsidRPr="00086281">
        <w:lastRenderedPageBreak/>
        <w:t xml:space="preserve">4.1 </w:t>
      </w:r>
      <w:r w:rsidR="0033526A">
        <w:t>M</w:t>
      </w:r>
      <w:r w:rsidR="00DD52E1" w:rsidRPr="00086281">
        <w:t>otivos para usar o Docker</w:t>
      </w:r>
      <w:bookmarkEnd w:id="141"/>
      <w:bookmarkEnd w:id="142"/>
      <w:bookmarkEnd w:id="143"/>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224CDCD8" w14:textId="10A8E93D" w:rsidR="003B79D6" w:rsidRDefault="00845ADE" w:rsidP="00944EC6">
      <w:pPr>
        <w:pStyle w:val="Ttulo11"/>
      </w:pPr>
      <w:bookmarkStart w:id="144" w:name="_Toc496802703"/>
      <w:bookmarkStart w:id="145" w:name="_Toc496802932"/>
      <w:bookmarkStart w:id="146" w:name="_Toc496874204"/>
      <w:r>
        <w:lastRenderedPageBreak/>
        <w:t>4.2</w:t>
      </w:r>
      <w:r w:rsidR="00944EC6" w:rsidRPr="00086281">
        <w:t xml:space="preserve"> Docker</w:t>
      </w:r>
      <w:r w:rsidR="00944EC6">
        <w:t xml:space="preserve"> </w:t>
      </w:r>
      <w:bookmarkEnd w:id="144"/>
      <w:bookmarkEnd w:id="145"/>
      <w:r w:rsidR="001E65B3">
        <w:t>Imagem</w:t>
      </w:r>
      <w:bookmarkEnd w:id="146"/>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8"/>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E20CC58" w14:textId="77777777" w:rsidR="003C2963" w:rsidRDefault="003C2963">
      <w:pPr>
        <w:rPr>
          <w:lang w:eastAsia="x-none"/>
        </w:rPr>
      </w:pPr>
      <w:r>
        <w:rPr>
          <w:lang w:eastAsia="x-none"/>
        </w:rPr>
        <w:br w:type="page"/>
      </w:r>
    </w:p>
    <w:p w14:paraId="26700C31" w14:textId="6E010F55" w:rsidR="00845ADE" w:rsidRDefault="00845ADE" w:rsidP="00845ADE">
      <w:pPr>
        <w:pStyle w:val="Ttulo11"/>
      </w:pPr>
      <w:bookmarkStart w:id="147" w:name="_Toc496802704"/>
      <w:bookmarkStart w:id="148" w:name="_Toc496802933"/>
      <w:bookmarkStart w:id="149" w:name="_Toc496874205"/>
      <w:r>
        <w:lastRenderedPageBreak/>
        <w:t>4.2.1</w:t>
      </w:r>
      <w:r w:rsidRPr="00086281">
        <w:t xml:space="preserve"> Docker</w:t>
      </w:r>
      <w:bookmarkEnd w:id="147"/>
      <w:bookmarkEnd w:id="148"/>
      <w:r w:rsidR="00E978F9">
        <w:t>Hub</w:t>
      </w:r>
      <w:bookmarkEnd w:id="149"/>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C105B76" w14:textId="77777777" w:rsidR="003C2963" w:rsidRDefault="003C2963">
      <w:pPr>
        <w:rPr>
          <w:lang w:eastAsia="x-none"/>
        </w:rPr>
      </w:pPr>
      <w:r>
        <w:rPr>
          <w:lang w:eastAsia="x-none"/>
        </w:rPr>
        <w:br w:type="page"/>
      </w:r>
    </w:p>
    <w:p w14:paraId="3EA480F1" w14:textId="0AF60EF9" w:rsidR="006226FC" w:rsidRDefault="006226FC">
      <w:pPr>
        <w:pStyle w:val="Ttulo11"/>
      </w:pPr>
      <w:bookmarkStart w:id="150" w:name="_Toc496802705"/>
      <w:bookmarkStart w:id="151" w:name="_Toc496802934"/>
      <w:bookmarkStart w:id="152" w:name="_Toc496874206"/>
      <w:r>
        <w:lastRenderedPageBreak/>
        <w:t xml:space="preserve">4.3 Arquivos de </w:t>
      </w:r>
      <w:bookmarkEnd w:id="150"/>
      <w:bookmarkEnd w:id="151"/>
      <w:r w:rsidR="00E978F9">
        <w:t>Configuração</w:t>
      </w:r>
      <w:bookmarkEnd w:id="152"/>
    </w:p>
    <w:p w14:paraId="5F46EAE2" w14:textId="77777777" w:rsidR="006226FC" w:rsidRDefault="006226FC">
      <w:pPr>
        <w:rPr>
          <w:rFonts w:eastAsia="Times New Roman"/>
          <w:b/>
          <w:bCs/>
          <w:caps/>
          <w:color w:val="00000A"/>
          <w:sz w:val="28"/>
          <w:lang w:val="x-none" w:eastAsia="x-none"/>
        </w:rPr>
      </w:pPr>
      <w:r>
        <w:br w:type="page"/>
      </w:r>
    </w:p>
    <w:p w14:paraId="4EDC3914" w14:textId="47F363C2" w:rsidR="009C7518" w:rsidRDefault="00850B4B" w:rsidP="00FC1BAA">
      <w:pPr>
        <w:pStyle w:val="Ttulo21"/>
        <w:jc w:val="center"/>
        <w:rPr>
          <w:lang w:val="pt-BR"/>
        </w:rPr>
      </w:pPr>
      <w:bookmarkStart w:id="153" w:name="_Toc496802706"/>
      <w:bookmarkStart w:id="154" w:name="_Toc496802935"/>
      <w:bookmarkStart w:id="155" w:name="_Toc496874207"/>
      <w:r>
        <w:lastRenderedPageBreak/>
        <w:t>4.</w:t>
      </w:r>
      <w:r w:rsidR="00845ADE">
        <w:t>3</w:t>
      </w:r>
      <w:r w:rsidR="006226FC">
        <w:t>.1</w:t>
      </w:r>
      <w:r w:rsidR="00C254AC">
        <w:t xml:space="preserve"> Docker</w:t>
      </w:r>
      <w:r w:rsidR="00C254AC">
        <w:rPr>
          <w:lang w:val="pt-BR"/>
        </w:rPr>
        <w:t>-Compose</w:t>
      </w:r>
      <w:bookmarkEnd w:id="153"/>
      <w:bookmarkEnd w:id="154"/>
      <w:bookmarkEnd w:id="155"/>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“.yml</w:t>
      </w:r>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sidR="008D3844">
        <w:rPr>
          <w:lang w:eastAsia="x-none"/>
        </w:rPr>
        <w:t>do</w:t>
      </w:r>
      <w:proofErr w:type="gramEnd"/>
      <w:r>
        <w:rPr>
          <w:lang w:eastAsia="x-none"/>
        </w:rPr>
        <w:t xml:space="preserve"> redis para poder executar; isso significa que o container do redis tem que ser </w:t>
      </w:r>
      <w:r w:rsidR="006F67B3">
        <w:rPr>
          <w:lang w:eastAsia="x-none"/>
        </w:rPr>
        <w:t>construído “</w:t>
      </w:r>
      <w:proofErr w:type="spellStart"/>
      <w:r w:rsidR="00636A20">
        <w:rPr>
          <w:lang w:eastAsia="x-none"/>
        </w:rPr>
        <w:t>buildada</w:t>
      </w:r>
      <w:proofErr w:type="spellEnd"/>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proofErr w:type="gramStart"/>
      <w:r w:rsidR="00F156D3">
        <w:rPr>
          <w:lang w:eastAsia="x-none"/>
        </w:rPr>
        <w:t>“</w:t>
      </w:r>
      <w:r w:rsidR="001B4130">
        <w:rPr>
          <w:lang w:eastAsia="x-none"/>
        </w:rPr>
        <w:t>.ym</w:t>
      </w:r>
      <w:r>
        <w:rPr>
          <w:lang w:eastAsia="x-none"/>
        </w:rPr>
        <w:t>l</w:t>
      </w:r>
      <w:proofErr w:type="gramEnd"/>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w:t>
      </w:r>
      <w:proofErr w:type="spellStart"/>
      <w:r w:rsidR="006F67B3">
        <w:rPr>
          <w:lang w:eastAsia="x-none"/>
        </w:rPr>
        <w:t>biuldados</w:t>
      </w:r>
      <w:proofErr w:type="spellEnd"/>
      <w:r w:rsidR="006F67B3">
        <w:rPr>
          <w:lang w:eastAsia="x-none"/>
        </w:rPr>
        <w:t>”</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 xml:space="preserve">arquivo </w:t>
      </w:r>
      <w:proofErr w:type="gramStart"/>
      <w:r w:rsidR="006F67B3">
        <w:rPr>
          <w:lang w:eastAsia="x-none"/>
        </w:rPr>
        <w:t>“</w:t>
      </w:r>
      <w:r w:rsidR="00C254AC">
        <w:rPr>
          <w:lang w:eastAsia="x-none"/>
        </w:rPr>
        <w:t>.yml</w:t>
      </w:r>
      <w:proofErr w:type="gramEnd"/>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proofErr w:type="gramStart"/>
      <w:r>
        <w:rPr>
          <w:lang w:eastAsia="x-none"/>
        </w:rPr>
        <w:t>Docker File</w:t>
      </w:r>
      <w:proofErr w:type="gramEnd"/>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w:t>
      </w:r>
      <w:proofErr w:type="spellStart"/>
      <w:r w:rsidR="00471493" w:rsidRPr="00743AB4">
        <w:rPr>
          <w:lang w:eastAsia="x-none"/>
        </w:rPr>
        <w:t>underline</w:t>
      </w:r>
      <w:proofErr w:type="spellEnd"/>
      <w:r w:rsidR="00471493" w:rsidRPr="00743AB4">
        <w:rPr>
          <w:lang w:eastAsia="x-none"/>
        </w:rPr>
        <w:t>.</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 xml:space="preserve">Criar, </w:t>
      </w:r>
      <w:proofErr w:type="spellStart"/>
      <w:proofErr w:type="gramStart"/>
      <w:r w:rsidR="006152D8" w:rsidRPr="002E7762">
        <w:rPr>
          <w:lang w:eastAsia="x-none"/>
        </w:rPr>
        <w:t>re</w:t>
      </w:r>
      <w:proofErr w:type="spellEnd"/>
      <w:r w:rsidR="006152D8" w:rsidRPr="002E7762">
        <w:rPr>
          <w:lang w:eastAsia="x-none"/>
        </w:rPr>
        <w:t>(</w:t>
      </w:r>
      <w:proofErr w:type="gramEnd"/>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2AEC013A" w:rsidR="0030195F" w:rsidRDefault="00E32A92" w:rsidP="00FC1BAA">
      <w:pPr>
        <w:pStyle w:val="Ttulo21"/>
        <w:jc w:val="center"/>
        <w:rPr>
          <w:lang w:val="pt-BR"/>
        </w:rPr>
      </w:pPr>
      <w:bookmarkStart w:id="156" w:name="_Toc496802707"/>
      <w:bookmarkStart w:id="157" w:name="_Toc496802936"/>
      <w:bookmarkStart w:id="158" w:name="_Toc496874208"/>
      <w:r>
        <w:lastRenderedPageBreak/>
        <w:t>4.3.2</w:t>
      </w:r>
      <w:r w:rsidR="0030195F">
        <w:t xml:space="preserve"> Docker</w:t>
      </w:r>
      <w:r w:rsidR="0030195F">
        <w:rPr>
          <w:lang w:val="pt-BR"/>
        </w:rPr>
        <w:t xml:space="preserve"> File</w:t>
      </w:r>
      <w:bookmarkEnd w:id="156"/>
      <w:bookmarkEnd w:id="157"/>
      <w:bookmarkEnd w:id="158"/>
    </w:p>
    <w:p w14:paraId="6E4AB692" w14:textId="66CD8427" w:rsidR="00285086" w:rsidRPr="001D0F94" w:rsidRDefault="0030195F">
      <w:pPr>
        <w:pStyle w:val="PargrafodaLista"/>
        <w:suppressAutoHyphens w:val="0"/>
        <w:spacing w:line="240" w:lineRule="auto"/>
        <w:jc w:val="left"/>
        <w:rPr>
          <w:sz w:val="24"/>
          <w:lang w:eastAsia="x-none"/>
        </w:rPr>
      </w:pPr>
      <w:r w:rsidRPr="001D0F94">
        <w:rPr>
          <w:sz w:val="24"/>
          <w:lang w:eastAsia="x-none"/>
        </w:rPr>
        <w:t>A escrita do arqu</w:t>
      </w:r>
      <w:r w:rsidR="009E20D1" w:rsidRPr="001D0F94">
        <w:rPr>
          <w:sz w:val="24"/>
          <w:lang w:eastAsia="x-none"/>
        </w:rPr>
        <w:t>ivo do Dockerfile é em formato Shell-S</w:t>
      </w:r>
      <w:r w:rsidRPr="001D0F94">
        <w:rPr>
          <w:sz w:val="24"/>
          <w:lang w:eastAsia="x-none"/>
        </w:rPr>
        <w:t>cript, não sendo tão próxima da linguagem natural</w:t>
      </w:r>
      <w:r w:rsidR="00285086" w:rsidRPr="001D0F94">
        <w:rPr>
          <w:sz w:val="24"/>
          <w:lang w:eastAsia="x-none"/>
        </w:rPr>
        <w:t>, como o arquivo do Docker-compose, é</w:t>
      </w:r>
      <w:r w:rsidRPr="001D0F94">
        <w:rPr>
          <w:sz w:val="24"/>
          <w:lang w:eastAsia="x-none"/>
        </w:rPr>
        <w:t xml:space="preserve"> de compreensão difícil, por se tratar de uma linguagem mais baixo nível e não comumente utilizada.</w:t>
      </w:r>
      <w:r w:rsidR="0026742C" w:rsidRPr="001D0F94">
        <w:rPr>
          <w:sz w:val="24"/>
          <w:lang w:eastAsia="x-none"/>
        </w:rPr>
        <w:t xml:space="preserve"> Necessitando de conhecimentos prévios de computação para execução de tal.</w:t>
      </w:r>
      <w:r w:rsidRPr="001D0F94">
        <w:rPr>
          <w:sz w:val="24"/>
          <w:lang w:eastAsia="x-none"/>
        </w:rPr>
        <w:t xml:space="preserve"> </w:t>
      </w:r>
    </w:p>
    <w:p w14:paraId="09E67B1A" w14:textId="434ADEB6" w:rsidR="0030195F" w:rsidRPr="001D0F94" w:rsidRDefault="0030195F">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Pr="001D0F94" w:rsidRDefault="00DD299F">
      <w:pPr>
        <w:pStyle w:val="PargrafodaLista"/>
        <w:suppressAutoHyphens w:val="0"/>
        <w:spacing w:line="240" w:lineRule="auto"/>
        <w:jc w:val="left"/>
        <w:rPr>
          <w:sz w:val="24"/>
          <w:lang w:eastAsia="x-none"/>
        </w:rPr>
      </w:pPr>
      <w:r w:rsidRPr="001D0F94">
        <w:rPr>
          <w:sz w:val="24"/>
          <w:lang w:eastAsia="x-none"/>
        </w:rPr>
        <w:t>No arquivo de Docker file é possível fazer especificações</w:t>
      </w:r>
      <w:r w:rsidR="008F4E9E" w:rsidRPr="001D0F94">
        <w:rPr>
          <w:sz w:val="24"/>
          <w:lang w:eastAsia="x-none"/>
        </w:rPr>
        <w:t xml:space="preserve"> de sistema operacional que será utilizado para construir a imagem; bem como as bibliotecas que serão utilizadas para construir a imagem</w:t>
      </w:r>
      <w:r w:rsidR="00270D92" w:rsidRPr="001D0F94">
        <w:rPr>
          <w:sz w:val="24"/>
          <w:lang w:eastAsia="x-none"/>
        </w:rPr>
        <w:t>.</w:t>
      </w:r>
    </w:p>
    <w:p w14:paraId="77224E66" w14:textId="1BE3095C" w:rsidR="00DD299F" w:rsidRPr="001D0F94" w:rsidRDefault="00AB37B3">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w:t>
      </w:r>
      <w:proofErr w:type="gramStart"/>
      <w:r w:rsidRPr="001D0F94">
        <w:rPr>
          <w:sz w:val="24"/>
          <w:lang w:eastAsia="x-none"/>
        </w:rPr>
        <w:t>No</w:t>
      </w:r>
      <w:proofErr w:type="gramEnd"/>
      <w:r w:rsidRPr="001D0F94">
        <w:rPr>
          <w:sz w:val="24"/>
          <w:lang w:eastAsia="x-none"/>
        </w:rPr>
        <w:t xml:space="preserve"> estudo de caso para a arquitetura ARM eu faço a instalação do </w:t>
      </w:r>
      <w:r w:rsidR="00797E99" w:rsidRPr="001D0F94">
        <w:rPr>
          <w:sz w:val="24"/>
          <w:lang w:eastAsia="x-none"/>
        </w:rPr>
        <w:t xml:space="preserve">RVM, </w:t>
      </w:r>
      <w:r w:rsidRPr="001D0F94">
        <w:rPr>
          <w:sz w:val="24"/>
          <w:lang w:eastAsia="x-none"/>
        </w:rPr>
        <w:t>Ruby</w:t>
      </w:r>
      <w:r w:rsidR="00797E99" w:rsidRPr="001D0F94">
        <w:rPr>
          <w:sz w:val="24"/>
          <w:lang w:eastAsia="x-none"/>
        </w:rPr>
        <w:t xml:space="preserve"> e bundler das dependências do projeto. Estas serão necessárias a execução.</w:t>
      </w:r>
      <w:r w:rsidR="008F4E9E" w:rsidRPr="001D0F94">
        <w:rPr>
          <w:sz w:val="24"/>
          <w:lang w:eastAsia="x-none"/>
        </w:rPr>
        <w:t xml:space="preserve"> </w:t>
      </w:r>
      <w:r w:rsidR="00DD299F" w:rsidRPr="001D0F94">
        <w:rPr>
          <w:sz w:val="24"/>
          <w:lang w:eastAsia="x-none"/>
        </w:rPr>
        <w:t xml:space="preserve"> </w:t>
      </w:r>
    </w:p>
    <w:p w14:paraId="0F076772" w14:textId="34603D05" w:rsidR="00F85312" w:rsidRPr="001D0F94" w:rsidRDefault="008A7B21" w:rsidP="008A7B21">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w:t>
      </w:r>
      <w:r w:rsidR="00780FF9" w:rsidRPr="001D0F94">
        <w:rPr>
          <w:sz w:val="24"/>
          <w:lang w:eastAsia="x-none"/>
        </w:rPr>
        <w:t xml:space="preserve"> quaisquer </w:t>
      </w:r>
      <w:r w:rsidRPr="001D0F94">
        <w:rPr>
          <w:sz w:val="24"/>
          <w:lang w:eastAsia="x-none"/>
        </w:rPr>
        <w:t xml:space="preserve">esquecimento </w:t>
      </w:r>
      <w:r w:rsidR="00FF5B6A" w:rsidRPr="001D0F94">
        <w:rPr>
          <w:sz w:val="24"/>
          <w:lang w:eastAsia="x-none"/>
        </w:rPr>
        <w:t>e/</w:t>
      </w:r>
      <w:r w:rsidRPr="001D0F94">
        <w:rPr>
          <w:sz w:val="24"/>
          <w:lang w:eastAsia="x-none"/>
        </w:rPr>
        <w:t>ou faltas de instalação de bibliotecas e dependências, implicarão na remoção das imagens e dos containers associados e recriação.</w:t>
      </w:r>
    </w:p>
    <w:p w14:paraId="7A88366C" w14:textId="1BFFCC63" w:rsidR="008A7B21" w:rsidRDefault="00F85312" w:rsidP="008A7B21">
      <w:pPr>
        <w:pStyle w:val="PargrafodaLista"/>
        <w:suppressAutoHyphens w:val="0"/>
        <w:spacing w:line="240" w:lineRule="auto"/>
        <w:jc w:val="left"/>
        <w:rPr>
          <w:sz w:val="24"/>
          <w:lang w:eastAsia="x-none"/>
        </w:rPr>
      </w:pPr>
      <w:r w:rsidRPr="001D0F94">
        <w:rPr>
          <w:sz w:val="24"/>
          <w:lang w:eastAsia="x-none"/>
        </w:rPr>
        <w:t>Durante os meus testes p</w:t>
      </w:r>
      <w:r w:rsidR="000D0DB1" w:rsidRPr="001D0F94">
        <w:rPr>
          <w:sz w:val="24"/>
          <w:lang w:eastAsia="x-none"/>
        </w:rPr>
        <w:t>a</w:t>
      </w:r>
      <w:r w:rsidRPr="001D0F94">
        <w:rPr>
          <w:sz w:val="24"/>
          <w:lang w:eastAsia="x-none"/>
        </w:rPr>
        <w:t>ra o estudo de caso, ti</w:t>
      </w:r>
      <w:r w:rsidR="00FD252F">
        <w:rPr>
          <w:sz w:val="24"/>
          <w:lang w:eastAsia="x-none"/>
        </w:rPr>
        <w:t xml:space="preserve">ve extrema dificuldade com o </w:t>
      </w:r>
      <w:r w:rsidRPr="001D0F94">
        <w:rPr>
          <w:sz w:val="24"/>
          <w:lang w:eastAsia="x-none"/>
        </w:rPr>
        <w:t>arquivo para a arquitetura ARM, pois não estava acostumado com a mesma, isto implicou em criar e recriar este arquivo de Dockerfile algumas centenas de vezes, assim como a remoção das imagens e dos containers associados.</w:t>
      </w:r>
      <w:r w:rsidR="00D6448A">
        <w:rPr>
          <w:sz w:val="24"/>
          <w:lang w:eastAsia="x-none"/>
        </w:rPr>
        <w:t xml:space="preserve"> Esta é uma prática comum durante a construção da imagem e dos containers, visto que a imagem é imutável e se for necessário fazer alterações nela, todo o processo será reiniciado.</w:t>
      </w:r>
      <w:r w:rsidR="008A7B21" w:rsidRPr="001D0F94">
        <w:rPr>
          <w:sz w:val="24"/>
          <w:lang w:eastAsia="x-none"/>
        </w:rPr>
        <w:t xml:space="preserve"> </w:t>
      </w:r>
    </w:p>
    <w:p w14:paraId="61DDD3F8" w14:textId="27372C3D" w:rsidR="0006177F" w:rsidRDefault="0006177F" w:rsidP="008A7B21">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9"/>
        <w:t>2</w:t>
      </w:r>
      <w:r>
        <w:rPr>
          <w:lang w:val="x-none" w:eastAsia="x-none"/>
        </w:rPr>
        <w:t xml:space="preserve"> – “Containers </w:t>
      </w:r>
      <w:r w:rsidR="004621DB">
        <w:rPr>
          <w:lang w:val="x-none" w:eastAsia="x-none"/>
        </w:rPr>
        <w:t>são descartáveis”</w:t>
      </w:r>
      <w:r w:rsidR="005B529A">
        <w:rPr>
          <w:lang w:val="x-none" w:eastAsia="x-none"/>
        </w:rPr>
        <w:t>.</w:t>
      </w:r>
    </w:p>
    <w:p w14:paraId="18DF6BC3" w14:textId="7B795F8C" w:rsidR="00E32A92" w:rsidRDefault="003C2963">
      <w:pPr>
        <w:rPr>
          <w:lang w:eastAsia="x-none"/>
        </w:rPr>
      </w:pPr>
      <w:r>
        <w:rPr>
          <w:lang w:eastAsia="x-none"/>
        </w:rPr>
        <w:br w:type="page"/>
      </w:r>
    </w:p>
    <w:p w14:paraId="4D9565E0" w14:textId="541EB197" w:rsidR="00E32A92" w:rsidRDefault="00E32A92" w:rsidP="00FC1BAA">
      <w:pPr>
        <w:pStyle w:val="Ttulo21"/>
        <w:jc w:val="center"/>
        <w:rPr>
          <w:lang w:val="pt-BR"/>
        </w:rPr>
      </w:pPr>
      <w:bookmarkStart w:id="159" w:name="_Toc496874209"/>
      <w:r>
        <w:lastRenderedPageBreak/>
        <w:t>4.3.3</w:t>
      </w:r>
      <w:r>
        <w:t xml:space="preserve"> D</w:t>
      </w:r>
      <w:r w:rsidR="000C6FC5">
        <w:t>ificuldades técnicas encontradas</w:t>
      </w:r>
      <w:bookmarkEnd w:id="159"/>
    </w:p>
    <w:p w14:paraId="7A536568" w14:textId="77777777" w:rsidR="00E32A92" w:rsidRDefault="00E32A92">
      <w:pPr>
        <w:rPr>
          <w:lang w:eastAsia="x-none"/>
        </w:rPr>
      </w:pPr>
      <w:r>
        <w:rPr>
          <w:lang w:eastAsia="x-none"/>
        </w:rPr>
        <w:br w:type="page"/>
      </w:r>
    </w:p>
    <w:p w14:paraId="488FB30B" w14:textId="06448E6E" w:rsidR="000A0532" w:rsidRDefault="00E53CE2" w:rsidP="00B02192">
      <w:pPr>
        <w:pStyle w:val="Ttulo11"/>
        <w:ind w:firstLine="708"/>
      </w:pPr>
      <w:bookmarkStart w:id="160" w:name="_Toc495785711"/>
      <w:bookmarkStart w:id="161" w:name="_Toc496802708"/>
      <w:bookmarkStart w:id="162" w:name="_Toc496802937"/>
      <w:bookmarkStart w:id="163" w:name="_Toc496874210"/>
      <w:r>
        <w:lastRenderedPageBreak/>
        <w:t>4.4</w:t>
      </w:r>
      <w:r w:rsidR="00CE4928">
        <w:t xml:space="preserve"> </w:t>
      </w:r>
      <w:r w:rsidR="00F8236A">
        <w:t>Play with</w:t>
      </w:r>
      <w:r w:rsidR="006B6147">
        <w:t xml:space="preserve"> </w:t>
      </w:r>
      <w:bookmarkEnd w:id="161"/>
      <w:bookmarkEnd w:id="162"/>
      <w:r w:rsidR="00F8236A">
        <w:t>Docker</w:t>
      </w:r>
      <w:bookmarkEnd w:id="163"/>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E82534">
        <w:fldChar w:fldCharType="begin"/>
      </w:r>
      <w:r w:rsidR="00E82534">
        <w:instrText xml:space="preserve"> HYPERLINK "http://labs.play-with-docker.com" </w:instrText>
      </w:r>
      <w:r w:rsidR="00E82534">
        <w:fldChar w:fldCharType="separate"/>
      </w:r>
      <w:r w:rsidR="00E60423" w:rsidRPr="00186F69">
        <w:rPr>
          <w:rStyle w:val="Hiperlink"/>
          <w:lang w:val="x-none" w:eastAsia="x-none"/>
        </w:rPr>
        <w:t>http://labs.play-with-docker.com</w:t>
      </w:r>
      <w:r w:rsidR="00E82534">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0"/>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1"/>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64"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64"/>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65"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5"/>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1"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2"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7E25B9CD" w:rsidR="000A0532" w:rsidRDefault="000A0532" w:rsidP="000A0532">
      <w:pPr>
        <w:pStyle w:val="Ttulo11"/>
      </w:pPr>
      <w:bookmarkStart w:id="166" w:name="_Toc496802709"/>
      <w:bookmarkStart w:id="167" w:name="_Toc496802938"/>
      <w:bookmarkStart w:id="168" w:name="_Toc496874211"/>
      <w:r>
        <w:lastRenderedPageBreak/>
        <w:t>4.</w:t>
      </w:r>
      <w:r w:rsidR="00D06D5D">
        <w:t>5</w:t>
      </w:r>
      <w:r>
        <w:t xml:space="preserve"> </w:t>
      </w:r>
      <w:bookmarkEnd w:id="166"/>
      <w:bookmarkEnd w:id="167"/>
      <w:r w:rsidR="00F8236A">
        <w:t>Comunidade</w:t>
      </w:r>
      <w:bookmarkEnd w:id="168"/>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9" w:name="_Toc496802710"/>
      <w:bookmarkStart w:id="170" w:name="_Toc496802939"/>
      <w:bookmarkStart w:id="171" w:name="_Toc496874212"/>
      <w:bookmarkEnd w:id="160"/>
      <w:r>
        <w:rPr>
          <w:lang w:val="pt-BR"/>
        </w:rPr>
        <w:lastRenderedPageBreak/>
        <w:t>5</w:t>
      </w:r>
      <w:r w:rsidR="00C254AC">
        <w:t xml:space="preserve"> Boas práticas de Construção da aplicação (Doze fatores)</w:t>
      </w:r>
      <w:bookmarkEnd w:id="169"/>
      <w:bookmarkEnd w:id="170"/>
      <w:bookmarkEnd w:id="171"/>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2"/>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3"/>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2" w:name="_Toc496802711"/>
      <w:bookmarkStart w:id="173" w:name="_Toc496802940"/>
      <w:bookmarkStart w:id="174" w:name="_Toc496874213"/>
      <w:r>
        <w:lastRenderedPageBreak/>
        <w:t>6</w:t>
      </w:r>
      <w:r w:rsidR="00C254AC">
        <w:t xml:space="preserve"> </w:t>
      </w:r>
      <w:r w:rsidR="00D05179">
        <w:t>Software de gerenciamento de containers</w:t>
      </w:r>
      <w:bookmarkEnd w:id="172"/>
      <w:bookmarkEnd w:id="173"/>
      <w:bookmarkEnd w:id="174"/>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75"/>
      <w:r>
        <w:rPr>
          <w:shd w:val="clear" w:color="auto" w:fill="FFFF00"/>
          <w:lang w:eastAsia="x-none"/>
        </w:rPr>
        <w:t>Globo</w:t>
      </w:r>
      <w:commentRangeEnd w:id="175"/>
      <w:r>
        <w:commentReference w:id="175"/>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6" w:name="_Toc496802713"/>
      <w:bookmarkStart w:id="177" w:name="_Toc496802942"/>
      <w:bookmarkStart w:id="178" w:name="_Toc496874214"/>
      <w:r>
        <w:lastRenderedPageBreak/>
        <w:t>13</w:t>
      </w:r>
      <w:r w:rsidR="00C254AC">
        <w:t xml:space="preserve"> </w:t>
      </w:r>
      <w:bookmarkEnd w:id="176"/>
      <w:bookmarkEnd w:id="177"/>
      <w:r w:rsidR="008F2423">
        <w:t>Estudo de Caso</w:t>
      </w:r>
      <w:bookmarkEnd w:id="17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403773D9" w14:textId="77777777" w:rsidR="00137C08" w:rsidRPr="00BD269D" w:rsidRDefault="00137C08" w:rsidP="00137C08">
      <w:pPr>
        <w:pStyle w:val="PSDS-MarcadoresNivel1"/>
        <w:ind w:firstLine="0"/>
      </w:pPr>
    </w:p>
    <w:p w14:paraId="2A6412DE" w14:textId="77777777" w:rsidR="00137C08" w:rsidRPr="00BD269D" w:rsidRDefault="00137C08" w:rsidP="00137C08">
      <w:pPr>
        <w:pStyle w:val="PSDS-MarcadoresNivel1"/>
        <w:numPr>
          <w:ilvl w:val="0"/>
          <w:numId w:val="16"/>
        </w:numPr>
        <w:rPr>
          <w:b/>
          <w:sz w:val="28"/>
          <w:szCs w:val="28"/>
        </w:rPr>
      </w:pPr>
      <w:r w:rsidRPr="00BD269D">
        <w:rPr>
          <w:b/>
          <w:sz w:val="28"/>
          <w:szCs w:val="28"/>
        </w:rPr>
        <w:t>Objetivo</w:t>
      </w:r>
    </w:p>
    <w:p w14:paraId="5C34899E" w14:textId="77777777" w:rsidR="00137C08" w:rsidRPr="00BD269D" w:rsidRDefault="00137C08" w:rsidP="00137C08">
      <w:pPr>
        <w:pStyle w:val="PSDS-CorpodeTexto"/>
        <w:ind w:firstLine="0"/>
      </w:pPr>
    </w:p>
    <w:p w14:paraId="66904A5D" w14:textId="77777777" w:rsidR="00137C08" w:rsidRPr="00BD269D" w:rsidRDefault="00137C08" w:rsidP="00137C08">
      <w:pPr>
        <w:pStyle w:val="PSDS-CorpodeTexto"/>
        <w:spacing w:before="60"/>
        <w:ind w:firstLine="567"/>
      </w:pPr>
      <w:r w:rsidRPr="00BD269D">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BD269D" w:rsidRDefault="00137C08" w:rsidP="00137C08">
      <w:pPr>
        <w:pStyle w:val="PSDS-CorpodeTexto"/>
        <w:spacing w:before="60"/>
        <w:ind w:firstLine="567"/>
      </w:pPr>
      <w:r w:rsidRPr="00BD269D">
        <w:t>A visão do sistema documenta o ambiente geral de processos desenvolvidos para o sistema, fornecendo a todos os envolvidos uma descrição compreensível deste e suas macro funcionalidades.</w:t>
      </w:r>
    </w:p>
    <w:p w14:paraId="330C1A81" w14:textId="77777777" w:rsidR="00137C08" w:rsidRPr="00BD269D" w:rsidRDefault="00137C08" w:rsidP="00137C08">
      <w:pPr>
        <w:pStyle w:val="PSDS-CorpodeTexto"/>
        <w:spacing w:before="60"/>
        <w:ind w:firstLine="567"/>
      </w:pPr>
      <w:r w:rsidRPr="00BD269D">
        <w:t xml:space="preserve">O Documento de Visão de Projeto de Sistema documenta as necessidades e funcionalidades do sistema que estarão sendo atendidas no projeto de software. </w:t>
      </w:r>
    </w:p>
    <w:p w14:paraId="72618BB8" w14:textId="77777777" w:rsidR="00137C08" w:rsidRPr="00BD269D" w:rsidRDefault="00137C08" w:rsidP="00137C08">
      <w:pPr>
        <w:pStyle w:val="PSDS-CorpodeTexto"/>
        <w:ind w:firstLine="0"/>
      </w:pPr>
    </w:p>
    <w:p w14:paraId="233A0F47" w14:textId="77777777" w:rsidR="00137C08" w:rsidRPr="00BD269D" w:rsidRDefault="00137C08" w:rsidP="00137C08">
      <w:pPr>
        <w:pStyle w:val="PSDS-MarcadoresNivel1"/>
        <w:numPr>
          <w:ilvl w:val="0"/>
          <w:numId w:val="16"/>
        </w:numPr>
        <w:rPr>
          <w:b/>
          <w:sz w:val="28"/>
          <w:szCs w:val="28"/>
        </w:rPr>
      </w:pPr>
      <w:r w:rsidRPr="00BD269D">
        <w:rPr>
          <w:b/>
          <w:sz w:val="28"/>
          <w:szCs w:val="28"/>
        </w:rPr>
        <w:t>Cenário Atual</w:t>
      </w:r>
    </w:p>
    <w:p w14:paraId="0568CCF8" w14:textId="77777777" w:rsidR="00137C08" w:rsidRPr="00BD269D" w:rsidRDefault="00137C08" w:rsidP="00137C08">
      <w:pPr>
        <w:pStyle w:val="PSDS-MarcadoresNivel1"/>
        <w:ind w:firstLine="0"/>
      </w:pPr>
    </w:p>
    <w:p w14:paraId="208C0616" w14:textId="77777777" w:rsidR="00137C08" w:rsidRPr="00BD269D" w:rsidRDefault="00137C08" w:rsidP="00137C08">
      <w:pPr>
        <w:pStyle w:val="PSDS-CorpodeTexto"/>
        <w:spacing w:before="60"/>
        <w:ind w:firstLine="567"/>
      </w:pPr>
      <w:r w:rsidRPr="00BD269D">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BD269D" w:rsidRDefault="00137C08" w:rsidP="00137C08">
      <w:pPr>
        <w:pStyle w:val="PSDS-CorpodeTexto"/>
        <w:spacing w:before="60"/>
        <w:ind w:firstLine="567"/>
      </w:pPr>
      <w:r w:rsidRPr="00BD269D">
        <w:t>Para o desenvolvimento de uma prova não é possível consultar questões desenvolvidas e aplicadas por outros professores.</w:t>
      </w:r>
    </w:p>
    <w:p w14:paraId="38D95E40" w14:textId="77777777" w:rsidR="00137C08" w:rsidRPr="00BD269D" w:rsidRDefault="00137C08" w:rsidP="00137C08">
      <w:pPr>
        <w:pStyle w:val="PSDS-CorpodeTexto"/>
        <w:spacing w:before="60"/>
        <w:ind w:firstLine="567"/>
      </w:pPr>
      <w:r w:rsidRPr="00BD269D">
        <w:t>Atualmente não temo como classificar o grau das questões e diferença-las de uma prova de outra.</w:t>
      </w:r>
    </w:p>
    <w:p w14:paraId="06017D51" w14:textId="77777777" w:rsidR="00137C08" w:rsidRPr="00BD269D" w:rsidRDefault="00137C08" w:rsidP="00137C08">
      <w:pPr>
        <w:pStyle w:val="PSDS-CorpodeTexto"/>
        <w:spacing w:before="60"/>
        <w:ind w:firstLine="567"/>
      </w:pPr>
      <w:r w:rsidRPr="00BD269D">
        <w:t>Existe uma dificuldade de criar várias versões de prova com as mesmas questões, pois não temos nada automatizado para ajudar a criar a prova.</w:t>
      </w:r>
    </w:p>
    <w:p w14:paraId="02314B85" w14:textId="77777777" w:rsidR="00137C08" w:rsidRPr="00BD269D" w:rsidRDefault="00137C08" w:rsidP="00137C08">
      <w:pPr>
        <w:pStyle w:val="PSDS-MarcadoresNivel1"/>
        <w:ind w:firstLine="0"/>
      </w:pPr>
    </w:p>
    <w:p w14:paraId="382ADE8C" w14:textId="77777777" w:rsidR="00137C08" w:rsidRPr="00BD269D" w:rsidRDefault="00137C08" w:rsidP="00137C08">
      <w:pPr>
        <w:pStyle w:val="PSDS-MarcadoresNivel1"/>
        <w:numPr>
          <w:ilvl w:val="0"/>
          <w:numId w:val="16"/>
        </w:numPr>
        <w:rPr>
          <w:b/>
          <w:sz w:val="28"/>
          <w:szCs w:val="28"/>
        </w:rPr>
      </w:pPr>
      <w:r w:rsidRPr="00BD269D">
        <w:rPr>
          <w:b/>
          <w:sz w:val="28"/>
          <w:szCs w:val="28"/>
        </w:rPr>
        <w:t>Descrição do Projeto</w:t>
      </w:r>
    </w:p>
    <w:p w14:paraId="5FA8614C" w14:textId="77777777" w:rsidR="00137C08" w:rsidRPr="00BD269D" w:rsidRDefault="00137C08" w:rsidP="00137C08">
      <w:pPr>
        <w:pStyle w:val="PSDS-CorpodeTexto"/>
        <w:ind w:firstLine="0"/>
      </w:pPr>
    </w:p>
    <w:p w14:paraId="59A9998B" w14:textId="77777777" w:rsidR="00137C08" w:rsidRPr="00BD269D" w:rsidRDefault="00137C08" w:rsidP="00137C08">
      <w:pPr>
        <w:pStyle w:val="PSDS-CorpodeTexto"/>
        <w:spacing w:before="60"/>
        <w:ind w:firstLine="567"/>
      </w:pPr>
      <w:r w:rsidRPr="00BD269D">
        <w:lastRenderedPageBreak/>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BD269D" w:rsidRDefault="00137C08" w:rsidP="00137C08">
      <w:pPr>
        <w:pStyle w:val="PSDS-CorpodeTexto"/>
        <w:spacing w:before="60"/>
        <w:ind w:firstLine="567"/>
      </w:pPr>
      <w:r w:rsidRPr="00BD269D">
        <w:t>Este sistema tem a funcionalidade de ranquear as questões de acordo com a classificação feita no momento do cadastro.</w:t>
      </w:r>
    </w:p>
    <w:p w14:paraId="3A3F40CB" w14:textId="77777777" w:rsidR="00137C08" w:rsidRPr="00BD269D" w:rsidRDefault="00137C08" w:rsidP="00137C08">
      <w:pPr>
        <w:pStyle w:val="PSDS-CorpodeTexto"/>
        <w:spacing w:before="60"/>
        <w:ind w:firstLine="567"/>
      </w:pPr>
      <w:r w:rsidRPr="00BD269D">
        <w:t xml:space="preserve">Não há a possibilidade de excluir questões já cadastradas, pois a mesma fica em histórico em banco de dados. </w:t>
      </w:r>
    </w:p>
    <w:p w14:paraId="27A57BFF" w14:textId="77777777" w:rsidR="00137C08" w:rsidRPr="00BD269D" w:rsidRDefault="00137C08" w:rsidP="00137C08">
      <w:pPr>
        <w:pStyle w:val="PSDS-CorpodeTexto"/>
        <w:ind w:left="624"/>
      </w:pPr>
    </w:p>
    <w:p w14:paraId="1292ADB9" w14:textId="77777777" w:rsidR="00137C08" w:rsidRPr="00BD269D" w:rsidRDefault="00137C08" w:rsidP="00137C08">
      <w:pPr>
        <w:pStyle w:val="PSDS-MarcadoresNivel1"/>
        <w:numPr>
          <w:ilvl w:val="0"/>
          <w:numId w:val="16"/>
        </w:numPr>
        <w:rPr>
          <w:b/>
          <w:sz w:val="28"/>
          <w:szCs w:val="28"/>
        </w:rPr>
      </w:pPr>
      <w:r w:rsidRPr="00BD269D">
        <w:rPr>
          <w:b/>
          <w:sz w:val="28"/>
          <w:szCs w:val="28"/>
        </w:rPr>
        <w:t>Envolvimento</w:t>
      </w:r>
    </w:p>
    <w:p w14:paraId="201F3BA5" w14:textId="77777777" w:rsidR="00137C08" w:rsidRPr="00BD269D" w:rsidRDefault="00137C08" w:rsidP="00137C08">
      <w:pPr>
        <w:pStyle w:val="PSDS-CorpodeTexto"/>
        <w:ind w:firstLine="0"/>
      </w:pPr>
    </w:p>
    <w:p w14:paraId="693FED93" w14:textId="77777777" w:rsidR="00137C08" w:rsidRPr="00BD269D" w:rsidRDefault="00137C08" w:rsidP="00137C08">
      <w:pPr>
        <w:pStyle w:val="PSDS-MarcadoresNivel2"/>
        <w:tabs>
          <w:tab w:val="left" w:pos="360"/>
        </w:tabs>
        <w:ind w:firstLine="426"/>
        <w:rPr>
          <w:b/>
          <w:sz w:val="24"/>
          <w:szCs w:val="24"/>
        </w:rPr>
      </w:pPr>
      <w:r w:rsidRPr="00BD269D">
        <w:rPr>
          <w:b/>
          <w:sz w:val="24"/>
          <w:szCs w:val="24"/>
        </w:rPr>
        <w:t>4.1. Abrangência</w:t>
      </w:r>
    </w:p>
    <w:p w14:paraId="548A08ED" w14:textId="77777777" w:rsidR="00137C08" w:rsidRPr="00BD269D" w:rsidRDefault="00137C08" w:rsidP="00137C08">
      <w:pPr>
        <w:pStyle w:val="PSDS-CorpodeTexto"/>
        <w:spacing w:before="60"/>
        <w:ind w:firstLine="426"/>
      </w:pPr>
    </w:p>
    <w:p w14:paraId="4E8554D9" w14:textId="77777777" w:rsidR="00137C08" w:rsidRPr="00BD269D" w:rsidRDefault="00137C08" w:rsidP="00137C08">
      <w:pPr>
        <w:pStyle w:val="PSDS-CorpodeTexto"/>
        <w:spacing w:before="60"/>
        <w:ind w:firstLine="426"/>
      </w:pPr>
      <w:r w:rsidRPr="00BD269D">
        <w:t>O sistema é desenvolvido para todos os campi da UVA, sendo um sistema Web pensado para atender todos os cursos e professores.</w:t>
      </w:r>
    </w:p>
    <w:p w14:paraId="6C14E01F" w14:textId="77777777" w:rsidR="00137C08" w:rsidRPr="00BD269D" w:rsidRDefault="00137C08" w:rsidP="00137C08">
      <w:pPr>
        <w:pStyle w:val="PSDS-CorpodeTexto"/>
        <w:spacing w:before="60"/>
        <w:ind w:firstLine="426"/>
      </w:pPr>
      <w:r w:rsidRPr="00BD269D">
        <w:t>Possui abrangência para todos os campis da UVA e conveniadas a instituição de ensino</w:t>
      </w:r>
    </w:p>
    <w:p w14:paraId="77E6F68D" w14:textId="77777777" w:rsidR="00137C08" w:rsidRPr="00BD269D" w:rsidRDefault="00137C08" w:rsidP="00137C08">
      <w:pPr>
        <w:pStyle w:val="PSDS-CorpodeTexto"/>
        <w:ind w:firstLine="0"/>
      </w:pPr>
    </w:p>
    <w:p w14:paraId="0A50E066" w14:textId="77777777" w:rsidR="00EA1848" w:rsidRPr="00BD269D" w:rsidRDefault="00EA1848" w:rsidP="00EA1848">
      <w:pPr>
        <w:pStyle w:val="PSDS-CorpodeTexto"/>
        <w:ind w:left="624"/>
      </w:pPr>
    </w:p>
    <w:p w14:paraId="5BBD666B" w14:textId="77777777" w:rsidR="00EA1848" w:rsidRPr="00BD269D" w:rsidRDefault="00EA1848" w:rsidP="00EA1848">
      <w:pPr>
        <w:pStyle w:val="PSDS-MarcadoresNivel1"/>
        <w:numPr>
          <w:ilvl w:val="0"/>
          <w:numId w:val="16"/>
        </w:numPr>
        <w:rPr>
          <w:b/>
          <w:i/>
          <w:sz w:val="24"/>
          <w:szCs w:val="24"/>
        </w:rPr>
      </w:pPr>
      <w:r w:rsidRPr="00BD269D">
        <w:rPr>
          <w:b/>
          <w:sz w:val="24"/>
          <w:szCs w:val="24"/>
        </w:rPr>
        <w:t>Restrições</w:t>
      </w:r>
    </w:p>
    <w:p w14:paraId="0C0F0E03" w14:textId="77777777" w:rsidR="00EA1848" w:rsidRPr="00806FAD" w:rsidRDefault="00EA1848" w:rsidP="00EA1848">
      <w:pPr>
        <w:pStyle w:val="PSDS-CorpodeTexto"/>
        <w:ind w:left="624"/>
      </w:pPr>
    </w:p>
    <w:p w14:paraId="38993539" w14:textId="77777777" w:rsidR="00EA1848" w:rsidRPr="00806FAD" w:rsidRDefault="00EA1848" w:rsidP="00EA1848">
      <w:pPr>
        <w:pStyle w:val="PSDS-CorpodeTexto"/>
        <w:numPr>
          <w:ilvl w:val="0"/>
          <w:numId w:val="17"/>
        </w:numPr>
      </w:pPr>
      <w:r w:rsidRPr="00806FAD">
        <w:rPr>
          <w:b/>
        </w:rPr>
        <w:t>Funcionais/Negócio</w:t>
      </w:r>
      <w:r w:rsidRPr="00806FAD">
        <w:t xml:space="preserve"> – O sistema deverá permitir a visualização de quantas vezes a questão já foi utilizada, por qual professor em qual período.</w:t>
      </w:r>
    </w:p>
    <w:p w14:paraId="689BA505" w14:textId="77777777" w:rsidR="00EA1848" w:rsidRPr="00806FAD" w:rsidRDefault="00EA1848" w:rsidP="00EA1848">
      <w:pPr>
        <w:pStyle w:val="PSDS-CorpodeTexto"/>
        <w:numPr>
          <w:ilvl w:val="0"/>
          <w:numId w:val="17"/>
        </w:numPr>
      </w:pPr>
      <w:r w:rsidRPr="00806FAD">
        <w:t>O sistema deverá não permitir que outros usuários consigam ver a prova gerada por outro professor.</w:t>
      </w:r>
    </w:p>
    <w:p w14:paraId="36169E70" w14:textId="77777777" w:rsidR="00EA1848" w:rsidRPr="00806FAD" w:rsidRDefault="00EA1848" w:rsidP="00EA1848">
      <w:pPr>
        <w:pStyle w:val="PSDS-CorpodeTexto"/>
        <w:numPr>
          <w:ilvl w:val="0"/>
          <w:numId w:val="17"/>
        </w:numPr>
      </w:pPr>
      <w:r w:rsidRPr="00806FAD">
        <w:t>O sistema não deverá permitir que seja salvo a questão sem marcar seu grau de complexidade.</w:t>
      </w:r>
    </w:p>
    <w:p w14:paraId="1CC8FE90" w14:textId="77777777" w:rsidR="00EA1848" w:rsidRPr="00806FAD" w:rsidRDefault="00EA1848" w:rsidP="00EA1848">
      <w:pPr>
        <w:pStyle w:val="PSDS-CorpodeTexto"/>
        <w:numPr>
          <w:ilvl w:val="0"/>
          <w:numId w:val="17"/>
        </w:numPr>
        <w:rPr>
          <w:b/>
        </w:rPr>
      </w:pPr>
      <w:r w:rsidRPr="00806FAD">
        <w:t>O sistema deverá permitir que seja gerado várias versões de provas, de acordo com o escolhido pelo usuário.</w:t>
      </w:r>
    </w:p>
    <w:p w14:paraId="65DAA5EA" w14:textId="77777777" w:rsidR="00EA1848" w:rsidRDefault="00EA1848" w:rsidP="00EA1848">
      <w:pPr>
        <w:pStyle w:val="PSDS-CorpodeTexto"/>
        <w:ind w:left="720" w:firstLine="0"/>
        <w:rPr>
          <w:b/>
        </w:rPr>
      </w:pPr>
    </w:p>
    <w:p w14:paraId="101BE66A" w14:textId="77777777" w:rsidR="00EA1848" w:rsidRPr="00806FAD" w:rsidRDefault="00EA1848" w:rsidP="00EA1848">
      <w:pPr>
        <w:pStyle w:val="PSDS-CorpodeTexto"/>
        <w:numPr>
          <w:ilvl w:val="0"/>
          <w:numId w:val="17"/>
        </w:numPr>
        <w:rPr>
          <w:b/>
        </w:rPr>
      </w:pPr>
      <w:r w:rsidRPr="00806FAD">
        <w:rPr>
          <w:b/>
        </w:rPr>
        <w:t>Tecnológicas –</w:t>
      </w:r>
      <w:r w:rsidRPr="00806FAD">
        <w:t xml:space="preserve"> O sistema só poderá ser executado na rede da universidade.</w:t>
      </w:r>
    </w:p>
    <w:p w14:paraId="19633346" w14:textId="77777777" w:rsidR="00EA1848" w:rsidRDefault="00EA1848" w:rsidP="00EA1848">
      <w:pPr>
        <w:pStyle w:val="PSDS-CorpodeTexto"/>
        <w:ind w:left="720" w:firstLine="0"/>
        <w:rPr>
          <w:b/>
        </w:rPr>
      </w:pPr>
    </w:p>
    <w:p w14:paraId="0DB2B1D7" w14:textId="77777777" w:rsidR="00EA1848" w:rsidRPr="00806FAD" w:rsidRDefault="00EA1848" w:rsidP="00EA1848">
      <w:pPr>
        <w:pStyle w:val="PSDS-CorpodeTexto"/>
        <w:numPr>
          <w:ilvl w:val="0"/>
          <w:numId w:val="17"/>
        </w:numPr>
        <w:rPr>
          <w:b/>
        </w:rPr>
      </w:pPr>
      <w:proofErr w:type="gramStart"/>
      <w:r w:rsidRPr="00806FAD">
        <w:rPr>
          <w:b/>
        </w:rPr>
        <w:t>Operacionais  -</w:t>
      </w:r>
      <w:proofErr w:type="gramEnd"/>
      <w:r w:rsidRPr="00806FAD">
        <w:rPr>
          <w:b/>
        </w:rPr>
        <w:t xml:space="preserve"> </w:t>
      </w:r>
      <w:r w:rsidRPr="00806FAD">
        <w:t>Teremos somente um administrador para efetuar possíveis manutenções no sistema.</w:t>
      </w:r>
    </w:p>
    <w:p w14:paraId="1B5D3B6E" w14:textId="77777777" w:rsidR="00EA1848" w:rsidRPr="009662E0" w:rsidRDefault="00EA1848" w:rsidP="00EA1848">
      <w:pPr>
        <w:pStyle w:val="PSDS-CorpodeTexto"/>
        <w:ind w:left="720" w:firstLine="0"/>
      </w:pPr>
    </w:p>
    <w:p w14:paraId="62BDB8E2" w14:textId="77777777" w:rsidR="00EA1848" w:rsidRPr="00806FAD" w:rsidRDefault="00EA1848" w:rsidP="00EA1848">
      <w:pPr>
        <w:pStyle w:val="PSDS-CorpodeTexto"/>
        <w:numPr>
          <w:ilvl w:val="0"/>
          <w:numId w:val="17"/>
        </w:numPr>
      </w:pPr>
      <w:r w:rsidRPr="00806FAD">
        <w:rPr>
          <w:b/>
        </w:rPr>
        <w:t>Organizacional -</w:t>
      </w:r>
      <w:r w:rsidRPr="00806FAD">
        <w:t xml:space="preserve"> o processo de desenvolvimento do sistema e os documentos a serem entregues deverão estar de acordo com o processo e os produtos a serem entregues definidos na 1</w:t>
      </w:r>
      <w:r w:rsidRPr="00806FAD">
        <w:rPr>
          <w:sz w:val="22"/>
        </w:rPr>
        <w:t>º ata de reunião.</w:t>
      </w:r>
    </w:p>
    <w:p w14:paraId="236AB2B6" w14:textId="77777777" w:rsidR="00EA1848" w:rsidRPr="00BD269D" w:rsidRDefault="00EA1848" w:rsidP="00EA1848">
      <w:pPr>
        <w:pStyle w:val="PSDS-MarcadoresNivel1"/>
        <w:ind w:firstLine="0"/>
      </w:pPr>
    </w:p>
    <w:p w14:paraId="4F56A637" w14:textId="77777777" w:rsidR="00EA1848" w:rsidRPr="00BD269D" w:rsidRDefault="00EA1848" w:rsidP="00EA1848">
      <w:pPr>
        <w:pStyle w:val="PSDS-MarcadoresNivel1"/>
        <w:numPr>
          <w:ilvl w:val="0"/>
          <w:numId w:val="16"/>
        </w:numPr>
        <w:rPr>
          <w:b/>
          <w:sz w:val="24"/>
          <w:szCs w:val="24"/>
        </w:rPr>
      </w:pPr>
      <w:r w:rsidRPr="00BD269D">
        <w:rPr>
          <w:b/>
          <w:sz w:val="24"/>
          <w:szCs w:val="24"/>
        </w:rPr>
        <w:t>Proposta de Solução Tecnológica Escolhida</w:t>
      </w:r>
    </w:p>
    <w:p w14:paraId="4A336B5D" w14:textId="77777777" w:rsidR="00EA1848" w:rsidRPr="00BD269D" w:rsidRDefault="00EA1848" w:rsidP="00EA1848">
      <w:pPr>
        <w:pStyle w:val="PSDS-MarcadoresNivel1"/>
        <w:ind w:firstLine="0"/>
      </w:pPr>
    </w:p>
    <w:p w14:paraId="31AAB164" w14:textId="77777777" w:rsidR="00EA1848" w:rsidRPr="00806FAD" w:rsidRDefault="00EA1848" w:rsidP="00EA1848">
      <w:pPr>
        <w:pStyle w:val="PSDS-MarcadoresNivel1"/>
      </w:pPr>
      <w:r w:rsidRPr="00806FAD">
        <w:t xml:space="preserve">Foi escolhido uma aplicação Python com framework </w:t>
      </w:r>
      <w:proofErr w:type="spellStart"/>
      <w:r w:rsidRPr="00806FAD">
        <w:t>Django</w:t>
      </w:r>
      <w:proofErr w:type="spellEnd"/>
      <w:r w:rsidRPr="00806FAD">
        <w:t xml:space="preserve"> para criação de componentes, utilizar </w:t>
      </w:r>
      <w:proofErr w:type="spellStart"/>
      <w:r>
        <w:t>Bootstrap</w:t>
      </w:r>
      <w:proofErr w:type="spellEnd"/>
      <w:r w:rsidRPr="00806FAD">
        <w:t xml:space="preserve"> para manipular dados do front-end. Para realizar</w:t>
      </w:r>
      <w:r>
        <w:t xml:space="preserve"> as requisições no servidor Python</w:t>
      </w:r>
      <w:r w:rsidRPr="00806FAD">
        <w:t xml:space="preserve"> iremos utilizar Ajax. Utilizaremos banco de dados </w:t>
      </w:r>
      <w:r>
        <w:t>MySQL</w:t>
      </w:r>
      <w:r w:rsidRPr="00806FAD">
        <w:t>.</w:t>
      </w:r>
    </w:p>
    <w:p w14:paraId="374D6224" w14:textId="77777777" w:rsidR="00137C08" w:rsidRDefault="00137C08" w:rsidP="0041229C"/>
    <w:p w14:paraId="45D475C8" w14:textId="77777777" w:rsidR="00A64765" w:rsidRDefault="00A64765" w:rsidP="00A64765">
      <w:pPr>
        <w:pStyle w:val="PSDS-MarcadoresNivel1"/>
        <w:numPr>
          <w:ilvl w:val="0"/>
          <w:numId w:val="16"/>
        </w:numPr>
        <w:rPr>
          <w:b/>
          <w:sz w:val="24"/>
          <w:szCs w:val="24"/>
        </w:rPr>
      </w:pPr>
      <w:r w:rsidRPr="00BD269D">
        <w:rPr>
          <w:b/>
          <w:sz w:val="24"/>
          <w:szCs w:val="24"/>
        </w:rPr>
        <w:t>Termos de Glossário</w:t>
      </w:r>
    </w:p>
    <w:p w14:paraId="02B742B7" w14:textId="77777777" w:rsidR="00A64765" w:rsidRDefault="00A64765" w:rsidP="0041229C"/>
    <w:p w14:paraId="479CD232" w14:textId="77777777" w:rsidR="00A9479A" w:rsidRPr="00BD269D" w:rsidRDefault="00A9479A" w:rsidP="00A9479A">
      <w:pPr>
        <w:pStyle w:val="PSDS-MarcadoresNivel1"/>
        <w:numPr>
          <w:ilvl w:val="0"/>
          <w:numId w:val="16"/>
        </w:numPr>
        <w:rPr>
          <w:b/>
          <w:sz w:val="24"/>
          <w:szCs w:val="24"/>
        </w:rPr>
      </w:pPr>
      <w:r w:rsidRPr="00BD269D">
        <w:rPr>
          <w:b/>
          <w:sz w:val="24"/>
          <w:szCs w:val="24"/>
        </w:rPr>
        <w:t>Diagrama de Caso de Uso Geral</w:t>
      </w:r>
    </w:p>
    <w:p w14:paraId="5B0E1DDF" w14:textId="77777777" w:rsidR="00A9479A" w:rsidRDefault="00A9479A" w:rsidP="0041229C"/>
    <w:p w14:paraId="3544E826" w14:textId="77777777" w:rsidR="00031776" w:rsidRDefault="00031776" w:rsidP="00031776">
      <w:pPr>
        <w:pStyle w:val="PSDS-MarcadoresNivel1"/>
        <w:ind w:firstLine="0"/>
        <w:rPr>
          <w:b/>
          <w:sz w:val="24"/>
          <w:szCs w:val="24"/>
        </w:rPr>
      </w:pPr>
    </w:p>
    <w:p w14:paraId="2F8AC1E3" w14:textId="77777777" w:rsidR="00031776" w:rsidRPr="00BD269D" w:rsidRDefault="00031776" w:rsidP="00031776">
      <w:pPr>
        <w:pStyle w:val="PSDS-MarcadoresNivel1"/>
        <w:numPr>
          <w:ilvl w:val="0"/>
          <w:numId w:val="16"/>
        </w:numPr>
        <w:rPr>
          <w:b/>
          <w:sz w:val="24"/>
          <w:szCs w:val="24"/>
        </w:rPr>
      </w:pPr>
      <w:r w:rsidRPr="00BD269D">
        <w:rPr>
          <w:b/>
          <w:sz w:val="24"/>
          <w:szCs w:val="24"/>
        </w:rPr>
        <w:t>Regras de Negócio</w:t>
      </w:r>
    </w:p>
    <w:p w14:paraId="793CF143" w14:textId="77777777" w:rsidR="00031776" w:rsidRPr="00BD269D" w:rsidRDefault="00031776" w:rsidP="00031776">
      <w:pPr>
        <w:pStyle w:val="PSDS-CorpodeTexto"/>
      </w:pPr>
    </w:p>
    <w:p w14:paraId="32008257" w14:textId="77777777" w:rsidR="00031776" w:rsidRPr="00BD269D" w:rsidRDefault="00031776" w:rsidP="00031776">
      <w:pPr>
        <w:pStyle w:val="PSDS-CorpodeTexto"/>
        <w:ind w:firstLine="0"/>
        <w:rPr>
          <w:b/>
        </w:rPr>
      </w:pPr>
      <w:r w:rsidRPr="00BD269D">
        <w:rPr>
          <w:b/>
        </w:rPr>
        <w:t>RN1 Acesso ao Sistema</w:t>
      </w:r>
    </w:p>
    <w:p w14:paraId="589505C4" w14:textId="77777777" w:rsidR="00031776" w:rsidRPr="00BD269D" w:rsidRDefault="00031776" w:rsidP="00031776">
      <w:pPr>
        <w:pStyle w:val="PSDS-CorpodeTexto"/>
      </w:pPr>
      <w:r w:rsidRPr="00BD269D">
        <w:rPr>
          <w:b/>
        </w:rPr>
        <w:t xml:space="preserve">RN1.1 </w:t>
      </w:r>
      <w:r w:rsidRPr="00BD269D">
        <w:t>Somente o Administrador poderá cadastrar usuário no sistema</w:t>
      </w:r>
      <w:r>
        <w:t>:</w:t>
      </w:r>
    </w:p>
    <w:p w14:paraId="680B18F3" w14:textId="77777777" w:rsidR="00031776" w:rsidRPr="00BD269D" w:rsidRDefault="00031776" w:rsidP="00031776">
      <w:pPr>
        <w:pStyle w:val="PSDS-CorpodeTexto"/>
        <w:numPr>
          <w:ilvl w:val="0"/>
          <w:numId w:val="19"/>
        </w:numPr>
        <w:rPr>
          <w:b/>
        </w:rPr>
      </w:pPr>
      <w:r w:rsidRPr="00BD269D">
        <w:t>Todos os usuários deverão ser cadastrados pelo A</w:t>
      </w:r>
      <w:r>
        <w:t>dministrador</w:t>
      </w:r>
    </w:p>
    <w:p w14:paraId="0CC91FEF" w14:textId="77777777" w:rsidR="00031776" w:rsidRPr="00BD269D" w:rsidRDefault="00031776" w:rsidP="00031776">
      <w:pPr>
        <w:pStyle w:val="PSDS-CorpodeTexto"/>
        <w:rPr>
          <w:b/>
        </w:rPr>
      </w:pPr>
    </w:p>
    <w:p w14:paraId="1ADADEC1" w14:textId="77777777" w:rsidR="00031776" w:rsidRPr="00BD269D" w:rsidRDefault="00031776" w:rsidP="00031776">
      <w:pPr>
        <w:pStyle w:val="PSDS-CorpodeTexto"/>
      </w:pPr>
      <w:r w:rsidRPr="00BD269D">
        <w:rPr>
          <w:b/>
        </w:rPr>
        <w:t xml:space="preserve">RN1.2 </w:t>
      </w:r>
      <w:r w:rsidRPr="00BD269D">
        <w:t>Somente o Administrador poderá definir</w:t>
      </w:r>
      <w:r>
        <w:t xml:space="preserve"> o perfil do usuário do sistema:</w:t>
      </w:r>
    </w:p>
    <w:p w14:paraId="59A05E2A" w14:textId="77777777" w:rsidR="00031776" w:rsidRPr="00BD269D" w:rsidRDefault="00031776" w:rsidP="00031776">
      <w:pPr>
        <w:pStyle w:val="PSDS-CorpodeTexto"/>
        <w:numPr>
          <w:ilvl w:val="0"/>
          <w:numId w:val="18"/>
        </w:numPr>
      </w:pPr>
      <w:r w:rsidRPr="00BD269D">
        <w:t xml:space="preserve">Se for necessário alterar perfil de um usuário no sistema, esse pedido deverá ser encaminhado ao </w:t>
      </w:r>
      <w:r>
        <w:t xml:space="preserve">administrado para análise. Não </w:t>
      </w:r>
      <w:r w:rsidRPr="00BD269D">
        <w:t>existe SLA para esta troca de perfil.</w:t>
      </w:r>
    </w:p>
    <w:p w14:paraId="7849591B" w14:textId="77777777" w:rsidR="00031776" w:rsidRPr="00BD269D" w:rsidRDefault="00031776" w:rsidP="00031776">
      <w:pPr>
        <w:pStyle w:val="PSDS-CorpodeTexto"/>
        <w:rPr>
          <w:b/>
        </w:rPr>
      </w:pPr>
    </w:p>
    <w:p w14:paraId="30EC5792" w14:textId="77777777" w:rsidR="00031776" w:rsidRPr="00BD269D" w:rsidRDefault="00031776" w:rsidP="00031776">
      <w:pPr>
        <w:pStyle w:val="PSDS-CorpodeTexto"/>
      </w:pPr>
      <w:r w:rsidRPr="00BD269D">
        <w:rPr>
          <w:b/>
        </w:rPr>
        <w:t xml:space="preserve">RN1.3 </w:t>
      </w:r>
      <w:r w:rsidRPr="00BD269D">
        <w:t>Usuário só entra no sistema com logg</w:t>
      </w:r>
      <w:r>
        <w:t>in e senha:</w:t>
      </w:r>
    </w:p>
    <w:p w14:paraId="75E85221" w14:textId="77777777" w:rsidR="00031776" w:rsidRPr="00BD269D" w:rsidRDefault="00031776" w:rsidP="00031776">
      <w:pPr>
        <w:pStyle w:val="PSDS-CorpodeTexto"/>
        <w:numPr>
          <w:ilvl w:val="0"/>
          <w:numId w:val="18"/>
        </w:numPr>
      </w:pPr>
      <w:r w:rsidRPr="00BD269D">
        <w:lastRenderedPageBreak/>
        <w:t xml:space="preserve">Os usuários são identificados por loggin e senha para acesso ao sistema. Dentro do sistema, cada usuário possui um token de acesso; </w:t>
      </w:r>
    </w:p>
    <w:p w14:paraId="6CA3B0E0" w14:textId="77777777" w:rsidR="00031776" w:rsidRPr="00BD269D" w:rsidRDefault="00031776" w:rsidP="00031776">
      <w:pPr>
        <w:pStyle w:val="PSDS-CorpodeTexto"/>
        <w:numPr>
          <w:ilvl w:val="0"/>
          <w:numId w:val="18"/>
        </w:numPr>
      </w:pPr>
      <w:r w:rsidRPr="00BD269D">
        <w:t>Cabe ao administrador o reset de senha, em caso de perda de acesso. Com SLA de atendimento de até oito (8) horas;</w:t>
      </w:r>
    </w:p>
    <w:p w14:paraId="5EC56900" w14:textId="77777777" w:rsidR="00031776" w:rsidRPr="00BD269D" w:rsidRDefault="00031776" w:rsidP="00031776">
      <w:pPr>
        <w:pStyle w:val="PSDS-CorpodeTexto"/>
        <w:ind w:left="709" w:firstLine="0"/>
      </w:pPr>
    </w:p>
    <w:p w14:paraId="565A06EE" w14:textId="77777777" w:rsidR="00031776" w:rsidRPr="00BD269D" w:rsidRDefault="00031776" w:rsidP="00031776">
      <w:pPr>
        <w:pStyle w:val="PSDS-CorpodeTexto"/>
        <w:ind w:firstLine="0"/>
        <w:rPr>
          <w:b/>
        </w:rPr>
      </w:pPr>
      <w:r w:rsidRPr="00BD269D">
        <w:rPr>
          <w:b/>
        </w:rPr>
        <w:t>RN2 Ações no sistema</w:t>
      </w:r>
    </w:p>
    <w:p w14:paraId="56C8C1CF" w14:textId="77777777" w:rsidR="00031776" w:rsidRDefault="00031776" w:rsidP="00031776">
      <w:pPr>
        <w:pStyle w:val="PSDS-CorpodeTexto"/>
      </w:pPr>
      <w:r w:rsidRPr="00BD269D">
        <w:rPr>
          <w:b/>
        </w:rPr>
        <w:t xml:space="preserve">RN2.1 </w:t>
      </w:r>
      <w:r w:rsidRPr="00BD269D">
        <w:t>Perfil</w:t>
      </w:r>
      <w:r>
        <w:t xml:space="preserve"> de Acesso</w:t>
      </w:r>
      <w:r w:rsidRPr="00BD269D">
        <w:t xml:space="preserve"> </w:t>
      </w:r>
      <w:r>
        <w:t>Professor:</w:t>
      </w:r>
    </w:p>
    <w:p w14:paraId="6EC00ADF" w14:textId="77777777" w:rsidR="00031776" w:rsidRDefault="00031776" w:rsidP="00031776">
      <w:pPr>
        <w:pStyle w:val="PSDS-CorpodeTexto"/>
        <w:numPr>
          <w:ilvl w:val="0"/>
          <w:numId w:val="20"/>
        </w:numPr>
      </w:pPr>
      <w:r>
        <w:t>Pode fazer o cadastro de questões no sistema, consultar questões, informar o nível de dificuldade da questão, gerar provas ou simulados, inativar questões e relatórios no sistema.</w:t>
      </w:r>
    </w:p>
    <w:p w14:paraId="586E03B2" w14:textId="77777777" w:rsidR="00031776" w:rsidRDefault="00031776" w:rsidP="00031776">
      <w:pPr>
        <w:pStyle w:val="PSDS-CorpodeTexto"/>
        <w:ind w:left="1480" w:firstLine="0"/>
      </w:pPr>
    </w:p>
    <w:p w14:paraId="0F90B914" w14:textId="77777777" w:rsidR="00031776" w:rsidRDefault="00031776" w:rsidP="00031776">
      <w:pPr>
        <w:pStyle w:val="PSDS-CorpodeTexto"/>
      </w:pPr>
      <w:r w:rsidRPr="00BD269D">
        <w:rPr>
          <w:b/>
        </w:rPr>
        <w:t>RN2.</w:t>
      </w:r>
      <w:r>
        <w:rPr>
          <w:b/>
        </w:rPr>
        <w:t xml:space="preserve">2 </w:t>
      </w:r>
      <w:r>
        <w:t>Perfil de Acesso Coordenador:</w:t>
      </w:r>
    </w:p>
    <w:p w14:paraId="3E18FFF2" w14:textId="77777777" w:rsidR="00031776" w:rsidRDefault="00031776" w:rsidP="00031776">
      <w:pPr>
        <w:pStyle w:val="PSDS-CorpodeTexto"/>
        <w:numPr>
          <w:ilvl w:val="0"/>
          <w:numId w:val="20"/>
        </w:numPr>
      </w:pPr>
      <w:r>
        <w:t>Pode fazer o cadastro de questões no sistema, consultar questões, informar o nível de dificuldade da questão, gerar provas ou simulados, inativar questões e relatórios no sistema.</w:t>
      </w:r>
    </w:p>
    <w:p w14:paraId="601FABEC" w14:textId="77777777" w:rsidR="00031776" w:rsidRDefault="00031776" w:rsidP="00031776">
      <w:pPr>
        <w:pStyle w:val="PSDS-CorpodeTexto"/>
        <w:ind w:left="1480" w:firstLine="0"/>
      </w:pPr>
    </w:p>
    <w:p w14:paraId="3A1361BD" w14:textId="77777777" w:rsidR="00031776" w:rsidRPr="00C06327" w:rsidRDefault="00031776" w:rsidP="00031776">
      <w:pPr>
        <w:pStyle w:val="PSDS-CorpodeTexto"/>
      </w:pPr>
      <w:r w:rsidRPr="00BD269D">
        <w:rPr>
          <w:b/>
        </w:rPr>
        <w:t>RN2.</w:t>
      </w:r>
      <w:r>
        <w:rPr>
          <w:b/>
        </w:rPr>
        <w:t xml:space="preserve">3 </w:t>
      </w:r>
      <w:r>
        <w:t>Perfil de Acesso Usuário:</w:t>
      </w:r>
    </w:p>
    <w:p w14:paraId="149963CF" w14:textId="77777777" w:rsidR="00031776" w:rsidRDefault="00031776" w:rsidP="00031776">
      <w:pPr>
        <w:pStyle w:val="PSDS-CorpodeTexto"/>
        <w:numPr>
          <w:ilvl w:val="0"/>
          <w:numId w:val="18"/>
        </w:numPr>
      </w:pPr>
      <w:r>
        <w:t>Pode s</w:t>
      </w:r>
      <w:r w:rsidRPr="00BD269D">
        <w:t>omente</w:t>
      </w:r>
      <w:r>
        <w:t xml:space="preserve"> consultar questões e gerar relatórios.</w:t>
      </w:r>
    </w:p>
    <w:p w14:paraId="5B96AF00" w14:textId="77777777" w:rsidR="00031776" w:rsidRDefault="00031776" w:rsidP="00031776">
      <w:pPr>
        <w:pStyle w:val="PSDS-CorpodeTexto"/>
        <w:ind w:left="1440" w:firstLine="0"/>
      </w:pPr>
    </w:p>
    <w:p w14:paraId="3EC472AF" w14:textId="77777777" w:rsidR="00031776" w:rsidRDefault="00031776" w:rsidP="00031776">
      <w:pPr>
        <w:pStyle w:val="PSDS-CorpodeTexto"/>
      </w:pPr>
      <w:r w:rsidRPr="00BD269D">
        <w:rPr>
          <w:b/>
        </w:rPr>
        <w:t>RN2.</w:t>
      </w:r>
      <w:r>
        <w:rPr>
          <w:b/>
        </w:rPr>
        <w:t xml:space="preserve">4 </w:t>
      </w:r>
      <w:r>
        <w:t>Perfil de Acesso Administrador:</w:t>
      </w:r>
    </w:p>
    <w:p w14:paraId="11707BB1" w14:textId="77777777" w:rsidR="00031776" w:rsidRDefault="00031776" w:rsidP="00031776">
      <w:pPr>
        <w:pStyle w:val="PSDS-CorpodeTexto"/>
        <w:numPr>
          <w:ilvl w:val="0"/>
          <w:numId w:val="18"/>
        </w:numPr>
      </w:pPr>
      <w:r>
        <w:t>Pode fazer o cadastro de usuários no sistema, e cadastrar perfil de acesso ao sistema e inativar questões.</w:t>
      </w:r>
      <w:r w:rsidRPr="00BD269D">
        <w:t xml:space="preserve"> </w:t>
      </w:r>
    </w:p>
    <w:p w14:paraId="23460028" w14:textId="77777777" w:rsidR="00031776" w:rsidRDefault="00031776" w:rsidP="00031776">
      <w:pPr>
        <w:pStyle w:val="PSDS-CorpodeTexto"/>
      </w:pPr>
    </w:p>
    <w:p w14:paraId="4F80C39D" w14:textId="77777777" w:rsidR="00031776" w:rsidRPr="00BD269D" w:rsidRDefault="00031776" w:rsidP="00031776">
      <w:pPr>
        <w:pStyle w:val="PSDS-CorpodeTexto"/>
        <w:ind w:firstLine="0"/>
        <w:rPr>
          <w:b/>
        </w:rPr>
      </w:pPr>
      <w:r w:rsidRPr="00BD269D">
        <w:rPr>
          <w:b/>
        </w:rPr>
        <w:t>RN3 Ações Gerais no sistema</w:t>
      </w:r>
    </w:p>
    <w:p w14:paraId="19DD4A02" w14:textId="77777777" w:rsidR="00031776" w:rsidRPr="00BD269D" w:rsidRDefault="00031776" w:rsidP="00031776">
      <w:pPr>
        <w:pStyle w:val="PSDS-CorpodeTexto"/>
      </w:pPr>
      <w:r>
        <w:rPr>
          <w:b/>
        </w:rPr>
        <w:t>RN3.1</w:t>
      </w:r>
      <w:r w:rsidRPr="00BD269D">
        <w:rPr>
          <w:b/>
        </w:rPr>
        <w:t xml:space="preserve"> </w:t>
      </w:r>
      <w:r>
        <w:t>Consultar questão:</w:t>
      </w:r>
    </w:p>
    <w:p w14:paraId="596CFEC0" w14:textId="77777777" w:rsidR="00031776" w:rsidRDefault="00031776" w:rsidP="00031776">
      <w:pPr>
        <w:pStyle w:val="PSDS-CorpodeTexto"/>
        <w:numPr>
          <w:ilvl w:val="0"/>
          <w:numId w:val="18"/>
        </w:numPr>
      </w:pPr>
      <w:r w:rsidRPr="00BD269D">
        <w:t>Todos os usuários</w:t>
      </w:r>
      <w:r>
        <w:t>, menos o administrador,</w:t>
      </w:r>
      <w:r w:rsidRPr="00BD269D">
        <w:t xml:space="preserve"> ativos e logados ao sistema poderão fazer consulta de questões</w:t>
      </w:r>
    </w:p>
    <w:p w14:paraId="4575E54A" w14:textId="77777777" w:rsidR="00031776" w:rsidRPr="00BD269D" w:rsidRDefault="00031776" w:rsidP="00031776">
      <w:pPr>
        <w:pStyle w:val="PSDS-CorpodeTexto"/>
        <w:ind w:left="1440" w:firstLine="0"/>
      </w:pPr>
    </w:p>
    <w:p w14:paraId="56EA240B" w14:textId="77777777" w:rsidR="00031776" w:rsidRDefault="00031776" w:rsidP="00031776">
      <w:pPr>
        <w:pStyle w:val="PSDS-CorpodeTexto"/>
        <w:rPr>
          <w:b/>
        </w:rPr>
      </w:pPr>
      <w:r>
        <w:rPr>
          <w:b/>
        </w:rPr>
        <w:t>RN3.2</w:t>
      </w:r>
      <w:r w:rsidRPr="00BD269D">
        <w:rPr>
          <w:b/>
        </w:rPr>
        <w:t xml:space="preserve"> </w:t>
      </w:r>
      <w:r>
        <w:t>Gerar r</w:t>
      </w:r>
      <w:r w:rsidRPr="00202F6A">
        <w:t>elatório</w:t>
      </w:r>
      <w:r w:rsidRPr="00D35B96">
        <w:t>:</w:t>
      </w:r>
    </w:p>
    <w:p w14:paraId="6F75A3DE" w14:textId="77777777" w:rsidR="00031776" w:rsidRPr="00BD269D" w:rsidRDefault="00031776" w:rsidP="00031776">
      <w:pPr>
        <w:pStyle w:val="PSDS-CorpodeTexto"/>
        <w:numPr>
          <w:ilvl w:val="0"/>
          <w:numId w:val="18"/>
        </w:numPr>
      </w:pPr>
      <w:r w:rsidRPr="00BD269D">
        <w:t>Todos os usuários</w:t>
      </w:r>
      <w:r>
        <w:t>, menos o administrador,</w:t>
      </w:r>
      <w:r w:rsidRPr="00BD269D">
        <w:t xml:space="preserve"> poderão gerar relatórios;</w:t>
      </w:r>
    </w:p>
    <w:p w14:paraId="0F1C6EBE" w14:textId="77777777" w:rsidR="00031776" w:rsidRPr="00BD269D" w:rsidRDefault="00031776" w:rsidP="00031776">
      <w:pPr>
        <w:pStyle w:val="PSDS-CorpodeTexto"/>
        <w:ind w:firstLine="0"/>
        <w:rPr>
          <w:b/>
        </w:rPr>
      </w:pPr>
    </w:p>
    <w:p w14:paraId="50D12280" w14:textId="77777777" w:rsidR="00031776" w:rsidRPr="00BD269D" w:rsidRDefault="00031776" w:rsidP="00031776">
      <w:r w:rsidRPr="00BD269D">
        <w:br w:type="page"/>
      </w:r>
    </w:p>
    <w:p w14:paraId="02255A2D" w14:textId="77777777" w:rsidR="00031776" w:rsidRPr="00BD269D" w:rsidRDefault="00031776" w:rsidP="00031776">
      <w:pPr>
        <w:pStyle w:val="PSDS-MarcadoresNivel1"/>
        <w:numPr>
          <w:ilvl w:val="0"/>
          <w:numId w:val="16"/>
        </w:numPr>
        <w:rPr>
          <w:b/>
        </w:rPr>
      </w:pPr>
      <w:r w:rsidRPr="00BD269D">
        <w:rPr>
          <w:b/>
          <w:sz w:val="24"/>
          <w:szCs w:val="24"/>
        </w:rPr>
        <w:lastRenderedPageBreak/>
        <w:t>Req</w:t>
      </w:r>
      <w:r>
        <w:rPr>
          <w:b/>
          <w:sz w:val="24"/>
          <w:szCs w:val="24"/>
        </w:rPr>
        <w:t>uisitos Não Funcionais</w:t>
      </w:r>
    </w:p>
    <w:p w14:paraId="6638AE5D" w14:textId="77777777" w:rsidR="00A9479A" w:rsidRDefault="00A9479A" w:rsidP="0041229C"/>
    <w:p w14:paraId="3C9F83D0" w14:textId="77777777" w:rsidR="00F26826" w:rsidRDefault="00F26826" w:rsidP="0041229C"/>
    <w:p w14:paraId="4E909788" w14:textId="77777777" w:rsidR="00F26826" w:rsidRDefault="00F26826" w:rsidP="0041229C"/>
    <w:p w14:paraId="7CCF81D9" w14:textId="77777777" w:rsidR="00F26826" w:rsidRPr="00BD269D" w:rsidRDefault="00F26826" w:rsidP="00F26826">
      <w:pPr>
        <w:pStyle w:val="PSDS-MarcadoresNivel1"/>
        <w:numPr>
          <w:ilvl w:val="0"/>
          <w:numId w:val="16"/>
        </w:numPr>
        <w:rPr>
          <w:b/>
          <w:sz w:val="24"/>
          <w:szCs w:val="24"/>
        </w:rPr>
      </w:pPr>
      <w:r w:rsidRPr="00BD269D">
        <w:rPr>
          <w:b/>
          <w:sz w:val="24"/>
          <w:szCs w:val="24"/>
        </w:rPr>
        <w:t>Interface Visual</w:t>
      </w:r>
    </w:p>
    <w:p w14:paraId="1C121580" w14:textId="77777777" w:rsidR="00F26826" w:rsidRDefault="00F26826" w:rsidP="0041229C"/>
    <w:p w14:paraId="388F681F" w14:textId="30EC8B50" w:rsidR="008D0BD9" w:rsidRPr="00BD269D" w:rsidRDefault="008D0BD9" w:rsidP="008D0BD9">
      <w:pPr>
        <w:pStyle w:val="PSDS-MarcadoresNivel3"/>
        <w:numPr>
          <w:ilvl w:val="0"/>
          <w:numId w:val="0"/>
        </w:numPr>
        <w:tabs>
          <w:tab w:val="left" w:pos="360"/>
        </w:tabs>
        <w:ind w:left="1440" w:hanging="720"/>
        <w:rPr>
          <w:b/>
          <w:sz w:val="24"/>
          <w:szCs w:val="24"/>
        </w:rPr>
      </w:pPr>
      <w:r>
        <w:rPr>
          <w:b/>
          <w:sz w:val="24"/>
          <w:szCs w:val="24"/>
        </w:rPr>
        <w:t>11.1</w:t>
      </w:r>
      <w:r w:rsidRPr="00BD269D">
        <w:rPr>
          <w:b/>
          <w:sz w:val="24"/>
          <w:szCs w:val="24"/>
        </w:rPr>
        <w:t>. Alta Fidelidade</w:t>
      </w:r>
    </w:p>
    <w:p w14:paraId="3FB5646F" w14:textId="77777777" w:rsidR="00F26826" w:rsidRDefault="00F26826" w:rsidP="0041229C"/>
    <w:p w14:paraId="2CDAC0E1" w14:textId="77777777" w:rsidR="00F26826" w:rsidRDefault="00F26826" w:rsidP="0041229C"/>
    <w:p w14:paraId="52027C71" w14:textId="77777777" w:rsidR="003A7251" w:rsidRDefault="003A7251" w:rsidP="0041229C"/>
    <w:p w14:paraId="1F88F0FC" w14:textId="77777777" w:rsidR="003A7251" w:rsidRPr="006E1A3D" w:rsidRDefault="003A7251" w:rsidP="003A7251">
      <w:pPr>
        <w:rPr>
          <w:b/>
        </w:rPr>
      </w:pPr>
      <w:r w:rsidRPr="00BD269D">
        <w:rPr>
          <w:b/>
          <w:sz w:val="36"/>
          <w:szCs w:val="36"/>
        </w:rPr>
        <w:t>Especificação do Caso de Uso</w:t>
      </w:r>
    </w:p>
    <w:p w14:paraId="6391AAC4" w14:textId="77777777" w:rsidR="003A7251" w:rsidRPr="00BD269D" w:rsidRDefault="003A7251" w:rsidP="003A7251">
      <w:pPr>
        <w:pStyle w:val="PSDS-MarcadoresNivel1"/>
        <w:ind w:firstLine="0"/>
        <w:rPr>
          <w:b/>
          <w:sz w:val="36"/>
          <w:szCs w:val="36"/>
        </w:rPr>
      </w:pPr>
    </w:p>
    <w:p w14:paraId="66511C62" w14:textId="77777777" w:rsidR="003A7251" w:rsidRPr="00BD269D" w:rsidRDefault="003A7251" w:rsidP="003A7251">
      <w:pPr>
        <w:pStyle w:val="PSDS-MarcadoresNivel1"/>
        <w:numPr>
          <w:ilvl w:val="0"/>
          <w:numId w:val="16"/>
        </w:numPr>
        <w:rPr>
          <w:b/>
        </w:rPr>
      </w:pPr>
      <w:r w:rsidRPr="00BD269D">
        <w:rPr>
          <w:b/>
          <w:sz w:val="24"/>
          <w:szCs w:val="24"/>
        </w:rPr>
        <w:t>Nome do Caso de Uso</w:t>
      </w:r>
    </w:p>
    <w:p w14:paraId="50BACD1E" w14:textId="77777777" w:rsidR="003A7251" w:rsidRPr="00BD269D" w:rsidRDefault="003A7251" w:rsidP="003A7251">
      <w:pPr>
        <w:pStyle w:val="PSDS-CorpodeTexto"/>
      </w:pPr>
    </w:p>
    <w:p w14:paraId="295BD8DB" w14:textId="77777777" w:rsidR="003A7251" w:rsidRPr="00BD269D" w:rsidRDefault="003A7251" w:rsidP="003A7251">
      <w:pPr>
        <w:pStyle w:val="PSDS-CorpodeTexto"/>
        <w:ind w:firstLine="360"/>
      </w:pPr>
      <w:r>
        <w:t>Cadastrar questão.</w:t>
      </w:r>
    </w:p>
    <w:p w14:paraId="439B250C" w14:textId="77777777" w:rsidR="003A7251" w:rsidRPr="00BD269D" w:rsidRDefault="003A7251" w:rsidP="003A7251">
      <w:pPr>
        <w:pStyle w:val="PSDS-CorpodeTexto"/>
      </w:pPr>
    </w:p>
    <w:p w14:paraId="31E90EE2" w14:textId="77777777" w:rsidR="003A7251" w:rsidRPr="00BD269D" w:rsidRDefault="003A7251" w:rsidP="003A7251">
      <w:pPr>
        <w:pStyle w:val="PSDS-MarcadoresNivel1"/>
        <w:numPr>
          <w:ilvl w:val="0"/>
          <w:numId w:val="16"/>
        </w:numPr>
        <w:rPr>
          <w:b/>
        </w:rPr>
      </w:pPr>
      <w:r w:rsidRPr="00BD269D">
        <w:rPr>
          <w:b/>
          <w:sz w:val="24"/>
          <w:szCs w:val="24"/>
        </w:rPr>
        <w:t>Objetivo</w:t>
      </w:r>
    </w:p>
    <w:p w14:paraId="54ECBF8E" w14:textId="77777777" w:rsidR="003A7251" w:rsidRPr="00BD269D" w:rsidRDefault="003A7251" w:rsidP="003A7251">
      <w:pPr>
        <w:pStyle w:val="PSDS-CorpodeTexto"/>
      </w:pPr>
    </w:p>
    <w:p w14:paraId="197D810E" w14:textId="77777777" w:rsidR="003A7251" w:rsidRPr="000E28C5" w:rsidRDefault="003A7251" w:rsidP="003A7251">
      <w:pPr>
        <w:pStyle w:val="PSDS-CorpodeItem"/>
        <w:ind w:left="0" w:firstLine="709"/>
        <w:rPr>
          <w:rFonts w:ascii="Times New Roman" w:hAnsi="Times New Roman" w:cs="Times New Roman"/>
        </w:rPr>
      </w:pPr>
      <w:r>
        <w:rPr>
          <w:rFonts w:ascii="Times New Roman" w:hAnsi="Times New Roman" w:cs="Times New Roman"/>
        </w:rPr>
        <w:t xml:space="preserve">Tem por finalidade a inserção de questões ao sistema, alimentando o banco de dados de questões para serem usadas na geração de provas e simulados </w:t>
      </w:r>
    </w:p>
    <w:p w14:paraId="7ECCC116" w14:textId="77777777" w:rsidR="003A7251" w:rsidRPr="00BD269D" w:rsidRDefault="003A7251" w:rsidP="003A7251">
      <w:pPr>
        <w:pStyle w:val="PSDS-CorpodeTexto"/>
      </w:pPr>
    </w:p>
    <w:p w14:paraId="10186261" w14:textId="77777777" w:rsidR="003A7251" w:rsidRPr="000E28C5" w:rsidRDefault="003A7251" w:rsidP="003A7251">
      <w:pPr>
        <w:pStyle w:val="PSDS-MarcadoresNivel1"/>
        <w:numPr>
          <w:ilvl w:val="0"/>
          <w:numId w:val="16"/>
        </w:numPr>
        <w:rPr>
          <w:b/>
        </w:rPr>
      </w:pPr>
      <w:r w:rsidRPr="00BD269D">
        <w:rPr>
          <w:b/>
          <w:sz w:val="24"/>
          <w:szCs w:val="24"/>
        </w:rPr>
        <w:t>Tipo de Caso de Uso</w:t>
      </w:r>
    </w:p>
    <w:p w14:paraId="1282E09C" w14:textId="77777777" w:rsidR="003A7251" w:rsidRPr="00BD269D" w:rsidRDefault="003A7251" w:rsidP="003A7251">
      <w:pPr>
        <w:pStyle w:val="PSDS-MarcadoresNivel1"/>
        <w:ind w:firstLine="0"/>
        <w:rPr>
          <w:b/>
        </w:rPr>
      </w:pPr>
    </w:p>
    <w:p w14:paraId="41EF6B15" w14:textId="77777777" w:rsidR="003A7251" w:rsidRPr="00BD269D" w:rsidRDefault="003A7251" w:rsidP="003A7251">
      <w:pPr>
        <w:pStyle w:val="PSDS-MarcadoresNivel1"/>
        <w:ind w:firstLine="360"/>
      </w:pPr>
      <w:r>
        <w:t>Concreto</w:t>
      </w:r>
    </w:p>
    <w:p w14:paraId="18EBD721" w14:textId="77777777" w:rsidR="003A7251" w:rsidRPr="00BD269D" w:rsidRDefault="003A7251" w:rsidP="003A7251">
      <w:pPr>
        <w:pStyle w:val="PSDS-CorpodeTexto"/>
        <w:ind w:firstLine="0"/>
        <w:rPr>
          <w:sz w:val="24"/>
          <w:szCs w:val="24"/>
        </w:rPr>
      </w:pPr>
    </w:p>
    <w:p w14:paraId="2AA8BFF1" w14:textId="77777777" w:rsidR="003A7251" w:rsidRDefault="003A7251" w:rsidP="003A7251">
      <w:pPr>
        <w:pStyle w:val="PSDS-CorpodeTexto"/>
        <w:ind w:firstLine="0"/>
        <w:rPr>
          <w:b/>
          <w:sz w:val="24"/>
          <w:szCs w:val="24"/>
        </w:rPr>
      </w:pPr>
      <w:r w:rsidRPr="00BD269D">
        <w:rPr>
          <w:b/>
          <w:sz w:val="24"/>
          <w:szCs w:val="24"/>
        </w:rPr>
        <w:t xml:space="preserve"> </w:t>
      </w:r>
      <w:r>
        <w:rPr>
          <w:b/>
          <w:sz w:val="24"/>
          <w:szCs w:val="24"/>
        </w:rPr>
        <w:t>Descrição do</w:t>
      </w:r>
      <w:r w:rsidRPr="00BD269D">
        <w:rPr>
          <w:b/>
          <w:sz w:val="24"/>
          <w:szCs w:val="24"/>
        </w:rPr>
        <w:t xml:space="preserve"> Caso de Uso</w:t>
      </w:r>
    </w:p>
    <w:p w14:paraId="26D847CF" w14:textId="77777777" w:rsidR="003A7251" w:rsidRPr="00BD269D" w:rsidRDefault="003A7251" w:rsidP="003A7251">
      <w:pPr>
        <w:pStyle w:val="PSDS-CorpodeTexto"/>
        <w:ind w:firstLine="0"/>
        <w:rPr>
          <w:b/>
        </w:rPr>
      </w:pPr>
    </w:p>
    <w:p w14:paraId="5247A012" w14:textId="77777777" w:rsidR="003A7251" w:rsidRDefault="003A7251" w:rsidP="003A7251">
      <w:pPr>
        <w:pStyle w:val="PSDS-MarcadoresNivel1"/>
        <w:ind w:firstLine="360"/>
      </w:pPr>
      <w: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t>Esses</w:t>
      </w:r>
      <w:proofErr w:type="gramEnd"/>
      <w: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BD269D" w:rsidRDefault="003A7251" w:rsidP="003A7251">
      <w:pPr>
        <w:pStyle w:val="PSDS-MarcadoresNivel1"/>
        <w:ind w:firstLine="360"/>
      </w:pPr>
    </w:p>
    <w:p w14:paraId="1D836D45" w14:textId="77777777" w:rsidR="003A7251" w:rsidRPr="00BD269D" w:rsidRDefault="003A7251" w:rsidP="003A7251">
      <w:pPr>
        <w:pStyle w:val="PSDS-MarcadoresNivel1"/>
        <w:ind w:firstLine="0"/>
      </w:pPr>
    </w:p>
    <w:p w14:paraId="446CDDE2" w14:textId="4DC71374" w:rsidR="003A7251" w:rsidRDefault="00540288" w:rsidP="003A7251">
      <w:pPr>
        <w:rPr>
          <w:b/>
        </w:rPr>
      </w:pPr>
      <w:r>
        <w:rPr>
          <w:b/>
        </w:rPr>
        <w:t xml:space="preserve">15. </w:t>
      </w:r>
      <w:r w:rsidR="003A7251" w:rsidRPr="00041428">
        <w:rPr>
          <w:b/>
        </w:rPr>
        <w:t>Atores</w:t>
      </w:r>
    </w:p>
    <w:p w14:paraId="65D2B58B" w14:textId="77777777" w:rsidR="00BC6076" w:rsidRDefault="00BC6076" w:rsidP="003A7251">
      <w:pPr>
        <w:rPr>
          <w:b/>
        </w:rPr>
      </w:pPr>
    </w:p>
    <w:p w14:paraId="5F8B7028" w14:textId="77777777" w:rsidR="00BC6076" w:rsidRDefault="00BC6076" w:rsidP="003A7251">
      <w:pPr>
        <w:rPr>
          <w:b/>
        </w:rPr>
      </w:pPr>
    </w:p>
    <w:p w14:paraId="47B20232" w14:textId="77777777" w:rsidR="00BC6076" w:rsidRPr="00BD269D" w:rsidRDefault="00BC6076" w:rsidP="00BC6076">
      <w:pPr>
        <w:pStyle w:val="PSDS-MarcadoresNivel1"/>
        <w:ind w:firstLine="0"/>
      </w:pPr>
    </w:p>
    <w:p w14:paraId="130B0A83" w14:textId="77777777" w:rsidR="00BC6076" w:rsidRPr="00BD269D" w:rsidRDefault="00BC6076" w:rsidP="00BC6076">
      <w:pPr>
        <w:pStyle w:val="PSDS-MarcadoresNivel1"/>
        <w:numPr>
          <w:ilvl w:val="0"/>
          <w:numId w:val="16"/>
        </w:numPr>
        <w:rPr>
          <w:b/>
          <w:sz w:val="24"/>
          <w:szCs w:val="24"/>
        </w:rPr>
      </w:pPr>
      <w:r>
        <w:rPr>
          <w:b/>
          <w:sz w:val="24"/>
          <w:szCs w:val="24"/>
        </w:rPr>
        <w:t>Precondições</w:t>
      </w:r>
    </w:p>
    <w:p w14:paraId="299F0EF8" w14:textId="77777777" w:rsidR="00BC6076" w:rsidRPr="00BD269D" w:rsidRDefault="00BC6076" w:rsidP="00BC6076">
      <w:pPr>
        <w:pStyle w:val="PSDS-CorpodeTexto"/>
        <w:rPr>
          <w:b/>
        </w:rPr>
      </w:pPr>
    </w:p>
    <w:p w14:paraId="560E0F97" w14:textId="77777777" w:rsidR="00BC6076" w:rsidRDefault="00BC6076" w:rsidP="00BC6076">
      <w:pPr>
        <w:pStyle w:val="PSDS-CorpodeTexto"/>
      </w:pPr>
      <w:r>
        <w:t>Como precondição é necessário que o usuário tenha efetuado o loggin no ao sistema com perfil, de coordenador ou professor, ativo para poder fazer adição de questões.</w:t>
      </w:r>
    </w:p>
    <w:p w14:paraId="74790957" w14:textId="77777777" w:rsidR="00BC6076" w:rsidRPr="00BD269D" w:rsidRDefault="00BC6076" w:rsidP="00BC6076">
      <w:pPr>
        <w:pStyle w:val="PSDS-CorpodeTexto"/>
      </w:pPr>
      <w:r>
        <w:t>A questão não estar salva no sistema.</w:t>
      </w:r>
    </w:p>
    <w:p w14:paraId="6268479D" w14:textId="77777777" w:rsidR="00BC6076" w:rsidRDefault="00BC6076" w:rsidP="00BC6076">
      <w:r>
        <w:br w:type="page"/>
      </w:r>
    </w:p>
    <w:p w14:paraId="5590395C" w14:textId="77777777" w:rsidR="00BC6076" w:rsidRPr="00BD269D" w:rsidRDefault="00BC6076" w:rsidP="00BC6076">
      <w:pPr>
        <w:pStyle w:val="PSDS-CorpodeTexto"/>
      </w:pPr>
    </w:p>
    <w:p w14:paraId="18F56AC5" w14:textId="77777777" w:rsidR="00BC6076" w:rsidRPr="00BD269D" w:rsidRDefault="00BC6076" w:rsidP="00BC6076">
      <w:pPr>
        <w:pStyle w:val="PSDS-MarcadoresNivel1"/>
        <w:numPr>
          <w:ilvl w:val="0"/>
          <w:numId w:val="16"/>
        </w:numPr>
        <w:rPr>
          <w:b/>
        </w:rPr>
      </w:pPr>
      <w:r w:rsidRPr="00BD269D">
        <w:rPr>
          <w:b/>
          <w:sz w:val="24"/>
          <w:szCs w:val="24"/>
        </w:rPr>
        <w:t>Fluxo Principal</w:t>
      </w:r>
    </w:p>
    <w:p w14:paraId="1A0DD412" w14:textId="77777777" w:rsidR="00BC6076" w:rsidRDefault="00BC6076" w:rsidP="00BC6076">
      <w:pPr>
        <w:pStyle w:val="PSDS-CorpodeTexto"/>
        <w:ind w:left="709" w:firstLine="0"/>
      </w:pPr>
    </w:p>
    <w:p w14:paraId="1F8D7B7A" w14:textId="77777777" w:rsidR="00BC6076" w:rsidRDefault="00BC6076" w:rsidP="00BC6076">
      <w:pPr>
        <w:pStyle w:val="PSDS-CorpodeTexto"/>
      </w:pPr>
      <w:r>
        <w:t>P1. Sistema solicita matéria</w:t>
      </w:r>
    </w:p>
    <w:p w14:paraId="11C6AEFF" w14:textId="77777777" w:rsidR="00BC6076" w:rsidRDefault="00BC6076" w:rsidP="00BC6076">
      <w:pPr>
        <w:pStyle w:val="PSDS-CorpodeTexto"/>
      </w:pPr>
      <w:r>
        <w:t>P2. Ator informa matéria</w:t>
      </w:r>
    </w:p>
    <w:p w14:paraId="0E341E8B" w14:textId="77777777" w:rsidR="00BC6076" w:rsidRDefault="00BC6076" w:rsidP="00BC6076">
      <w:pPr>
        <w:pStyle w:val="PSDS-CorpodeTexto"/>
      </w:pPr>
      <w:r>
        <w:t>P3. Sistema solicita assunto</w:t>
      </w:r>
    </w:p>
    <w:p w14:paraId="00846CED" w14:textId="77777777" w:rsidR="00BC6076" w:rsidRDefault="00BC6076" w:rsidP="00BC6076">
      <w:pPr>
        <w:pStyle w:val="PSDS-CorpodeTexto"/>
      </w:pPr>
      <w:r>
        <w:t>P4. Ator informa assunto</w:t>
      </w:r>
    </w:p>
    <w:p w14:paraId="73537CF0" w14:textId="77777777" w:rsidR="00BC6076" w:rsidRDefault="00BC6076" w:rsidP="00BC6076">
      <w:pPr>
        <w:pStyle w:val="PSDS-CorpodeTexto"/>
      </w:pPr>
      <w:r>
        <w:t xml:space="preserve">P5. Sistema solicita o período </w:t>
      </w:r>
    </w:p>
    <w:p w14:paraId="64ECEFE8" w14:textId="77777777" w:rsidR="00BC6076" w:rsidRDefault="00BC6076" w:rsidP="00BC6076">
      <w:pPr>
        <w:pStyle w:val="PSDS-CorpodeTexto"/>
      </w:pPr>
      <w:r>
        <w:t>P6. Ator informa período</w:t>
      </w:r>
    </w:p>
    <w:p w14:paraId="70BC923C" w14:textId="77777777" w:rsidR="00BC6076" w:rsidRDefault="00BC6076" w:rsidP="00BC6076">
      <w:pPr>
        <w:pStyle w:val="PSDS-CorpodeTexto"/>
      </w:pPr>
      <w:r>
        <w:t>P7. Sistema solicita o grau de dificuldade da questão</w:t>
      </w:r>
    </w:p>
    <w:p w14:paraId="0D430AC6" w14:textId="77777777" w:rsidR="00BC6076" w:rsidRDefault="00BC6076" w:rsidP="00BC6076">
      <w:pPr>
        <w:pStyle w:val="PSDS-CorpodeTexto"/>
      </w:pPr>
      <w:r>
        <w:t>P8. Ator informa o grau de dificuldade</w:t>
      </w:r>
    </w:p>
    <w:p w14:paraId="600114E3" w14:textId="77777777" w:rsidR="00BC6076" w:rsidRDefault="00BC6076" w:rsidP="00BC6076">
      <w:pPr>
        <w:pStyle w:val="PSDS-CorpodeTexto"/>
      </w:pPr>
      <w:r>
        <w:t>P9. Sistema solicita da onde foi retirada a questão</w:t>
      </w:r>
    </w:p>
    <w:p w14:paraId="248B22D5" w14:textId="77777777" w:rsidR="00BC6076" w:rsidRDefault="00BC6076" w:rsidP="00BC6076">
      <w:pPr>
        <w:pStyle w:val="PSDS-CorpodeTexto"/>
      </w:pPr>
      <w:r>
        <w:t>P10. Ator informa a origem da questão</w:t>
      </w:r>
    </w:p>
    <w:p w14:paraId="08C3FB1B" w14:textId="77777777" w:rsidR="00BC6076" w:rsidRDefault="00BC6076" w:rsidP="00BC6076">
      <w:pPr>
        <w:pStyle w:val="PSDS-CorpodeTexto"/>
      </w:pPr>
      <w:r>
        <w:t>P11. Sistema solicita o loggin do usuário responsável pela questão</w:t>
      </w:r>
    </w:p>
    <w:p w14:paraId="6184F759" w14:textId="77777777" w:rsidR="00BC6076" w:rsidRDefault="00BC6076" w:rsidP="00BC6076">
      <w:pPr>
        <w:pStyle w:val="PSDS-CorpodeTexto"/>
      </w:pPr>
      <w:r>
        <w:t>P12. Ator informa o loggin do responsável</w:t>
      </w:r>
    </w:p>
    <w:p w14:paraId="4512088B" w14:textId="77777777" w:rsidR="00BC6076" w:rsidRDefault="00BC6076" w:rsidP="00BC6076">
      <w:pPr>
        <w:pStyle w:val="PSDS-CorpodeTexto"/>
      </w:pPr>
      <w:r>
        <w:t>P13. Sistema valida loggin do responsável (A1)</w:t>
      </w:r>
    </w:p>
    <w:p w14:paraId="5FDE95F5" w14:textId="77777777" w:rsidR="00BC6076" w:rsidRDefault="00BC6076" w:rsidP="00BC6076">
      <w:pPr>
        <w:pStyle w:val="PSDS-CorpodeTexto"/>
      </w:pPr>
      <w:r>
        <w:t>P14. Sistema solicita a data de inserção da questão</w:t>
      </w:r>
    </w:p>
    <w:p w14:paraId="792BD38F" w14:textId="77777777" w:rsidR="00BC6076" w:rsidRDefault="00BC6076" w:rsidP="00BC6076">
      <w:pPr>
        <w:pStyle w:val="PSDS-CorpodeTexto"/>
      </w:pPr>
      <w:r>
        <w:t xml:space="preserve">P15. Ator informa a data </w:t>
      </w:r>
    </w:p>
    <w:p w14:paraId="216002F2" w14:textId="77777777" w:rsidR="00BC6076" w:rsidRDefault="00BC6076" w:rsidP="00BC6076">
      <w:pPr>
        <w:pStyle w:val="PSDS-CorpodeTexto"/>
      </w:pPr>
      <w:r>
        <w:t>P16. Sistema valida a data (A2)</w:t>
      </w:r>
    </w:p>
    <w:p w14:paraId="7B5DCA43" w14:textId="77777777" w:rsidR="00BC6076" w:rsidRDefault="00BC6076" w:rsidP="00BC6076">
      <w:pPr>
        <w:pStyle w:val="PSDS-CorpodeTexto"/>
      </w:pPr>
      <w:r>
        <w:t>P17. Sistema solicita o tipo de questão</w:t>
      </w:r>
    </w:p>
    <w:p w14:paraId="58257010" w14:textId="77777777" w:rsidR="00BC6076" w:rsidRDefault="00BC6076" w:rsidP="00BC6076">
      <w:pPr>
        <w:pStyle w:val="PSDS-CorpodeTexto"/>
      </w:pPr>
      <w:r>
        <w:t>P18. Ator informa o tipo de questão</w:t>
      </w:r>
    </w:p>
    <w:p w14:paraId="2F48FC3E" w14:textId="77777777" w:rsidR="00BC6076" w:rsidRDefault="00BC6076" w:rsidP="00BC6076">
      <w:pPr>
        <w:pStyle w:val="PSDS-CorpodeTexto"/>
      </w:pPr>
      <w:r>
        <w:t>P19. Sistema solicita a questão</w:t>
      </w:r>
    </w:p>
    <w:p w14:paraId="1E01959E" w14:textId="77777777" w:rsidR="00BC6076" w:rsidRDefault="00BC6076" w:rsidP="00BC6076">
      <w:pPr>
        <w:pStyle w:val="PSDS-CorpodeTexto"/>
      </w:pPr>
      <w:r>
        <w:t>P20. Ator informa a questão</w:t>
      </w:r>
    </w:p>
    <w:p w14:paraId="3DD57FA0" w14:textId="77777777" w:rsidR="00BC6076" w:rsidRDefault="00BC6076" w:rsidP="00BC6076">
      <w:pPr>
        <w:pStyle w:val="PSDS-CorpodeTexto"/>
      </w:pPr>
      <w:r>
        <w:t>P21. Sistema solicita comentário</w:t>
      </w:r>
    </w:p>
    <w:p w14:paraId="428E03ED" w14:textId="77777777" w:rsidR="00BC6076" w:rsidRDefault="00BC6076" w:rsidP="00BC6076">
      <w:pPr>
        <w:pStyle w:val="PSDS-CorpodeTexto"/>
      </w:pPr>
      <w:r>
        <w:t>P22. Ator informa comentário</w:t>
      </w:r>
    </w:p>
    <w:p w14:paraId="5D397D07" w14:textId="77777777" w:rsidR="00BC6076" w:rsidRDefault="00BC6076" w:rsidP="00BC6076">
      <w:pPr>
        <w:pStyle w:val="PSDS-CorpodeTexto"/>
      </w:pPr>
      <w:r>
        <w:t>P23. Ator clica no botão salvar</w:t>
      </w:r>
    </w:p>
    <w:p w14:paraId="017E5EE5" w14:textId="77777777" w:rsidR="00BC6076" w:rsidRDefault="00BC6076" w:rsidP="00BC6076">
      <w:pPr>
        <w:pStyle w:val="PSDS-CorpodeTexto"/>
      </w:pPr>
      <w:r>
        <w:t>P24. Sistema valida todos os dados (A3)</w:t>
      </w:r>
    </w:p>
    <w:p w14:paraId="680B3980" w14:textId="77777777" w:rsidR="00BC6076" w:rsidRDefault="00BC6076" w:rsidP="00BC6076">
      <w:pPr>
        <w:pStyle w:val="PSDS-CorpodeTexto"/>
      </w:pPr>
      <w:r>
        <w:t>P25. Sistema cadastra a questão no banco de dados (E1)</w:t>
      </w:r>
    </w:p>
    <w:p w14:paraId="11A9DA31" w14:textId="77777777" w:rsidR="00BC6076" w:rsidRPr="00BD269D" w:rsidRDefault="00BC6076" w:rsidP="00BC6076">
      <w:pPr>
        <w:pStyle w:val="PSDS-CorpodeTexto"/>
      </w:pPr>
      <w:r>
        <w:t>P26. Sistema exibe mensagem “Questão cadastrada com sucesso”</w:t>
      </w:r>
    </w:p>
    <w:p w14:paraId="3C243DF4" w14:textId="77777777" w:rsidR="00BC6076" w:rsidRPr="00BD269D" w:rsidRDefault="00BC6076" w:rsidP="00BC6076">
      <w:pPr>
        <w:pStyle w:val="PSDS-CorpodeTexto"/>
      </w:pPr>
    </w:p>
    <w:p w14:paraId="55697D4D" w14:textId="77777777" w:rsidR="00BC6076" w:rsidRDefault="00BC6076" w:rsidP="00BC6076">
      <w:r>
        <w:br w:type="page"/>
      </w:r>
    </w:p>
    <w:p w14:paraId="4AF8CDA3" w14:textId="77777777" w:rsidR="00BC6076" w:rsidRPr="00BD269D" w:rsidRDefault="00BC6076" w:rsidP="00BC6076">
      <w:pPr>
        <w:pStyle w:val="PSDS-CorpodeTexto"/>
      </w:pPr>
    </w:p>
    <w:p w14:paraId="45F5B7D0" w14:textId="77777777" w:rsidR="00BC6076" w:rsidRPr="00BD269D" w:rsidRDefault="00BC6076" w:rsidP="00BC6076">
      <w:pPr>
        <w:pStyle w:val="PSDS-CorpodeTexto"/>
      </w:pPr>
    </w:p>
    <w:p w14:paraId="7E9978FB" w14:textId="77777777" w:rsidR="00BC6076" w:rsidRPr="00501DF9" w:rsidRDefault="00BC6076" w:rsidP="00BC6076">
      <w:pPr>
        <w:pStyle w:val="PSDS-MarcadoresNivel1"/>
        <w:numPr>
          <w:ilvl w:val="0"/>
          <w:numId w:val="16"/>
        </w:numPr>
        <w:rPr>
          <w:b/>
        </w:rPr>
      </w:pPr>
      <w:r>
        <w:rPr>
          <w:b/>
          <w:sz w:val="24"/>
          <w:szCs w:val="24"/>
        </w:rPr>
        <w:t>Fluxos Alternativos</w:t>
      </w:r>
    </w:p>
    <w:p w14:paraId="60C32DE4" w14:textId="77777777" w:rsidR="00BC6076" w:rsidRDefault="00BC6076" w:rsidP="00BC6076">
      <w:pPr>
        <w:pStyle w:val="PSDS-MarcadoresNivel1"/>
        <w:ind w:firstLine="0"/>
        <w:rPr>
          <w:b/>
          <w:sz w:val="24"/>
          <w:szCs w:val="24"/>
        </w:rPr>
      </w:pPr>
    </w:p>
    <w:p w14:paraId="3AC475A5" w14:textId="77777777" w:rsidR="00BC6076" w:rsidRDefault="00BC6076" w:rsidP="00BC6076">
      <w:pPr>
        <w:pStyle w:val="PSDS-CorpodeTexto"/>
        <w:ind w:firstLine="0"/>
      </w:pPr>
      <w:r>
        <w:t>Esse fluxo alternativo ao passo 13 (P13).</w:t>
      </w:r>
    </w:p>
    <w:p w14:paraId="1DE21169" w14:textId="77777777" w:rsidR="00BC6076" w:rsidRDefault="00BC6076" w:rsidP="00BC6076">
      <w:pPr>
        <w:pStyle w:val="PSDS-CorpodeTexto"/>
      </w:pPr>
    </w:p>
    <w:p w14:paraId="04C2B427" w14:textId="77777777" w:rsidR="00BC6076" w:rsidRDefault="00BC6076" w:rsidP="00BC6076">
      <w:pPr>
        <w:pStyle w:val="PSDS-CorpodeTexto"/>
      </w:pPr>
      <w:r>
        <w:t>(A1) Loggin incorreto</w:t>
      </w:r>
    </w:p>
    <w:p w14:paraId="3C85E8D3" w14:textId="77777777" w:rsidR="00BC6076" w:rsidRDefault="00BC6076" w:rsidP="00BC6076">
      <w:pPr>
        <w:pStyle w:val="PSDS-CorpodeTexto"/>
      </w:pPr>
      <w:r>
        <w:tab/>
        <w:t>A1.1 Sistema informa que loggin não existe;</w:t>
      </w:r>
    </w:p>
    <w:p w14:paraId="7841CA61" w14:textId="77777777" w:rsidR="00BC6076" w:rsidRDefault="00BC6076" w:rsidP="00BC6076">
      <w:pPr>
        <w:pStyle w:val="PSDS-CorpodeTexto"/>
      </w:pPr>
      <w:r>
        <w:tab/>
        <w:t>A1.2 Volta para o passo 12.</w:t>
      </w:r>
    </w:p>
    <w:p w14:paraId="0EFDE261" w14:textId="77777777" w:rsidR="00BC6076" w:rsidRDefault="00BC6076" w:rsidP="00BC6076">
      <w:pPr>
        <w:pStyle w:val="PSDS-CorpodeTexto"/>
      </w:pPr>
    </w:p>
    <w:p w14:paraId="3CE24F85" w14:textId="77777777" w:rsidR="00BC6076" w:rsidRDefault="00BC6076" w:rsidP="00BC6076">
      <w:pPr>
        <w:pStyle w:val="PSDS-CorpodeTexto"/>
        <w:ind w:firstLine="0"/>
      </w:pPr>
      <w:r>
        <w:t>Esse fluxo alternativo ao passo 16 (P16).</w:t>
      </w:r>
    </w:p>
    <w:p w14:paraId="51118891" w14:textId="77777777" w:rsidR="00BC6076" w:rsidRDefault="00BC6076" w:rsidP="00BC6076">
      <w:pPr>
        <w:pStyle w:val="PSDS-CorpodeTexto"/>
      </w:pPr>
    </w:p>
    <w:p w14:paraId="28B1080E" w14:textId="77777777" w:rsidR="00BC6076" w:rsidRDefault="00BC6076" w:rsidP="00BC6076">
      <w:pPr>
        <w:pStyle w:val="PSDS-CorpodeTexto"/>
      </w:pPr>
      <w:r>
        <w:t>(A2) Data incorreta</w:t>
      </w:r>
    </w:p>
    <w:p w14:paraId="2A8ED1B6" w14:textId="77777777" w:rsidR="00BC6076" w:rsidRDefault="00BC6076" w:rsidP="00BC6076">
      <w:pPr>
        <w:pStyle w:val="PSDS-CorpodeTexto"/>
      </w:pPr>
      <w:r>
        <w:tab/>
        <w:t>A2.1 Sistema informa que a data está incorreta;</w:t>
      </w:r>
    </w:p>
    <w:p w14:paraId="440FF7AD" w14:textId="77777777" w:rsidR="00BC6076" w:rsidRDefault="00BC6076" w:rsidP="00BC6076">
      <w:pPr>
        <w:pStyle w:val="PSDS-CorpodeTexto"/>
      </w:pPr>
      <w:r>
        <w:tab/>
        <w:t>A2.2 Voltar ao passo 15 (P15).</w:t>
      </w:r>
    </w:p>
    <w:p w14:paraId="339D8968" w14:textId="77777777" w:rsidR="00BC6076" w:rsidRDefault="00BC6076" w:rsidP="00BC6076">
      <w:pPr>
        <w:pStyle w:val="PSDS-CorpodeTexto"/>
      </w:pPr>
    </w:p>
    <w:p w14:paraId="3DAD214A" w14:textId="77777777" w:rsidR="00BC6076" w:rsidRDefault="00BC6076" w:rsidP="00BC6076">
      <w:pPr>
        <w:pStyle w:val="PSDS-CorpodeTexto"/>
        <w:ind w:firstLine="0"/>
      </w:pPr>
      <w:r>
        <w:t>Esse fluxo alternativo ao passo 24 (P24).</w:t>
      </w:r>
    </w:p>
    <w:p w14:paraId="35E2EACD" w14:textId="77777777" w:rsidR="00BC6076" w:rsidRDefault="00BC6076" w:rsidP="00BC6076">
      <w:pPr>
        <w:pStyle w:val="PSDS-CorpodeTexto"/>
      </w:pPr>
    </w:p>
    <w:p w14:paraId="5D5688EC" w14:textId="77777777" w:rsidR="00BC6076" w:rsidRDefault="00BC6076" w:rsidP="00BC6076">
      <w:pPr>
        <w:pStyle w:val="PSDS-CorpodeTexto"/>
      </w:pPr>
      <w:r>
        <w:t>(A3) Dados Incorretos</w:t>
      </w:r>
    </w:p>
    <w:p w14:paraId="5BCFA664" w14:textId="77777777" w:rsidR="00BC6076" w:rsidRDefault="00BC6076" w:rsidP="00BC6076">
      <w:pPr>
        <w:pStyle w:val="PSDS-CorpodeTexto"/>
      </w:pPr>
      <w:r>
        <w:tab/>
        <w:t>A3.1 Sistema informa que possuí dados incorretos;</w:t>
      </w:r>
    </w:p>
    <w:p w14:paraId="482F304E" w14:textId="77777777" w:rsidR="00BC6076" w:rsidRDefault="00BC6076" w:rsidP="00BC6076">
      <w:pPr>
        <w:pStyle w:val="PSDS-CorpodeTexto"/>
      </w:pPr>
      <w:r>
        <w:tab/>
        <w:t>A3.2 Sistema realça os campos inválidos;</w:t>
      </w:r>
    </w:p>
    <w:p w14:paraId="555D0257" w14:textId="77777777" w:rsidR="00BC6076" w:rsidRDefault="00BC6076" w:rsidP="00BC6076">
      <w:pPr>
        <w:pStyle w:val="PSDS-CorpodeTexto"/>
        <w:ind w:left="709"/>
      </w:pPr>
      <w:r>
        <w:t>A3.3 Voltar ao passo com erro.</w:t>
      </w:r>
    </w:p>
    <w:p w14:paraId="6C2FB3EC" w14:textId="77777777" w:rsidR="00BC6076" w:rsidRPr="00BD269D" w:rsidRDefault="00BC6076" w:rsidP="00BC6076">
      <w:pPr>
        <w:pStyle w:val="PSDS-CorpodeTexto"/>
        <w:ind w:firstLine="0"/>
      </w:pPr>
    </w:p>
    <w:p w14:paraId="7D164949" w14:textId="77777777" w:rsidR="00BC6076" w:rsidRPr="00BD269D" w:rsidRDefault="00BC6076" w:rsidP="00BC6076">
      <w:pPr>
        <w:pStyle w:val="PSDS-MarcadoresNivel1"/>
        <w:numPr>
          <w:ilvl w:val="0"/>
          <w:numId w:val="16"/>
        </w:numPr>
        <w:rPr>
          <w:b/>
        </w:rPr>
      </w:pPr>
      <w:r w:rsidRPr="00BD269D">
        <w:rPr>
          <w:b/>
          <w:sz w:val="24"/>
          <w:szCs w:val="24"/>
        </w:rPr>
        <w:t>Fluxos de Exceção</w:t>
      </w:r>
    </w:p>
    <w:p w14:paraId="5B066CBB" w14:textId="77777777" w:rsidR="00BC6076" w:rsidRPr="00BD269D" w:rsidRDefault="00BC6076" w:rsidP="00BC6076">
      <w:pPr>
        <w:pStyle w:val="PSDS-CorpodeTexto"/>
        <w:rPr>
          <w:b/>
        </w:rPr>
      </w:pPr>
    </w:p>
    <w:p w14:paraId="20861B7A" w14:textId="77777777" w:rsidR="00BC6076" w:rsidRDefault="00BC6076" w:rsidP="00BC6076">
      <w:pPr>
        <w:pStyle w:val="PSDS-CorpodeTexto"/>
        <w:ind w:firstLine="0"/>
      </w:pPr>
      <w:r>
        <w:t>Esse fluxo de exceção ao passo 25 (P25).</w:t>
      </w:r>
    </w:p>
    <w:p w14:paraId="53D8CD1E" w14:textId="77777777" w:rsidR="00BC6076" w:rsidRDefault="00BC6076" w:rsidP="00BC6076">
      <w:pPr>
        <w:pStyle w:val="PSDS-CorpodeTexto"/>
      </w:pPr>
    </w:p>
    <w:p w14:paraId="3F41E1C6" w14:textId="77777777" w:rsidR="00BC6076" w:rsidRDefault="00BC6076" w:rsidP="00BC6076">
      <w:pPr>
        <w:pStyle w:val="PSDS-CorpodeTexto"/>
      </w:pPr>
      <w:r>
        <w:t>(E1) Erro no cadastro da questão</w:t>
      </w:r>
    </w:p>
    <w:p w14:paraId="5D7F35A8" w14:textId="77777777" w:rsidR="00BC6076" w:rsidRDefault="00BC6076" w:rsidP="00BC6076">
      <w:pPr>
        <w:pStyle w:val="PSDS-CorpodeTexto"/>
      </w:pPr>
      <w:r>
        <w:tab/>
        <w:t>E1.1 Sistema informa que não foi possível cadastrar questão no banco de dados</w:t>
      </w:r>
    </w:p>
    <w:p w14:paraId="743A47DE" w14:textId="77777777" w:rsidR="00BC6076" w:rsidRDefault="00BC6076" w:rsidP="00BC6076">
      <w:pPr>
        <w:pStyle w:val="PSDS-CorpodeTexto"/>
      </w:pPr>
      <w:r>
        <w:tab/>
        <w:t>E1.2 Caso de uso encerrado</w:t>
      </w:r>
    </w:p>
    <w:p w14:paraId="7AE407AE" w14:textId="77777777" w:rsidR="00BC6076" w:rsidRPr="00BD269D" w:rsidRDefault="00BC6076" w:rsidP="00BC6076">
      <w:pPr>
        <w:pStyle w:val="PSDS-CorpodeTexto"/>
        <w:ind w:firstLine="0"/>
      </w:pPr>
    </w:p>
    <w:p w14:paraId="19079E1E" w14:textId="77777777" w:rsidR="00BC6076" w:rsidRPr="00692648" w:rsidRDefault="00BC6076" w:rsidP="00BC6076">
      <w:pPr>
        <w:pStyle w:val="PSDS-MarcadoresNivel1"/>
        <w:numPr>
          <w:ilvl w:val="0"/>
          <w:numId w:val="16"/>
        </w:numPr>
        <w:rPr>
          <w:b/>
        </w:rPr>
      </w:pPr>
      <w:r w:rsidRPr="00BD269D">
        <w:rPr>
          <w:b/>
          <w:sz w:val="24"/>
          <w:szCs w:val="24"/>
        </w:rPr>
        <w:t>Pós-condições</w:t>
      </w:r>
    </w:p>
    <w:p w14:paraId="54499AC5" w14:textId="77777777" w:rsidR="00BC6076" w:rsidRPr="00BD269D" w:rsidRDefault="00BC6076" w:rsidP="00BC6076">
      <w:pPr>
        <w:pStyle w:val="PSDS-MarcadoresNivel1"/>
        <w:ind w:left="709" w:firstLine="0"/>
        <w:rPr>
          <w:b/>
        </w:rPr>
      </w:pPr>
    </w:p>
    <w:p w14:paraId="26C36869" w14:textId="77777777" w:rsidR="00BC6076" w:rsidRPr="00C26C3E" w:rsidRDefault="00BC6076" w:rsidP="00BC6076">
      <w:pPr>
        <w:pStyle w:val="PSDS-CorpodeItem"/>
        <w:rPr>
          <w:rFonts w:ascii="Times New Roman" w:hAnsi="Times New Roman" w:cs="Times New Roman"/>
        </w:rPr>
      </w:pPr>
      <w:r w:rsidRPr="00C26C3E">
        <w:rPr>
          <w:rFonts w:ascii="Times New Roman" w:hAnsi="Times New Roman" w:cs="Times New Roman"/>
        </w:rPr>
        <w:t>Nenhuma pós-condição identificada</w:t>
      </w:r>
    </w:p>
    <w:p w14:paraId="31894CC0" w14:textId="77777777" w:rsidR="00BC6076" w:rsidRPr="00BD269D" w:rsidRDefault="00BC6076" w:rsidP="00BC6076">
      <w:pPr>
        <w:pStyle w:val="PSDS-CorpodeItem"/>
        <w:rPr>
          <w:rFonts w:ascii="Times New Roman" w:hAnsi="Times New Roman" w:cs="Times New Roman"/>
        </w:rPr>
      </w:pPr>
    </w:p>
    <w:p w14:paraId="7B523BF6" w14:textId="77777777" w:rsidR="00BC6076" w:rsidRPr="00BD269D" w:rsidRDefault="00BC6076" w:rsidP="00BC6076">
      <w:pPr>
        <w:pStyle w:val="PSDS-MarcadoresNivel1"/>
        <w:numPr>
          <w:ilvl w:val="0"/>
          <w:numId w:val="16"/>
        </w:numPr>
        <w:rPr>
          <w:b/>
        </w:rPr>
      </w:pPr>
      <w:r w:rsidRPr="00BD269D">
        <w:rPr>
          <w:b/>
          <w:sz w:val="24"/>
          <w:szCs w:val="24"/>
        </w:rPr>
        <w:t>Req</w:t>
      </w:r>
      <w:r>
        <w:rPr>
          <w:b/>
          <w:sz w:val="24"/>
          <w:szCs w:val="24"/>
        </w:rPr>
        <w:t>uisitos Não Funcionais</w:t>
      </w:r>
    </w:p>
    <w:p w14:paraId="1CD340E2" w14:textId="77777777" w:rsidR="00BC6076" w:rsidRPr="00BD269D" w:rsidRDefault="00BC6076" w:rsidP="00BC6076">
      <w:pPr>
        <w:pStyle w:val="PSDS-CorpodeTexto"/>
        <w:rPr>
          <w:b/>
        </w:rPr>
      </w:pPr>
    </w:p>
    <w:p w14:paraId="6F6CE2F5" w14:textId="77777777" w:rsidR="00BC6076" w:rsidRDefault="00BC6076" w:rsidP="00BC6076">
      <w:pPr>
        <w:pStyle w:val="PSDS-CorpodeItem"/>
        <w:ind w:left="0" w:firstLine="709"/>
        <w:rPr>
          <w:rFonts w:ascii="Times New Roman" w:hAnsi="Times New Roman" w:cs="Times New Roman"/>
        </w:rPr>
      </w:pPr>
      <w:r w:rsidRPr="00692648">
        <w:rPr>
          <w:rFonts w:ascii="Times New Roman" w:hAnsi="Times New Roman" w:cs="Times New Roman"/>
        </w:rPr>
        <w:t>Nenhum requisito não funcional identificado</w:t>
      </w:r>
    </w:p>
    <w:p w14:paraId="3F4BCE6F" w14:textId="77777777" w:rsidR="00BC6076" w:rsidRPr="008E77DB" w:rsidRDefault="00BC6076" w:rsidP="00BC6076">
      <w:pPr>
        <w:pStyle w:val="PSDS-CorpodeItem"/>
        <w:ind w:left="0" w:firstLine="709"/>
        <w:rPr>
          <w:rFonts w:ascii="Times New Roman" w:hAnsi="Times New Roman" w:cs="Times New Roman"/>
        </w:rPr>
      </w:pPr>
    </w:p>
    <w:p w14:paraId="5A3B54DC" w14:textId="77777777" w:rsidR="00BC6076" w:rsidRPr="00BD269D" w:rsidRDefault="00BC6076" w:rsidP="00BC6076">
      <w:pPr>
        <w:pStyle w:val="PSDS-MarcadoresNivel1"/>
        <w:numPr>
          <w:ilvl w:val="0"/>
          <w:numId w:val="16"/>
        </w:numPr>
        <w:rPr>
          <w:b/>
        </w:rPr>
      </w:pPr>
      <w:r>
        <w:rPr>
          <w:b/>
          <w:sz w:val="24"/>
          <w:szCs w:val="24"/>
        </w:rPr>
        <w:t>Ponto de Extensão</w:t>
      </w:r>
    </w:p>
    <w:p w14:paraId="31336246" w14:textId="77777777" w:rsidR="00BC6076" w:rsidRPr="00BD269D" w:rsidRDefault="00BC6076" w:rsidP="00BC6076">
      <w:pPr>
        <w:pStyle w:val="PSDS-CorpodeTexto"/>
        <w:rPr>
          <w:b/>
        </w:rPr>
      </w:pPr>
    </w:p>
    <w:p w14:paraId="1B4DF5EB" w14:textId="77777777" w:rsidR="00BC6076" w:rsidRPr="00BD269D" w:rsidRDefault="00BC6076" w:rsidP="00BC6076">
      <w:pPr>
        <w:pStyle w:val="PSDS-CorpodeItem"/>
        <w:ind w:left="0" w:firstLine="709"/>
      </w:pPr>
      <w:r w:rsidRPr="00AA37DB">
        <w:rPr>
          <w:rFonts w:ascii="Times New Roman" w:hAnsi="Times New Roman" w:cs="Times New Roman"/>
        </w:rPr>
        <w:t>Nenhum ponto de extensão identificado</w:t>
      </w:r>
    </w:p>
    <w:p w14:paraId="18DFEDB9" w14:textId="77777777" w:rsidR="00BC6076" w:rsidRPr="00BD269D" w:rsidRDefault="00BC6076" w:rsidP="00BC6076">
      <w:pPr>
        <w:pStyle w:val="PSDS-CorpodeTexto"/>
      </w:pPr>
    </w:p>
    <w:p w14:paraId="61AF9245" w14:textId="77777777" w:rsidR="00BC6076" w:rsidRPr="00BD269D" w:rsidRDefault="00BC6076" w:rsidP="00BC6076">
      <w:pPr>
        <w:pStyle w:val="PSDS-MarcadoresNivel1"/>
        <w:numPr>
          <w:ilvl w:val="0"/>
          <w:numId w:val="16"/>
        </w:numPr>
        <w:rPr>
          <w:b/>
        </w:rPr>
      </w:pPr>
      <w:r w:rsidRPr="00BD269D">
        <w:rPr>
          <w:b/>
          <w:sz w:val="24"/>
          <w:szCs w:val="24"/>
        </w:rPr>
        <w:t>Frequência de Utilização</w:t>
      </w:r>
    </w:p>
    <w:p w14:paraId="278B4685" w14:textId="77777777" w:rsidR="00BC6076" w:rsidRPr="00BD269D" w:rsidRDefault="00BC6076" w:rsidP="00BC6076">
      <w:pPr>
        <w:pStyle w:val="PSDS-CorpodeItem"/>
        <w:rPr>
          <w:rFonts w:ascii="Times New Roman" w:hAnsi="Times New Roman" w:cs="Times New Roman"/>
        </w:rPr>
      </w:pPr>
    </w:p>
    <w:p w14:paraId="251D33E9" w14:textId="77777777" w:rsidR="00BC6076" w:rsidRDefault="00BC6076" w:rsidP="00BC6076">
      <w:pPr>
        <w:pStyle w:val="PSDS-CorpodeItem"/>
        <w:ind w:left="0" w:firstLine="709"/>
        <w:rPr>
          <w:rFonts w:ascii="Times New Roman" w:hAnsi="Times New Roman" w:cs="Times New Roman"/>
        </w:rPr>
      </w:pPr>
      <w:r>
        <w:rPr>
          <w:rFonts w:ascii="Times New Roman" w:hAnsi="Times New Roman" w:cs="Times New Roman"/>
        </w:rPr>
        <w:t>Frequência Alta.</w:t>
      </w:r>
    </w:p>
    <w:p w14:paraId="035AA67F" w14:textId="6C5D3215" w:rsidR="00BC6076" w:rsidRDefault="00BC6076" w:rsidP="00BC6076">
      <w:r>
        <w:t>P</w:t>
      </w:r>
      <w:r w:rsidRPr="00BD269D">
        <w:t>ois o caso de uso é a principal forma de inserção de dados na aplicação. Sendo bastante utilizado pelos perfis Professor e Coordenador.</w:t>
      </w:r>
    </w:p>
    <w:p w14:paraId="5087592F" w14:textId="77777777" w:rsidR="00192057" w:rsidRDefault="00192057" w:rsidP="00BC6076"/>
    <w:p w14:paraId="72AEBE04" w14:textId="77777777" w:rsidR="00192057" w:rsidRDefault="00192057" w:rsidP="00192057">
      <w:pPr>
        <w:pStyle w:val="PSDS-MarcadoresNivel1"/>
        <w:numPr>
          <w:ilvl w:val="1"/>
          <w:numId w:val="16"/>
        </w:numPr>
        <w:rPr>
          <w:b/>
        </w:rPr>
      </w:pPr>
      <w:r>
        <w:rPr>
          <w:b/>
          <w:sz w:val="24"/>
          <w:szCs w:val="24"/>
        </w:rPr>
        <w:t>Componentes Utilizados</w:t>
      </w:r>
      <w:r>
        <w:rPr>
          <w:b/>
        </w:rPr>
        <w:t xml:space="preserve"> </w:t>
      </w:r>
    </w:p>
    <w:p w14:paraId="34BC8309" w14:textId="77777777" w:rsidR="00192057" w:rsidRDefault="00192057" w:rsidP="00192057">
      <w:pPr>
        <w:pStyle w:val="PSDS-MarcadoresNivel1"/>
        <w:ind w:left="360" w:firstLine="0"/>
      </w:pPr>
    </w:p>
    <w:p w14:paraId="3EFBB32E" w14:textId="77777777" w:rsidR="00192057" w:rsidRDefault="00192057" w:rsidP="00192057">
      <w:pPr>
        <w:pStyle w:val="PSDS-MarcadoresNivel1"/>
        <w:ind w:left="360" w:firstLine="0"/>
        <w:rPr>
          <w:b/>
        </w:rPr>
      </w:pPr>
      <w:r w:rsidRPr="005F52BA">
        <w:t>Utilizado a tecnologia</w:t>
      </w:r>
      <w:r>
        <w:t xml:space="preserve"> </w:t>
      </w:r>
      <w:proofErr w:type="spellStart"/>
      <w:r>
        <w:t>Bootstrap</w:t>
      </w:r>
      <w:proofErr w:type="spellEnd"/>
      <w:r>
        <w:t xml:space="preserve"> para o front-end. Componentes utilizados:</w:t>
      </w:r>
      <w:r>
        <w:rPr>
          <w:b/>
        </w:rPr>
        <w:t xml:space="preserve"> </w:t>
      </w:r>
    </w:p>
    <w:p w14:paraId="5915CD6B" w14:textId="77777777" w:rsidR="00192057" w:rsidRDefault="00192057" w:rsidP="00192057">
      <w:pPr>
        <w:pStyle w:val="PSDS-MarcadoresNivel1"/>
        <w:ind w:left="360" w:firstLine="0"/>
        <w:rPr>
          <w:b/>
        </w:rPr>
      </w:pPr>
    </w:p>
    <w:p w14:paraId="34765651" w14:textId="77777777" w:rsidR="00192057" w:rsidRPr="00D64234" w:rsidRDefault="00192057" w:rsidP="00192057">
      <w:pPr>
        <w:pStyle w:val="PSDS-MarcadoresNivel1"/>
        <w:numPr>
          <w:ilvl w:val="0"/>
          <w:numId w:val="22"/>
        </w:numPr>
        <w:rPr>
          <w:lang w:val="en-US"/>
        </w:rPr>
      </w:pPr>
      <w:r>
        <w:rPr>
          <w:lang w:val="en-US"/>
        </w:rPr>
        <w:t>Bootstrap L</w:t>
      </w:r>
      <w:r w:rsidRPr="00D64234">
        <w:rPr>
          <w:lang w:val="en-US"/>
        </w:rPr>
        <w:t>abel (class="label label-default")</w:t>
      </w:r>
    </w:p>
    <w:p w14:paraId="3ADA301A" w14:textId="77777777" w:rsidR="00192057" w:rsidRPr="00E366F2" w:rsidRDefault="00192057" w:rsidP="00192057">
      <w:pPr>
        <w:pStyle w:val="PSDS-MarcadoresNivel1"/>
        <w:numPr>
          <w:ilvl w:val="0"/>
          <w:numId w:val="22"/>
        </w:numPr>
        <w:rPr>
          <w:lang w:val="en-US"/>
        </w:rPr>
      </w:pPr>
      <w:r w:rsidRPr="00E366F2">
        <w:rPr>
          <w:lang w:val="en-US"/>
        </w:rPr>
        <w:t xml:space="preserve">Bootstrap </w:t>
      </w:r>
      <w:proofErr w:type="spellStart"/>
      <w:r>
        <w:rPr>
          <w:lang w:val="en-US"/>
        </w:rPr>
        <w:t>N</w:t>
      </w:r>
      <w:r w:rsidRPr="00E366F2">
        <w:rPr>
          <w:lang w:val="en-US"/>
        </w:rPr>
        <w:t>av</w:t>
      </w:r>
      <w:proofErr w:type="spellEnd"/>
      <w:r>
        <w:rPr>
          <w:lang w:val="en-US"/>
        </w:rPr>
        <w:t xml:space="preserve">-bar </w:t>
      </w:r>
      <w:proofErr w:type="spellStart"/>
      <w:r>
        <w:rPr>
          <w:lang w:val="en-US"/>
        </w:rPr>
        <w:t>fF</w:t>
      </w:r>
      <w:r w:rsidRPr="00E366F2">
        <w:rPr>
          <w:lang w:val="en-US"/>
        </w:rPr>
        <w:t>xed</w:t>
      </w:r>
      <w:proofErr w:type="spellEnd"/>
      <w:r w:rsidRPr="00E366F2">
        <w:rPr>
          <w:lang w:val="en-US"/>
        </w:rPr>
        <w:t xml:space="preserve"> to bottom (</w:t>
      </w:r>
      <w:r w:rsidRPr="00D60D50">
        <w:rPr>
          <w:lang w:val="en-US"/>
        </w:rPr>
        <w:t>class="</w:t>
      </w:r>
      <w:proofErr w:type="spellStart"/>
      <w:r w:rsidRPr="00D60D50">
        <w:rPr>
          <w:lang w:val="en-US"/>
        </w:rPr>
        <w:t>navbar</w:t>
      </w:r>
      <w:proofErr w:type="spellEnd"/>
      <w:r w:rsidRPr="00D60D50">
        <w:rPr>
          <w:lang w:val="en-US"/>
        </w:rPr>
        <w:t xml:space="preserve"> </w:t>
      </w:r>
      <w:proofErr w:type="spellStart"/>
      <w:r w:rsidRPr="00D60D50">
        <w:rPr>
          <w:lang w:val="en-US"/>
        </w:rPr>
        <w:t>navb</w:t>
      </w:r>
      <w:r>
        <w:rPr>
          <w:lang w:val="en-US"/>
        </w:rPr>
        <w:t>ar</w:t>
      </w:r>
      <w:proofErr w:type="spellEnd"/>
      <w:r>
        <w:rPr>
          <w:lang w:val="en-US"/>
        </w:rPr>
        <w:t xml:space="preserve">-default </w:t>
      </w:r>
      <w:proofErr w:type="spellStart"/>
      <w:r>
        <w:rPr>
          <w:lang w:val="en-US"/>
        </w:rPr>
        <w:t>navbar</w:t>
      </w:r>
      <w:proofErr w:type="spellEnd"/>
      <w:r>
        <w:rPr>
          <w:lang w:val="en-US"/>
        </w:rPr>
        <w:t>-fixed-bottom"</w:t>
      </w:r>
      <w:r w:rsidRPr="00E366F2">
        <w:rPr>
          <w:lang w:val="en-US"/>
        </w:rPr>
        <w:t xml:space="preserve">)  </w:t>
      </w:r>
    </w:p>
    <w:p w14:paraId="5F7424A5" w14:textId="77777777" w:rsidR="00192057" w:rsidRPr="00330D11" w:rsidRDefault="00192057" w:rsidP="00192057">
      <w:pPr>
        <w:pStyle w:val="PSDS-MarcadoresNivel1"/>
        <w:numPr>
          <w:ilvl w:val="0"/>
          <w:numId w:val="22"/>
        </w:numPr>
        <w:rPr>
          <w:lang w:val="en-US"/>
        </w:rPr>
      </w:pPr>
      <w:r w:rsidRPr="00330D11">
        <w:rPr>
          <w:lang w:val="en-US"/>
        </w:rPr>
        <w:t>Bootstrap Input</w:t>
      </w:r>
      <w:r>
        <w:rPr>
          <w:lang w:val="en-US"/>
        </w:rPr>
        <w:t>-Group</w:t>
      </w:r>
      <w:r w:rsidRPr="00330D11">
        <w:rPr>
          <w:lang w:val="en-US"/>
        </w:rPr>
        <w:t xml:space="preserve"> (class="input-group-</w:t>
      </w:r>
      <w:proofErr w:type="spellStart"/>
      <w:r w:rsidRPr="00330D11">
        <w:rPr>
          <w:lang w:val="en-US"/>
        </w:rPr>
        <w:t>addon</w:t>
      </w:r>
      <w:proofErr w:type="spellEnd"/>
      <w:r w:rsidRPr="00330D11">
        <w:rPr>
          <w:lang w:val="en-US"/>
        </w:rPr>
        <w:t>")</w:t>
      </w:r>
    </w:p>
    <w:p w14:paraId="05AEA78F" w14:textId="77777777" w:rsidR="00192057" w:rsidRPr="00D60D50" w:rsidRDefault="00192057" w:rsidP="00192057">
      <w:pPr>
        <w:pStyle w:val="PSDS-MarcadoresNivel1"/>
        <w:numPr>
          <w:ilvl w:val="0"/>
          <w:numId w:val="22"/>
        </w:numPr>
        <w:rPr>
          <w:lang w:val="en-US"/>
        </w:rPr>
      </w:pPr>
      <w:r w:rsidRPr="00D60D50">
        <w:rPr>
          <w:lang w:val="en-US"/>
        </w:rPr>
        <w:t>Bootstrap</w:t>
      </w:r>
      <w:r>
        <w:rPr>
          <w:lang w:val="en-US"/>
        </w:rPr>
        <w:t xml:space="preserve"> </w:t>
      </w:r>
      <w:proofErr w:type="spellStart"/>
      <w:r>
        <w:rPr>
          <w:lang w:val="en-US"/>
        </w:rPr>
        <w:t>N</w:t>
      </w:r>
      <w:r w:rsidRPr="00D60D50">
        <w:rPr>
          <w:lang w:val="en-US"/>
        </w:rPr>
        <w:t>av</w:t>
      </w:r>
      <w:proofErr w:type="spellEnd"/>
      <w:r w:rsidRPr="00D60D50">
        <w:rPr>
          <w:lang w:val="en-US"/>
        </w:rPr>
        <w:t>-bar</w:t>
      </w:r>
      <w:r>
        <w:rPr>
          <w:lang w:val="en-US"/>
        </w:rPr>
        <w:t xml:space="preserve"> B</w:t>
      </w:r>
      <w:r w:rsidRPr="00D60D50">
        <w:rPr>
          <w:lang w:val="en-US"/>
        </w:rPr>
        <w:t>utton (class="</w:t>
      </w:r>
      <w:proofErr w:type="spellStart"/>
      <w:r w:rsidRPr="00D60D50">
        <w:rPr>
          <w:lang w:val="en-US"/>
        </w:rPr>
        <w:t>btn</w:t>
      </w:r>
      <w:proofErr w:type="spellEnd"/>
      <w:r w:rsidRPr="00D60D50">
        <w:rPr>
          <w:lang w:val="en-US"/>
        </w:rPr>
        <w:t xml:space="preserve"> </w:t>
      </w:r>
      <w:proofErr w:type="spellStart"/>
      <w:r w:rsidRPr="00D60D50">
        <w:rPr>
          <w:lang w:val="en-US"/>
        </w:rPr>
        <w:t>btn</w:t>
      </w:r>
      <w:proofErr w:type="spellEnd"/>
      <w:r w:rsidRPr="00D60D50">
        <w:rPr>
          <w:lang w:val="en-US"/>
        </w:rPr>
        <w:t xml:space="preserve">-default </w:t>
      </w:r>
      <w:proofErr w:type="spellStart"/>
      <w:r w:rsidRPr="00D60D50">
        <w:rPr>
          <w:lang w:val="en-US"/>
        </w:rPr>
        <w:t>navbar-btn</w:t>
      </w:r>
      <w:proofErr w:type="spellEnd"/>
      <w:r w:rsidRPr="00D60D50">
        <w:rPr>
          <w:lang w:val="en-US"/>
        </w:rPr>
        <w:t>")</w:t>
      </w:r>
    </w:p>
    <w:p w14:paraId="185ED5B8" w14:textId="77777777" w:rsidR="00192057" w:rsidRPr="00D60D50" w:rsidRDefault="00192057" w:rsidP="00192057">
      <w:pPr>
        <w:pStyle w:val="PSDS-MarcadoresNivel1"/>
        <w:ind w:left="360" w:hanging="360"/>
        <w:rPr>
          <w:b/>
          <w:lang w:val="en-US"/>
        </w:rPr>
      </w:pPr>
    </w:p>
    <w:p w14:paraId="0939B33D" w14:textId="77777777" w:rsidR="00192057" w:rsidRPr="00D60D50" w:rsidRDefault="00192057" w:rsidP="00192057">
      <w:pPr>
        <w:pStyle w:val="PSDS-MarcadoresNivel1"/>
        <w:ind w:left="360" w:hanging="360"/>
        <w:rPr>
          <w:b/>
          <w:lang w:val="en-US"/>
        </w:rPr>
      </w:pPr>
    </w:p>
    <w:p w14:paraId="059DD1E7" w14:textId="77777777" w:rsidR="00192057" w:rsidRPr="00BD269D" w:rsidRDefault="00192057" w:rsidP="00192057">
      <w:pPr>
        <w:pStyle w:val="PSDS-MarcadoresNivel1"/>
        <w:numPr>
          <w:ilvl w:val="0"/>
          <w:numId w:val="16"/>
        </w:numPr>
        <w:rPr>
          <w:b/>
        </w:rPr>
      </w:pPr>
      <w:r>
        <w:rPr>
          <w:b/>
          <w:sz w:val="24"/>
          <w:szCs w:val="24"/>
        </w:rPr>
        <w:t>Observações</w:t>
      </w:r>
    </w:p>
    <w:p w14:paraId="128A3AE0" w14:textId="77777777" w:rsidR="00192057" w:rsidRPr="00BD269D" w:rsidRDefault="00192057" w:rsidP="00192057">
      <w:pPr>
        <w:pStyle w:val="PSDS-CorpodeTexto"/>
        <w:rPr>
          <w:b/>
        </w:rPr>
      </w:pPr>
    </w:p>
    <w:p w14:paraId="5C016071" w14:textId="77777777" w:rsidR="00192057" w:rsidRDefault="00192057" w:rsidP="00192057">
      <w:pPr>
        <w:pStyle w:val="PSDS-CorpodeItem"/>
        <w:ind w:left="0" w:firstLine="360"/>
        <w:rPr>
          <w:rFonts w:ascii="Times New Roman" w:hAnsi="Times New Roman" w:cs="Times New Roman"/>
        </w:rPr>
      </w:pPr>
      <w:r w:rsidRPr="00692648">
        <w:rPr>
          <w:rFonts w:ascii="Times New Roman" w:hAnsi="Times New Roman" w:cs="Times New Roman"/>
        </w:rPr>
        <w:t>Nenhum</w:t>
      </w:r>
      <w:r>
        <w:rPr>
          <w:rFonts w:ascii="Times New Roman" w:hAnsi="Times New Roman" w:cs="Times New Roman"/>
        </w:rPr>
        <w:t>a</w:t>
      </w:r>
      <w:r w:rsidRPr="00692648">
        <w:rPr>
          <w:rFonts w:ascii="Times New Roman" w:hAnsi="Times New Roman" w:cs="Times New Roman"/>
        </w:rPr>
        <w:t xml:space="preserve"> o</w:t>
      </w:r>
      <w:r>
        <w:rPr>
          <w:rFonts w:ascii="Times New Roman" w:hAnsi="Times New Roman" w:cs="Times New Roman"/>
        </w:rPr>
        <w:t>bservação</w:t>
      </w:r>
      <w:r w:rsidRPr="00692648">
        <w:rPr>
          <w:rFonts w:ascii="Times New Roman" w:hAnsi="Times New Roman" w:cs="Times New Roman"/>
        </w:rPr>
        <w:t xml:space="preserve"> </w:t>
      </w:r>
      <w:r>
        <w:rPr>
          <w:rFonts w:ascii="Times New Roman" w:hAnsi="Times New Roman" w:cs="Times New Roman"/>
        </w:rPr>
        <w:t>identificada</w:t>
      </w:r>
    </w:p>
    <w:p w14:paraId="3BDDAA50" w14:textId="77777777" w:rsidR="00192057" w:rsidRPr="00AA6523" w:rsidRDefault="00192057" w:rsidP="00192057">
      <w:pPr>
        <w:pStyle w:val="PSDS-CorpodeItem"/>
        <w:rPr>
          <w:rFonts w:ascii="Times New Roman" w:hAnsi="Times New Roman" w:cs="Times New Roman"/>
        </w:rPr>
      </w:pPr>
    </w:p>
    <w:p w14:paraId="41DBA20B" w14:textId="77777777" w:rsidR="00192057" w:rsidRPr="00BD269D" w:rsidRDefault="00192057" w:rsidP="00192057">
      <w:pPr>
        <w:pStyle w:val="PSDS-MarcadoresNivel1"/>
        <w:numPr>
          <w:ilvl w:val="0"/>
          <w:numId w:val="16"/>
        </w:numPr>
        <w:rPr>
          <w:b/>
        </w:rPr>
      </w:pPr>
      <w:r>
        <w:rPr>
          <w:b/>
          <w:sz w:val="24"/>
          <w:szCs w:val="24"/>
        </w:rPr>
        <w:t>Referências</w:t>
      </w:r>
    </w:p>
    <w:p w14:paraId="21E457D0" w14:textId="77777777" w:rsidR="00192057" w:rsidRDefault="00192057" w:rsidP="00192057">
      <w:pPr>
        <w:pStyle w:val="PSDS-MarcadoresNivel1"/>
        <w:ind w:left="360" w:firstLine="0"/>
      </w:pPr>
    </w:p>
    <w:p w14:paraId="50099BE8" w14:textId="77777777" w:rsidR="00192057" w:rsidRDefault="00192057" w:rsidP="00192057">
      <w:pPr>
        <w:pStyle w:val="PSDS-MarcadoresNivel1"/>
        <w:ind w:firstLine="360"/>
      </w:pPr>
      <w:r w:rsidRPr="00692648">
        <w:t>Nenhum</w:t>
      </w:r>
      <w:r>
        <w:t>a</w:t>
      </w:r>
      <w:r w:rsidRPr="00692648">
        <w:t xml:space="preserve"> o</w:t>
      </w:r>
      <w:r>
        <w:t>bservação</w:t>
      </w:r>
      <w:r w:rsidRPr="00692648">
        <w:t xml:space="preserve"> </w:t>
      </w:r>
      <w:r>
        <w:t>identificada</w:t>
      </w:r>
    </w:p>
    <w:p w14:paraId="1BAEE8DA" w14:textId="77777777" w:rsidR="00192057" w:rsidRPr="00A67955" w:rsidRDefault="00192057" w:rsidP="00192057">
      <w:pPr>
        <w:pStyle w:val="PSDS-MarcadoresNivel1"/>
        <w:ind w:firstLine="360"/>
      </w:pPr>
    </w:p>
    <w:p w14:paraId="2027B74F" w14:textId="77777777" w:rsidR="00192057" w:rsidRPr="00BD269D" w:rsidRDefault="00192057" w:rsidP="00192057">
      <w:pPr>
        <w:pStyle w:val="PSDS-MarcadoresNivel1"/>
        <w:numPr>
          <w:ilvl w:val="0"/>
          <w:numId w:val="16"/>
        </w:numPr>
        <w:rPr>
          <w:b/>
        </w:rPr>
      </w:pPr>
      <w:r w:rsidRPr="00BD269D">
        <w:rPr>
          <w:b/>
          <w:sz w:val="24"/>
          <w:szCs w:val="24"/>
        </w:rPr>
        <w:t>Histórias do Usuário</w:t>
      </w:r>
    </w:p>
    <w:p w14:paraId="2EB00972" w14:textId="77777777" w:rsidR="00192057" w:rsidRPr="00BD269D" w:rsidRDefault="00192057" w:rsidP="00192057">
      <w:pPr>
        <w:pStyle w:val="PSDS-CorpodeTexto"/>
        <w:rPr>
          <w:b/>
        </w:rPr>
      </w:pPr>
    </w:p>
    <w:p w14:paraId="326739A6" w14:textId="77777777" w:rsidR="00192057" w:rsidRPr="001E5794" w:rsidRDefault="00192057" w:rsidP="00192057">
      <w:pPr>
        <w:pStyle w:val="PSDS-CorpodeTexto"/>
      </w:pPr>
      <w:r w:rsidRPr="001E5794">
        <w:t>Como P</w:t>
      </w:r>
      <w:r>
        <w:t>rofessor/orientador,</w:t>
      </w:r>
    </w:p>
    <w:p w14:paraId="3D1B69F9" w14:textId="77777777" w:rsidR="00192057" w:rsidRPr="001E5794" w:rsidRDefault="00192057" w:rsidP="00192057">
      <w:pPr>
        <w:pStyle w:val="PSDS-CorpodeTexto"/>
      </w:pPr>
      <w:r w:rsidRPr="001E5794">
        <w:t>Quero</w:t>
      </w:r>
      <w:r>
        <w:t xml:space="preserve"> cadastrar questões</w:t>
      </w:r>
    </w:p>
    <w:p w14:paraId="5FBD5909" w14:textId="77777777" w:rsidR="00192057" w:rsidRPr="001E5794" w:rsidRDefault="00192057" w:rsidP="00192057">
      <w:pPr>
        <w:pStyle w:val="PSDS-CorpodeTexto"/>
      </w:pPr>
      <w:r w:rsidRPr="001E5794">
        <w:t>Para</w:t>
      </w:r>
      <w:r>
        <w:t xml:space="preserve"> gerar uma prova.</w:t>
      </w:r>
    </w:p>
    <w:p w14:paraId="7E0D9777" w14:textId="77777777" w:rsidR="00192057" w:rsidRPr="00BD269D" w:rsidRDefault="00192057" w:rsidP="00192057">
      <w:pPr>
        <w:pStyle w:val="PSDS-CorpodeTexto"/>
      </w:pPr>
    </w:p>
    <w:p w14:paraId="6A78B154" w14:textId="77777777" w:rsidR="00192057" w:rsidRPr="00126263" w:rsidRDefault="00192057" w:rsidP="00192057">
      <w:pPr>
        <w:pStyle w:val="PSDS-CorpodeTexto"/>
        <w:rPr>
          <w:b/>
        </w:rPr>
      </w:pPr>
      <w:r w:rsidRPr="00126263">
        <w:rPr>
          <w:b/>
        </w:rPr>
        <w:t>Cenário 1</w:t>
      </w:r>
    </w:p>
    <w:p w14:paraId="3337E285" w14:textId="77777777" w:rsidR="00192057" w:rsidRPr="00925604" w:rsidRDefault="00192057" w:rsidP="00192057">
      <w:pPr>
        <w:pStyle w:val="PSDS-CorpodeTexto"/>
      </w:pPr>
      <w:r w:rsidRPr="00925604">
        <w:t>Dado que</w:t>
      </w:r>
      <w:r>
        <w:t xml:space="preserve"> meu perfil permita cadastrar uma questão</w:t>
      </w:r>
    </w:p>
    <w:p w14:paraId="01F9DD97" w14:textId="77777777" w:rsidR="00192057" w:rsidRPr="00861DD8" w:rsidRDefault="00192057" w:rsidP="00192057">
      <w:pPr>
        <w:pStyle w:val="PSDS-CorpodeTexto"/>
      </w:pPr>
      <w:r w:rsidRPr="00861DD8">
        <w:t>Quando</w:t>
      </w:r>
      <w:r>
        <w:t xml:space="preserve"> eu entro no sistema</w:t>
      </w:r>
    </w:p>
    <w:p w14:paraId="69B69217" w14:textId="77777777" w:rsidR="00192057" w:rsidRPr="002354F8" w:rsidRDefault="00192057" w:rsidP="00192057">
      <w:pPr>
        <w:pStyle w:val="PSDS-CorpodeTexto"/>
      </w:pPr>
      <w:r w:rsidRPr="002354F8">
        <w:t>E</w:t>
      </w:r>
      <w:r>
        <w:t xml:space="preserve"> acesso a opção de cadastrar uma questão</w:t>
      </w:r>
    </w:p>
    <w:p w14:paraId="1C0F6AF4" w14:textId="77777777" w:rsidR="00192057" w:rsidRPr="0088051D" w:rsidRDefault="00192057" w:rsidP="00192057">
      <w:pPr>
        <w:pStyle w:val="PSDS-CorpodeTexto"/>
      </w:pPr>
      <w:r w:rsidRPr="0088051D">
        <w:t>Então</w:t>
      </w:r>
      <w:r>
        <w:t xml:space="preserve"> abre o formulário</w:t>
      </w:r>
    </w:p>
    <w:p w14:paraId="1686E105" w14:textId="77777777" w:rsidR="00192057" w:rsidRDefault="00192057" w:rsidP="00192057">
      <w:pPr>
        <w:pStyle w:val="PSDS-CorpodeItem"/>
        <w:ind w:left="0"/>
        <w:rPr>
          <w:rFonts w:ascii="Times New Roman" w:hAnsi="Times New Roman" w:cs="Times New Roman"/>
        </w:rPr>
      </w:pPr>
    </w:p>
    <w:p w14:paraId="4F733024" w14:textId="77777777" w:rsidR="00192057" w:rsidRPr="007237C8" w:rsidRDefault="00192057" w:rsidP="00192057">
      <w:pPr>
        <w:pStyle w:val="PSDS-CorpodeTexto"/>
        <w:rPr>
          <w:b/>
        </w:rPr>
      </w:pPr>
      <w:r>
        <w:rPr>
          <w:b/>
        </w:rPr>
        <w:t>Cenário 2</w:t>
      </w:r>
    </w:p>
    <w:p w14:paraId="110ABF2E" w14:textId="77777777" w:rsidR="00192057" w:rsidRPr="007237C8" w:rsidRDefault="00192057" w:rsidP="00192057">
      <w:pPr>
        <w:pStyle w:val="PSDS-CorpodeTexto"/>
      </w:pPr>
      <w:r w:rsidRPr="007237C8">
        <w:t xml:space="preserve">Dado que </w:t>
      </w:r>
      <w:r>
        <w:t>eu acesso o formulário de cadastrar questão</w:t>
      </w:r>
    </w:p>
    <w:p w14:paraId="645502FA" w14:textId="77777777" w:rsidR="00192057" w:rsidRDefault="00192057" w:rsidP="00192057">
      <w:pPr>
        <w:pStyle w:val="PSDS-CorpodeTexto"/>
      </w:pPr>
      <w:r w:rsidRPr="007237C8">
        <w:t xml:space="preserve">Quando eu </w:t>
      </w:r>
      <w:r>
        <w:t xml:space="preserve">preencho todas as informações solicitadas pelo formulário </w:t>
      </w:r>
    </w:p>
    <w:p w14:paraId="2C6024A9" w14:textId="77777777" w:rsidR="00192057" w:rsidRPr="007237C8" w:rsidRDefault="00192057" w:rsidP="00192057">
      <w:pPr>
        <w:pStyle w:val="PSDS-CorpodeTexto"/>
      </w:pPr>
      <w:r>
        <w:t>E eu clico no botão de salvar</w:t>
      </w:r>
    </w:p>
    <w:p w14:paraId="7F6B3A30" w14:textId="77777777" w:rsidR="00192057" w:rsidRDefault="00192057" w:rsidP="00192057">
      <w:pPr>
        <w:pStyle w:val="PSDS-CorpodeTexto"/>
      </w:pPr>
      <w:r w:rsidRPr="007237C8">
        <w:t>Então</w:t>
      </w:r>
      <w:r>
        <w:t xml:space="preserve"> o sistema de devolver um pop-up informando que “a questão foi salva com sucesso”.</w:t>
      </w:r>
    </w:p>
    <w:p w14:paraId="4FA438A0" w14:textId="77777777" w:rsidR="00192057" w:rsidRDefault="00192057" w:rsidP="00192057">
      <w:pPr>
        <w:pStyle w:val="PSDS-CorpodeItem"/>
        <w:ind w:left="0"/>
        <w:rPr>
          <w:rFonts w:ascii="Times New Roman" w:hAnsi="Times New Roman" w:cs="Times New Roman"/>
        </w:rPr>
      </w:pPr>
    </w:p>
    <w:p w14:paraId="6A1D2F42" w14:textId="77777777" w:rsidR="00192057" w:rsidRPr="007237C8" w:rsidRDefault="00192057" w:rsidP="00192057">
      <w:pPr>
        <w:pStyle w:val="PSDS-CorpodeTexto"/>
        <w:rPr>
          <w:b/>
        </w:rPr>
      </w:pPr>
      <w:r>
        <w:rPr>
          <w:b/>
        </w:rPr>
        <w:t>Cenário 3</w:t>
      </w:r>
    </w:p>
    <w:p w14:paraId="7CAAEEB5" w14:textId="77777777" w:rsidR="00192057" w:rsidRPr="007237C8" w:rsidRDefault="00192057" w:rsidP="00192057">
      <w:pPr>
        <w:pStyle w:val="PSDS-CorpodeTexto"/>
      </w:pPr>
      <w:r w:rsidRPr="007237C8">
        <w:t xml:space="preserve">Dado que </w:t>
      </w:r>
      <w:r>
        <w:t>eu acesso o formulário de cadastrar questão</w:t>
      </w:r>
    </w:p>
    <w:p w14:paraId="44949FFF" w14:textId="77777777" w:rsidR="00192057" w:rsidRDefault="00192057" w:rsidP="00192057">
      <w:pPr>
        <w:pStyle w:val="PSDS-CorpodeTexto"/>
      </w:pPr>
      <w:r w:rsidRPr="007237C8">
        <w:t xml:space="preserve">Quando eu </w:t>
      </w:r>
      <w:r>
        <w:t>preencho com as informações, mais deixo informações necessárias em branco</w:t>
      </w:r>
    </w:p>
    <w:p w14:paraId="14CAD86D" w14:textId="77777777" w:rsidR="00192057" w:rsidRPr="007237C8" w:rsidRDefault="00192057" w:rsidP="00192057">
      <w:pPr>
        <w:pStyle w:val="PSDS-CorpodeTexto"/>
      </w:pPr>
      <w:r>
        <w:t>E eu clico no botão de salvar</w:t>
      </w:r>
    </w:p>
    <w:p w14:paraId="7375363D" w14:textId="44DD7875" w:rsidR="00192057" w:rsidRDefault="00192057" w:rsidP="00192057">
      <w:r w:rsidRPr="007237C8">
        <w:t>Então</w:t>
      </w:r>
      <w:r>
        <w:t xml:space="preserve"> o sistema de devolver um pop-up informando que “Favor preencher os campos requeridos”.</w:t>
      </w:r>
    </w:p>
    <w:p w14:paraId="2DD61DB6" w14:textId="74AAF770" w:rsidR="009C7518" w:rsidRDefault="00C254AC" w:rsidP="0041229C">
      <w:r>
        <w:br w:type="page"/>
      </w:r>
    </w:p>
    <w:p w14:paraId="0A3EA7E9" w14:textId="3E427F6C" w:rsidR="009C7518" w:rsidRDefault="001C4B8F">
      <w:pPr>
        <w:pStyle w:val="Ttulo11"/>
      </w:pPr>
      <w:bookmarkStart w:id="179" w:name="_Toc496802714"/>
      <w:bookmarkStart w:id="180" w:name="_Toc496802943"/>
      <w:bookmarkStart w:id="181" w:name="_Toc496874215"/>
      <w:r>
        <w:lastRenderedPageBreak/>
        <w:t>14</w:t>
      </w:r>
      <w:r w:rsidR="00C254AC">
        <w:t xml:space="preserve"> Infraestrutura</w:t>
      </w:r>
      <w:bookmarkEnd w:id="179"/>
      <w:bookmarkEnd w:id="180"/>
      <w:bookmarkEnd w:id="18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4"/>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2" w:name="_Toc496802715"/>
      <w:bookmarkStart w:id="183" w:name="_Toc496802944"/>
      <w:bookmarkStart w:id="184" w:name="_Toc496874216"/>
      <w:r>
        <w:lastRenderedPageBreak/>
        <w:t>19</w:t>
      </w:r>
      <w:r w:rsidR="00C254AC">
        <w:t xml:space="preserve"> Referências</w:t>
      </w:r>
      <w:bookmarkEnd w:id="182"/>
      <w:bookmarkEnd w:id="183"/>
      <w:bookmarkEnd w:id="18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5" w:name="_Toc496802716"/>
      <w:bookmarkStart w:id="186" w:name="_Toc496802945"/>
      <w:bookmarkStart w:id="187" w:name="_Toc496874217"/>
      <w:r>
        <w:lastRenderedPageBreak/>
        <w:t>11 Anexos</w:t>
      </w:r>
      <w:bookmarkEnd w:id="185"/>
      <w:bookmarkEnd w:id="186"/>
      <w:bookmarkEnd w:id="187"/>
    </w:p>
    <w:p w14:paraId="610A7845" w14:textId="5E341021" w:rsidR="009C7518" w:rsidRDefault="00C254AC" w:rsidP="00763C82">
      <w:pPr>
        <w:pStyle w:val="Ttulo21"/>
      </w:pPr>
      <w:bookmarkStart w:id="188" w:name="_Toc496874218"/>
      <w:r>
        <w:t xml:space="preserve">Anexo </w:t>
      </w:r>
      <w:r w:rsidR="00CB499E">
        <w:t>11.</w:t>
      </w:r>
      <w:r>
        <w:t>1 – Dockerfile</w:t>
      </w:r>
      <w:r w:rsidR="00DD156D">
        <w:t xml:space="preserve"> - </w:t>
      </w:r>
      <w:r w:rsidR="00DD156D" w:rsidRPr="009C6E52">
        <w:rPr>
          <w:lang w:val="pt-BR"/>
          <w:rPrChange w:id="189" w:author="Thiago Cruz" w:date="2017-10-26T17:34:00Z">
            <w:rPr>
              <w:lang w:val="en-US"/>
            </w:rPr>
          </w:rPrChange>
        </w:rPr>
        <w:t>X86</w:t>
      </w:r>
      <w:bookmarkEnd w:id="188"/>
    </w:p>
    <w:p w14:paraId="69B4C741" w14:textId="77777777" w:rsidR="009C7518" w:rsidRDefault="009C7518"/>
    <w:p w14:paraId="4815E1C0" w14:textId="77777777" w:rsidR="003A59F0" w:rsidRPr="009C6E52" w:rsidRDefault="003A59F0" w:rsidP="003A59F0">
      <w:pPr>
        <w:rPr>
          <w:rPrChange w:id="190" w:author="Thiago Cruz" w:date="2017-10-26T17:34:00Z">
            <w:rPr>
              <w:lang w:val="en-US"/>
            </w:rPr>
          </w:rPrChange>
        </w:rPr>
      </w:pPr>
      <w:r w:rsidRPr="009C6E52">
        <w:rPr>
          <w:rPrChange w:id="191" w:author="Thiago Cruz" w:date="2017-10-26T17:34:00Z">
            <w:rPr>
              <w:lang w:val="en-US"/>
            </w:rPr>
          </w:rPrChange>
        </w:rPr>
        <w:t>FROM ubuntu:12.04</w:t>
      </w:r>
    </w:p>
    <w:p w14:paraId="0A825793" w14:textId="77777777" w:rsidR="003A59F0" w:rsidRPr="009C6E52" w:rsidRDefault="003A59F0" w:rsidP="003A59F0">
      <w:pPr>
        <w:rPr>
          <w:rPrChange w:id="192" w:author="Thiago Cruz" w:date="2017-10-26T17:34:00Z">
            <w:rPr>
              <w:lang w:val="en-US"/>
            </w:rPr>
          </w:rPrChange>
        </w:rPr>
      </w:pPr>
      <w:r w:rsidRPr="009C6E52">
        <w:rPr>
          <w:rPrChange w:id="193" w:author="Thiago Cruz" w:date="2017-10-26T17:34:00Z">
            <w:rPr>
              <w:lang w:val="en-US"/>
            </w:rPr>
          </w:rPrChange>
        </w:rPr>
        <w:t>FROM ruby:2.3.3</w:t>
      </w:r>
    </w:p>
    <w:p w14:paraId="45664731" w14:textId="77777777" w:rsidR="003A59F0" w:rsidRPr="009C6E52" w:rsidRDefault="003A59F0" w:rsidP="003A59F0">
      <w:pPr>
        <w:rPr>
          <w:rPrChange w:id="194" w:author="Thiago Cruz" w:date="2017-10-26T17:34:00Z">
            <w:rPr>
              <w:lang w:val="en-US"/>
            </w:rPr>
          </w:rPrChange>
        </w:rPr>
      </w:pPr>
    </w:p>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xml:space="preserve"># 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xml:space="preserve"># </w:t>
      </w:r>
      <w:proofErr w:type="spellStart"/>
      <w:r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xml:space="preserve"># </w:t>
      </w:r>
      <w:proofErr w:type="spellStart"/>
      <w:r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39785A8C" w:rsidR="00B32420" w:rsidRPr="009C6E52" w:rsidRDefault="003A59F0" w:rsidP="003A59F0">
      <w:pPr>
        <w:rPr>
          <w:lang w:val="en-US"/>
          <w:rPrChange w:id="195" w:author="Thiago Cruz" w:date="2017-10-26T17:34:00Z">
            <w:rPr/>
          </w:rPrChange>
        </w:rPr>
      </w:pPr>
      <w:r w:rsidRPr="009C6E52">
        <w:rPr>
          <w:lang w:val="en-US"/>
          <w:rPrChange w:id="196" w:author="Thiago Cruz" w:date="2017-10-26T17:34:00Z">
            <w:rPr/>
          </w:rPrChange>
        </w:rPr>
        <w:t>RUN date -u &gt; BUILD_TIME</w:t>
      </w:r>
    </w:p>
    <w:p w14:paraId="59367670" w14:textId="77777777" w:rsidR="00B32420" w:rsidRPr="009C6E52" w:rsidRDefault="00B32420">
      <w:pPr>
        <w:rPr>
          <w:lang w:val="en-US"/>
          <w:rPrChange w:id="197" w:author="Thiago Cruz" w:date="2017-10-26T17:34:00Z">
            <w:rPr/>
          </w:rPrChange>
        </w:rPr>
      </w:pPr>
      <w:r w:rsidRPr="009C6E52">
        <w:rPr>
          <w:lang w:val="en-US"/>
          <w:rPrChange w:id="198" w:author="Thiago Cruz" w:date="2017-10-26T17:34:00Z">
            <w:rPr/>
          </w:rPrChange>
        </w:rPr>
        <w:br w:type="page"/>
      </w:r>
    </w:p>
    <w:p w14:paraId="35DF0E40" w14:textId="1E0BEE78" w:rsidR="00826C4F" w:rsidRPr="008F2423" w:rsidRDefault="00826C4F" w:rsidP="007344CF">
      <w:pPr>
        <w:pStyle w:val="Ttulo21"/>
      </w:pPr>
      <w:bookmarkStart w:id="199" w:name="_Toc496874219"/>
      <w:proofErr w:type="spellStart"/>
      <w:r w:rsidRPr="007344CF">
        <w:lastRenderedPageBreak/>
        <w:t>Anexo</w:t>
      </w:r>
      <w:proofErr w:type="spellEnd"/>
      <w:r w:rsidR="007344CF">
        <w:t xml:space="preserve"> 11.</w:t>
      </w:r>
      <w:r w:rsidRPr="007344CF">
        <w:t>2 – Docker-compose</w:t>
      </w:r>
      <w:r w:rsidR="005B1CAB" w:rsidRPr="007344CF">
        <w:t xml:space="preserve"> </w:t>
      </w:r>
      <w:proofErr w:type="spellStart"/>
      <w:r w:rsidR="005B1CAB" w:rsidRPr="007344CF">
        <w:t>versão</w:t>
      </w:r>
      <w:proofErr w:type="spellEnd"/>
      <w:r w:rsidR="005B1CAB" w:rsidRPr="007344CF">
        <w:t xml:space="preserve"> 2</w:t>
      </w:r>
      <w:r w:rsidR="000E6F57" w:rsidRPr="0033526A">
        <w:t xml:space="preserve"> - X86</w:t>
      </w:r>
      <w:bookmarkEnd w:id="199"/>
    </w:p>
    <w:p w14:paraId="207DF1DC" w14:textId="77777777" w:rsidR="005B1CAB" w:rsidRPr="009C6E52" w:rsidRDefault="005B1CAB" w:rsidP="00826C4F">
      <w:pPr>
        <w:rPr>
          <w:lang w:val="en-US"/>
          <w:rPrChange w:id="200" w:author="Thiago Cruz" w:date="2017-10-26T17:34:00Z">
            <w:rPr/>
          </w:rPrChange>
        </w:rPr>
      </w:pPr>
    </w:p>
    <w:p w14:paraId="122AA847" w14:textId="77777777" w:rsidR="005B1CAB" w:rsidRPr="009C6E52" w:rsidRDefault="005B1CAB" w:rsidP="005B1CAB">
      <w:pPr>
        <w:rPr>
          <w:lang w:val="en-US"/>
          <w:rPrChange w:id="201" w:author="Thiago Cruz" w:date="2017-10-26T17:34:00Z">
            <w:rPr/>
          </w:rPrChange>
        </w:rPr>
      </w:pPr>
      <w:r w:rsidRPr="009C6E52">
        <w:rPr>
          <w:lang w:val="en-US"/>
          <w:rPrChange w:id="202" w:author="Thiago Cruz" w:date="2017-10-26T17:34:00Z">
            <w:rPr/>
          </w:rPrChange>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9C6E52" w:rsidRDefault="005B1CAB" w:rsidP="005B1CAB">
      <w:pPr>
        <w:rPr>
          <w:rPrChange w:id="203" w:author="Thiago Cruz" w:date="2017-10-26T17:34:00Z">
            <w:rPr>
              <w:lang w:val="en-US"/>
            </w:rPr>
          </w:rPrChange>
        </w:rPr>
      </w:pPr>
      <w:r w:rsidRPr="005B1CAB">
        <w:rPr>
          <w:lang w:val="en-US"/>
        </w:rPr>
        <w:t xml:space="preserve">      </w:t>
      </w:r>
      <w:r w:rsidRPr="009C6E52">
        <w:rPr>
          <w:rPrChange w:id="204" w:author="Thiago Cruz" w:date="2017-10-26T17:34:00Z">
            <w:rPr>
              <w:lang w:val="en-US"/>
            </w:rPr>
          </w:rPrChange>
        </w:rPr>
        <w:t xml:space="preserve">- </w:t>
      </w:r>
      <w:proofErr w:type="gramStart"/>
      <w:r w:rsidRPr="009C6E52">
        <w:rPr>
          <w:rPrChange w:id="205" w:author="Thiago Cruz" w:date="2017-10-26T17:34:00Z">
            <w:rPr>
              <w:lang w:val="en-US"/>
            </w:rPr>
          </w:rPrChange>
        </w:rPr>
        <w:t>"</w:t>
      </w:r>
      <w:proofErr w:type="spellStart"/>
      <w:r w:rsidRPr="009C6E52">
        <w:rPr>
          <w:rPrChange w:id="206" w:author="Thiago Cruz" w:date="2017-10-26T17:34:00Z">
            <w:rPr>
              <w:lang w:val="en-US"/>
            </w:rPr>
          </w:rPrChange>
        </w:rPr>
        <w:t>db</w:t>
      </w:r>
      <w:proofErr w:type="spellEnd"/>
      <w:proofErr w:type="gramEnd"/>
      <w:r w:rsidRPr="009C6E52">
        <w:rPr>
          <w:rPrChange w:id="207" w:author="Thiago Cruz" w:date="2017-10-26T17:34:00Z">
            <w:rPr>
              <w:lang w:val="en-US"/>
            </w:rPr>
          </w:rPrChange>
        </w:rPr>
        <w:t>-data:/var/</w:t>
      </w:r>
      <w:proofErr w:type="spellStart"/>
      <w:r w:rsidRPr="009C6E52">
        <w:rPr>
          <w:rPrChange w:id="208" w:author="Thiago Cruz" w:date="2017-10-26T17:34:00Z">
            <w:rPr>
              <w:lang w:val="en-US"/>
            </w:rPr>
          </w:rPrChange>
        </w:rPr>
        <w:t>lib</w:t>
      </w:r>
      <w:proofErr w:type="spellEnd"/>
      <w:r w:rsidRPr="009C6E52">
        <w:rPr>
          <w:rPrChange w:id="209" w:author="Thiago Cruz" w:date="2017-10-26T17:34:00Z">
            <w:rPr>
              <w:lang w:val="en-US"/>
            </w:rPr>
          </w:rPrChange>
        </w:rPr>
        <w:t>/</w:t>
      </w:r>
      <w:proofErr w:type="spellStart"/>
      <w:r w:rsidRPr="009C6E52">
        <w:rPr>
          <w:rPrChange w:id="210" w:author="Thiago Cruz" w:date="2017-10-26T17:34:00Z">
            <w:rPr>
              <w:lang w:val="en-US"/>
            </w:rPr>
          </w:rPrChange>
        </w:rPr>
        <w:t>mysql</w:t>
      </w:r>
      <w:proofErr w:type="spellEnd"/>
      <w:r w:rsidRPr="009C6E52">
        <w:rPr>
          <w:rPrChange w:id="211" w:author="Thiago Cruz" w:date="2017-10-26T17:34:00Z">
            <w:rPr>
              <w:lang w:val="en-US"/>
            </w:rPr>
          </w:rPrChange>
        </w:rPr>
        <w:t>"</w:t>
      </w:r>
    </w:p>
    <w:p w14:paraId="5889CDF9" w14:textId="77777777" w:rsidR="005B1CAB" w:rsidRPr="009C6E52" w:rsidRDefault="005B1CAB" w:rsidP="005B1CAB">
      <w:pPr>
        <w:rPr>
          <w:rPrChange w:id="212" w:author="Thiago Cruz" w:date="2017-10-26T17:34:00Z">
            <w:rPr>
              <w:lang w:val="en-US"/>
            </w:rPr>
          </w:rPrChange>
        </w:rPr>
      </w:pPr>
    </w:p>
    <w:p w14:paraId="39AFBF18" w14:textId="77777777" w:rsidR="005B1CAB" w:rsidRPr="005B1CAB" w:rsidRDefault="005B1CAB" w:rsidP="005B1CAB">
      <w:pPr>
        <w:rPr>
          <w:lang w:val="en-US"/>
        </w:rPr>
      </w:pPr>
      <w:r w:rsidRPr="009C6E52">
        <w:rPr>
          <w:rPrChange w:id="213" w:author="Thiago Cruz" w:date="2017-10-26T17:34:00Z">
            <w:rPr>
              <w:lang w:val="en-US"/>
            </w:rPr>
          </w:rPrChange>
        </w:rPr>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9C6E52" w:rsidRDefault="005B1CAB" w:rsidP="005B1CAB">
      <w:pPr>
        <w:rPr>
          <w:lang w:val="en-US"/>
          <w:rPrChange w:id="214" w:author="Thiago Cruz" w:date="2017-10-26T17:34:00Z">
            <w:rPr/>
          </w:rPrChange>
        </w:rPr>
      </w:pPr>
      <w:r w:rsidRPr="005B1CAB">
        <w:rPr>
          <w:lang w:val="en-US"/>
        </w:rPr>
        <w:t xml:space="preserve">      </w:t>
      </w:r>
      <w:r w:rsidRPr="009C6E52">
        <w:rPr>
          <w:lang w:val="en-US"/>
          <w:rPrChange w:id="215" w:author="Thiago Cruz" w:date="2017-10-26T17:34:00Z">
            <w:rPr/>
          </w:rPrChange>
        </w:rPr>
        <w:t>expose:</w:t>
      </w:r>
    </w:p>
    <w:p w14:paraId="0AA0F6DB" w14:textId="77777777" w:rsidR="005B1CAB" w:rsidRPr="009C6E52" w:rsidRDefault="005B1CAB" w:rsidP="005B1CAB">
      <w:pPr>
        <w:rPr>
          <w:lang w:val="en-US"/>
          <w:rPrChange w:id="216" w:author="Thiago Cruz" w:date="2017-10-26T17:34:00Z">
            <w:rPr/>
          </w:rPrChange>
        </w:rPr>
      </w:pPr>
      <w:r w:rsidRPr="009C6E52">
        <w:rPr>
          <w:lang w:val="en-US"/>
          <w:rPrChange w:id="217" w:author="Thiago Cruz" w:date="2017-10-26T17:34:00Z">
            <w:rPr/>
          </w:rPrChange>
        </w:rPr>
        <w:t xml:space="preserve">        - 9000</w:t>
      </w:r>
    </w:p>
    <w:p w14:paraId="5C2AF3F7" w14:textId="77777777" w:rsidR="005B1CAB" w:rsidRPr="009C6E52" w:rsidRDefault="005B1CAB" w:rsidP="005B1CAB">
      <w:pPr>
        <w:rPr>
          <w:lang w:val="en-US"/>
          <w:rPrChange w:id="218" w:author="Thiago Cruz" w:date="2017-10-26T17:34:00Z">
            <w:rPr/>
          </w:rPrChange>
        </w:rPr>
      </w:pPr>
      <w:r w:rsidRPr="009C6E52">
        <w:rPr>
          <w:lang w:val="en-US"/>
          <w:rPrChange w:id="219" w:author="Thiago Cruz" w:date="2017-10-26T17:34:00Z">
            <w:rPr/>
          </w:rPrChange>
        </w:rPr>
        <w:t xml:space="preserve">      ports:</w:t>
      </w:r>
    </w:p>
    <w:p w14:paraId="76DE44B6" w14:textId="77777777" w:rsidR="005B1CAB" w:rsidRPr="009C6E52" w:rsidRDefault="005B1CAB" w:rsidP="005B1CAB">
      <w:pPr>
        <w:rPr>
          <w:lang w:val="en-US"/>
          <w:rPrChange w:id="220" w:author="Thiago Cruz" w:date="2017-10-26T17:34:00Z">
            <w:rPr/>
          </w:rPrChange>
        </w:rPr>
      </w:pPr>
      <w:r w:rsidRPr="009C6E52">
        <w:rPr>
          <w:lang w:val="en-US"/>
          <w:rPrChange w:id="221" w:author="Thiago Cruz" w:date="2017-10-26T17:34:00Z">
            <w:rPr/>
          </w:rPrChange>
        </w:rPr>
        <w:t xml:space="preserve">        - 3002:9000</w:t>
      </w:r>
    </w:p>
    <w:p w14:paraId="47FEEF3B" w14:textId="77777777" w:rsidR="005B1CAB" w:rsidRPr="009C6E52" w:rsidRDefault="005B1CAB" w:rsidP="005B1CAB">
      <w:pPr>
        <w:rPr>
          <w:lang w:val="en-US"/>
          <w:rPrChange w:id="222" w:author="Thiago Cruz" w:date="2017-10-26T17:34:00Z">
            <w:rPr/>
          </w:rPrChange>
        </w:rPr>
      </w:pPr>
    </w:p>
    <w:p w14:paraId="1A2C80AE" w14:textId="77777777" w:rsidR="005B1CAB" w:rsidRPr="009C6E52" w:rsidRDefault="005B1CAB" w:rsidP="005B1CAB">
      <w:pPr>
        <w:rPr>
          <w:lang w:val="en-US"/>
          <w:rPrChange w:id="223" w:author="Thiago Cruz" w:date="2017-10-26T17:34:00Z">
            <w:rPr/>
          </w:rPrChange>
        </w:rPr>
      </w:pPr>
      <w:r w:rsidRPr="009C6E52">
        <w:rPr>
          <w:lang w:val="en-US"/>
          <w:rPrChange w:id="224" w:author="Thiago Cruz" w:date="2017-10-26T17:34:00Z">
            <w:rPr/>
          </w:rPrChange>
        </w:rPr>
        <w:t>volumes:</w:t>
      </w:r>
    </w:p>
    <w:p w14:paraId="3851494F" w14:textId="77777777" w:rsidR="005B1CAB" w:rsidRPr="009C6E52" w:rsidRDefault="005B1CAB" w:rsidP="005B1CAB">
      <w:pPr>
        <w:rPr>
          <w:lang w:val="en-US"/>
          <w:rPrChange w:id="225" w:author="Thiago Cruz" w:date="2017-10-26T17:34:00Z">
            <w:rPr/>
          </w:rPrChange>
        </w:rPr>
      </w:pPr>
      <w:r w:rsidRPr="009C6E52">
        <w:rPr>
          <w:lang w:val="en-US"/>
          <w:rPrChange w:id="226" w:author="Thiago Cruz" w:date="2017-10-26T17:34:00Z">
            <w:rPr/>
          </w:rPrChange>
        </w:rPr>
        <w:t xml:space="preserve">  </w:t>
      </w:r>
      <w:proofErr w:type="spellStart"/>
      <w:r w:rsidRPr="009C6E52">
        <w:rPr>
          <w:lang w:val="en-US"/>
          <w:rPrChange w:id="227" w:author="Thiago Cruz" w:date="2017-10-26T17:34:00Z">
            <w:rPr/>
          </w:rPrChange>
        </w:rPr>
        <w:t>db</w:t>
      </w:r>
      <w:proofErr w:type="spellEnd"/>
      <w:r w:rsidRPr="009C6E52">
        <w:rPr>
          <w:lang w:val="en-US"/>
          <w:rPrChange w:id="228" w:author="Thiago Cruz" w:date="2017-10-26T17:34:00Z">
            <w:rPr/>
          </w:rPrChange>
        </w:rPr>
        <w:t>-data:</w:t>
      </w:r>
    </w:p>
    <w:p w14:paraId="142E55D1" w14:textId="795DB09B" w:rsidR="00210B91" w:rsidRPr="009C6E52" w:rsidRDefault="00210B91">
      <w:pPr>
        <w:rPr>
          <w:lang w:val="en-US"/>
          <w:rPrChange w:id="229" w:author="Thiago Cruz" w:date="2017-10-26T17:34:00Z">
            <w:rPr/>
          </w:rPrChange>
        </w:rPr>
      </w:pPr>
      <w:r w:rsidRPr="009C6E52">
        <w:rPr>
          <w:lang w:val="en-US"/>
          <w:rPrChange w:id="230" w:author="Thiago Cruz" w:date="2017-10-26T17:34:00Z">
            <w:rPr/>
          </w:rPrChange>
        </w:rPr>
        <w:br w:type="page"/>
      </w:r>
    </w:p>
    <w:p w14:paraId="1A4D2FE9" w14:textId="3742C6EB" w:rsidR="005B1CAB" w:rsidRPr="005E463D" w:rsidRDefault="00210B91" w:rsidP="001D3F2C">
      <w:pPr>
        <w:pStyle w:val="Ttulo21"/>
      </w:pPr>
      <w:bookmarkStart w:id="231" w:name="_Toc496874220"/>
      <w:proofErr w:type="spellStart"/>
      <w:r w:rsidRPr="001D3F2C">
        <w:lastRenderedPageBreak/>
        <w:t>Anexo</w:t>
      </w:r>
      <w:proofErr w:type="spellEnd"/>
      <w:r w:rsidRPr="001D3F2C">
        <w:t xml:space="preserve"> </w:t>
      </w:r>
      <w:r w:rsidR="001D3F2C">
        <w:t>11.</w:t>
      </w:r>
      <w:r w:rsidRPr="001D3F2C">
        <w:t>3 – Dockerfile</w:t>
      </w:r>
      <w:r w:rsidR="009A72E7" w:rsidRPr="001D3F2C">
        <w:t xml:space="preserve"> </w:t>
      </w:r>
      <w:r w:rsidR="00666779" w:rsidRPr="0033526A">
        <w:t>–</w:t>
      </w:r>
      <w:r w:rsidRPr="008F2423">
        <w:t xml:space="preserve"> AR</w:t>
      </w:r>
      <w:r w:rsidRPr="005E463D">
        <w:t>M</w:t>
      </w:r>
      <w:bookmarkEnd w:id="231"/>
    </w:p>
    <w:p w14:paraId="6B5D6599" w14:textId="77777777" w:rsidR="00666779" w:rsidRPr="009C6E52" w:rsidRDefault="00666779" w:rsidP="00826C4F">
      <w:pPr>
        <w:rPr>
          <w:lang w:val="en-US"/>
          <w:rPrChange w:id="232" w:author="Thiago Cruz" w:date="2017-10-26T17:34:00Z">
            <w:rPr/>
          </w:rPrChange>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77777777" w:rsidR="00666779" w:rsidRPr="00666779" w:rsidRDefault="00666779" w:rsidP="00666779">
      <w:pPr>
        <w:rPr>
          <w:lang w:val="en-US"/>
        </w:rPr>
      </w:pPr>
      <w:r w:rsidRPr="00666779">
        <w:rPr>
          <w:lang w:val="en-US"/>
        </w:rPr>
        <w:t># 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77777777" w:rsidR="00666779" w:rsidRPr="00666779" w:rsidRDefault="00666779" w:rsidP="00666779">
      <w:pPr>
        <w:rPr>
          <w:lang w:val="en-US"/>
        </w:rPr>
      </w:pPr>
      <w:r w:rsidRPr="00666779">
        <w:rPr>
          <w:lang w:val="en-US"/>
        </w:rPr>
        <w:t># 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77777777" w:rsidR="00666779" w:rsidRPr="00666779" w:rsidRDefault="00666779" w:rsidP="00666779">
      <w:pPr>
        <w:rPr>
          <w:lang w:val="en-US"/>
        </w:rPr>
      </w:pPr>
      <w:r w:rsidRPr="00666779">
        <w:rPr>
          <w:lang w:val="en-US"/>
        </w:rPr>
        <w:t xml:space="preserve"># </w:t>
      </w:r>
      <w:proofErr w:type="spellStart"/>
      <w:r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7777777" w:rsidR="00666779" w:rsidRPr="00666779" w:rsidRDefault="00666779" w:rsidP="00666779">
      <w:pPr>
        <w:rPr>
          <w:lang w:val="en-US"/>
        </w:rPr>
      </w:pPr>
      <w:r w:rsidRPr="00666779">
        <w:rPr>
          <w:lang w:val="en-US"/>
        </w:rPr>
        <w:t># 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77777777" w:rsidR="00666779" w:rsidRPr="00666779" w:rsidRDefault="00666779" w:rsidP="00666779">
      <w:pPr>
        <w:rPr>
          <w:lang w:val="en-US"/>
        </w:rPr>
      </w:pPr>
      <w:r w:rsidRPr="00666779">
        <w:rPr>
          <w:lang w:val="en-US"/>
        </w:rPr>
        <w:t># 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47641319" w14:textId="77777777" w:rsidR="00666779" w:rsidRPr="00666779" w:rsidRDefault="00666779" w:rsidP="00666779">
      <w:pPr>
        <w:rPr>
          <w:lang w:val="en-US"/>
        </w:rPr>
      </w:pPr>
      <w:r w:rsidRPr="00666779">
        <w:rPr>
          <w:lang w:val="en-US"/>
        </w:rPr>
        <w:t xml:space="preserve">#RUN /bin/bash -l -c "apt-get install -y </w:t>
      </w:r>
      <w:proofErr w:type="spellStart"/>
      <w:r w:rsidRPr="00666779">
        <w:rPr>
          <w:lang w:val="en-US"/>
        </w:rPr>
        <w:t>rubygems</w:t>
      </w:r>
      <w:proofErr w:type="spellEnd"/>
      <w:r w:rsidRPr="00666779">
        <w:rPr>
          <w:lang w:val="en-US"/>
        </w:rPr>
        <w:t>"</w:t>
      </w:r>
    </w:p>
    <w:p w14:paraId="653D785A" w14:textId="77777777" w:rsidR="00666779" w:rsidRPr="00666779" w:rsidRDefault="00666779" w:rsidP="00666779">
      <w:pPr>
        <w:rPr>
          <w:lang w:val="en-US"/>
        </w:rPr>
      </w:pPr>
      <w:r w:rsidRPr="00666779">
        <w:rPr>
          <w:lang w:val="en-US"/>
        </w:rPr>
        <w:t>#RUN /bin/bash -l -c "gem install rails"</w:t>
      </w:r>
    </w:p>
    <w:p w14:paraId="023EFF79" w14:textId="77777777" w:rsidR="00666779" w:rsidRPr="00666779" w:rsidRDefault="00666779" w:rsidP="00666779">
      <w:pPr>
        <w:rPr>
          <w:lang w:val="en-US"/>
        </w:rPr>
      </w:pPr>
    </w:p>
    <w:p w14:paraId="45DB7237"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77777777" w:rsidR="00666779" w:rsidRPr="00666779" w:rsidRDefault="00666779" w:rsidP="00666779">
      <w:pPr>
        <w:rPr>
          <w:lang w:val="en-US"/>
        </w:rPr>
      </w:pPr>
      <w:r w:rsidRPr="00666779">
        <w:rPr>
          <w:lang w:val="en-US"/>
        </w:rPr>
        <w:t># Create user and group</w:t>
      </w:r>
    </w:p>
    <w:p w14:paraId="33A2C5CA" w14:textId="77777777" w:rsidR="00666779" w:rsidRPr="00666779" w:rsidRDefault="00666779" w:rsidP="00666779">
      <w:pPr>
        <w:rPr>
          <w:lang w:val="en-US"/>
        </w:rPr>
      </w:pPr>
      <w:r w:rsidRPr="00666779">
        <w:rPr>
          <w:lang w:val="en-US"/>
        </w:rPr>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77777777" w:rsidR="00666779" w:rsidRPr="00666779" w:rsidRDefault="00666779" w:rsidP="00666779">
      <w:pPr>
        <w:rPr>
          <w:lang w:val="en-US"/>
        </w:rPr>
      </w:pPr>
      <w:r w:rsidRPr="00666779">
        <w:rPr>
          <w:lang w:val="en-US"/>
        </w:rPr>
        <w:t># 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33" w:name="_Toc496874221"/>
      <w:r>
        <w:lastRenderedPageBreak/>
        <w:t xml:space="preserve">Anexo </w:t>
      </w:r>
      <w:r w:rsidR="001D3F2C">
        <w:t>11.</w:t>
      </w:r>
      <w:r>
        <w:t>4 – Docker-compose versão 2 - ARM</w:t>
      </w:r>
      <w:bookmarkEnd w:id="233"/>
    </w:p>
    <w:p w14:paraId="11725661" w14:textId="77777777" w:rsidR="00076584" w:rsidRDefault="00076584" w:rsidP="001C5D56"/>
    <w:p w14:paraId="2F3F79A2" w14:textId="77777777" w:rsidR="001C5D56" w:rsidRPr="009C6E52" w:rsidRDefault="001C5D56" w:rsidP="001C5D56">
      <w:pPr>
        <w:rPr>
          <w:lang w:val="en-US"/>
          <w:rPrChange w:id="234" w:author="Thiago Cruz" w:date="2017-10-26T17:34:00Z">
            <w:rPr/>
          </w:rPrChange>
        </w:rPr>
      </w:pPr>
      <w:r w:rsidRPr="009C6E52">
        <w:rPr>
          <w:lang w:val="en-US"/>
          <w:rPrChange w:id="235" w:author="Thiago Cruz" w:date="2017-10-26T17:34:00Z">
            <w:rPr/>
          </w:rPrChange>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36" w:name="_Toc496874222"/>
      <w:r>
        <w:lastRenderedPageBreak/>
        <w:t xml:space="preserve">Anexo </w:t>
      </w:r>
      <w:r w:rsidR="001D3F2C">
        <w:t>11.</w:t>
      </w:r>
      <w:r>
        <w:t>5</w:t>
      </w:r>
      <w:r w:rsidR="005B1CAB">
        <w:t xml:space="preserve"> – Docker-compose versão 3</w:t>
      </w:r>
      <w:r w:rsidR="00142517">
        <w:t xml:space="preserve"> - ARM</w:t>
      </w:r>
      <w:bookmarkEnd w:id="236"/>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9C6E52" w:rsidRDefault="00B60B16" w:rsidP="00B60B16">
      <w:pPr>
        <w:rPr>
          <w:lang w:val="en-US"/>
          <w:rPrChange w:id="237" w:author="Thiago Cruz" w:date="2017-10-26T17:34:00Z">
            <w:rPr/>
          </w:rPrChange>
        </w:rPr>
      </w:pPr>
      <w:r w:rsidRPr="00B60B16">
        <w:rPr>
          <w:lang w:val="en-US"/>
        </w:rPr>
        <w:t xml:space="preserve">  </w:t>
      </w:r>
      <w:proofErr w:type="spellStart"/>
      <w:r w:rsidRPr="009C6E52">
        <w:rPr>
          <w:lang w:val="en-US"/>
          <w:rPrChange w:id="238" w:author="Thiago Cruz" w:date="2017-10-26T17:34:00Z">
            <w:rPr/>
          </w:rPrChange>
        </w:rPr>
        <w:t>redis</w:t>
      </w:r>
      <w:proofErr w:type="spellEnd"/>
      <w:r w:rsidRPr="009C6E52">
        <w:rPr>
          <w:lang w:val="en-US"/>
          <w:rPrChange w:id="239" w:author="Thiago Cruz" w:date="2017-10-26T17:34:00Z">
            <w:rPr/>
          </w:rPrChange>
        </w:rPr>
        <w:t>:</w:t>
      </w:r>
    </w:p>
    <w:p w14:paraId="42AD1E8F" w14:textId="77777777" w:rsidR="00B60B16" w:rsidRPr="009C6E52" w:rsidRDefault="00B60B16" w:rsidP="00B60B16">
      <w:pPr>
        <w:rPr>
          <w:lang w:val="en-US"/>
          <w:rPrChange w:id="240" w:author="Thiago Cruz" w:date="2017-10-26T17:34:00Z">
            <w:rPr/>
          </w:rPrChange>
        </w:rPr>
      </w:pPr>
      <w:r w:rsidRPr="009C6E52">
        <w:rPr>
          <w:lang w:val="en-US"/>
          <w:rPrChange w:id="241" w:author="Thiago Cruz" w:date="2017-10-26T17:34:00Z">
            <w:rPr/>
          </w:rPrChange>
        </w:rPr>
        <w:t xml:space="preserve">    image: </w:t>
      </w:r>
      <w:proofErr w:type="spellStart"/>
      <w:r w:rsidRPr="009C6E52">
        <w:rPr>
          <w:lang w:val="en-US"/>
          <w:rPrChange w:id="242" w:author="Thiago Cruz" w:date="2017-10-26T17:34:00Z">
            <w:rPr/>
          </w:rPrChange>
        </w:rPr>
        <w:t>hypriot</w:t>
      </w:r>
      <w:proofErr w:type="spellEnd"/>
      <w:r w:rsidRPr="009C6E52">
        <w:rPr>
          <w:lang w:val="en-US"/>
          <w:rPrChange w:id="243" w:author="Thiago Cruz" w:date="2017-10-26T17:34:00Z">
            <w:rPr/>
          </w:rPrChange>
        </w:rPr>
        <w:t>/</w:t>
      </w:r>
      <w:proofErr w:type="spellStart"/>
      <w:r w:rsidRPr="009C6E52">
        <w:rPr>
          <w:lang w:val="en-US"/>
          <w:rPrChange w:id="244" w:author="Thiago Cruz" w:date="2017-10-26T17:34:00Z">
            <w:rPr/>
          </w:rPrChange>
        </w:rPr>
        <w:t>rpi-redis</w:t>
      </w:r>
      <w:proofErr w:type="spellEnd"/>
    </w:p>
    <w:p w14:paraId="067A1DAF" w14:textId="77777777" w:rsidR="00B60B16" w:rsidRPr="009C6E52" w:rsidRDefault="00B60B16" w:rsidP="00B60B16">
      <w:pPr>
        <w:rPr>
          <w:lang w:val="en-US"/>
          <w:rPrChange w:id="245" w:author="Thiago Cruz" w:date="2017-10-26T17:34:00Z">
            <w:rPr/>
          </w:rPrChange>
        </w:rPr>
      </w:pPr>
      <w:r w:rsidRPr="009C6E52">
        <w:rPr>
          <w:lang w:val="en-US"/>
          <w:rPrChange w:id="246" w:author="Thiago Cruz" w:date="2017-10-26T17:34:00Z">
            <w:rPr/>
          </w:rPrChange>
        </w:rPr>
        <w:t xml:space="preserve">    ports:</w:t>
      </w:r>
    </w:p>
    <w:p w14:paraId="15D16BDD" w14:textId="77777777" w:rsidR="00B60B16" w:rsidRPr="009C6E52" w:rsidRDefault="00B60B16" w:rsidP="00B60B16">
      <w:pPr>
        <w:rPr>
          <w:lang w:val="en-US"/>
          <w:rPrChange w:id="247" w:author="Thiago Cruz" w:date="2017-10-26T17:34:00Z">
            <w:rPr/>
          </w:rPrChange>
        </w:rPr>
      </w:pPr>
      <w:r w:rsidRPr="009C6E52">
        <w:rPr>
          <w:lang w:val="en-US"/>
          <w:rPrChange w:id="248" w:author="Thiago Cruz" w:date="2017-10-26T17:34:00Z">
            <w:rPr/>
          </w:rPrChange>
        </w:rPr>
        <w:t xml:space="preserve">      - "6379:6379"</w:t>
      </w:r>
    </w:p>
    <w:p w14:paraId="1E23B3FC" w14:textId="77777777" w:rsidR="00B60B16" w:rsidRPr="009C6E52" w:rsidRDefault="00B60B16" w:rsidP="00B60B16">
      <w:pPr>
        <w:rPr>
          <w:lang w:val="en-US"/>
          <w:rPrChange w:id="249" w:author="Thiago Cruz" w:date="2017-10-26T17:34:00Z">
            <w:rPr/>
          </w:rPrChange>
        </w:rPr>
      </w:pPr>
      <w:r w:rsidRPr="009C6E52">
        <w:rPr>
          <w:lang w:val="en-US"/>
          <w:rPrChange w:id="250" w:author="Thiago Cruz" w:date="2017-10-26T17:34:00Z">
            <w:rPr/>
          </w:rPrChange>
        </w:rPr>
        <w:t xml:space="preserve">    volumes:</w:t>
      </w:r>
    </w:p>
    <w:p w14:paraId="5ABC94F3" w14:textId="77777777" w:rsidR="00B60B16" w:rsidRPr="009C6E52" w:rsidRDefault="00B60B16" w:rsidP="00B60B16">
      <w:pPr>
        <w:rPr>
          <w:lang w:val="en-US"/>
          <w:rPrChange w:id="251" w:author="Thiago Cruz" w:date="2017-10-26T17:34:00Z">
            <w:rPr/>
          </w:rPrChange>
        </w:rPr>
      </w:pPr>
      <w:r w:rsidRPr="009C6E52">
        <w:rPr>
          <w:lang w:val="en-US"/>
          <w:rPrChange w:id="252" w:author="Thiago Cruz" w:date="2017-10-26T17:34:00Z">
            <w:rPr/>
          </w:rPrChange>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199B426A" w14:textId="77777777"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lastRenderedPageBreak/>
        <w:t xml:space="preserve">  worker:</w:t>
      </w:r>
    </w:p>
    <w:p w14:paraId="722F6061" w14:textId="77777777" w:rsidR="00B60B16" w:rsidRPr="00B60B16" w:rsidRDefault="00B60B16" w:rsidP="00B60B16">
      <w:pPr>
        <w:rPr>
          <w:lang w:val="en-US"/>
        </w:rPr>
      </w:pPr>
      <w:r w:rsidRPr="00B60B16">
        <w:rPr>
          <w:lang w:val="en-US"/>
        </w:rPr>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Default="00B60B16" w:rsidP="00B60B16">
      <w:r w:rsidRPr="004F6D7C">
        <w:rPr>
          <w:lang w:val="en-US"/>
        </w:rPr>
        <w:t xml:space="preserve">  </w:t>
      </w:r>
      <w:proofErr w:type="spellStart"/>
      <w:proofErr w:type="gramStart"/>
      <w:r>
        <w:t>viz</w:t>
      </w:r>
      <w:proofErr w:type="spellEnd"/>
      <w:proofErr w:type="gramEnd"/>
      <w:r>
        <w:t>:</w:t>
      </w:r>
    </w:p>
    <w:p w14:paraId="09317B73" w14:textId="77777777" w:rsidR="00B60B16" w:rsidRDefault="00B60B16" w:rsidP="00B60B16">
      <w:r>
        <w:t xml:space="preserve">     </w:t>
      </w:r>
      <w:proofErr w:type="spellStart"/>
      <w:proofErr w:type="gramStart"/>
      <w:r>
        <w:t>image</w:t>
      </w:r>
      <w:proofErr w:type="spellEnd"/>
      <w:proofErr w:type="gramEnd"/>
      <w:r>
        <w:t>: alexellis2/</w:t>
      </w:r>
      <w:proofErr w:type="spellStart"/>
      <w:r>
        <w:t>visualizer-arm</w:t>
      </w:r>
      <w:proofErr w:type="spellEnd"/>
    </w:p>
    <w:p w14:paraId="4A59AAC4" w14:textId="77777777" w:rsidR="00B60B16" w:rsidRDefault="00B60B16" w:rsidP="00B60B16">
      <w:r>
        <w:t xml:space="preserve">     </w:t>
      </w:r>
      <w:proofErr w:type="spellStart"/>
      <w:proofErr w:type="gramStart"/>
      <w:r>
        <w:t>ports</w:t>
      </w:r>
      <w:proofErr w:type="spellEnd"/>
      <w:proofErr w:type="gramEnd"/>
      <w:r>
        <w:t xml:space="preserve">: </w:t>
      </w:r>
    </w:p>
    <w:p w14:paraId="6CF8FFAF" w14:textId="77777777" w:rsidR="00B60B16" w:rsidRPr="004F6D7C" w:rsidRDefault="00B60B16" w:rsidP="00B60B16">
      <w:pPr>
        <w:rPr>
          <w:lang w:val="en-US"/>
        </w:rPr>
      </w:pPr>
      <w: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35"/>
      <w:footerReference w:type="default" r:id="rId36"/>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5" w:author="Thiago Cruz [2]" w:date="2017-07-25T22:28:00Z" w:initials="TC">
    <w:p w14:paraId="57892181" w14:textId="77777777" w:rsidR="00D47D04" w:rsidRDefault="00D47D04">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23CE9F" w14:textId="77777777" w:rsidR="0022784D" w:rsidRDefault="0022784D">
      <w:r>
        <w:separator/>
      </w:r>
    </w:p>
  </w:endnote>
  <w:endnote w:type="continuationSeparator" w:id="0">
    <w:p w14:paraId="570A3721" w14:textId="77777777" w:rsidR="0022784D" w:rsidRDefault="00227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D47D04" w:rsidRDefault="00D47D0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11610" w14:textId="77777777" w:rsidR="0022784D" w:rsidRDefault="0022784D">
      <w:r>
        <w:separator/>
      </w:r>
    </w:p>
  </w:footnote>
  <w:footnote w:type="continuationSeparator" w:id="0">
    <w:p w14:paraId="3606862F" w14:textId="77777777" w:rsidR="0022784D" w:rsidRDefault="0022784D">
      <w:r>
        <w:continuationSeparator/>
      </w:r>
    </w:p>
  </w:footnote>
  <w:footnote w:id="1">
    <w:p w14:paraId="3A477492" w14:textId="1066DE99" w:rsidR="00D47D04" w:rsidRPr="001E03D1" w:rsidRDefault="00D47D04">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D47D04" w:rsidRPr="0000038E" w:rsidRDefault="00D47D04">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D47D04" w:rsidRPr="0087606B" w:rsidRDefault="00D47D04">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D47D04" w:rsidRPr="00393659" w:rsidRDefault="00D47D04">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D47D04" w:rsidRPr="006A3FDD" w:rsidRDefault="00D47D04"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D47D04" w:rsidRPr="000D189A" w:rsidRDefault="00D47D04">
      <w:pPr>
        <w:pStyle w:val="Textodenotaderodap"/>
        <w:rPr>
          <w:lang w:val="pt-BR"/>
        </w:rPr>
      </w:pPr>
      <w:r>
        <w:rPr>
          <w:rStyle w:val="Refdenotaderodap"/>
        </w:rPr>
        <w:t>4</w:t>
      </w:r>
      <w:r>
        <w:t xml:space="preserve"> </w:t>
      </w:r>
      <w:r w:rsidRPr="00D45B60">
        <w:t>https://www.docker.com/docker-mac</w:t>
      </w:r>
    </w:p>
  </w:footnote>
  <w:footnote w:id="7">
    <w:p w14:paraId="69381509" w14:textId="7C961EC0" w:rsidR="00D47D04" w:rsidRPr="00DA3E43" w:rsidRDefault="00D47D04">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620E24DA" w14:textId="408CD162" w:rsidR="00D47D04" w:rsidRPr="007E3C42" w:rsidRDefault="00D47D04">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9">
    <w:p w14:paraId="73E74BAA" w14:textId="77777777" w:rsidR="00D47D04" w:rsidRPr="00393659" w:rsidRDefault="00D47D04" w:rsidP="0006177F">
      <w:pPr>
        <w:pStyle w:val="Textodenotaderodap"/>
      </w:pPr>
      <w:r>
        <w:rPr>
          <w:rStyle w:val="Refdenotaderodap"/>
        </w:rPr>
        <w:t>2</w:t>
      </w:r>
      <w:r>
        <w:t xml:space="preserve"> </w:t>
      </w:r>
      <w:r w:rsidRPr="00393659">
        <w:t>https://developers.redhat.com/blog/2016/02/24/10-things-to-avoid-in-docker-containers/</w:t>
      </w:r>
      <w:r>
        <w:t>, tradução nossa</w:t>
      </w:r>
    </w:p>
  </w:footnote>
  <w:footnote w:id="10">
    <w:p w14:paraId="08A63D6A" w14:textId="33AA0073" w:rsidR="00D47D04" w:rsidRPr="00A85B21" w:rsidRDefault="00D47D04">
      <w:pPr>
        <w:pStyle w:val="Textodenotaderodap"/>
        <w:rPr>
          <w:lang w:val="pt-BR"/>
        </w:rPr>
      </w:pPr>
      <w:r>
        <w:rPr>
          <w:rStyle w:val="Refdenotaderodap"/>
        </w:rPr>
        <w:t>7</w:t>
      </w:r>
      <w:r>
        <w:t xml:space="preserve"> </w:t>
      </w:r>
      <w:r w:rsidRPr="00930E45">
        <w:t>http://training.play-with-docker.com/about/</w:t>
      </w:r>
    </w:p>
  </w:footnote>
  <w:footnote w:id="11">
    <w:p w14:paraId="73850802" w14:textId="7D95A3F0" w:rsidR="00D47D04" w:rsidRPr="00A85B21" w:rsidRDefault="00D47D04">
      <w:pPr>
        <w:pStyle w:val="Textodenotaderodap"/>
        <w:rPr>
          <w:lang w:val="pt-BR"/>
        </w:rPr>
      </w:pPr>
      <w:r>
        <w:rPr>
          <w:rStyle w:val="Refdenotaderodap"/>
        </w:rPr>
        <w:t>8</w:t>
      </w:r>
      <w:r>
        <w:t xml:space="preserve"> </w:t>
      </w:r>
      <w:r w:rsidRPr="00CD494D">
        <w:t>https://github.com/docker/labs</w:t>
      </w:r>
    </w:p>
  </w:footnote>
  <w:footnote w:id="12">
    <w:p w14:paraId="6BB44EE3" w14:textId="6E19317C" w:rsidR="00D47D04" w:rsidRPr="0072040E" w:rsidRDefault="00D47D04"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3">
    <w:p w14:paraId="5279E266" w14:textId="3A95153D" w:rsidR="00D47D04" w:rsidRPr="0072040E" w:rsidRDefault="00D47D04">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4">
    <w:p w14:paraId="3EAF17A9" w14:textId="0B8040BD" w:rsidR="00D47D04" w:rsidRPr="0072040E" w:rsidRDefault="00D47D0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D47D04" w:rsidRDefault="00D47D0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pStyle w:val="ListLabel75"/>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4">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7">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8">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9">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num w:numId="1">
    <w:abstractNumId w:val="13"/>
  </w:num>
  <w:num w:numId="2">
    <w:abstractNumId w:val="8"/>
  </w:num>
  <w:num w:numId="3">
    <w:abstractNumId w:val="4"/>
  </w:num>
  <w:num w:numId="4">
    <w:abstractNumId w:val="16"/>
  </w:num>
  <w:num w:numId="5">
    <w:abstractNumId w:val="17"/>
  </w:num>
  <w:num w:numId="6">
    <w:abstractNumId w:val="7"/>
  </w:num>
  <w:num w:numId="7">
    <w:abstractNumId w:val="18"/>
  </w:num>
  <w:num w:numId="8">
    <w:abstractNumId w:val="2"/>
  </w:num>
  <w:num w:numId="9">
    <w:abstractNumId w:val="3"/>
  </w:num>
  <w:num w:numId="10">
    <w:abstractNumId w:val="10"/>
  </w:num>
  <w:num w:numId="11">
    <w:abstractNumId w:val="20"/>
  </w:num>
  <w:num w:numId="12">
    <w:abstractNumId w:val="15"/>
  </w:num>
  <w:num w:numId="13">
    <w:abstractNumId w:val="9"/>
  </w:num>
  <w:num w:numId="14">
    <w:abstractNumId w:val="12"/>
  </w:num>
  <w:num w:numId="15">
    <w:abstractNumId w:val="6"/>
  </w:num>
  <w:num w:numId="16">
    <w:abstractNumId w:val="0"/>
  </w:num>
  <w:num w:numId="17">
    <w:abstractNumId w:val="11"/>
  </w:num>
  <w:num w:numId="18">
    <w:abstractNumId w:val="14"/>
  </w:num>
  <w:num w:numId="19">
    <w:abstractNumId w:val="19"/>
  </w:num>
  <w:num w:numId="20">
    <w:abstractNumId w:val="21"/>
  </w:num>
  <w:num w:numId="21">
    <w:abstractNumId w:val="1"/>
  </w:num>
  <w:num w:numId="22">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6F16"/>
    <w:rsid w:val="00006F5D"/>
    <w:rsid w:val="0001233B"/>
    <w:rsid w:val="00013EB8"/>
    <w:rsid w:val="000154CF"/>
    <w:rsid w:val="0001679C"/>
    <w:rsid w:val="00024811"/>
    <w:rsid w:val="00031776"/>
    <w:rsid w:val="000403F2"/>
    <w:rsid w:val="00050DA4"/>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0935"/>
    <w:rsid w:val="000A7CE0"/>
    <w:rsid w:val="000B30B9"/>
    <w:rsid w:val="000B3411"/>
    <w:rsid w:val="000B7445"/>
    <w:rsid w:val="000C245C"/>
    <w:rsid w:val="000C2F80"/>
    <w:rsid w:val="000C5351"/>
    <w:rsid w:val="000C6FC5"/>
    <w:rsid w:val="000D0DB1"/>
    <w:rsid w:val="000D189A"/>
    <w:rsid w:val="000D1C8B"/>
    <w:rsid w:val="000D6FB7"/>
    <w:rsid w:val="000E6F57"/>
    <w:rsid w:val="000F0D4D"/>
    <w:rsid w:val="000F6964"/>
    <w:rsid w:val="001003CD"/>
    <w:rsid w:val="00101D56"/>
    <w:rsid w:val="0010368D"/>
    <w:rsid w:val="0010417B"/>
    <w:rsid w:val="00105871"/>
    <w:rsid w:val="00106081"/>
    <w:rsid w:val="001225C8"/>
    <w:rsid w:val="00122B3C"/>
    <w:rsid w:val="00123B8D"/>
    <w:rsid w:val="00126FAE"/>
    <w:rsid w:val="0013289C"/>
    <w:rsid w:val="00134CF7"/>
    <w:rsid w:val="00137C08"/>
    <w:rsid w:val="00142517"/>
    <w:rsid w:val="00145620"/>
    <w:rsid w:val="001502E0"/>
    <w:rsid w:val="00153A1A"/>
    <w:rsid w:val="001547B6"/>
    <w:rsid w:val="0015691C"/>
    <w:rsid w:val="0017031F"/>
    <w:rsid w:val="00176F31"/>
    <w:rsid w:val="00180959"/>
    <w:rsid w:val="00192057"/>
    <w:rsid w:val="001A3F07"/>
    <w:rsid w:val="001A3F23"/>
    <w:rsid w:val="001B379C"/>
    <w:rsid w:val="001B4130"/>
    <w:rsid w:val="001B4E98"/>
    <w:rsid w:val="001B7DEA"/>
    <w:rsid w:val="001C4B8F"/>
    <w:rsid w:val="001C5D56"/>
    <w:rsid w:val="001D0F94"/>
    <w:rsid w:val="001D3F2C"/>
    <w:rsid w:val="001D4D81"/>
    <w:rsid w:val="001E03D1"/>
    <w:rsid w:val="001E1CF0"/>
    <w:rsid w:val="001E2921"/>
    <w:rsid w:val="001E65B3"/>
    <w:rsid w:val="001F11CC"/>
    <w:rsid w:val="00210B91"/>
    <w:rsid w:val="0022087F"/>
    <w:rsid w:val="0022348F"/>
    <w:rsid w:val="002235BC"/>
    <w:rsid w:val="002271DA"/>
    <w:rsid w:val="0022784D"/>
    <w:rsid w:val="00232344"/>
    <w:rsid w:val="002401A5"/>
    <w:rsid w:val="0024331D"/>
    <w:rsid w:val="0024513D"/>
    <w:rsid w:val="00247037"/>
    <w:rsid w:val="00250D8C"/>
    <w:rsid w:val="0025225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D48B9"/>
    <w:rsid w:val="002E210D"/>
    <w:rsid w:val="002E7762"/>
    <w:rsid w:val="002F26AE"/>
    <w:rsid w:val="002F6429"/>
    <w:rsid w:val="0030195F"/>
    <w:rsid w:val="00303BFA"/>
    <w:rsid w:val="00306B78"/>
    <w:rsid w:val="00310F06"/>
    <w:rsid w:val="003129CB"/>
    <w:rsid w:val="0031712E"/>
    <w:rsid w:val="00333C20"/>
    <w:rsid w:val="0033526A"/>
    <w:rsid w:val="00335BFE"/>
    <w:rsid w:val="00346BAF"/>
    <w:rsid w:val="00346F59"/>
    <w:rsid w:val="0034724E"/>
    <w:rsid w:val="00347AD0"/>
    <w:rsid w:val="00360999"/>
    <w:rsid w:val="00372254"/>
    <w:rsid w:val="003811C5"/>
    <w:rsid w:val="00385309"/>
    <w:rsid w:val="00385B8F"/>
    <w:rsid w:val="00393659"/>
    <w:rsid w:val="00397ACD"/>
    <w:rsid w:val="003A59F0"/>
    <w:rsid w:val="003A7251"/>
    <w:rsid w:val="003A7EF2"/>
    <w:rsid w:val="003B4D07"/>
    <w:rsid w:val="003B79D6"/>
    <w:rsid w:val="003C2963"/>
    <w:rsid w:val="003C3299"/>
    <w:rsid w:val="003D0E05"/>
    <w:rsid w:val="003D2836"/>
    <w:rsid w:val="003D2F6B"/>
    <w:rsid w:val="003E282C"/>
    <w:rsid w:val="003F254F"/>
    <w:rsid w:val="003F5F33"/>
    <w:rsid w:val="00403392"/>
    <w:rsid w:val="0040364E"/>
    <w:rsid w:val="00406A65"/>
    <w:rsid w:val="0041229C"/>
    <w:rsid w:val="00414453"/>
    <w:rsid w:val="00414AA2"/>
    <w:rsid w:val="004261E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4A70"/>
    <w:rsid w:val="004A664D"/>
    <w:rsid w:val="004B6454"/>
    <w:rsid w:val="004C2B6F"/>
    <w:rsid w:val="004D0475"/>
    <w:rsid w:val="004D29CD"/>
    <w:rsid w:val="004E0971"/>
    <w:rsid w:val="004E2807"/>
    <w:rsid w:val="004E4902"/>
    <w:rsid w:val="004E6EC3"/>
    <w:rsid w:val="004F36B6"/>
    <w:rsid w:val="004F6D7C"/>
    <w:rsid w:val="0050044B"/>
    <w:rsid w:val="00503F8F"/>
    <w:rsid w:val="0050405E"/>
    <w:rsid w:val="00521BCB"/>
    <w:rsid w:val="00521F7A"/>
    <w:rsid w:val="0052391B"/>
    <w:rsid w:val="00527AFA"/>
    <w:rsid w:val="00540288"/>
    <w:rsid w:val="00541FE6"/>
    <w:rsid w:val="005442B7"/>
    <w:rsid w:val="00547F8D"/>
    <w:rsid w:val="0056094B"/>
    <w:rsid w:val="00561437"/>
    <w:rsid w:val="0056345D"/>
    <w:rsid w:val="00565A08"/>
    <w:rsid w:val="005663E8"/>
    <w:rsid w:val="00571369"/>
    <w:rsid w:val="00571925"/>
    <w:rsid w:val="005723E3"/>
    <w:rsid w:val="00572EC7"/>
    <w:rsid w:val="0058370B"/>
    <w:rsid w:val="005837C3"/>
    <w:rsid w:val="005975E3"/>
    <w:rsid w:val="005A2170"/>
    <w:rsid w:val="005B1535"/>
    <w:rsid w:val="005B1CAB"/>
    <w:rsid w:val="005B2A32"/>
    <w:rsid w:val="005B4F7F"/>
    <w:rsid w:val="005B529A"/>
    <w:rsid w:val="005C0C6F"/>
    <w:rsid w:val="005D23A5"/>
    <w:rsid w:val="005D5743"/>
    <w:rsid w:val="005E313E"/>
    <w:rsid w:val="005E463D"/>
    <w:rsid w:val="005E4CE9"/>
    <w:rsid w:val="005E730E"/>
    <w:rsid w:val="005F17E3"/>
    <w:rsid w:val="005F3C9F"/>
    <w:rsid w:val="005F6AAD"/>
    <w:rsid w:val="005F770B"/>
    <w:rsid w:val="00602990"/>
    <w:rsid w:val="006063FB"/>
    <w:rsid w:val="00606531"/>
    <w:rsid w:val="00607A79"/>
    <w:rsid w:val="00614232"/>
    <w:rsid w:val="00614D34"/>
    <w:rsid w:val="006152D8"/>
    <w:rsid w:val="006226FC"/>
    <w:rsid w:val="00624911"/>
    <w:rsid w:val="006258E1"/>
    <w:rsid w:val="00636305"/>
    <w:rsid w:val="00636A20"/>
    <w:rsid w:val="00637A4B"/>
    <w:rsid w:val="00640B48"/>
    <w:rsid w:val="0064121B"/>
    <w:rsid w:val="00641D25"/>
    <w:rsid w:val="00661C0C"/>
    <w:rsid w:val="00661E99"/>
    <w:rsid w:val="0066417B"/>
    <w:rsid w:val="00666779"/>
    <w:rsid w:val="00671E6C"/>
    <w:rsid w:val="0067200C"/>
    <w:rsid w:val="00672C52"/>
    <w:rsid w:val="00672F6E"/>
    <w:rsid w:val="00676E77"/>
    <w:rsid w:val="00677958"/>
    <w:rsid w:val="006802EC"/>
    <w:rsid w:val="006813D0"/>
    <w:rsid w:val="006826F3"/>
    <w:rsid w:val="00682A09"/>
    <w:rsid w:val="00685706"/>
    <w:rsid w:val="00685994"/>
    <w:rsid w:val="006876CB"/>
    <w:rsid w:val="0069080E"/>
    <w:rsid w:val="006A3FDD"/>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3F42"/>
    <w:rsid w:val="00734325"/>
    <w:rsid w:val="0073445F"/>
    <w:rsid w:val="007344CF"/>
    <w:rsid w:val="00743AB4"/>
    <w:rsid w:val="00752470"/>
    <w:rsid w:val="00753420"/>
    <w:rsid w:val="007537B8"/>
    <w:rsid w:val="007635CF"/>
    <w:rsid w:val="00763C82"/>
    <w:rsid w:val="00766294"/>
    <w:rsid w:val="0077216E"/>
    <w:rsid w:val="00772BE7"/>
    <w:rsid w:val="00780FF9"/>
    <w:rsid w:val="00785B0B"/>
    <w:rsid w:val="0079088C"/>
    <w:rsid w:val="00797E99"/>
    <w:rsid w:val="007A0141"/>
    <w:rsid w:val="007A1451"/>
    <w:rsid w:val="007A3492"/>
    <w:rsid w:val="007B073E"/>
    <w:rsid w:val="007B109F"/>
    <w:rsid w:val="007B3259"/>
    <w:rsid w:val="007B3808"/>
    <w:rsid w:val="007B483F"/>
    <w:rsid w:val="007B6ED3"/>
    <w:rsid w:val="007C3CB5"/>
    <w:rsid w:val="007C4504"/>
    <w:rsid w:val="007C6075"/>
    <w:rsid w:val="007D26B2"/>
    <w:rsid w:val="007E3C42"/>
    <w:rsid w:val="007F086C"/>
    <w:rsid w:val="007F273D"/>
    <w:rsid w:val="007F4E9E"/>
    <w:rsid w:val="00803924"/>
    <w:rsid w:val="008129A6"/>
    <w:rsid w:val="008175CA"/>
    <w:rsid w:val="008250B9"/>
    <w:rsid w:val="00825438"/>
    <w:rsid w:val="00826C4F"/>
    <w:rsid w:val="00832C99"/>
    <w:rsid w:val="008376E9"/>
    <w:rsid w:val="0084592E"/>
    <w:rsid w:val="00845ADE"/>
    <w:rsid w:val="0085053A"/>
    <w:rsid w:val="0085086C"/>
    <w:rsid w:val="00850B4B"/>
    <w:rsid w:val="00852079"/>
    <w:rsid w:val="00856462"/>
    <w:rsid w:val="00856A9C"/>
    <w:rsid w:val="008603D9"/>
    <w:rsid w:val="00863120"/>
    <w:rsid w:val="00864D88"/>
    <w:rsid w:val="008735D4"/>
    <w:rsid w:val="00874D17"/>
    <w:rsid w:val="0087606B"/>
    <w:rsid w:val="00883BF9"/>
    <w:rsid w:val="00887424"/>
    <w:rsid w:val="008931E9"/>
    <w:rsid w:val="008A3DA0"/>
    <w:rsid w:val="008A414F"/>
    <w:rsid w:val="008A7B21"/>
    <w:rsid w:val="008B207A"/>
    <w:rsid w:val="008B2D13"/>
    <w:rsid w:val="008C5769"/>
    <w:rsid w:val="008C5EF0"/>
    <w:rsid w:val="008D0BD9"/>
    <w:rsid w:val="008D2322"/>
    <w:rsid w:val="008D2905"/>
    <w:rsid w:val="008D2973"/>
    <w:rsid w:val="008D3844"/>
    <w:rsid w:val="008D7670"/>
    <w:rsid w:val="008E1F22"/>
    <w:rsid w:val="008F20DB"/>
    <w:rsid w:val="008F2423"/>
    <w:rsid w:val="008F4E9E"/>
    <w:rsid w:val="008F6BDC"/>
    <w:rsid w:val="009048D7"/>
    <w:rsid w:val="009056A8"/>
    <w:rsid w:val="00906BBF"/>
    <w:rsid w:val="00911701"/>
    <w:rsid w:val="00913062"/>
    <w:rsid w:val="009148A9"/>
    <w:rsid w:val="00914F24"/>
    <w:rsid w:val="00920030"/>
    <w:rsid w:val="00926B4F"/>
    <w:rsid w:val="009272F2"/>
    <w:rsid w:val="0093029C"/>
    <w:rsid w:val="00930941"/>
    <w:rsid w:val="00930E45"/>
    <w:rsid w:val="00944B98"/>
    <w:rsid w:val="00944C9D"/>
    <w:rsid w:val="00944EC6"/>
    <w:rsid w:val="00956F27"/>
    <w:rsid w:val="00960B0F"/>
    <w:rsid w:val="009616BC"/>
    <w:rsid w:val="00987E85"/>
    <w:rsid w:val="009941F6"/>
    <w:rsid w:val="009A0F0F"/>
    <w:rsid w:val="009A72E7"/>
    <w:rsid w:val="009B7066"/>
    <w:rsid w:val="009C46F4"/>
    <w:rsid w:val="009C59BA"/>
    <w:rsid w:val="009C6E52"/>
    <w:rsid w:val="009C7518"/>
    <w:rsid w:val="009D1517"/>
    <w:rsid w:val="009D3AAB"/>
    <w:rsid w:val="009D4E07"/>
    <w:rsid w:val="009E12D3"/>
    <w:rsid w:val="009E20D1"/>
    <w:rsid w:val="009E265D"/>
    <w:rsid w:val="009F762E"/>
    <w:rsid w:val="00A0222B"/>
    <w:rsid w:val="00A11AA0"/>
    <w:rsid w:val="00A2031C"/>
    <w:rsid w:val="00A23BC3"/>
    <w:rsid w:val="00A25B51"/>
    <w:rsid w:val="00A25BBE"/>
    <w:rsid w:val="00A3306E"/>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5B21"/>
    <w:rsid w:val="00A87F8D"/>
    <w:rsid w:val="00A9479A"/>
    <w:rsid w:val="00A94FE2"/>
    <w:rsid w:val="00A960BD"/>
    <w:rsid w:val="00AA0A65"/>
    <w:rsid w:val="00AA4185"/>
    <w:rsid w:val="00AB0CD9"/>
    <w:rsid w:val="00AB37B3"/>
    <w:rsid w:val="00AD509E"/>
    <w:rsid w:val="00AD5AFC"/>
    <w:rsid w:val="00AD751B"/>
    <w:rsid w:val="00AE744D"/>
    <w:rsid w:val="00AE7878"/>
    <w:rsid w:val="00AF7BD3"/>
    <w:rsid w:val="00B010D3"/>
    <w:rsid w:val="00B02192"/>
    <w:rsid w:val="00B03842"/>
    <w:rsid w:val="00B04AB9"/>
    <w:rsid w:val="00B05341"/>
    <w:rsid w:val="00B05507"/>
    <w:rsid w:val="00B0786C"/>
    <w:rsid w:val="00B11711"/>
    <w:rsid w:val="00B152FC"/>
    <w:rsid w:val="00B21878"/>
    <w:rsid w:val="00B23059"/>
    <w:rsid w:val="00B32420"/>
    <w:rsid w:val="00B34EF9"/>
    <w:rsid w:val="00B362CB"/>
    <w:rsid w:val="00B42F44"/>
    <w:rsid w:val="00B47D71"/>
    <w:rsid w:val="00B53899"/>
    <w:rsid w:val="00B555E6"/>
    <w:rsid w:val="00B60B16"/>
    <w:rsid w:val="00B62555"/>
    <w:rsid w:val="00B63BCF"/>
    <w:rsid w:val="00B657CE"/>
    <w:rsid w:val="00B665A8"/>
    <w:rsid w:val="00B779BF"/>
    <w:rsid w:val="00B80512"/>
    <w:rsid w:val="00B95B4F"/>
    <w:rsid w:val="00BA03C0"/>
    <w:rsid w:val="00BA5715"/>
    <w:rsid w:val="00BC5171"/>
    <w:rsid w:val="00BC6076"/>
    <w:rsid w:val="00BE2CE9"/>
    <w:rsid w:val="00BE3BD3"/>
    <w:rsid w:val="00BE6554"/>
    <w:rsid w:val="00C03393"/>
    <w:rsid w:val="00C0428B"/>
    <w:rsid w:val="00C06FDD"/>
    <w:rsid w:val="00C1191E"/>
    <w:rsid w:val="00C13074"/>
    <w:rsid w:val="00C13597"/>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759CF"/>
    <w:rsid w:val="00C812F2"/>
    <w:rsid w:val="00C82018"/>
    <w:rsid w:val="00C84BC7"/>
    <w:rsid w:val="00C914BA"/>
    <w:rsid w:val="00C97CFA"/>
    <w:rsid w:val="00CA3F9E"/>
    <w:rsid w:val="00CB2FBF"/>
    <w:rsid w:val="00CB499E"/>
    <w:rsid w:val="00CB6EC5"/>
    <w:rsid w:val="00CD18C6"/>
    <w:rsid w:val="00CD494D"/>
    <w:rsid w:val="00CE4928"/>
    <w:rsid w:val="00CF43A5"/>
    <w:rsid w:val="00CF7D4B"/>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1ACB"/>
    <w:rsid w:val="00D6448A"/>
    <w:rsid w:val="00D644FC"/>
    <w:rsid w:val="00D81961"/>
    <w:rsid w:val="00D924EF"/>
    <w:rsid w:val="00D9318B"/>
    <w:rsid w:val="00D97EB1"/>
    <w:rsid w:val="00DA3B03"/>
    <w:rsid w:val="00DA3E43"/>
    <w:rsid w:val="00DA4ADE"/>
    <w:rsid w:val="00DA5852"/>
    <w:rsid w:val="00DB1795"/>
    <w:rsid w:val="00DC0F6F"/>
    <w:rsid w:val="00DC44BD"/>
    <w:rsid w:val="00DC4729"/>
    <w:rsid w:val="00DD156D"/>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32A92"/>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978F9"/>
    <w:rsid w:val="00EA1848"/>
    <w:rsid w:val="00EA2014"/>
    <w:rsid w:val="00EA5213"/>
    <w:rsid w:val="00EB3EC4"/>
    <w:rsid w:val="00EB7029"/>
    <w:rsid w:val="00EC22AB"/>
    <w:rsid w:val="00EC4FC8"/>
    <w:rsid w:val="00EC75E1"/>
    <w:rsid w:val="00ED1EE9"/>
    <w:rsid w:val="00EE0993"/>
    <w:rsid w:val="00EE27E6"/>
    <w:rsid w:val="00EE5989"/>
    <w:rsid w:val="00EE59A9"/>
    <w:rsid w:val="00EF4219"/>
    <w:rsid w:val="00F010BE"/>
    <w:rsid w:val="00F1016A"/>
    <w:rsid w:val="00F1018C"/>
    <w:rsid w:val="00F12DAD"/>
    <w:rsid w:val="00F156D3"/>
    <w:rsid w:val="00F20750"/>
    <w:rsid w:val="00F22F25"/>
    <w:rsid w:val="00F26826"/>
    <w:rsid w:val="00F40451"/>
    <w:rsid w:val="00F44276"/>
    <w:rsid w:val="00F643F2"/>
    <w:rsid w:val="00F7112C"/>
    <w:rsid w:val="00F743AF"/>
    <w:rsid w:val="00F7772B"/>
    <w:rsid w:val="00F8236A"/>
    <w:rsid w:val="00F83601"/>
    <w:rsid w:val="00F85312"/>
    <w:rsid w:val="00F875FD"/>
    <w:rsid w:val="00F92466"/>
    <w:rsid w:val="00F93EA0"/>
    <w:rsid w:val="00F9787E"/>
    <w:rsid w:val="00F978D2"/>
    <w:rsid w:val="00F978E9"/>
    <w:rsid w:val="00FA18B2"/>
    <w:rsid w:val="00FA6443"/>
    <w:rsid w:val="00FC1BAA"/>
    <w:rsid w:val="00FD102F"/>
    <w:rsid w:val="00FD252F"/>
    <w:rsid w:val="00FD2649"/>
    <w:rsid w:val="00FD4655"/>
    <w:rsid w:val="00FF599B"/>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hyperlink" Target="http://training.play-with-docker.com/" TargetMode="External"/><Relationship Id="rId32" Type="http://schemas.openxmlformats.org/officeDocument/2006/relationships/hyperlink" Target="https://training.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comments" Target="comments.xml"/><Relationship Id="rId34" Type="http://schemas.microsoft.com/office/2011/relationships/commentsExtended" Target="commentsExtended.xm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 Id="rId40"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D0E4E-0A44-2446-A45D-F479268E3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68</Pages>
  <Words>10747</Words>
  <Characters>58038</Characters>
  <Application>Microsoft Macintosh Word</Application>
  <DocSecurity>0</DocSecurity>
  <Lines>483</Lines>
  <Paragraphs>137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68648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1423</cp:revision>
  <cp:lastPrinted>2016-06-27T13:00:00Z</cp:lastPrinted>
  <dcterms:created xsi:type="dcterms:W3CDTF">2016-06-27T13:03:00Z</dcterms:created>
  <dcterms:modified xsi:type="dcterms:W3CDTF">2017-10-27T15:27:00Z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