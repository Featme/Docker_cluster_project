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660D6D" w14:textId="3E7E57F7" w:rsidR="009C7518" w:rsidRDefault="00E82534">
      <w:pPr>
        <w:jc w:val="center"/>
        <w:rPr>
          <w:b/>
          <w:sz w:val="32"/>
          <w:szCs w:val="32"/>
        </w:rPr>
      </w:pPr>
      <w:r>
        <w:rPr>
          <w:b/>
          <w:sz w:val="32"/>
          <w:szCs w:val="32"/>
        </w:rPr>
        <w:softHyphen/>
      </w:r>
      <w:r>
        <w:rPr>
          <w:b/>
          <w:sz w:val="32"/>
          <w:szCs w:val="32"/>
        </w:rPr>
        <w:softHyphen/>
      </w:r>
      <w:r>
        <w:rPr>
          <w:b/>
          <w:sz w:val="32"/>
          <w:szCs w:val="32"/>
        </w:rPr>
        <w:softHyphen/>
      </w:r>
      <w:r>
        <w:rPr>
          <w:b/>
          <w:sz w:val="32"/>
          <w:szCs w:val="32"/>
        </w:rPr>
        <w:softHyphen/>
      </w:r>
      <w:r w:rsidR="00C254AC">
        <w:rPr>
          <w:b/>
          <w:sz w:val="32"/>
          <w:szCs w:val="32"/>
        </w:rPr>
        <w:t>UNIVERSIDADE VEIGA DE ALMEIDA – UVA</w:t>
      </w:r>
    </w:p>
    <w:p w14:paraId="4A1DE60A" w14:textId="77777777" w:rsidR="009C7518" w:rsidRDefault="009C7518">
      <w:pPr>
        <w:jc w:val="center"/>
        <w:rPr>
          <w:b/>
          <w:sz w:val="32"/>
          <w:szCs w:val="32"/>
        </w:rPr>
      </w:pPr>
    </w:p>
    <w:p w14:paraId="780EE67F" w14:textId="77777777" w:rsidR="009C7518" w:rsidRDefault="00C254AC">
      <w:pPr>
        <w:jc w:val="center"/>
        <w:rPr>
          <w:sz w:val="32"/>
        </w:rPr>
      </w:pPr>
      <w:r>
        <w:rPr>
          <w:b/>
          <w:sz w:val="32"/>
          <w:szCs w:val="32"/>
        </w:rPr>
        <w:t>BACHARELADO EM CIÊNCIA DA COMPUTAÇÃO</w:t>
      </w:r>
      <w:r>
        <w:t xml:space="preserve"> </w:t>
      </w:r>
    </w:p>
    <w:p w14:paraId="6EAD804F" w14:textId="77777777" w:rsidR="009C7518" w:rsidRDefault="009C7518">
      <w:pPr>
        <w:jc w:val="center"/>
      </w:pPr>
    </w:p>
    <w:p w14:paraId="11203F61" w14:textId="77777777" w:rsidR="009C7518" w:rsidRDefault="009C7518">
      <w:pPr>
        <w:jc w:val="center"/>
      </w:pPr>
    </w:p>
    <w:p w14:paraId="1D2C1647" w14:textId="77777777" w:rsidR="009C7518" w:rsidRDefault="009C7518">
      <w:pPr>
        <w:jc w:val="center"/>
      </w:pPr>
    </w:p>
    <w:p w14:paraId="3F5F5173" w14:textId="77777777" w:rsidR="009C7518" w:rsidRDefault="009C7518">
      <w:pPr>
        <w:jc w:val="center"/>
        <w:rPr>
          <w:b/>
        </w:rPr>
      </w:pPr>
    </w:p>
    <w:p w14:paraId="46C47055" w14:textId="77777777" w:rsidR="009C7518" w:rsidRDefault="009C7518">
      <w:pPr>
        <w:jc w:val="center"/>
      </w:pPr>
    </w:p>
    <w:p w14:paraId="7916589F" w14:textId="77777777" w:rsidR="009C7518" w:rsidRDefault="009C7518">
      <w:pPr>
        <w:jc w:val="center"/>
      </w:pPr>
    </w:p>
    <w:p w14:paraId="6952D39B" w14:textId="77777777" w:rsidR="009C7518" w:rsidRDefault="009C7518">
      <w:pPr>
        <w:jc w:val="center"/>
      </w:pPr>
    </w:p>
    <w:p w14:paraId="298CC74A" w14:textId="77777777" w:rsidR="009C7518" w:rsidRDefault="009C7518">
      <w:pPr>
        <w:jc w:val="center"/>
      </w:pPr>
    </w:p>
    <w:p w14:paraId="18C61D87" w14:textId="77777777" w:rsidR="009C7518" w:rsidRDefault="00C254AC">
      <w:pPr>
        <w:jc w:val="center"/>
      </w:pPr>
      <w:r>
        <w:rPr>
          <w:b/>
          <w:sz w:val="32"/>
          <w:szCs w:val="28"/>
        </w:rPr>
        <w:t>DOCKER: UM CANIVETE SUÍÇO</w:t>
      </w:r>
    </w:p>
    <w:p w14:paraId="03678E00" w14:textId="77777777" w:rsidR="009C7518" w:rsidRDefault="009C7518">
      <w:pPr>
        <w:jc w:val="center"/>
      </w:pPr>
    </w:p>
    <w:p w14:paraId="36BF5431" w14:textId="77777777" w:rsidR="009C7518" w:rsidRDefault="009C7518">
      <w:pPr>
        <w:jc w:val="center"/>
      </w:pPr>
    </w:p>
    <w:p w14:paraId="650DAC7F" w14:textId="77777777" w:rsidR="009C7518" w:rsidRDefault="009C7518">
      <w:pPr>
        <w:jc w:val="center"/>
      </w:pPr>
    </w:p>
    <w:p w14:paraId="589F7607" w14:textId="77777777" w:rsidR="009C7518" w:rsidRDefault="00C254AC">
      <w:pPr>
        <w:jc w:val="center"/>
        <w:rPr>
          <w:b/>
          <w:sz w:val="28"/>
          <w:szCs w:val="28"/>
        </w:rPr>
      </w:pPr>
      <w:r>
        <w:rPr>
          <w:b/>
          <w:sz w:val="28"/>
          <w:szCs w:val="28"/>
        </w:rPr>
        <w:t>Thiago Soares da Cruz</w:t>
      </w:r>
    </w:p>
    <w:p w14:paraId="787FC7FA" w14:textId="77777777" w:rsidR="009C7518" w:rsidRDefault="009C7518">
      <w:pPr>
        <w:jc w:val="center"/>
      </w:pPr>
    </w:p>
    <w:p w14:paraId="5927AF11" w14:textId="77777777" w:rsidR="009C7518" w:rsidRDefault="009C7518">
      <w:pPr>
        <w:jc w:val="center"/>
      </w:pPr>
    </w:p>
    <w:p w14:paraId="6273F2B8" w14:textId="77777777" w:rsidR="009C7518" w:rsidRDefault="009C7518">
      <w:pPr>
        <w:jc w:val="center"/>
      </w:pPr>
    </w:p>
    <w:p w14:paraId="15336AFE" w14:textId="77777777" w:rsidR="009C7518" w:rsidRDefault="009C7518">
      <w:pPr>
        <w:jc w:val="center"/>
      </w:pPr>
    </w:p>
    <w:p w14:paraId="709C4632" w14:textId="77777777" w:rsidR="009C7518" w:rsidRDefault="009C7518">
      <w:pPr>
        <w:jc w:val="center"/>
      </w:pPr>
    </w:p>
    <w:p w14:paraId="363DE7A6" w14:textId="77777777" w:rsidR="009C7518" w:rsidRDefault="009C7518">
      <w:pPr>
        <w:jc w:val="center"/>
      </w:pPr>
    </w:p>
    <w:p w14:paraId="7FEC8BF7" w14:textId="77777777" w:rsidR="009C7518" w:rsidRDefault="009C7518">
      <w:pPr>
        <w:jc w:val="center"/>
      </w:pPr>
    </w:p>
    <w:p w14:paraId="30C27991" w14:textId="77777777" w:rsidR="009C7518" w:rsidRDefault="009C7518">
      <w:pPr>
        <w:jc w:val="center"/>
      </w:pPr>
    </w:p>
    <w:p w14:paraId="2FBE8CD0" w14:textId="77777777" w:rsidR="009C7518" w:rsidRDefault="009C7518">
      <w:pPr>
        <w:jc w:val="center"/>
      </w:pPr>
    </w:p>
    <w:p w14:paraId="3C2CD8EF" w14:textId="77777777" w:rsidR="009C7518" w:rsidRDefault="009C7518">
      <w:pPr>
        <w:jc w:val="center"/>
      </w:pPr>
    </w:p>
    <w:p w14:paraId="1F8B2CB5" w14:textId="77777777" w:rsidR="009C7518" w:rsidRDefault="009C7518">
      <w:pPr>
        <w:jc w:val="center"/>
      </w:pPr>
    </w:p>
    <w:p w14:paraId="393ED41A" w14:textId="77777777" w:rsidR="009C7518" w:rsidRDefault="00C254AC">
      <w:pPr>
        <w:jc w:val="center"/>
        <w:rPr>
          <w:b/>
        </w:rPr>
      </w:pPr>
      <w:r>
        <w:rPr>
          <w:b/>
        </w:rPr>
        <w:t>RIO DE JANEIRO</w:t>
      </w:r>
    </w:p>
    <w:p w14:paraId="3A5BB3B3" w14:textId="77777777" w:rsidR="009C7518" w:rsidRDefault="009C7518">
      <w:pPr>
        <w:jc w:val="center"/>
      </w:pPr>
    </w:p>
    <w:p w14:paraId="6B09B417" w14:textId="77777777" w:rsidR="009C7518" w:rsidRDefault="00C254AC">
      <w:pPr>
        <w:jc w:val="center"/>
      </w:pPr>
      <w:r>
        <w:rPr>
          <w:b/>
        </w:rPr>
        <w:t>2017</w:t>
      </w:r>
      <w:r>
        <w:br w:type="page"/>
      </w:r>
    </w:p>
    <w:p w14:paraId="6E4EBCEE" w14:textId="77777777" w:rsidR="009C7518" w:rsidRDefault="00C254AC">
      <w:pPr>
        <w:jc w:val="center"/>
        <w:rPr>
          <w:b/>
          <w:sz w:val="32"/>
          <w:szCs w:val="32"/>
        </w:rPr>
      </w:pPr>
      <w:r>
        <w:rPr>
          <w:b/>
          <w:sz w:val="32"/>
          <w:szCs w:val="32"/>
        </w:rPr>
        <w:lastRenderedPageBreak/>
        <w:t>UNIVERSIDADE VEIGA DE ALMEIDA - UVA</w:t>
      </w:r>
    </w:p>
    <w:p w14:paraId="5DB2E9ED" w14:textId="77777777" w:rsidR="009C7518" w:rsidRDefault="009C7518">
      <w:pPr>
        <w:jc w:val="center"/>
      </w:pPr>
    </w:p>
    <w:p w14:paraId="33C4FF7E" w14:textId="77777777" w:rsidR="009C7518" w:rsidRDefault="009C7518">
      <w:pPr>
        <w:jc w:val="center"/>
        <w:rPr>
          <w:szCs w:val="28"/>
        </w:rPr>
      </w:pPr>
    </w:p>
    <w:p w14:paraId="278A48CF" w14:textId="77777777" w:rsidR="009C7518" w:rsidRDefault="009C7518">
      <w:pPr>
        <w:jc w:val="center"/>
        <w:rPr>
          <w:szCs w:val="28"/>
        </w:rPr>
      </w:pPr>
    </w:p>
    <w:p w14:paraId="7F180456" w14:textId="77777777" w:rsidR="009C7518" w:rsidRDefault="009C7518">
      <w:pPr>
        <w:jc w:val="center"/>
        <w:rPr>
          <w:szCs w:val="28"/>
        </w:rPr>
      </w:pPr>
    </w:p>
    <w:p w14:paraId="576B60F6" w14:textId="77777777" w:rsidR="009C7518" w:rsidRDefault="009C7518">
      <w:pPr>
        <w:jc w:val="center"/>
        <w:rPr>
          <w:szCs w:val="28"/>
        </w:rPr>
      </w:pPr>
    </w:p>
    <w:p w14:paraId="4D7391D0" w14:textId="77777777" w:rsidR="009C7518" w:rsidRDefault="00C254AC">
      <w:pPr>
        <w:jc w:val="center"/>
        <w:rPr>
          <w:b/>
        </w:rPr>
      </w:pPr>
      <w:r>
        <w:rPr>
          <w:b/>
          <w:sz w:val="28"/>
          <w:szCs w:val="28"/>
        </w:rPr>
        <w:t>THIAGO SOARES DA CRUZ</w:t>
      </w:r>
    </w:p>
    <w:p w14:paraId="65ADA73C" w14:textId="77777777" w:rsidR="009C7518" w:rsidRDefault="009C7518">
      <w:pPr>
        <w:jc w:val="center"/>
      </w:pPr>
    </w:p>
    <w:p w14:paraId="51F59E5C" w14:textId="77777777" w:rsidR="009C7518" w:rsidRDefault="00C254AC">
      <w:pPr>
        <w:ind w:left="4536"/>
        <w:rPr>
          <w:b/>
          <w:sz w:val="20"/>
          <w:szCs w:val="20"/>
        </w:rPr>
      </w:pPr>
      <w:r>
        <w:rPr>
          <w:sz w:val="20"/>
          <w:szCs w:val="20"/>
        </w:rPr>
        <w:t>Monografia apresentada ao curso de Ciência da Computação da Universidade Veiga de Almeida, como requisito parcial para obtenção do título de Bacharel em Ciência da Computação.</w:t>
      </w:r>
    </w:p>
    <w:p w14:paraId="56C90909" w14:textId="77777777" w:rsidR="009C7518" w:rsidRDefault="009C7518">
      <w:pPr>
        <w:rPr>
          <w:szCs w:val="28"/>
        </w:rPr>
      </w:pPr>
    </w:p>
    <w:p w14:paraId="796C8165" w14:textId="77777777" w:rsidR="009C7518" w:rsidRDefault="009C7518">
      <w:pPr>
        <w:rPr>
          <w:szCs w:val="28"/>
        </w:rPr>
      </w:pPr>
    </w:p>
    <w:p w14:paraId="52AD0BCE" w14:textId="77777777" w:rsidR="009C7518" w:rsidRDefault="00C254AC">
      <w:pPr>
        <w:rPr>
          <w:sz w:val="28"/>
          <w:szCs w:val="28"/>
        </w:rPr>
      </w:pPr>
      <w:r>
        <w:rPr>
          <w:sz w:val="28"/>
          <w:szCs w:val="28"/>
        </w:rPr>
        <w:t xml:space="preserve">Orientador: </w:t>
      </w:r>
      <w:bookmarkStart w:id="0" w:name="__DdeLink__556_1435064614"/>
      <w:bookmarkEnd w:id="0"/>
      <w:r>
        <w:rPr>
          <w:sz w:val="28"/>
          <w:szCs w:val="28"/>
        </w:rPr>
        <w:t>Carlos Lemos</w:t>
      </w:r>
    </w:p>
    <w:p w14:paraId="53AAD173" w14:textId="77777777" w:rsidR="009C7518" w:rsidRDefault="009C7518">
      <w:pPr>
        <w:jc w:val="center"/>
        <w:rPr>
          <w:szCs w:val="28"/>
        </w:rPr>
      </w:pPr>
    </w:p>
    <w:p w14:paraId="5B320D08" w14:textId="77777777" w:rsidR="009C7518" w:rsidRDefault="009C7518">
      <w:pPr>
        <w:jc w:val="center"/>
        <w:rPr>
          <w:szCs w:val="28"/>
        </w:rPr>
      </w:pPr>
    </w:p>
    <w:p w14:paraId="2A2AC718" w14:textId="77777777" w:rsidR="009C7518" w:rsidRDefault="009C7518">
      <w:pPr>
        <w:jc w:val="center"/>
        <w:rPr>
          <w:szCs w:val="28"/>
        </w:rPr>
      </w:pPr>
    </w:p>
    <w:p w14:paraId="0ADC44E0" w14:textId="784E2825" w:rsidR="009C7518" w:rsidRPr="004D29CD" w:rsidRDefault="004D29CD" w:rsidP="004D29CD">
      <w:pPr>
        <w:jc w:val="center"/>
      </w:pPr>
      <w:r>
        <w:rPr>
          <w:b/>
          <w:sz w:val="32"/>
          <w:szCs w:val="28"/>
        </w:rPr>
        <w:t>DOCKER: UM CANIVETE SUÍÇO</w:t>
      </w:r>
    </w:p>
    <w:p w14:paraId="3F4AF3FB" w14:textId="77777777" w:rsidR="009C7518" w:rsidRDefault="009C7518">
      <w:pPr>
        <w:jc w:val="center"/>
        <w:rPr>
          <w:szCs w:val="28"/>
        </w:rPr>
      </w:pPr>
    </w:p>
    <w:p w14:paraId="397EBD46" w14:textId="77777777" w:rsidR="009C7518" w:rsidRDefault="009C7518">
      <w:pPr>
        <w:jc w:val="center"/>
        <w:rPr>
          <w:szCs w:val="28"/>
        </w:rPr>
      </w:pPr>
    </w:p>
    <w:p w14:paraId="4E2FFF25" w14:textId="77777777" w:rsidR="009C7518" w:rsidRDefault="009C7518">
      <w:pPr>
        <w:jc w:val="center"/>
        <w:rPr>
          <w:szCs w:val="28"/>
        </w:rPr>
      </w:pPr>
    </w:p>
    <w:p w14:paraId="225C0AAE" w14:textId="77777777" w:rsidR="009C7518" w:rsidRDefault="009C7518">
      <w:pPr>
        <w:jc w:val="center"/>
        <w:rPr>
          <w:szCs w:val="28"/>
        </w:rPr>
      </w:pPr>
    </w:p>
    <w:p w14:paraId="40127FB1" w14:textId="77777777" w:rsidR="009C7518" w:rsidRDefault="009C7518">
      <w:pPr>
        <w:jc w:val="center"/>
        <w:rPr>
          <w:szCs w:val="28"/>
        </w:rPr>
      </w:pPr>
    </w:p>
    <w:p w14:paraId="20B971E9" w14:textId="77777777" w:rsidR="009C7518" w:rsidRDefault="009C7518">
      <w:pPr>
        <w:jc w:val="center"/>
        <w:rPr>
          <w:szCs w:val="28"/>
        </w:rPr>
      </w:pPr>
    </w:p>
    <w:p w14:paraId="0553AB80" w14:textId="77777777" w:rsidR="009C7518" w:rsidRDefault="009C7518">
      <w:pPr>
        <w:jc w:val="center"/>
        <w:rPr>
          <w:szCs w:val="28"/>
        </w:rPr>
      </w:pPr>
    </w:p>
    <w:p w14:paraId="75E6F549" w14:textId="77777777" w:rsidR="009C7518" w:rsidRDefault="009C7518">
      <w:pPr>
        <w:jc w:val="center"/>
        <w:rPr>
          <w:szCs w:val="28"/>
        </w:rPr>
      </w:pPr>
    </w:p>
    <w:p w14:paraId="385CDCAB" w14:textId="77777777" w:rsidR="009C7518" w:rsidRDefault="009C7518">
      <w:pPr>
        <w:jc w:val="center"/>
        <w:rPr>
          <w:szCs w:val="28"/>
        </w:rPr>
      </w:pPr>
    </w:p>
    <w:p w14:paraId="5D8A5C5E" w14:textId="77777777" w:rsidR="009C7518" w:rsidRDefault="009C7518">
      <w:pPr>
        <w:jc w:val="center"/>
        <w:rPr>
          <w:szCs w:val="28"/>
        </w:rPr>
      </w:pPr>
    </w:p>
    <w:p w14:paraId="20067098" w14:textId="77777777" w:rsidR="009C7518" w:rsidRDefault="009C7518">
      <w:pPr>
        <w:jc w:val="center"/>
        <w:rPr>
          <w:szCs w:val="28"/>
        </w:rPr>
      </w:pPr>
    </w:p>
    <w:p w14:paraId="321A4705" w14:textId="77777777" w:rsidR="009C7518" w:rsidRDefault="009C7518">
      <w:pPr>
        <w:jc w:val="center"/>
      </w:pPr>
    </w:p>
    <w:p w14:paraId="35234F74" w14:textId="77777777" w:rsidR="009C7518" w:rsidRDefault="00C254AC">
      <w:pPr>
        <w:jc w:val="center"/>
        <w:rPr>
          <w:b/>
        </w:rPr>
      </w:pPr>
      <w:r>
        <w:rPr>
          <w:b/>
        </w:rPr>
        <w:t>RIO DE JANEIRO</w:t>
      </w:r>
    </w:p>
    <w:p w14:paraId="26ABD74E" w14:textId="77777777" w:rsidR="009C7518" w:rsidRDefault="009C7518">
      <w:pPr>
        <w:jc w:val="center"/>
      </w:pPr>
    </w:p>
    <w:p w14:paraId="296F8DB9" w14:textId="77777777" w:rsidR="009C7518" w:rsidRDefault="00C254AC">
      <w:pPr>
        <w:jc w:val="center"/>
      </w:pPr>
      <w:r>
        <w:rPr>
          <w:b/>
        </w:rPr>
        <w:t>2017</w:t>
      </w:r>
      <w:r>
        <w:br w:type="page"/>
      </w:r>
    </w:p>
    <w:p w14:paraId="379CC980" w14:textId="77777777" w:rsidR="009C7518" w:rsidRDefault="00C254AC">
      <w:pPr>
        <w:jc w:val="center"/>
        <w:rPr>
          <w:szCs w:val="20"/>
        </w:rPr>
      </w:pPr>
      <w:r>
        <w:rPr>
          <w:noProof/>
          <w:szCs w:val="20"/>
        </w:rPr>
        <w:lastRenderedPageBreak/>
        <w:drawing>
          <wp:anchor distT="0" distB="0" distL="114300" distR="114300" simplePos="0" relativeHeight="2" behindDoc="0" locked="0" layoutInCell="1" allowOverlap="1" wp14:anchorId="644D9EF5" wp14:editId="10D80B27">
            <wp:simplePos x="0" y="0"/>
            <wp:positionH relativeFrom="margin">
              <wp:posOffset>1640840</wp:posOffset>
            </wp:positionH>
            <wp:positionV relativeFrom="margin">
              <wp:posOffset>-398780</wp:posOffset>
            </wp:positionV>
            <wp:extent cx="2137410" cy="387350"/>
            <wp:effectExtent l="0" t="0" r="0" b="0"/>
            <wp:wrapSquare wrapText="bothSides"/>
            <wp:docPr id="1" name="Imagem 2"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 descr="image003"/>
                    <pic:cNvPicPr>
                      <a:picLocks noChangeAspect="1" noChangeArrowheads="1"/>
                    </pic:cNvPicPr>
                  </pic:nvPicPr>
                  <pic:blipFill>
                    <a:blip r:embed="rId8"/>
                    <a:stretch>
                      <a:fillRect/>
                    </a:stretch>
                  </pic:blipFill>
                  <pic:spPr bwMode="auto">
                    <a:xfrm>
                      <a:off x="0" y="0"/>
                      <a:ext cx="2137410" cy="387350"/>
                    </a:xfrm>
                    <a:prstGeom prst="rect">
                      <a:avLst/>
                    </a:prstGeom>
                  </pic:spPr>
                </pic:pic>
              </a:graphicData>
            </a:graphic>
          </wp:anchor>
        </w:drawing>
      </w:r>
    </w:p>
    <w:p w14:paraId="14EAFE6E" w14:textId="77777777" w:rsidR="009C7518" w:rsidRDefault="009C7518">
      <w:pPr>
        <w:jc w:val="center"/>
        <w:rPr>
          <w:szCs w:val="20"/>
        </w:rPr>
      </w:pPr>
    </w:p>
    <w:p w14:paraId="162F8E04" w14:textId="77777777" w:rsidR="009C7518" w:rsidRDefault="00C254AC">
      <w:pPr>
        <w:jc w:val="center"/>
        <w:rPr>
          <w:b/>
          <w:szCs w:val="20"/>
        </w:rPr>
      </w:pPr>
      <w:r>
        <w:rPr>
          <w:b/>
          <w:szCs w:val="20"/>
        </w:rPr>
        <w:t>UNIVERSIDADE VEIGA DE ALMEIDA - UVA</w:t>
      </w:r>
    </w:p>
    <w:p w14:paraId="3967F0F1" w14:textId="77777777" w:rsidR="009C7518" w:rsidRDefault="00C254AC">
      <w:pPr>
        <w:jc w:val="center"/>
        <w:rPr>
          <w:b/>
          <w:szCs w:val="20"/>
        </w:rPr>
      </w:pPr>
      <w:r>
        <w:rPr>
          <w:b/>
          <w:szCs w:val="20"/>
        </w:rPr>
        <w:t>BACHARELADO EM ENGENHARIA DA COMPUTAÇÃO</w:t>
      </w:r>
    </w:p>
    <w:p w14:paraId="63931DF2" w14:textId="77777777" w:rsidR="009C7518" w:rsidRDefault="009C7518">
      <w:pPr>
        <w:jc w:val="center"/>
        <w:rPr>
          <w:szCs w:val="20"/>
        </w:rPr>
      </w:pPr>
    </w:p>
    <w:p w14:paraId="1DF0C94C" w14:textId="77777777" w:rsidR="009C7518" w:rsidRDefault="00C254AC">
      <w:pPr>
        <w:jc w:val="center"/>
        <w:rPr>
          <w:b/>
          <w:sz w:val="28"/>
          <w:szCs w:val="28"/>
        </w:rPr>
      </w:pPr>
      <w:r>
        <w:rPr>
          <w:b/>
          <w:sz w:val="28"/>
          <w:szCs w:val="28"/>
        </w:rPr>
        <w:t>THIAGO SOARES DA CRUZ</w:t>
      </w:r>
    </w:p>
    <w:p w14:paraId="3967302B" w14:textId="77777777" w:rsidR="009C7518" w:rsidRDefault="009C7518">
      <w:pPr>
        <w:jc w:val="center"/>
        <w:rPr>
          <w:szCs w:val="20"/>
        </w:rPr>
      </w:pPr>
    </w:p>
    <w:p w14:paraId="5FA1EF1A" w14:textId="77777777" w:rsidR="00624911" w:rsidRPr="004D29CD" w:rsidRDefault="00624911" w:rsidP="00624911">
      <w:pPr>
        <w:jc w:val="center"/>
      </w:pPr>
      <w:bookmarkStart w:id="1" w:name="__DdeLink__1055_931731686"/>
      <w:bookmarkEnd w:id="1"/>
      <w:r>
        <w:rPr>
          <w:b/>
          <w:sz w:val="32"/>
          <w:szCs w:val="28"/>
        </w:rPr>
        <w:t>DOCKER: UM CANIVETE SUÍÇO</w:t>
      </w:r>
    </w:p>
    <w:p w14:paraId="5BA6B2D8" w14:textId="77777777" w:rsidR="009C7518" w:rsidRDefault="009C7518">
      <w:pPr>
        <w:jc w:val="center"/>
        <w:rPr>
          <w:szCs w:val="20"/>
        </w:rPr>
      </w:pPr>
    </w:p>
    <w:p w14:paraId="2527EE60" w14:textId="77777777" w:rsidR="009C7518" w:rsidRDefault="00C254AC">
      <w:pPr>
        <w:pStyle w:val="Corpodotexto"/>
        <w:ind w:left="4950" w:firstLine="709"/>
        <w:jc w:val="both"/>
        <w:rPr>
          <w:b w:val="0"/>
          <w:bCs/>
        </w:rPr>
      </w:pPr>
      <w:r>
        <w:rPr>
          <w:b w:val="0"/>
          <w:bCs/>
        </w:rPr>
        <w:t>Monografia apresentada como</w:t>
      </w:r>
      <w:r>
        <w:rPr>
          <w:b w:val="0"/>
          <w:bCs/>
        </w:rPr>
        <w:tab/>
        <w:t>requisito parcial à conclusão do curso em Bacharel em Ciência da Computação.</w:t>
      </w:r>
    </w:p>
    <w:p w14:paraId="07F08D8E" w14:textId="77777777" w:rsidR="009C7518" w:rsidRDefault="009C7518">
      <w:pPr>
        <w:pStyle w:val="Corpodotexto"/>
        <w:ind w:left="4950" w:firstLine="709"/>
        <w:jc w:val="both"/>
        <w:rPr>
          <w:b w:val="0"/>
          <w:bCs/>
        </w:rPr>
      </w:pPr>
    </w:p>
    <w:p w14:paraId="3273284D" w14:textId="77777777" w:rsidR="009C7518" w:rsidRDefault="00C254AC">
      <w:pPr>
        <w:rPr>
          <w:bCs/>
        </w:rPr>
      </w:pPr>
      <w:r>
        <w:rPr>
          <w:bCs/>
        </w:rPr>
        <w:t xml:space="preserve">APROVADA EM: </w:t>
      </w:r>
    </w:p>
    <w:p w14:paraId="06DDCFCB" w14:textId="77777777" w:rsidR="009C7518" w:rsidRDefault="009C7518">
      <w:pPr>
        <w:rPr>
          <w:bCs/>
        </w:rPr>
      </w:pPr>
    </w:p>
    <w:p w14:paraId="06794C9B" w14:textId="77777777" w:rsidR="009C7518" w:rsidRDefault="00C254AC">
      <w:pPr>
        <w:rPr>
          <w:bCs/>
        </w:rPr>
      </w:pPr>
      <w:r>
        <w:rPr>
          <w:bCs/>
        </w:rPr>
        <w:t>CONCEITO: ________________________</w:t>
      </w:r>
    </w:p>
    <w:p w14:paraId="767C9013" w14:textId="77777777" w:rsidR="009C7518" w:rsidRDefault="009C7518">
      <w:pPr>
        <w:rPr>
          <w:bCs/>
        </w:rPr>
      </w:pPr>
    </w:p>
    <w:p w14:paraId="23B02AD4" w14:textId="77777777" w:rsidR="009C7518" w:rsidRDefault="00C254AC">
      <w:pPr>
        <w:rPr>
          <w:lang w:val="pt-PT"/>
        </w:rPr>
      </w:pPr>
      <w:r>
        <w:rPr>
          <w:bCs/>
          <w:lang w:val="pt-PT"/>
        </w:rPr>
        <w:t>BANCA EXAMINADORA:</w:t>
      </w:r>
    </w:p>
    <w:p w14:paraId="3867DFA8" w14:textId="77777777" w:rsidR="009C7518" w:rsidRDefault="009C7518">
      <w:pPr>
        <w:rPr>
          <w:szCs w:val="20"/>
          <w:lang w:val="pt-PT"/>
        </w:rPr>
      </w:pPr>
    </w:p>
    <w:p w14:paraId="03FC054E" w14:textId="77777777" w:rsidR="009C7518" w:rsidRDefault="00C254AC">
      <w:pPr>
        <w:rPr>
          <w:b/>
          <w:sz w:val="20"/>
          <w:szCs w:val="20"/>
          <w:lang w:val="pt-PT"/>
        </w:rPr>
      </w:pPr>
      <w:r>
        <w:rPr>
          <w:b/>
          <w:szCs w:val="20"/>
          <w:lang w:val="pt-PT"/>
        </w:rPr>
        <w:t>________________________________________________</w:t>
      </w:r>
    </w:p>
    <w:p w14:paraId="76642992" w14:textId="77777777" w:rsidR="009C7518" w:rsidRDefault="00C254AC">
      <w:r>
        <w:rPr>
          <w:b/>
          <w:sz w:val="20"/>
          <w:szCs w:val="20"/>
          <w:lang w:val="pt-PT"/>
        </w:rPr>
        <w:t xml:space="preserve">               PROF. </w:t>
      </w:r>
    </w:p>
    <w:p w14:paraId="7B9BB4A1" w14:textId="77777777" w:rsidR="009C7518" w:rsidRDefault="00C254AC">
      <w:pPr>
        <w:rPr>
          <w:b/>
          <w:sz w:val="20"/>
          <w:szCs w:val="20"/>
          <w:lang w:val="pt-PT"/>
        </w:rPr>
      </w:pPr>
      <w:r>
        <w:rPr>
          <w:b/>
          <w:sz w:val="20"/>
          <w:szCs w:val="20"/>
          <w:lang w:val="pt-PT"/>
        </w:rPr>
        <w:t xml:space="preserve">                                          </w:t>
      </w:r>
      <w:r>
        <w:rPr>
          <w:b/>
          <w:sz w:val="18"/>
          <w:szCs w:val="20"/>
          <w:lang w:val="pt-PT"/>
        </w:rPr>
        <w:t>ORIENTADOR</w:t>
      </w:r>
    </w:p>
    <w:p w14:paraId="1F6D8897" w14:textId="77777777" w:rsidR="009C7518" w:rsidRDefault="00C254AC">
      <w:pPr>
        <w:rPr>
          <w:b/>
          <w:sz w:val="20"/>
          <w:szCs w:val="20"/>
          <w:lang w:val="pt-PT"/>
        </w:rPr>
      </w:pPr>
      <w:r>
        <w:rPr>
          <w:b/>
          <w:szCs w:val="20"/>
          <w:lang w:val="pt-PT"/>
        </w:rPr>
        <w:t>________________________________________________</w:t>
      </w:r>
    </w:p>
    <w:p w14:paraId="481DC553" w14:textId="77777777" w:rsidR="009C7518" w:rsidRDefault="00C254AC">
      <w:pPr>
        <w:rPr>
          <w:b/>
          <w:sz w:val="20"/>
          <w:szCs w:val="20"/>
          <w:lang w:val="pt-PT"/>
        </w:rPr>
      </w:pPr>
      <w:r>
        <w:rPr>
          <w:b/>
          <w:sz w:val="20"/>
          <w:szCs w:val="20"/>
          <w:lang w:val="pt-PT"/>
        </w:rPr>
        <w:t xml:space="preserve">               PROF. </w:t>
      </w:r>
    </w:p>
    <w:p w14:paraId="3927CB08" w14:textId="77777777" w:rsidR="009C7518" w:rsidRDefault="00C254AC">
      <w:r>
        <w:rPr>
          <w:b/>
          <w:sz w:val="20"/>
          <w:szCs w:val="20"/>
          <w:lang w:val="pt-PT"/>
        </w:rPr>
        <w:t xml:space="preserve">                                         CO-</w:t>
      </w:r>
      <w:r>
        <w:rPr>
          <w:b/>
          <w:sz w:val="18"/>
          <w:szCs w:val="20"/>
          <w:lang w:val="pt-PT"/>
        </w:rPr>
        <w:t>ORIENTADOR</w:t>
      </w:r>
    </w:p>
    <w:p w14:paraId="46A4CF7E" w14:textId="77777777" w:rsidR="009C7518" w:rsidRDefault="009C7518">
      <w:pPr>
        <w:rPr>
          <w:b/>
          <w:sz w:val="20"/>
          <w:szCs w:val="20"/>
          <w:lang w:val="pt-PT"/>
        </w:rPr>
      </w:pPr>
    </w:p>
    <w:p w14:paraId="3BB8E998" w14:textId="77777777" w:rsidR="009C7518" w:rsidRDefault="00C254AC">
      <w:pPr>
        <w:rPr>
          <w:b/>
          <w:sz w:val="20"/>
          <w:szCs w:val="20"/>
          <w:lang w:val="pt-PT"/>
        </w:rPr>
      </w:pPr>
      <w:r>
        <w:rPr>
          <w:b/>
          <w:sz w:val="20"/>
          <w:szCs w:val="20"/>
          <w:lang w:val="pt-PT"/>
        </w:rPr>
        <w:t>_________________________________________________________</w:t>
      </w:r>
    </w:p>
    <w:p w14:paraId="3FE6375F" w14:textId="77777777" w:rsidR="009C7518" w:rsidRDefault="00C254AC">
      <w:pPr>
        <w:rPr>
          <w:b/>
          <w:sz w:val="20"/>
          <w:szCs w:val="20"/>
          <w:lang w:val="pt-PT"/>
        </w:rPr>
      </w:pPr>
      <w:r>
        <w:rPr>
          <w:b/>
          <w:sz w:val="20"/>
          <w:szCs w:val="20"/>
          <w:lang w:val="pt-PT"/>
        </w:rPr>
        <w:t xml:space="preserve">               PROF. </w:t>
      </w:r>
    </w:p>
    <w:p w14:paraId="7DE71877" w14:textId="77777777" w:rsidR="009C7518" w:rsidRDefault="009C7518">
      <w:pPr>
        <w:rPr>
          <w:b/>
          <w:sz w:val="20"/>
          <w:szCs w:val="20"/>
          <w:lang w:val="pt-PT"/>
        </w:rPr>
      </w:pPr>
    </w:p>
    <w:p w14:paraId="25A28F15" w14:textId="77777777" w:rsidR="009C7518" w:rsidRDefault="00C254AC">
      <w:pPr>
        <w:rPr>
          <w:b/>
          <w:sz w:val="20"/>
          <w:szCs w:val="20"/>
          <w:lang w:val="pt-PT"/>
        </w:rPr>
      </w:pPr>
      <w:r>
        <w:rPr>
          <w:b/>
          <w:sz w:val="20"/>
          <w:szCs w:val="20"/>
          <w:lang w:val="pt-PT"/>
        </w:rPr>
        <w:t>_________________________________________________________</w:t>
      </w:r>
    </w:p>
    <w:p w14:paraId="6857EA39" w14:textId="77777777" w:rsidR="009C7518" w:rsidRDefault="00C254AC">
      <w:pPr>
        <w:ind w:firstLine="708"/>
        <w:rPr>
          <w:b/>
          <w:sz w:val="20"/>
          <w:szCs w:val="20"/>
          <w:lang w:val="pt-PT"/>
        </w:rPr>
      </w:pPr>
      <w:r>
        <w:rPr>
          <w:b/>
          <w:sz w:val="20"/>
          <w:szCs w:val="20"/>
          <w:lang w:val="pt-PT"/>
        </w:rPr>
        <w:t xml:space="preserve">PROF . </w:t>
      </w:r>
    </w:p>
    <w:p w14:paraId="0FC1857F" w14:textId="77777777" w:rsidR="009C7518" w:rsidRDefault="009C7518">
      <w:pPr>
        <w:rPr>
          <w:bCs/>
          <w:szCs w:val="20"/>
        </w:rPr>
      </w:pPr>
    </w:p>
    <w:p w14:paraId="0E2B051F" w14:textId="77777777" w:rsidR="009C7518" w:rsidRDefault="009C7518">
      <w:pPr>
        <w:tabs>
          <w:tab w:val="left" w:pos="1665"/>
          <w:tab w:val="center" w:pos="4961"/>
        </w:tabs>
        <w:rPr>
          <w:bCs/>
          <w:szCs w:val="20"/>
        </w:rPr>
      </w:pPr>
    </w:p>
    <w:p w14:paraId="237041A4" w14:textId="77777777" w:rsidR="009C7518" w:rsidRDefault="00C254AC">
      <w:pPr>
        <w:tabs>
          <w:tab w:val="left" w:pos="1665"/>
          <w:tab w:val="center" w:pos="4961"/>
        </w:tabs>
        <w:jc w:val="center"/>
        <w:rPr>
          <w:b/>
          <w:bCs/>
          <w:szCs w:val="20"/>
        </w:rPr>
      </w:pPr>
      <w:r>
        <w:rPr>
          <w:b/>
          <w:bCs/>
          <w:szCs w:val="20"/>
        </w:rPr>
        <w:t>Coordenação de Ciência da Computação</w:t>
      </w:r>
    </w:p>
    <w:p w14:paraId="24930014" w14:textId="77777777" w:rsidR="009C7518" w:rsidRDefault="009C7518">
      <w:pPr>
        <w:jc w:val="center"/>
        <w:rPr>
          <w:bCs/>
          <w:szCs w:val="20"/>
        </w:rPr>
      </w:pPr>
    </w:p>
    <w:p w14:paraId="3676CE64" w14:textId="77777777" w:rsidR="009C7518" w:rsidRDefault="00C254AC">
      <w:pPr>
        <w:jc w:val="center"/>
      </w:pPr>
      <w:r>
        <w:rPr>
          <w:bCs/>
          <w:szCs w:val="20"/>
        </w:rPr>
        <w:t>Rio de Janeiro, 10 de junho de 2017</w:t>
      </w:r>
      <w:r>
        <w:br w:type="page"/>
      </w:r>
    </w:p>
    <w:p w14:paraId="06D8A4FA" w14:textId="77777777" w:rsidR="009C7518" w:rsidRDefault="009C7518">
      <w:pPr>
        <w:jc w:val="center"/>
        <w:rPr>
          <w:szCs w:val="28"/>
        </w:rPr>
      </w:pPr>
    </w:p>
    <w:p w14:paraId="403DCBB5" w14:textId="77777777" w:rsidR="009C7518" w:rsidRDefault="009C7518">
      <w:pPr>
        <w:jc w:val="center"/>
        <w:rPr>
          <w:szCs w:val="28"/>
        </w:rPr>
      </w:pPr>
    </w:p>
    <w:p w14:paraId="1DBCC422" w14:textId="77777777" w:rsidR="009C7518" w:rsidRDefault="009C7518">
      <w:pPr>
        <w:jc w:val="center"/>
        <w:rPr>
          <w:szCs w:val="28"/>
        </w:rPr>
      </w:pPr>
    </w:p>
    <w:p w14:paraId="6DBD1CF9" w14:textId="77777777" w:rsidR="009C7518" w:rsidRDefault="009C7518">
      <w:pPr>
        <w:jc w:val="center"/>
        <w:rPr>
          <w:szCs w:val="28"/>
        </w:rPr>
      </w:pPr>
    </w:p>
    <w:p w14:paraId="0B0D6762" w14:textId="77777777" w:rsidR="009C7518" w:rsidRDefault="009C7518">
      <w:pPr>
        <w:jc w:val="center"/>
        <w:rPr>
          <w:szCs w:val="28"/>
        </w:rPr>
      </w:pPr>
    </w:p>
    <w:p w14:paraId="1C43D5DF" w14:textId="77777777" w:rsidR="009C7518" w:rsidRDefault="009C7518">
      <w:pPr>
        <w:jc w:val="center"/>
        <w:rPr>
          <w:szCs w:val="28"/>
        </w:rPr>
      </w:pPr>
    </w:p>
    <w:p w14:paraId="7170997C" w14:textId="77777777" w:rsidR="009C7518" w:rsidRDefault="009C7518">
      <w:pPr>
        <w:jc w:val="center"/>
        <w:rPr>
          <w:szCs w:val="28"/>
        </w:rPr>
      </w:pPr>
    </w:p>
    <w:p w14:paraId="07BD2336" w14:textId="77777777" w:rsidR="009C7518" w:rsidRDefault="009C7518">
      <w:pPr>
        <w:jc w:val="center"/>
        <w:rPr>
          <w:szCs w:val="28"/>
        </w:rPr>
      </w:pPr>
    </w:p>
    <w:p w14:paraId="7DFC7726" w14:textId="77777777" w:rsidR="009C7518" w:rsidRDefault="009C7518">
      <w:pPr>
        <w:jc w:val="center"/>
        <w:rPr>
          <w:szCs w:val="28"/>
        </w:rPr>
      </w:pPr>
    </w:p>
    <w:p w14:paraId="5973F745" w14:textId="77777777" w:rsidR="009C7518" w:rsidRDefault="009C7518">
      <w:pPr>
        <w:jc w:val="center"/>
        <w:rPr>
          <w:szCs w:val="28"/>
        </w:rPr>
      </w:pPr>
    </w:p>
    <w:p w14:paraId="50E205AE" w14:textId="77777777" w:rsidR="009C7518" w:rsidRDefault="009C7518">
      <w:pPr>
        <w:jc w:val="center"/>
        <w:rPr>
          <w:szCs w:val="28"/>
        </w:rPr>
      </w:pPr>
    </w:p>
    <w:p w14:paraId="0A00C878" w14:textId="77777777" w:rsidR="009C7518" w:rsidRDefault="009C7518">
      <w:pPr>
        <w:jc w:val="center"/>
        <w:rPr>
          <w:szCs w:val="28"/>
        </w:rPr>
      </w:pPr>
    </w:p>
    <w:p w14:paraId="5B17586B" w14:textId="77777777" w:rsidR="009C7518" w:rsidRDefault="009C7518">
      <w:pPr>
        <w:jc w:val="center"/>
        <w:rPr>
          <w:szCs w:val="28"/>
        </w:rPr>
      </w:pPr>
    </w:p>
    <w:p w14:paraId="29A7DCE2" w14:textId="77777777" w:rsidR="009C7518" w:rsidRDefault="009C7518">
      <w:pPr>
        <w:jc w:val="center"/>
        <w:rPr>
          <w:szCs w:val="28"/>
        </w:rPr>
      </w:pPr>
    </w:p>
    <w:p w14:paraId="27D1A60A" w14:textId="77777777" w:rsidR="009C7518" w:rsidRDefault="009C7518">
      <w:pPr>
        <w:jc w:val="center"/>
        <w:rPr>
          <w:szCs w:val="28"/>
        </w:rPr>
      </w:pPr>
    </w:p>
    <w:p w14:paraId="30DBA29A" w14:textId="77777777" w:rsidR="009C7518" w:rsidRDefault="009C7518">
      <w:pPr>
        <w:jc w:val="center"/>
        <w:rPr>
          <w:szCs w:val="28"/>
        </w:rPr>
      </w:pPr>
    </w:p>
    <w:p w14:paraId="74F9C708" w14:textId="77777777" w:rsidR="009C7518" w:rsidRDefault="009C7518">
      <w:pPr>
        <w:jc w:val="center"/>
        <w:rPr>
          <w:szCs w:val="28"/>
        </w:rPr>
      </w:pPr>
    </w:p>
    <w:p w14:paraId="2D557CFC" w14:textId="77777777" w:rsidR="009C7518" w:rsidRDefault="009C7518">
      <w:pPr>
        <w:jc w:val="center"/>
        <w:rPr>
          <w:szCs w:val="28"/>
        </w:rPr>
      </w:pPr>
    </w:p>
    <w:p w14:paraId="43A8ABC9" w14:textId="77777777" w:rsidR="009C7518" w:rsidRDefault="009C7518">
      <w:pPr>
        <w:jc w:val="center"/>
        <w:rPr>
          <w:szCs w:val="28"/>
        </w:rPr>
      </w:pPr>
    </w:p>
    <w:p w14:paraId="38D30880" w14:textId="77777777" w:rsidR="009C7518" w:rsidRDefault="009C7518">
      <w:pPr>
        <w:jc w:val="center"/>
        <w:rPr>
          <w:szCs w:val="28"/>
        </w:rPr>
      </w:pPr>
    </w:p>
    <w:p w14:paraId="12F9DF1C" w14:textId="77777777" w:rsidR="009C7518" w:rsidRDefault="009C7518">
      <w:pPr>
        <w:jc w:val="center"/>
        <w:rPr>
          <w:szCs w:val="28"/>
        </w:rPr>
      </w:pPr>
    </w:p>
    <w:p w14:paraId="16F0E906" w14:textId="77777777" w:rsidR="009C7518" w:rsidRDefault="009C7518">
      <w:pPr>
        <w:jc w:val="center"/>
        <w:rPr>
          <w:szCs w:val="28"/>
        </w:rPr>
      </w:pPr>
    </w:p>
    <w:p w14:paraId="33285955" w14:textId="77777777" w:rsidR="009C7518" w:rsidRDefault="00C254AC">
      <w:pPr>
        <w:ind w:left="4956"/>
      </w:pPr>
      <w:r>
        <w:rPr>
          <w:i/>
        </w:rPr>
        <w:t>Dedico este trabalho à minha família, em especial a minha mãe, que sempre acreditou no meu potencial, me impulsionando sempre a ir em frente, fazendo desta caminhada, um grande aprendizado e tornando-a possível.</w:t>
      </w:r>
    </w:p>
    <w:p w14:paraId="779ED605" w14:textId="77777777" w:rsidR="001F3073" w:rsidRDefault="00C254AC">
      <w:pPr>
        <w:ind w:left="4956"/>
        <w:rPr>
          <w:i/>
        </w:rPr>
      </w:pPr>
      <w:r>
        <w:rPr>
          <w:i/>
        </w:rPr>
        <w:t>E todos aqueles que sempre estiveram comigo diante dos problemas e das adversidades me incentivando sempre a levantar e a lutar, para concluir mais essa etapa da minha caminhada profissional e pessoal.</w:t>
      </w:r>
    </w:p>
    <w:p w14:paraId="2DF7D6AA" w14:textId="354E6AB4" w:rsidR="009C7518" w:rsidRDefault="001F3073">
      <w:pPr>
        <w:ind w:left="4956"/>
      </w:pPr>
      <w:r>
        <w:rPr>
          <w:i/>
        </w:rPr>
        <w:t xml:space="preserve">Dedico a Deus, por me permitir </w:t>
      </w:r>
      <w:r w:rsidR="00976BA3">
        <w:rPr>
          <w:i/>
        </w:rPr>
        <w:t>continuar nesta reencarnação,</w:t>
      </w:r>
      <w:r>
        <w:rPr>
          <w:i/>
        </w:rPr>
        <w:t xml:space="preserve"> </w:t>
      </w:r>
      <w:r w:rsidR="00976BA3">
        <w:rPr>
          <w:i/>
        </w:rPr>
        <w:t xml:space="preserve">por </w:t>
      </w:r>
      <w:r>
        <w:rPr>
          <w:i/>
        </w:rPr>
        <w:t xml:space="preserve">sempre cuidar de mim, para que eu possa </w:t>
      </w:r>
      <w:r w:rsidR="00976BA3">
        <w:rPr>
          <w:i/>
        </w:rPr>
        <w:t>trilhar o meu caminho</w:t>
      </w:r>
      <w:r w:rsidR="00C254AC">
        <w:rPr>
          <w:i/>
        </w:rPr>
        <w:t xml:space="preserve"> </w:t>
      </w:r>
      <w:r w:rsidR="00976BA3">
        <w:rPr>
          <w:i/>
        </w:rPr>
        <w:t>e sempre continuar no caminho da Luz.</w:t>
      </w:r>
      <w:r w:rsidR="00C254AC">
        <w:rPr>
          <w:i/>
        </w:rPr>
        <w:t xml:space="preserve"> </w:t>
      </w:r>
      <w:r w:rsidR="00C254AC">
        <w:br w:type="page"/>
      </w:r>
    </w:p>
    <w:p w14:paraId="17F307DC" w14:textId="77777777" w:rsidR="009C7518" w:rsidRDefault="009C7518">
      <w:pPr>
        <w:jc w:val="center"/>
      </w:pPr>
    </w:p>
    <w:p w14:paraId="61813D11" w14:textId="77777777" w:rsidR="009C7518" w:rsidRDefault="009C7518">
      <w:pPr>
        <w:jc w:val="center"/>
      </w:pPr>
    </w:p>
    <w:p w14:paraId="36108D38" w14:textId="77777777" w:rsidR="009C7518" w:rsidRDefault="009C7518">
      <w:pPr>
        <w:jc w:val="center"/>
      </w:pPr>
    </w:p>
    <w:p w14:paraId="3406613B" w14:textId="77777777" w:rsidR="009C7518" w:rsidRDefault="009C7518">
      <w:pPr>
        <w:jc w:val="center"/>
      </w:pPr>
    </w:p>
    <w:p w14:paraId="73CCDDA3" w14:textId="77777777" w:rsidR="009C7518" w:rsidRDefault="009C7518">
      <w:pPr>
        <w:jc w:val="center"/>
      </w:pPr>
    </w:p>
    <w:p w14:paraId="155FA1D1" w14:textId="77777777" w:rsidR="009C7518" w:rsidRDefault="009C7518">
      <w:pPr>
        <w:jc w:val="center"/>
      </w:pPr>
    </w:p>
    <w:p w14:paraId="10CF7C1C" w14:textId="77777777" w:rsidR="009C7518" w:rsidRDefault="009C7518">
      <w:pPr>
        <w:jc w:val="center"/>
      </w:pPr>
    </w:p>
    <w:p w14:paraId="02D905F5" w14:textId="77777777" w:rsidR="009C7518" w:rsidRDefault="009C7518">
      <w:pPr>
        <w:jc w:val="center"/>
      </w:pPr>
    </w:p>
    <w:p w14:paraId="5AC63BEE" w14:textId="77777777" w:rsidR="009C7518" w:rsidRDefault="009C7518">
      <w:pPr>
        <w:jc w:val="center"/>
      </w:pPr>
    </w:p>
    <w:p w14:paraId="01F5EE96" w14:textId="77777777" w:rsidR="009C7518" w:rsidRDefault="009C7518">
      <w:pPr>
        <w:jc w:val="center"/>
      </w:pPr>
    </w:p>
    <w:p w14:paraId="52CEA1CB" w14:textId="77777777" w:rsidR="009C7518" w:rsidRDefault="009C7518">
      <w:pPr>
        <w:jc w:val="center"/>
      </w:pPr>
    </w:p>
    <w:p w14:paraId="5C21D684" w14:textId="77777777" w:rsidR="009C7518" w:rsidRDefault="009C7518">
      <w:pPr>
        <w:jc w:val="center"/>
      </w:pPr>
    </w:p>
    <w:p w14:paraId="192F7AC5" w14:textId="77777777" w:rsidR="009C7518" w:rsidRDefault="009C7518">
      <w:pPr>
        <w:jc w:val="center"/>
      </w:pPr>
    </w:p>
    <w:p w14:paraId="4D8591DC" w14:textId="77777777" w:rsidR="009C7518" w:rsidRDefault="009C7518">
      <w:pPr>
        <w:jc w:val="center"/>
      </w:pPr>
    </w:p>
    <w:p w14:paraId="18398AE7" w14:textId="77777777" w:rsidR="009C7518" w:rsidRDefault="009C7518">
      <w:pPr>
        <w:jc w:val="center"/>
      </w:pPr>
    </w:p>
    <w:p w14:paraId="72927B8F" w14:textId="77777777" w:rsidR="009C7518" w:rsidRDefault="009C7518">
      <w:pPr>
        <w:jc w:val="center"/>
      </w:pPr>
    </w:p>
    <w:p w14:paraId="789B0D43" w14:textId="77777777" w:rsidR="009C7518" w:rsidRDefault="009C7518">
      <w:pPr>
        <w:jc w:val="center"/>
      </w:pPr>
    </w:p>
    <w:p w14:paraId="6F58CE54" w14:textId="77777777" w:rsidR="009C7518" w:rsidRDefault="009C7518">
      <w:pPr>
        <w:jc w:val="center"/>
      </w:pPr>
    </w:p>
    <w:p w14:paraId="3CF06A9F" w14:textId="77777777" w:rsidR="009C7518" w:rsidRDefault="009C7518">
      <w:pPr>
        <w:jc w:val="center"/>
      </w:pPr>
    </w:p>
    <w:p w14:paraId="6E372436" w14:textId="77777777" w:rsidR="009C7518" w:rsidRDefault="009C7518">
      <w:pPr>
        <w:ind w:left="4536"/>
        <w:rPr>
          <w:b/>
        </w:rPr>
      </w:pPr>
    </w:p>
    <w:p w14:paraId="54750C46" w14:textId="77777777" w:rsidR="009C7518" w:rsidRDefault="009C7518">
      <w:pPr>
        <w:ind w:left="4536"/>
        <w:rPr>
          <w:b/>
        </w:rPr>
      </w:pPr>
    </w:p>
    <w:p w14:paraId="2964BF8F" w14:textId="77777777" w:rsidR="009C7518" w:rsidRDefault="009C7518">
      <w:pPr>
        <w:ind w:left="4536"/>
        <w:rPr>
          <w:b/>
        </w:rPr>
      </w:pPr>
    </w:p>
    <w:p w14:paraId="19159A88" w14:textId="77777777" w:rsidR="009C7518" w:rsidRDefault="009C7518">
      <w:pPr>
        <w:ind w:left="4536"/>
        <w:rPr>
          <w:b/>
        </w:rPr>
      </w:pPr>
    </w:p>
    <w:p w14:paraId="6CD6151E" w14:textId="77777777" w:rsidR="009C7518" w:rsidRDefault="009C7518">
      <w:pPr>
        <w:ind w:left="4536"/>
        <w:rPr>
          <w:b/>
        </w:rPr>
      </w:pPr>
    </w:p>
    <w:p w14:paraId="6BF50533" w14:textId="77777777" w:rsidR="009C7518" w:rsidRDefault="009C7518">
      <w:pPr>
        <w:ind w:left="4536"/>
        <w:rPr>
          <w:b/>
        </w:rPr>
      </w:pPr>
    </w:p>
    <w:p w14:paraId="31D5658C" w14:textId="77777777" w:rsidR="009C7518" w:rsidRDefault="009C7518">
      <w:pPr>
        <w:ind w:left="4536"/>
        <w:rPr>
          <w:b/>
        </w:rPr>
      </w:pPr>
    </w:p>
    <w:p w14:paraId="62A5749D" w14:textId="77777777" w:rsidR="009C7518" w:rsidRDefault="009C7518">
      <w:pPr>
        <w:ind w:left="4536"/>
        <w:rPr>
          <w:b/>
        </w:rPr>
      </w:pPr>
    </w:p>
    <w:p w14:paraId="00779331" w14:textId="77777777" w:rsidR="009C7518" w:rsidRDefault="009C7518">
      <w:pPr>
        <w:ind w:left="4536"/>
        <w:rPr>
          <w:b/>
        </w:rPr>
      </w:pPr>
    </w:p>
    <w:p w14:paraId="6651F8E5" w14:textId="77777777" w:rsidR="005D7A58" w:rsidRDefault="00C254AC">
      <w:pPr>
        <w:ind w:left="4536"/>
      </w:pPr>
      <w:r>
        <w:t>“</w:t>
      </w:r>
    </w:p>
    <w:p w14:paraId="61C0B0A4" w14:textId="77777777" w:rsidR="005D7A58" w:rsidRDefault="005D7A58">
      <w:pPr>
        <w:ind w:left="4536"/>
      </w:pPr>
    </w:p>
    <w:p w14:paraId="38456A02" w14:textId="77777777" w:rsidR="005D7A58" w:rsidRDefault="005D7A58">
      <w:pPr>
        <w:ind w:left="4536"/>
      </w:pPr>
    </w:p>
    <w:p w14:paraId="5A008DD1" w14:textId="77777777" w:rsidR="005D7A58" w:rsidRDefault="005D7A58">
      <w:pPr>
        <w:ind w:left="4536"/>
      </w:pPr>
    </w:p>
    <w:p w14:paraId="624D6284" w14:textId="77777777" w:rsidR="005D7A58" w:rsidRDefault="005D7A58">
      <w:pPr>
        <w:ind w:left="4536"/>
      </w:pPr>
    </w:p>
    <w:p w14:paraId="4DC948C1" w14:textId="77777777" w:rsidR="005D7A58" w:rsidRDefault="005D7A58">
      <w:pPr>
        <w:ind w:left="4536"/>
      </w:pPr>
    </w:p>
    <w:p w14:paraId="3DF8F60C" w14:textId="77777777" w:rsidR="005D7A58" w:rsidRDefault="005D7A58">
      <w:pPr>
        <w:ind w:left="4536"/>
      </w:pPr>
    </w:p>
    <w:p w14:paraId="1303ED59" w14:textId="77777777" w:rsidR="005D7A58" w:rsidRDefault="005D7A58">
      <w:pPr>
        <w:ind w:left="4536"/>
      </w:pPr>
    </w:p>
    <w:p w14:paraId="18B531A5" w14:textId="77777777" w:rsidR="005D7A58" w:rsidRDefault="005D7A58">
      <w:pPr>
        <w:ind w:left="4536"/>
      </w:pPr>
    </w:p>
    <w:p w14:paraId="7A3E5743" w14:textId="77777777" w:rsidR="005D7A58" w:rsidRDefault="005D7A58">
      <w:pPr>
        <w:ind w:left="4536"/>
      </w:pPr>
    </w:p>
    <w:p w14:paraId="44A69AC1" w14:textId="77777777" w:rsidR="005D7A58" w:rsidRDefault="005D7A58">
      <w:pPr>
        <w:ind w:left="4536"/>
      </w:pPr>
    </w:p>
    <w:p w14:paraId="468BA9DE" w14:textId="77777777" w:rsidR="005D7A58" w:rsidRDefault="005D7A58">
      <w:pPr>
        <w:ind w:left="4536"/>
      </w:pPr>
    </w:p>
    <w:p w14:paraId="7700759F" w14:textId="77777777" w:rsidR="005D7A58" w:rsidRDefault="005D7A58">
      <w:pPr>
        <w:ind w:left="4536"/>
      </w:pPr>
    </w:p>
    <w:p w14:paraId="67AD5C01" w14:textId="77777777" w:rsidR="005D7A58" w:rsidRDefault="005D7A58">
      <w:pPr>
        <w:ind w:left="4536"/>
      </w:pPr>
    </w:p>
    <w:p w14:paraId="00AF8D53" w14:textId="77777777" w:rsidR="005D7A58" w:rsidRDefault="005D7A58">
      <w:pPr>
        <w:ind w:left="4536"/>
      </w:pPr>
    </w:p>
    <w:p w14:paraId="69CD5F66" w14:textId="77777777" w:rsidR="005D7A58" w:rsidRDefault="005D7A58">
      <w:pPr>
        <w:ind w:left="4536"/>
      </w:pPr>
    </w:p>
    <w:p w14:paraId="06565E59" w14:textId="71C65BE7" w:rsidR="009C7518" w:rsidRDefault="00C254AC">
      <w:pPr>
        <w:ind w:left="4536"/>
      </w:pPr>
      <w:r>
        <w:t xml:space="preserve">Conhecer, é poder”  </w:t>
      </w:r>
    </w:p>
    <w:p w14:paraId="3A6E41DE" w14:textId="77777777" w:rsidR="009C7518" w:rsidRDefault="00C254AC">
      <w:pPr>
        <w:jc w:val="right"/>
      </w:pPr>
      <w:r>
        <w:t xml:space="preserve">Fonte: Francis Bacon </w:t>
      </w:r>
      <w:r>
        <w:br w:type="page"/>
      </w:r>
    </w:p>
    <w:p w14:paraId="32E1B634" w14:textId="77777777" w:rsidR="009C7518" w:rsidRDefault="00C254AC">
      <w:pPr>
        <w:spacing w:after="360"/>
        <w:ind w:hanging="142"/>
        <w:jc w:val="center"/>
        <w:rPr>
          <w:b/>
          <w:sz w:val="28"/>
          <w:szCs w:val="28"/>
        </w:rPr>
      </w:pPr>
      <w:r>
        <w:rPr>
          <w:b/>
          <w:sz w:val="28"/>
          <w:szCs w:val="28"/>
        </w:rPr>
        <w:lastRenderedPageBreak/>
        <w:t>RESUMO</w:t>
      </w:r>
    </w:p>
    <w:p w14:paraId="1817A73C" w14:textId="77777777" w:rsidR="009C7518" w:rsidRDefault="009C7518"/>
    <w:p w14:paraId="5E776111" w14:textId="77777777" w:rsidR="009C7518" w:rsidRDefault="009C7518">
      <w:pPr>
        <w:widowControl w:val="0"/>
      </w:pPr>
    </w:p>
    <w:p w14:paraId="24D3B2D4" w14:textId="77777777" w:rsidR="009C7518" w:rsidRDefault="009C7518">
      <w:pPr>
        <w:widowControl w:val="0"/>
      </w:pPr>
    </w:p>
    <w:p w14:paraId="688026D6" w14:textId="77777777" w:rsidR="009C7518" w:rsidRDefault="00C254AC">
      <w:r>
        <w:t xml:space="preserve">Palavras-Chave: </w:t>
      </w:r>
    </w:p>
    <w:p w14:paraId="175EC5F2" w14:textId="77777777" w:rsidR="009C7518" w:rsidRDefault="00C254AC">
      <w:r>
        <w:br w:type="page"/>
      </w:r>
    </w:p>
    <w:p w14:paraId="29DCA577" w14:textId="77777777" w:rsidR="009C7518" w:rsidRDefault="00C254AC">
      <w:pPr>
        <w:spacing w:after="360"/>
        <w:jc w:val="center"/>
        <w:rPr>
          <w:b/>
          <w:sz w:val="28"/>
          <w:szCs w:val="28"/>
        </w:rPr>
      </w:pPr>
      <w:r>
        <w:rPr>
          <w:b/>
          <w:sz w:val="28"/>
          <w:szCs w:val="28"/>
        </w:rPr>
        <w:lastRenderedPageBreak/>
        <w:t>ABSTRACT</w:t>
      </w:r>
    </w:p>
    <w:p w14:paraId="10C483D3" w14:textId="77777777" w:rsidR="009C7518" w:rsidRDefault="00C254AC">
      <w:r>
        <w:br w:type="page"/>
      </w:r>
    </w:p>
    <w:p w14:paraId="5E01F4F7" w14:textId="77777777" w:rsidR="009C7518" w:rsidRDefault="00C254AC">
      <w:pPr>
        <w:spacing w:after="360"/>
        <w:jc w:val="center"/>
      </w:pPr>
      <w:r>
        <w:rPr>
          <w:b/>
          <w:sz w:val="28"/>
          <w:szCs w:val="28"/>
        </w:rPr>
        <w:lastRenderedPageBreak/>
        <w:t>LISTA DE ILUSTRAÇÕES</w:t>
      </w:r>
    </w:p>
    <w:p w14:paraId="323D8363" w14:textId="22F0A6AF" w:rsidR="00863120" w:rsidRPr="00863120" w:rsidRDefault="00C254AC">
      <w:pPr>
        <w:pStyle w:val="ndicedeilustraes"/>
        <w:tabs>
          <w:tab w:val="right" w:leader="dot" w:pos="9061"/>
        </w:tabs>
        <w:rPr>
          <w:rFonts w:eastAsiaTheme="minorEastAsia" w:cstheme="minorBidi"/>
          <w:smallCaps w:val="0"/>
          <w:noProof/>
          <w:color w:val="auto"/>
          <w:sz w:val="24"/>
          <w:szCs w:val="24"/>
          <w:lang w:val="en-US" w:eastAsia="pt-BR"/>
        </w:rPr>
      </w:pPr>
      <w:r>
        <w:fldChar w:fldCharType="begin"/>
      </w:r>
      <w:r w:rsidRPr="00E243B9">
        <w:rPr>
          <w:lang w:val="en-US"/>
        </w:rPr>
        <w:instrText>TOC \c "Figura"</w:instrText>
      </w:r>
      <w:r>
        <w:fldChar w:fldCharType="separate"/>
      </w:r>
      <w:r w:rsidR="00863120" w:rsidRPr="00863120">
        <w:rPr>
          <w:noProof/>
          <w:color w:val="000000"/>
          <w:lang w:val="en-US"/>
        </w:rPr>
        <w:t xml:space="preserve">Figura </w:t>
      </w:r>
      <w:r w:rsidR="00863120" w:rsidRPr="00863120">
        <w:rPr>
          <w:noProof/>
          <w:lang w:val="en-US"/>
        </w:rPr>
        <w:t>1</w:t>
      </w:r>
      <w:r w:rsidR="00863120" w:rsidRPr="00863120">
        <w:rPr>
          <w:noProof/>
          <w:color w:val="000000"/>
          <w:lang w:val="en-US"/>
        </w:rPr>
        <w:t xml:space="preserve">: Clound </w:t>
      </w:r>
      <w:r w:rsidR="00863120" w:rsidRPr="00863120">
        <w:rPr>
          <w:noProof/>
          <w:lang w:val="en-US"/>
        </w:rPr>
        <w:tab/>
      </w:r>
      <w:r w:rsidR="00863120">
        <w:rPr>
          <w:noProof/>
        </w:rPr>
        <w:fldChar w:fldCharType="begin"/>
      </w:r>
      <w:r w:rsidR="00863120" w:rsidRPr="00863120">
        <w:rPr>
          <w:noProof/>
          <w:lang w:val="en-US"/>
        </w:rPr>
        <w:instrText xml:space="preserve"> PAGEREF _Toc496268948 \h </w:instrText>
      </w:r>
      <w:r w:rsidR="00863120">
        <w:rPr>
          <w:noProof/>
        </w:rPr>
      </w:r>
      <w:r w:rsidR="00863120">
        <w:rPr>
          <w:noProof/>
        </w:rPr>
        <w:fldChar w:fldCharType="separate"/>
      </w:r>
      <w:r w:rsidR="00863120" w:rsidRPr="00863120">
        <w:rPr>
          <w:noProof/>
          <w:lang w:val="en-US"/>
        </w:rPr>
        <w:t>14</w:t>
      </w:r>
      <w:r w:rsidR="00863120">
        <w:rPr>
          <w:noProof/>
        </w:rPr>
        <w:fldChar w:fldCharType="end"/>
      </w:r>
    </w:p>
    <w:p w14:paraId="7CE63006" w14:textId="3DA33B76"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2</w:t>
      </w:r>
      <w:r w:rsidRPr="00863120">
        <w:rPr>
          <w:noProof/>
          <w:color w:val="000000"/>
          <w:lang w:val="en-US"/>
        </w:rPr>
        <w:t xml:space="preserve">: Joseph Carl </w:t>
      </w:r>
      <w:r w:rsidRPr="00863120">
        <w:rPr>
          <w:noProof/>
          <w:lang w:val="en-US"/>
        </w:rPr>
        <w:tab/>
      </w:r>
      <w:r>
        <w:rPr>
          <w:noProof/>
        </w:rPr>
        <w:fldChar w:fldCharType="begin"/>
      </w:r>
      <w:r w:rsidRPr="00863120">
        <w:rPr>
          <w:noProof/>
          <w:lang w:val="en-US"/>
        </w:rPr>
        <w:instrText xml:space="preserve"> PAGEREF _Toc496268949 \h </w:instrText>
      </w:r>
      <w:r>
        <w:rPr>
          <w:noProof/>
        </w:rPr>
      </w:r>
      <w:r>
        <w:rPr>
          <w:noProof/>
        </w:rPr>
        <w:fldChar w:fldCharType="separate"/>
      </w:r>
      <w:r w:rsidRPr="00863120">
        <w:rPr>
          <w:noProof/>
          <w:lang w:val="en-US"/>
        </w:rPr>
        <w:t>15</w:t>
      </w:r>
      <w:r>
        <w:rPr>
          <w:noProof/>
        </w:rPr>
        <w:fldChar w:fldCharType="end"/>
      </w:r>
    </w:p>
    <w:p w14:paraId="25CD45D3" w14:textId="03C0FF0F"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3</w:t>
      </w:r>
      <w:r w:rsidRPr="00863120">
        <w:rPr>
          <w:noProof/>
          <w:color w:val="000000"/>
          <w:lang w:val="en-US"/>
        </w:rPr>
        <w:t xml:space="preserve">: John McCarthy </w:t>
      </w:r>
      <w:r w:rsidRPr="00863120">
        <w:rPr>
          <w:noProof/>
          <w:lang w:val="en-US"/>
        </w:rPr>
        <w:tab/>
      </w:r>
      <w:r>
        <w:rPr>
          <w:noProof/>
        </w:rPr>
        <w:fldChar w:fldCharType="begin"/>
      </w:r>
      <w:r w:rsidRPr="00863120">
        <w:rPr>
          <w:noProof/>
          <w:lang w:val="en-US"/>
        </w:rPr>
        <w:instrText xml:space="preserve"> PAGEREF _Toc496268950 \h </w:instrText>
      </w:r>
      <w:r>
        <w:rPr>
          <w:noProof/>
        </w:rPr>
      </w:r>
      <w:r>
        <w:rPr>
          <w:noProof/>
        </w:rPr>
        <w:fldChar w:fldCharType="separate"/>
      </w:r>
      <w:r w:rsidRPr="00863120">
        <w:rPr>
          <w:noProof/>
          <w:lang w:val="en-US"/>
        </w:rPr>
        <w:t>15</w:t>
      </w:r>
      <w:r>
        <w:rPr>
          <w:noProof/>
        </w:rPr>
        <w:fldChar w:fldCharType="end"/>
      </w:r>
    </w:p>
    <w:p w14:paraId="4EFC7C01" w14:textId="2579657D"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color w:val="000000"/>
          <w:lang w:val="en-US"/>
        </w:rPr>
        <w:t xml:space="preserve">Figura </w:t>
      </w:r>
      <w:r w:rsidRPr="00863120">
        <w:rPr>
          <w:noProof/>
          <w:lang w:val="en-US"/>
        </w:rPr>
        <w:t>4</w:t>
      </w:r>
      <w:r w:rsidRPr="00863120">
        <w:rPr>
          <w:noProof/>
          <w:color w:val="000000"/>
          <w:lang w:val="en-US"/>
        </w:rPr>
        <w:t xml:space="preserve">: Ramnath Chellappa </w:t>
      </w:r>
      <w:r w:rsidRPr="00863120">
        <w:rPr>
          <w:noProof/>
          <w:lang w:val="en-US"/>
        </w:rPr>
        <w:tab/>
      </w:r>
      <w:r>
        <w:rPr>
          <w:noProof/>
        </w:rPr>
        <w:fldChar w:fldCharType="begin"/>
      </w:r>
      <w:r w:rsidRPr="00863120">
        <w:rPr>
          <w:noProof/>
          <w:lang w:val="en-US"/>
        </w:rPr>
        <w:instrText xml:space="preserve"> PAGEREF _Toc496268951 \h </w:instrText>
      </w:r>
      <w:r>
        <w:rPr>
          <w:noProof/>
        </w:rPr>
      </w:r>
      <w:r>
        <w:rPr>
          <w:noProof/>
        </w:rPr>
        <w:fldChar w:fldCharType="separate"/>
      </w:r>
      <w:r w:rsidRPr="00863120">
        <w:rPr>
          <w:noProof/>
          <w:lang w:val="en-US"/>
        </w:rPr>
        <w:t>16</w:t>
      </w:r>
      <w:r>
        <w:rPr>
          <w:noProof/>
        </w:rPr>
        <w:fldChar w:fldCharType="end"/>
      </w:r>
    </w:p>
    <w:p w14:paraId="472E0FB9" w14:textId="19AE3FA9"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5</w:t>
      </w:r>
      <w:r w:rsidRPr="001F4C37">
        <w:rPr>
          <w:noProof/>
          <w:color w:val="000000"/>
        </w:rPr>
        <w:t xml:space="preserve">: Modelos de Implementação </w:t>
      </w:r>
      <w:r>
        <w:rPr>
          <w:noProof/>
        </w:rPr>
        <w:tab/>
      </w:r>
      <w:r>
        <w:rPr>
          <w:noProof/>
        </w:rPr>
        <w:fldChar w:fldCharType="begin"/>
      </w:r>
      <w:r>
        <w:rPr>
          <w:noProof/>
        </w:rPr>
        <w:instrText xml:space="preserve"> PAGEREF _Toc496268952 \h </w:instrText>
      </w:r>
      <w:r>
        <w:rPr>
          <w:noProof/>
        </w:rPr>
      </w:r>
      <w:r>
        <w:rPr>
          <w:noProof/>
        </w:rPr>
        <w:fldChar w:fldCharType="separate"/>
      </w:r>
      <w:r>
        <w:rPr>
          <w:noProof/>
        </w:rPr>
        <w:t>17</w:t>
      </w:r>
      <w:r>
        <w:rPr>
          <w:noProof/>
        </w:rPr>
        <w:fldChar w:fldCharType="end"/>
      </w:r>
    </w:p>
    <w:p w14:paraId="4D1E127C" w14:textId="6024AF3B"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6</w:t>
      </w:r>
      <w:r w:rsidRPr="001F4C37">
        <w:rPr>
          <w:noProof/>
          <w:color w:val="000000"/>
        </w:rPr>
        <w:t xml:space="preserve">: Nuvem pública </w:t>
      </w:r>
      <w:r>
        <w:rPr>
          <w:noProof/>
        </w:rPr>
        <w:tab/>
      </w:r>
      <w:r>
        <w:rPr>
          <w:noProof/>
        </w:rPr>
        <w:fldChar w:fldCharType="begin"/>
      </w:r>
      <w:r>
        <w:rPr>
          <w:noProof/>
        </w:rPr>
        <w:instrText xml:space="preserve"> PAGEREF _Toc496268953 \h </w:instrText>
      </w:r>
      <w:r>
        <w:rPr>
          <w:noProof/>
        </w:rPr>
      </w:r>
      <w:r>
        <w:rPr>
          <w:noProof/>
        </w:rPr>
        <w:fldChar w:fldCharType="separate"/>
      </w:r>
      <w:r>
        <w:rPr>
          <w:noProof/>
        </w:rPr>
        <w:t>18</w:t>
      </w:r>
      <w:r>
        <w:rPr>
          <w:noProof/>
        </w:rPr>
        <w:fldChar w:fldCharType="end"/>
      </w:r>
    </w:p>
    <w:p w14:paraId="15B7F691" w14:textId="5DCF79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7</w:t>
      </w:r>
      <w:r w:rsidRPr="001F4C37">
        <w:rPr>
          <w:noProof/>
          <w:color w:val="000000"/>
        </w:rPr>
        <w:t xml:space="preserve">: Nuvem Privada </w:t>
      </w:r>
      <w:r>
        <w:rPr>
          <w:noProof/>
        </w:rPr>
        <w:tab/>
      </w:r>
      <w:r>
        <w:rPr>
          <w:noProof/>
        </w:rPr>
        <w:fldChar w:fldCharType="begin"/>
      </w:r>
      <w:r>
        <w:rPr>
          <w:noProof/>
        </w:rPr>
        <w:instrText xml:space="preserve"> PAGEREF _Toc496268954 \h </w:instrText>
      </w:r>
      <w:r>
        <w:rPr>
          <w:noProof/>
        </w:rPr>
      </w:r>
      <w:r>
        <w:rPr>
          <w:noProof/>
        </w:rPr>
        <w:fldChar w:fldCharType="separate"/>
      </w:r>
      <w:r>
        <w:rPr>
          <w:noProof/>
        </w:rPr>
        <w:t>19</w:t>
      </w:r>
      <w:r>
        <w:rPr>
          <w:noProof/>
        </w:rPr>
        <w:fldChar w:fldCharType="end"/>
      </w:r>
    </w:p>
    <w:p w14:paraId="4D7AD225" w14:textId="32D8DCF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8</w:t>
      </w:r>
      <w:r w:rsidRPr="001F4C37">
        <w:rPr>
          <w:noProof/>
          <w:color w:val="000000"/>
        </w:rPr>
        <w:t xml:space="preserve">: Nuvem Comunitária </w:t>
      </w:r>
      <w:r>
        <w:rPr>
          <w:noProof/>
        </w:rPr>
        <w:tab/>
      </w:r>
      <w:r>
        <w:rPr>
          <w:noProof/>
        </w:rPr>
        <w:fldChar w:fldCharType="begin"/>
      </w:r>
      <w:r>
        <w:rPr>
          <w:noProof/>
        </w:rPr>
        <w:instrText xml:space="preserve"> PAGEREF _Toc496268955 \h </w:instrText>
      </w:r>
      <w:r>
        <w:rPr>
          <w:noProof/>
        </w:rPr>
      </w:r>
      <w:r>
        <w:rPr>
          <w:noProof/>
        </w:rPr>
        <w:fldChar w:fldCharType="separate"/>
      </w:r>
      <w:r>
        <w:rPr>
          <w:noProof/>
        </w:rPr>
        <w:t>20</w:t>
      </w:r>
      <w:r>
        <w:rPr>
          <w:noProof/>
        </w:rPr>
        <w:fldChar w:fldCharType="end"/>
      </w:r>
    </w:p>
    <w:p w14:paraId="7BDCBB7E" w14:textId="57AE4263"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9</w:t>
      </w:r>
      <w:r w:rsidRPr="001F4C37">
        <w:rPr>
          <w:noProof/>
          <w:color w:val="000000"/>
        </w:rPr>
        <w:t xml:space="preserve">: Modelos de Implementação </w:t>
      </w:r>
      <w:r>
        <w:rPr>
          <w:noProof/>
        </w:rPr>
        <w:tab/>
      </w:r>
      <w:r>
        <w:rPr>
          <w:noProof/>
        </w:rPr>
        <w:fldChar w:fldCharType="begin"/>
      </w:r>
      <w:r>
        <w:rPr>
          <w:noProof/>
        </w:rPr>
        <w:instrText xml:space="preserve"> PAGEREF _Toc496268956 \h </w:instrText>
      </w:r>
      <w:r>
        <w:rPr>
          <w:noProof/>
        </w:rPr>
      </w:r>
      <w:r>
        <w:rPr>
          <w:noProof/>
        </w:rPr>
        <w:fldChar w:fldCharType="separate"/>
      </w:r>
      <w:r>
        <w:rPr>
          <w:noProof/>
        </w:rPr>
        <w:t>21</w:t>
      </w:r>
      <w:r>
        <w:rPr>
          <w:noProof/>
        </w:rPr>
        <w:fldChar w:fldCharType="end"/>
      </w:r>
    </w:p>
    <w:p w14:paraId="5E11B9BF" w14:textId="17FA9850"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10</w:t>
      </w:r>
      <w:r w:rsidR="00274DAB">
        <w:rPr>
          <w:noProof/>
          <w:color w:val="000000"/>
        </w:rPr>
        <w:t>: Modelos de Serviço</w:t>
      </w:r>
      <w:r>
        <w:rPr>
          <w:noProof/>
        </w:rPr>
        <w:tab/>
      </w:r>
      <w:r>
        <w:rPr>
          <w:noProof/>
        </w:rPr>
        <w:fldChar w:fldCharType="begin"/>
      </w:r>
      <w:r>
        <w:rPr>
          <w:noProof/>
        </w:rPr>
        <w:instrText xml:space="preserve"> PAGEREF _Toc496268957 \h </w:instrText>
      </w:r>
      <w:r>
        <w:rPr>
          <w:noProof/>
        </w:rPr>
      </w:r>
      <w:r>
        <w:rPr>
          <w:noProof/>
        </w:rPr>
        <w:fldChar w:fldCharType="separate"/>
      </w:r>
      <w:r>
        <w:rPr>
          <w:noProof/>
        </w:rPr>
        <w:t>24</w:t>
      </w:r>
      <w:r>
        <w:rPr>
          <w:noProof/>
        </w:rPr>
        <w:fldChar w:fldCharType="end"/>
      </w:r>
    </w:p>
    <w:p w14:paraId="690FC0A8" w14:textId="41A8688A" w:rsidR="00863120" w:rsidRDefault="00863120">
      <w:pPr>
        <w:pStyle w:val="ndicedeilustraes"/>
        <w:tabs>
          <w:tab w:val="right" w:leader="dot" w:pos="9061"/>
        </w:tabs>
        <w:rPr>
          <w:rFonts w:eastAsiaTheme="minorEastAsia" w:cstheme="minorBidi"/>
          <w:smallCaps w:val="0"/>
          <w:noProof/>
          <w:color w:val="auto"/>
          <w:sz w:val="24"/>
          <w:szCs w:val="24"/>
          <w:lang w:eastAsia="pt-BR"/>
        </w:rPr>
      </w:pPr>
      <w:r w:rsidRPr="001F4C37">
        <w:rPr>
          <w:noProof/>
          <w:color w:val="000000"/>
        </w:rPr>
        <w:t xml:space="preserve">Figura </w:t>
      </w:r>
      <w:r>
        <w:rPr>
          <w:noProof/>
        </w:rPr>
        <w:t>11</w:t>
      </w:r>
      <w:r w:rsidRPr="001F4C37">
        <w:rPr>
          <w:noProof/>
          <w:color w:val="000000"/>
        </w:rPr>
        <w:t xml:space="preserve"> Hypervisor Hospedado</w:t>
      </w:r>
      <w:r>
        <w:rPr>
          <w:noProof/>
        </w:rPr>
        <w:tab/>
      </w:r>
      <w:r>
        <w:rPr>
          <w:noProof/>
        </w:rPr>
        <w:fldChar w:fldCharType="begin"/>
      </w:r>
      <w:r>
        <w:rPr>
          <w:noProof/>
        </w:rPr>
        <w:instrText xml:space="preserve"> PAGEREF _Toc496268958 \h </w:instrText>
      </w:r>
      <w:r>
        <w:rPr>
          <w:noProof/>
        </w:rPr>
      </w:r>
      <w:r>
        <w:rPr>
          <w:noProof/>
        </w:rPr>
        <w:fldChar w:fldCharType="separate"/>
      </w:r>
      <w:r>
        <w:rPr>
          <w:noProof/>
        </w:rPr>
        <w:t>25</w:t>
      </w:r>
      <w:r>
        <w:rPr>
          <w:noProof/>
        </w:rPr>
        <w:fldChar w:fldCharType="end"/>
      </w:r>
    </w:p>
    <w:p w14:paraId="1C5ED8EE" w14:textId="5DB163D4"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12 - Evolução do Hypervisor </w:t>
      </w:r>
      <w:r>
        <w:rPr>
          <w:noProof/>
        </w:rPr>
        <w:tab/>
      </w:r>
      <w:r>
        <w:rPr>
          <w:noProof/>
        </w:rPr>
        <w:fldChar w:fldCharType="begin"/>
      </w:r>
      <w:r>
        <w:rPr>
          <w:noProof/>
        </w:rPr>
        <w:instrText xml:space="preserve"> PAGEREF _Toc496268959 \h </w:instrText>
      </w:r>
      <w:r>
        <w:rPr>
          <w:noProof/>
        </w:rPr>
      </w:r>
      <w:r>
        <w:rPr>
          <w:noProof/>
        </w:rPr>
        <w:fldChar w:fldCharType="separate"/>
      </w:r>
      <w:r>
        <w:rPr>
          <w:noProof/>
        </w:rPr>
        <w:t>26</w:t>
      </w:r>
      <w:r>
        <w:rPr>
          <w:noProof/>
        </w:rPr>
        <w:fldChar w:fldCharType="end"/>
      </w:r>
    </w:p>
    <w:p w14:paraId="7DB4EB83" w14:textId="4A184B0E"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 xml:space="preserve">Figura 13 - Virtualização por Container </w:t>
      </w:r>
      <w:r>
        <w:rPr>
          <w:noProof/>
        </w:rPr>
        <w:tab/>
      </w:r>
      <w:r>
        <w:rPr>
          <w:noProof/>
        </w:rPr>
        <w:fldChar w:fldCharType="begin"/>
      </w:r>
      <w:r>
        <w:rPr>
          <w:noProof/>
        </w:rPr>
        <w:instrText xml:space="preserve"> PAGEREF _Toc496268960 \h </w:instrText>
      </w:r>
      <w:r>
        <w:rPr>
          <w:noProof/>
        </w:rPr>
      </w:r>
      <w:r>
        <w:rPr>
          <w:noProof/>
        </w:rPr>
        <w:fldChar w:fldCharType="separate"/>
      </w:r>
      <w:r>
        <w:rPr>
          <w:noProof/>
        </w:rPr>
        <w:t>26</w:t>
      </w:r>
      <w:r>
        <w:rPr>
          <w:noProof/>
        </w:rPr>
        <w:fldChar w:fldCharType="end"/>
      </w:r>
    </w:p>
    <w:p w14:paraId="20BC049E" w14:textId="243FD2A6" w:rsidR="00863120" w:rsidRDefault="00863120">
      <w:pPr>
        <w:pStyle w:val="ndicedeilustraes"/>
        <w:tabs>
          <w:tab w:val="right" w:leader="dot" w:pos="9061"/>
        </w:tabs>
        <w:rPr>
          <w:rFonts w:eastAsiaTheme="minorEastAsia" w:cstheme="minorBidi"/>
          <w:smallCaps w:val="0"/>
          <w:noProof/>
          <w:color w:val="auto"/>
          <w:sz w:val="24"/>
          <w:szCs w:val="24"/>
          <w:lang w:eastAsia="pt-BR"/>
        </w:rPr>
      </w:pPr>
      <w:r>
        <w:rPr>
          <w:noProof/>
        </w:rPr>
        <w:t>Figura 14 - LXC Container</w:t>
      </w:r>
      <w:r>
        <w:rPr>
          <w:noProof/>
        </w:rPr>
        <w:tab/>
      </w:r>
      <w:r>
        <w:rPr>
          <w:noProof/>
        </w:rPr>
        <w:fldChar w:fldCharType="begin"/>
      </w:r>
      <w:r>
        <w:rPr>
          <w:noProof/>
        </w:rPr>
        <w:instrText xml:space="preserve"> PAGEREF _Toc496268961 \h </w:instrText>
      </w:r>
      <w:r>
        <w:rPr>
          <w:noProof/>
        </w:rPr>
      </w:r>
      <w:r>
        <w:rPr>
          <w:noProof/>
        </w:rPr>
        <w:fldChar w:fldCharType="separate"/>
      </w:r>
      <w:r>
        <w:rPr>
          <w:noProof/>
        </w:rPr>
        <w:t>28</w:t>
      </w:r>
      <w:r>
        <w:rPr>
          <w:noProof/>
        </w:rPr>
        <w:fldChar w:fldCharType="end"/>
      </w:r>
    </w:p>
    <w:p w14:paraId="6809D6F8" w14:textId="2D7E3A45" w:rsidR="00863120" w:rsidRPr="00E82534"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E82534">
        <w:rPr>
          <w:noProof/>
          <w:lang w:val="en-US"/>
        </w:rPr>
        <w:t>Figura 15 LXC vs KVM</w:t>
      </w:r>
      <w:r w:rsidRPr="00E82534">
        <w:rPr>
          <w:noProof/>
          <w:lang w:val="en-US"/>
        </w:rPr>
        <w:tab/>
      </w:r>
      <w:r>
        <w:rPr>
          <w:noProof/>
        </w:rPr>
        <w:fldChar w:fldCharType="begin"/>
      </w:r>
      <w:r w:rsidRPr="00E82534">
        <w:rPr>
          <w:noProof/>
          <w:lang w:val="en-US"/>
        </w:rPr>
        <w:instrText xml:space="preserve"> PAGEREF _Toc496268962 \h </w:instrText>
      </w:r>
      <w:r>
        <w:rPr>
          <w:noProof/>
        </w:rPr>
      </w:r>
      <w:r>
        <w:rPr>
          <w:noProof/>
        </w:rPr>
        <w:fldChar w:fldCharType="separate"/>
      </w:r>
      <w:r w:rsidRPr="00E82534">
        <w:rPr>
          <w:noProof/>
          <w:lang w:val="en-US"/>
        </w:rPr>
        <w:t>29</w:t>
      </w:r>
      <w:r>
        <w:rPr>
          <w:noProof/>
        </w:rPr>
        <w:fldChar w:fldCharType="end"/>
      </w:r>
    </w:p>
    <w:p w14:paraId="5C88E36D" w14:textId="060C704A"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Pr>
          <w:noProof/>
          <w:lang w:val="en-US"/>
        </w:rPr>
        <w:t xml:space="preserve">Figura 16 - Play with docker </w:t>
      </w:r>
      <w:r w:rsidRPr="00863120">
        <w:rPr>
          <w:noProof/>
          <w:lang w:val="en-US"/>
        </w:rPr>
        <w:tab/>
      </w:r>
      <w:r>
        <w:rPr>
          <w:noProof/>
        </w:rPr>
        <w:fldChar w:fldCharType="begin"/>
      </w:r>
      <w:r w:rsidRPr="00863120">
        <w:rPr>
          <w:noProof/>
          <w:lang w:val="en-US"/>
        </w:rPr>
        <w:instrText xml:space="preserve"> PAGEREF _Toc496268963 \h </w:instrText>
      </w:r>
      <w:r>
        <w:rPr>
          <w:noProof/>
        </w:rPr>
      </w:r>
      <w:r>
        <w:rPr>
          <w:noProof/>
        </w:rPr>
        <w:fldChar w:fldCharType="separate"/>
      </w:r>
      <w:r w:rsidRPr="00863120">
        <w:rPr>
          <w:noProof/>
          <w:lang w:val="en-US"/>
        </w:rPr>
        <w:t>37</w:t>
      </w:r>
      <w:r>
        <w:rPr>
          <w:noProof/>
        </w:rPr>
        <w:fldChar w:fldCharType="end"/>
      </w:r>
    </w:p>
    <w:p w14:paraId="0A89A5B1" w14:textId="0AC5D4B3" w:rsidR="00863120" w:rsidRPr="00863120" w:rsidRDefault="00863120">
      <w:pPr>
        <w:pStyle w:val="ndicedeilustraes"/>
        <w:tabs>
          <w:tab w:val="right" w:leader="dot" w:pos="9061"/>
        </w:tabs>
        <w:rPr>
          <w:rFonts w:eastAsiaTheme="minorEastAsia" w:cstheme="minorBidi"/>
          <w:smallCaps w:val="0"/>
          <w:noProof/>
          <w:color w:val="auto"/>
          <w:sz w:val="24"/>
          <w:szCs w:val="24"/>
          <w:lang w:val="en-US" w:eastAsia="pt-BR"/>
        </w:rPr>
      </w:pPr>
      <w:r w:rsidRPr="00863120">
        <w:rPr>
          <w:noProof/>
          <w:lang w:val="en-US"/>
        </w:rPr>
        <w:t xml:space="preserve">Figura 17 - Shell do Play with Docker. </w:t>
      </w:r>
      <w:r w:rsidRPr="00863120">
        <w:rPr>
          <w:noProof/>
          <w:lang w:val="en-US"/>
        </w:rPr>
        <w:tab/>
      </w:r>
      <w:r>
        <w:rPr>
          <w:noProof/>
        </w:rPr>
        <w:fldChar w:fldCharType="begin"/>
      </w:r>
      <w:r w:rsidRPr="00863120">
        <w:rPr>
          <w:noProof/>
          <w:lang w:val="en-US"/>
        </w:rPr>
        <w:instrText xml:space="preserve"> PAGEREF _Toc496268964 \h </w:instrText>
      </w:r>
      <w:r>
        <w:rPr>
          <w:noProof/>
        </w:rPr>
      </w:r>
      <w:r>
        <w:rPr>
          <w:noProof/>
        </w:rPr>
        <w:fldChar w:fldCharType="separate"/>
      </w:r>
      <w:r w:rsidRPr="00863120">
        <w:rPr>
          <w:noProof/>
          <w:lang w:val="en-US"/>
        </w:rPr>
        <w:t>38</w:t>
      </w:r>
      <w:r>
        <w:rPr>
          <w:noProof/>
        </w:rPr>
        <w:fldChar w:fldCharType="end"/>
      </w:r>
    </w:p>
    <w:p w14:paraId="74350D00" w14:textId="77777777" w:rsidR="009C7518" w:rsidRPr="00863120" w:rsidRDefault="00C254AC">
      <w:pPr>
        <w:pStyle w:val="ndicedeilustraes"/>
        <w:rPr>
          <w:lang w:val="en-US"/>
        </w:rPr>
      </w:pPr>
      <w:r>
        <w:fldChar w:fldCharType="end"/>
      </w:r>
    </w:p>
    <w:p w14:paraId="3240A1E7" w14:textId="77777777" w:rsidR="009C7518" w:rsidRPr="00863120" w:rsidRDefault="00C254AC">
      <w:pPr>
        <w:rPr>
          <w:b/>
          <w:sz w:val="28"/>
          <w:szCs w:val="28"/>
          <w:lang w:val="en-US"/>
        </w:rPr>
      </w:pPr>
      <w:r w:rsidRPr="00863120">
        <w:rPr>
          <w:lang w:val="en-US"/>
        </w:rPr>
        <w:br w:type="page"/>
      </w:r>
    </w:p>
    <w:p w14:paraId="372F138F" w14:textId="251F18A1" w:rsidR="003E0E34" w:rsidRDefault="00C254AC" w:rsidP="00007375">
      <w:pPr>
        <w:spacing w:after="360"/>
        <w:jc w:val="center"/>
      </w:pPr>
      <w:r>
        <w:rPr>
          <w:b/>
          <w:sz w:val="28"/>
          <w:szCs w:val="28"/>
        </w:rPr>
        <w:lastRenderedPageBreak/>
        <w:t>LISTA DE ABREVIATURAS E SIGLAS</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0"/>
        <w:gridCol w:w="4531"/>
      </w:tblGrid>
      <w:tr w:rsidR="003E0E34" w14:paraId="1F7A92A8" w14:textId="77777777" w:rsidTr="00D826C9">
        <w:tc>
          <w:tcPr>
            <w:tcW w:w="4530" w:type="dxa"/>
          </w:tcPr>
          <w:p w14:paraId="0D48AC97" w14:textId="0F4095F8" w:rsidR="003E0E34" w:rsidRDefault="003E0E34">
            <w:r>
              <w:t>Paa</w:t>
            </w:r>
            <w:r w:rsidR="003C35AA">
              <w:t>S</w:t>
            </w:r>
          </w:p>
        </w:tc>
        <w:tc>
          <w:tcPr>
            <w:tcW w:w="4531" w:type="dxa"/>
          </w:tcPr>
          <w:p w14:paraId="3811D73A" w14:textId="1870F293" w:rsidR="003E0E34" w:rsidRDefault="003E0E34">
            <w:r>
              <w:t>Plataforma as a Service – Plataforma como serviço</w:t>
            </w:r>
          </w:p>
        </w:tc>
      </w:tr>
      <w:tr w:rsidR="003E0E34" w14:paraId="209EFD0B" w14:textId="77777777" w:rsidTr="00D826C9">
        <w:tc>
          <w:tcPr>
            <w:tcW w:w="4530" w:type="dxa"/>
          </w:tcPr>
          <w:p w14:paraId="3C58EE8E" w14:textId="256E4861" w:rsidR="003E0E34" w:rsidRDefault="00597579">
            <w:r>
              <w:t>Deploy</w:t>
            </w:r>
          </w:p>
        </w:tc>
        <w:tc>
          <w:tcPr>
            <w:tcW w:w="4531" w:type="dxa"/>
          </w:tcPr>
          <w:p w14:paraId="3AC487EA" w14:textId="3892CB95" w:rsidR="003E0E34" w:rsidRDefault="00597579">
            <w:r>
              <w:t>Implementação de software em ambiente/maquina (QA — testes ou de Prod — produção)</w:t>
            </w:r>
          </w:p>
        </w:tc>
      </w:tr>
      <w:tr w:rsidR="003E0E34" w14:paraId="33D2A44E" w14:textId="77777777" w:rsidTr="00D826C9">
        <w:tc>
          <w:tcPr>
            <w:tcW w:w="4530" w:type="dxa"/>
          </w:tcPr>
          <w:p w14:paraId="0E5E4B18" w14:textId="4894511C" w:rsidR="00597579" w:rsidRDefault="00597579">
            <w:r>
              <w:t>QA</w:t>
            </w:r>
          </w:p>
        </w:tc>
        <w:tc>
          <w:tcPr>
            <w:tcW w:w="4531" w:type="dxa"/>
          </w:tcPr>
          <w:p w14:paraId="52737EC1" w14:textId="1E11457D" w:rsidR="003E0E34" w:rsidRDefault="00597579">
            <w:r>
              <w:t>Quality Assurance (Ambiente de mensuração de Qualidade/Testes de novas implementações)</w:t>
            </w:r>
          </w:p>
        </w:tc>
      </w:tr>
      <w:tr w:rsidR="003E0E34" w14:paraId="509E6944" w14:textId="77777777" w:rsidTr="00D826C9">
        <w:tc>
          <w:tcPr>
            <w:tcW w:w="4530" w:type="dxa"/>
          </w:tcPr>
          <w:p w14:paraId="32F61748" w14:textId="775E2276" w:rsidR="003E0E34" w:rsidRDefault="00597579">
            <w:r>
              <w:t>Downtime</w:t>
            </w:r>
          </w:p>
        </w:tc>
        <w:tc>
          <w:tcPr>
            <w:tcW w:w="4531" w:type="dxa"/>
          </w:tcPr>
          <w:p w14:paraId="267944CC" w14:textId="77777777" w:rsidR="00597579" w:rsidRDefault="00597579" w:rsidP="00597579">
            <w:r>
              <w:t xml:space="preserve">Tempo de queda (instabilidade) de uma aplicação ao ser colocada em um ambiente via </w:t>
            </w:r>
          </w:p>
          <w:p w14:paraId="15511D2E" w14:textId="77777777" w:rsidR="00597579" w:rsidRDefault="00597579" w:rsidP="00597579">
            <w:r>
              <w:t>Deploy.</w:t>
            </w:r>
          </w:p>
          <w:p w14:paraId="25E801EB" w14:textId="77777777" w:rsidR="003E0E34" w:rsidRDefault="003E0E34"/>
        </w:tc>
      </w:tr>
      <w:tr w:rsidR="003E0E34" w14:paraId="3434E546" w14:textId="77777777" w:rsidTr="00D826C9">
        <w:tc>
          <w:tcPr>
            <w:tcW w:w="4530" w:type="dxa"/>
          </w:tcPr>
          <w:p w14:paraId="683927D3" w14:textId="760B086E" w:rsidR="003E0E34" w:rsidRDefault="00597579">
            <w:r>
              <w:t>On-demand</w:t>
            </w:r>
          </w:p>
        </w:tc>
        <w:tc>
          <w:tcPr>
            <w:tcW w:w="4531" w:type="dxa"/>
          </w:tcPr>
          <w:p w14:paraId="73B9A67C" w14:textId="3A59179F" w:rsidR="003E0E34" w:rsidRDefault="00597579">
            <w:r>
              <w:t>Provisionamento de serviços/recursos sobre demanda de requisição é utilização.</w:t>
            </w:r>
          </w:p>
        </w:tc>
      </w:tr>
      <w:tr w:rsidR="003E0E34" w14:paraId="3018F542" w14:textId="77777777" w:rsidTr="00D826C9">
        <w:tc>
          <w:tcPr>
            <w:tcW w:w="4530" w:type="dxa"/>
          </w:tcPr>
          <w:p w14:paraId="6C4C7C94" w14:textId="256D7662" w:rsidR="003E0E34" w:rsidRDefault="00597579">
            <w:r>
              <w:t>Dockerhub</w:t>
            </w:r>
          </w:p>
        </w:tc>
        <w:tc>
          <w:tcPr>
            <w:tcW w:w="4531" w:type="dxa"/>
          </w:tcPr>
          <w:p w14:paraId="4D5424EA" w14:textId="396368D8" w:rsidR="003E0E34" w:rsidRDefault="00597579">
            <w:r>
              <w:t>Repositório de imagens do Docker, com imagens dos containers registradas de forma pública pelo criador/administrador da conta.</w:t>
            </w:r>
          </w:p>
        </w:tc>
      </w:tr>
      <w:tr w:rsidR="003E0E34" w14:paraId="6076A3E2" w14:textId="77777777" w:rsidTr="00D826C9">
        <w:tc>
          <w:tcPr>
            <w:tcW w:w="4530" w:type="dxa"/>
          </w:tcPr>
          <w:p w14:paraId="4885AD0F" w14:textId="4296B25F" w:rsidR="003E0E34" w:rsidRDefault="00FB4CF0">
            <w:r>
              <w:t>Open-source</w:t>
            </w:r>
          </w:p>
        </w:tc>
        <w:tc>
          <w:tcPr>
            <w:tcW w:w="4531" w:type="dxa"/>
          </w:tcPr>
          <w:p w14:paraId="4B4CE83F" w14:textId="064176B5" w:rsidR="003E0E34" w:rsidRDefault="00FB4CF0">
            <w:r>
              <w:t>Forma de licenciamento de softwares que não há o pagamento de licenças. Podendo ter regulamentação por alguma organização/comunidade e sendo sua distribuição/utilização livre de encargos.</w:t>
            </w:r>
          </w:p>
        </w:tc>
      </w:tr>
      <w:tr w:rsidR="003E0E34" w14:paraId="75B127AA" w14:textId="77777777" w:rsidTr="00D826C9">
        <w:tc>
          <w:tcPr>
            <w:tcW w:w="4530" w:type="dxa"/>
          </w:tcPr>
          <w:p w14:paraId="4279FDA0" w14:textId="08DAE1C2" w:rsidR="003E0E34" w:rsidRDefault="00FB4CF0">
            <w:r>
              <w:t>Libs</w:t>
            </w:r>
          </w:p>
        </w:tc>
        <w:tc>
          <w:tcPr>
            <w:tcW w:w="4531" w:type="dxa"/>
          </w:tcPr>
          <w:p w14:paraId="5D03CBE0" w14:textId="643EB827" w:rsidR="003E0E34" w:rsidRDefault="00FB4CF0">
            <w:r>
              <w:t>Bibliotecas do Sistema Operacional.</w:t>
            </w:r>
          </w:p>
        </w:tc>
      </w:tr>
      <w:tr w:rsidR="00FB4CF0" w14:paraId="6CE3BCC8" w14:textId="77777777" w:rsidTr="00D826C9">
        <w:tc>
          <w:tcPr>
            <w:tcW w:w="4530" w:type="dxa"/>
          </w:tcPr>
          <w:p w14:paraId="3DAD64CA" w14:textId="1CE33303" w:rsidR="00FB4CF0" w:rsidRDefault="00FB4CF0">
            <w:r>
              <w:t>Dev</w:t>
            </w:r>
          </w:p>
        </w:tc>
        <w:tc>
          <w:tcPr>
            <w:tcW w:w="4531" w:type="dxa"/>
          </w:tcPr>
          <w:p w14:paraId="4000770B" w14:textId="4500DA75" w:rsidR="00FB4CF0" w:rsidRDefault="00FB4CF0">
            <w:r>
              <w:t>Ambiente local de desenvolvimento do programador/analista.</w:t>
            </w:r>
          </w:p>
        </w:tc>
      </w:tr>
      <w:tr w:rsidR="00FB4CF0" w14:paraId="3CB93721" w14:textId="77777777" w:rsidTr="00D826C9">
        <w:tc>
          <w:tcPr>
            <w:tcW w:w="4530" w:type="dxa"/>
          </w:tcPr>
          <w:p w14:paraId="77CE320C" w14:textId="776AEE38" w:rsidR="00FB4CF0" w:rsidRDefault="00FB4CF0">
            <w:r>
              <w:t>Prod</w:t>
            </w:r>
          </w:p>
        </w:tc>
        <w:tc>
          <w:tcPr>
            <w:tcW w:w="4531" w:type="dxa"/>
          </w:tcPr>
          <w:p w14:paraId="3C62FE0E" w14:textId="2A18B1E5" w:rsidR="00FB4CF0" w:rsidRDefault="00FB4CF0">
            <w:r>
              <w:t>Ambiente de Produção, da qual o software é entregue ao cliente final.</w:t>
            </w:r>
          </w:p>
        </w:tc>
      </w:tr>
      <w:tr w:rsidR="00FB4CF0" w14:paraId="7273FB5C" w14:textId="77777777" w:rsidTr="00D826C9">
        <w:tc>
          <w:tcPr>
            <w:tcW w:w="4530" w:type="dxa"/>
          </w:tcPr>
          <w:p w14:paraId="2884B0E0" w14:textId="3ED0507A" w:rsidR="00FB4CF0" w:rsidRDefault="00FB4CF0">
            <w:r>
              <w:t>OS</w:t>
            </w:r>
          </w:p>
        </w:tc>
        <w:tc>
          <w:tcPr>
            <w:tcW w:w="4531" w:type="dxa"/>
          </w:tcPr>
          <w:p w14:paraId="05824A95" w14:textId="424DF571" w:rsidR="00FB4CF0" w:rsidRDefault="00FB4CF0">
            <w:r>
              <w:t>Operation System – Sistema Operacional.</w:t>
            </w:r>
          </w:p>
        </w:tc>
      </w:tr>
      <w:tr w:rsidR="00FB4CF0" w14:paraId="7D5C038D" w14:textId="77777777" w:rsidTr="00D826C9">
        <w:tc>
          <w:tcPr>
            <w:tcW w:w="4530" w:type="dxa"/>
          </w:tcPr>
          <w:p w14:paraId="667EF254" w14:textId="2EAC7F4E" w:rsidR="00FB4CF0" w:rsidRDefault="00FB4CF0">
            <w:r>
              <w:rPr>
                <w:color w:val="000000"/>
              </w:rPr>
              <w:t>Kernel</w:t>
            </w:r>
          </w:p>
        </w:tc>
        <w:tc>
          <w:tcPr>
            <w:tcW w:w="4531" w:type="dxa"/>
          </w:tcPr>
          <w:p w14:paraId="2F236EBD" w14:textId="44A1E430" w:rsidR="00FB4CF0" w:rsidRDefault="00FB4CF0">
            <w:r>
              <w:t>Núcleo do Sistema Operacional.</w:t>
            </w:r>
          </w:p>
        </w:tc>
      </w:tr>
      <w:tr w:rsidR="00FB4CF0" w14:paraId="6153643A" w14:textId="77777777" w:rsidTr="00D826C9">
        <w:tc>
          <w:tcPr>
            <w:tcW w:w="4530" w:type="dxa"/>
          </w:tcPr>
          <w:p w14:paraId="4E012F95" w14:textId="68709BF8" w:rsidR="00FB4CF0" w:rsidRDefault="0075379B">
            <w:r w:rsidRPr="00A97EC7">
              <w:rPr>
                <w:lang w:val="x-none" w:eastAsia="x-none"/>
              </w:rPr>
              <w:t>Host</w:t>
            </w:r>
          </w:p>
        </w:tc>
        <w:tc>
          <w:tcPr>
            <w:tcW w:w="4531" w:type="dxa"/>
          </w:tcPr>
          <w:p w14:paraId="1E8B4E9B" w14:textId="57CC6BF1" w:rsidR="00FB4CF0" w:rsidRDefault="0053728C">
            <w:r>
              <w:t>Computador ou device conectado a uma rede que pode executar instruções computacionais.</w:t>
            </w:r>
          </w:p>
        </w:tc>
      </w:tr>
      <w:tr w:rsidR="00FB4CF0" w14:paraId="28813E53" w14:textId="77777777" w:rsidTr="00D826C9">
        <w:tc>
          <w:tcPr>
            <w:tcW w:w="4530" w:type="dxa"/>
          </w:tcPr>
          <w:p w14:paraId="5738EFB1" w14:textId="429B881F" w:rsidR="00FB4CF0" w:rsidRDefault="006E4B9D">
            <w:r>
              <w:t>Daemon</w:t>
            </w:r>
          </w:p>
        </w:tc>
        <w:tc>
          <w:tcPr>
            <w:tcW w:w="4531" w:type="dxa"/>
          </w:tcPr>
          <w:p w14:paraId="3E504559" w14:textId="44DE4EDF" w:rsidR="00FB4CF0" w:rsidRDefault="003A540C">
            <w:r>
              <w:t>Execução de aplicações em background</w:t>
            </w:r>
            <w:r w:rsidR="00C51C27">
              <w:t>. Informa o PID da aplicação, mais não bloqueia uma sessão do terminal.</w:t>
            </w:r>
          </w:p>
        </w:tc>
      </w:tr>
      <w:tr w:rsidR="00FB4CF0" w14:paraId="658DF9C1" w14:textId="77777777" w:rsidTr="00D826C9">
        <w:tc>
          <w:tcPr>
            <w:tcW w:w="4530" w:type="dxa"/>
          </w:tcPr>
          <w:p w14:paraId="0140CB93" w14:textId="3CF3080B" w:rsidR="00FB4CF0" w:rsidRDefault="00B322FF">
            <w:ins w:id="2" w:author="Thiago Cruz" w:date="2017-10-31T19:26:00Z">
              <w:r>
                <w:rPr>
                  <w:rFonts w:eastAsia="Times New Roman"/>
                  <w:color w:val="000000" w:themeColor="text1"/>
                </w:rPr>
                <w:t>M</w:t>
              </w:r>
              <w:r w:rsidRPr="00007375">
                <w:rPr>
                  <w:rFonts w:eastAsia="Times New Roman"/>
                  <w:color w:val="000000" w:themeColor="text1"/>
                </w:rPr>
                <w:t xml:space="preserve">ount </w:t>
              </w:r>
              <w:r>
                <w:rPr>
                  <w:rFonts w:eastAsia="Times New Roman"/>
                  <w:color w:val="000000" w:themeColor="text1"/>
                </w:rPr>
                <w:t>P</w:t>
              </w:r>
              <w:r w:rsidRPr="00007375">
                <w:rPr>
                  <w:rFonts w:eastAsia="Times New Roman"/>
                  <w:color w:val="000000" w:themeColor="text1"/>
                </w:rPr>
                <w:t>oint</w:t>
              </w:r>
            </w:ins>
          </w:p>
        </w:tc>
        <w:tc>
          <w:tcPr>
            <w:tcW w:w="4531" w:type="dxa"/>
          </w:tcPr>
          <w:p w14:paraId="2DCE7C94" w14:textId="4BB33C6F" w:rsidR="00FB4CF0" w:rsidRDefault="0078657A">
            <w:ins w:id="3" w:author="Thiago Cruz" w:date="2017-10-31T19:26:00Z">
              <w:r>
                <w:t>Storage no disco, local que pode ser utilizado para guardar dados de execuç</w:t>
              </w:r>
            </w:ins>
            <w:ins w:id="4" w:author="Thiago Cruz" w:date="2017-10-31T19:27:00Z">
              <w:r>
                <w:t>ão do container.</w:t>
              </w:r>
            </w:ins>
            <w:bookmarkStart w:id="5" w:name="_GoBack"/>
            <w:bookmarkEnd w:id="5"/>
          </w:p>
        </w:tc>
      </w:tr>
      <w:tr w:rsidR="00FB4CF0" w14:paraId="6B678DD3" w14:textId="77777777" w:rsidTr="00D826C9">
        <w:tc>
          <w:tcPr>
            <w:tcW w:w="4530" w:type="dxa"/>
          </w:tcPr>
          <w:p w14:paraId="12B34B1A" w14:textId="77777777" w:rsidR="00FB4CF0" w:rsidRDefault="00FB4CF0"/>
        </w:tc>
        <w:tc>
          <w:tcPr>
            <w:tcW w:w="4531" w:type="dxa"/>
          </w:tcPr>
          <w:p w14:paraId="0354E87C" w14:textId="77777777" w:rsidR="00FB4CF0" w:rsidRDefault="00FB4CF0"/>
        </w:tc>
      </w:tr>
    </w:tbl>
    <w:p w14:paraId="09516A44" w14:textId="57B48D69" w:rsidR="009C7518" w:rsidRDefault="00F92466">
      <w:r>
        <w:t>–</w:t>
      </w:r>
      <w:r w:rsidR="00C254AC">
        <w:br w:type="page"/>
      </w:r>
    </w:p>
    <w:p w14:paraId="13665BEB" w14:textId="77777777" w:rsidR="009C7518" w:rsidRDefault="00C254AC">
      <w:pPr>
        <w:spacing w:after="360"/>
        <w:jc w:val="center"/>
      </w:pPr>
      <w:r>
        <w:rPr>
          <w:b/>
          <w:sz w:val="28"/>
          <w:szCs w:val="28"/>
        </w:rPr>
        <w:lastRenderedPageBreak/>
        <w:t>SUMÁRIO</w:t>
      </w:r>
    </w:p>
    <w:sdt>
      <w:sdtPr>
        <w:rPr>
          <w:rFonts w:ascii="Times New Roman" w:eastAsia="Calibri" w:hAnsi="Times New Roman" w:cs="Times New Roman"/>
          <w:b w:val="0"/>
          <w:bCs w:val="0"/>
          <w:color w:val="auto"/>
          <w:sz w:val="24"/>
          <w:szCs w:val="24"/>
        </w:rPr>
        <w:id w:val="-1487085520"/>
        <w:docPartObj>
          <w:docPartGallery w:val="Table of Contents"/>
          <w:docPartUnique/>
        </w:docPartObj>
      </w:sdtPr>
      <w:sdtEndPr>
        <w:rPr>
          <w:noProof/>
        </w:rPr>
      </w:sdtEndPr>
      <w:sdtContent>
        <w:p w14:paraId="3109FE1A" w14:textId="5D279F8B" w:rsidR="0058370B" w:rsidRDefault="0058370B">
          <w:pPr>
            <w:pStyle w:val="CabealhodoSumrio"/>
          </w:pPr>
        </w:p>
        <w:p w14:paraId="435A141F" w14:textId="77777777" w:rsidR="00007375" w:rsidRDefault="0058370B">
          <w:pPr>
            <w:pStyle w:val="Sumrio1"/>
            <w:tabs>
              <w:tab w:val="right" w:leader="dot" w:pos="9061"/>
            </w:tabs>
            <w:rPr>
              <w:rFonts w:eastAsiaTheme="minorEastAsia" w:cstheme="minorBidi"/>
              <w:b w:val="0"/>
              <w:bCs w:val="0"/>
              <w:noProof/>
            </w:rPr>
          </w:pPr>
          <w:r>
            <w:rPr>
              <w:b w:val="0"/>
              <w:bCs w:val="0"/>
            </w:rPr>
            <w:fldChar w:fldCharType="begin"/>
          </w:r>
          <w:r>
            <w:instrText>TOC \o "1-3" \h \z \u</w:instrText>
          </w:r>
          <w:r>
            <w:rPr>
              <w:b w:val="0"/>
              <w:bCs w:val="0"/>
            </w:rPr>
            <w:fldChar w:fldCharType="separate"/>
          </w:r>
          <w:hyperlink w:anchor="_Toc497241090" w:history="1">
            <w:r w:rsidR="00007375" w:rsidRPr="00AA0B38">
              <w:rPr>
                <w:rStyle w:val="Hiperlink"/>
                <w:noProof/>
              </w:rPr>
              <w:t>INTRODUÇÃO</w:t>
            </w:r>
            <w:r w:rsidR="00007375">
              <w:rPr>
                <w:noProof/>
                <w:webHidden/>
              </w:rPr>
              <w:tab/>
            </w:r>
            <w:r w:rsidR="00007375">
              <w:rPr>
                <w:noProof/>
                <w:webHidden/>
              </w:rPr>
              <w:fldChar w:fldCharType="begin"/>
            </w:r>
            <w:r w:rsidR="00007375">
              <w:rPr>
                <w:noProof/>
                <w:webHidden/>
              </w:rPr>
              <w:instrText xml:space="preserve"> PAGEREF _Toc497241090 \h </w:instrText>
            </w:r>
            <w:r w:rsidR="00007375">
              <w:rPr>
                <w:noProof/>
                <w:webHidden/>
              </w:rPr>
            </w:r>
            <w:r w:rsidR="00007375">
              <w:rPr>
                <w:noProof/>
                <w:webHidden/>
              </w:rPr>
              <w:fldChar w:fldCharType="separate"/>
            </w:r>
            <w:r w:rsidR="00007375">
              <w:rPr>
                <w:noProof/>
                <w:webHidden/>
              </w:rPr>
              <w:t>11</w:t>
            </w:r>
            <w:r w:rsidR="00007375">
              <w:rPr>
                <w:noProof/>
                <w:webHidden/>
              </w:rPr>
              <w:fldChar w:fldCharType="end"/>
            </w:r>
          </w:hyperlink>
        </w:p>
        <w:p w14:paraId="71C2B5C3" w14:textId="77777777" w:rsidR="00007375" w:rsidRDefault="00007375">
          <w:pPr>
            <w:pStyle w:val="Sumrio1"/>
            <w:tabs>
              <w:tab w:val="right" w:leader="dot" w:pos="9061"/>
            </w:tabs>
            <w:rPr>
              <w:rFonts w:eastAsiaTheme="minorEastAsia" w:cstheme="minorBidi"/>
              <w:b w:val="0"/>
              <w:bCs w:val="0"/>
              <w:noProof/>
            </w:rPr>
          </w:pPr>
          <w:hyperlink w:anchor="_Toc497241091" w:history="1">
            <w:r w:rsidRPr="00AA0B38">
              <w:rPr>
                <w:rStyle w:val="Hiperlink"/>
                <w:noProof/>
              </w:rPr>
              <w:t>2 Computação em Nuvem</w:t>
            </w:r>
            <w:r>
              <w:rPr>
                <w:noProof/>
                <w:webHidden/>
              </w:rPr>
              <w:tab/>
            </w:r>
            <w:r>
              <w:rPr>
                <w:noProof/>
                <w:webHidden/>
              </w:rPr>
              <w:fldChar w:fldCharType="begin"/>
            </w:r>
            <w:r>
              <w:rPr>
                <w:noProof/>
                <w:webHidden/>
              </w:rPr>
              <w:instrText xml:space="preserve"> PAGEREF _Toc497241091 \h </w:instrText>
            </w:r>
            <w:r>
              <w:rPr>
                <w:noProof/>
                <w:webHidden/>
              </w:rPr>
            </w:r>
            <w:r>
              <w:rPr>
                <w:noProof/>
                <w:webHidden/>
              </w:rPr>
              <w:fldChar w:fldCharType="separate"/>
            </w:r>
            <w:r>
              <w:rPr>
                <w:noProof/>
                <w:webHidden/>
              </w:rPr>
              <w:t>13</w:t>
            </w:r>
            <w:r>
              <w:rPr>
                <w:noProof/>
                <w:webHidden/>
              </w:rPr>
              <w:fldChar w:fldCharType="end"/>
            </w:r>
          </w:hyperlink>
        </w:p>
        <w:p w14:paraId="55C3E523" w14:textId="77777777" w:rsidR="00007375" w:rsidRDefault="00007375">
          <w:pPr>
            <w:pStyle w:val="Sumrio1"/>
            <w:tabs>
              <w:tab w:val="right" w:leader="dot" w:pos="9061"/>
            </w:tabs>
            <w:rPr>
              <w:rFonts w:eastAsiaTheme="minorEastAsia" w:cstheme="minorBidi"/>
              <w:b w:val="0"/>
              <w:bCs w:val="0"/>
              <w:noProof/>
            </w:rPr>
          </w:pPr>
          <w:hyperlink w:anchor="_Toc497241092" w:history="1">
            <w:r w:rsidRPr="00AA0B38">
              <w:rPr>
                <w:rStyle w:val="Hiperlink"/>
                <w:noProof/>
              </w:rPr>
              <w:t>2.1 História</w:t>
            </w:r>
            <w:r>
              <w:rPr>
                <w:noProof/>
                <w:webHidden/>
              </w:rPr>
              <w:tab/>
            </w:r>
            <w:r>
              <w:rPr>
                <w:noProof/>
                <w:webHidden/>
              </w:rPr>
              <w:fldChar w:fldCharType="begin"/>
            </w:r>
            <w:r>
              <w:rPr>
                <w:noProof/>
                <w:webHidden/>
              </w:rPr>
              <w:instrText xml:space="preserve"> PAGEREF _Toc497241092 \h </w:instrText>
            </w:r>
            <w:r>
              <w:rPr>
                <w:noProof/>
                <w:webHidden/>
              </w:rPr>
            </w:r>
            <w:r>
              <w:rPr>
                <w:noProof/>
                <w:webHidden/>
              </w:rPr>
              <w:fldChar w:fldCharType="separate"/>
            </w:r>
            <w:r>
              <w:rPr>
                <w:noProof/>
                <w:webHidden/>
              </w:rPr>
              <w:t>14</w:t>
            </w:r>
            <w:r>
              <w:rPr>
                <w:noProof/>
                <w:webHidden/>
              </w:rPr>
              <w:fldChar w:fldCharType="end"/>
            </w:r>
          </w:hyperlink>
        </w:p>
        <w:p w14:paraId="573A4DC0" w14:textId="77777777" w:rsidR="00007375" w:rsidRDefault="00007375">
          <w:pPr>
            <w:pStyle w:val="Sumrio1"/>
            <w:tabs>
              <w:tab w:val="right" w:leader="dot" w:pos="9061"/>
            </w:tabs>
            <w:rPr>
              <w:rFonts w:eastAsiaTheme="minorEastAsia" w:cstheme="minorBidi"/>
              <w:b w:val="0"/>
              <w:bCs w:val="0"/>
              <w:noProof/>
            </w:rPr>
          </w:pPr>
          <w:hyperlink w:anchor="_Toc497241093" w:history="1">
            <w:r w:rsidRPr="00AA0B38">
              <w:rPr>
                <w:rStyle w:val="Hiperlink"/>
                <w:noProof/>
              </w:rPr>
              <w:t>2.2 Modelos de implantação</w:t>
            </w:r>
            <w:r>
              <w:rPr>
                <w:noProof/>
                <w:webHidden/>
              </w:rPr>
              <w:tab/>
            </w:r>
            <w:r>
              <w:rPr>
                <w:noProof/>
                <w:webHidden/>
              </w:rPr>
              <w:fldChar w:fldCharType="begin"/>
            </w:r>
            <w:r>
              <w:rPr>
                <w:noProof/>
                <w:webHidden/>
              </w:rPr>
              <w:instrText xml:space="preserve"> PAGEREF _Toc497241093 \h </w:instrText>
            </w:r>
            <w:r>
              <w:rPr>
                <w:noProof/>
                <w:webHidden/>
              </w:rPr>
            </w:r>
            <w:r>
              <w:rPr>
                <w:noProof/>
                <w:webHidden/>
              </w:rPr>
              <w:fldChar w:fldCharType="separate"/>
            </w:r>
            <w:r>
              <w:rPr>
                <w:noProof/>
                <w:webHidden/>
              </w:rPr>
              <w:t>16</w:t>
            </w:r>
            <w:r>
              <w:rPr>
                <w:noProof/>
                <w:webHidden/>
              </w:rPr>
              <w:fldChar w:fldCharType="end"/>
            </w:r>
          </w:hyperlink>
        </w:p>
        <w:p w14:paraId="72C59703" w14:textId="77777777" w:rsidR="00007375" w:rsidRDefault="00007375">
          <w:pPr>
            <w:pStyle w:val="Sumrio2"/>
            <w:tabs>
              <w:tab w:val="right" w:leader="dot" w:pos="9061"/>
            </w:tabs>
            <w:rPr>
              <w:rFonts w:eastAsiaTheme="minorEastAsia" w:cstheme="minorBidi"/>
              <w:b w:val="0"/>
              <w:bCs w:val="0"/>
              <w:noProof/>
              <w:sz w:val="24"/>
              <w:szCs w:val="24"/>
            </w:rPr>
          </w:pPr>
          <w:hyperlink w:anchor="_Toc497241094" w:history="1">
            <w:r w:rsidRPr="00AA0B38">
              <w:rPr>
                <w:rStyle w:val="Hiperlink"/>
                <w:noProof/>
              </w:rPr>
              <w:t>2.2.1 Nuvem Pública</w:t>
            </w:r>
            <w:r>
              <w:rPr>
                <w:noProof/>
                <w:webHidden/>
              </w:rPr>
              <w:tab/>
            </w:r>
            <w:r>
              <w:rPr>
                <w:noProof/>
                <w:webHidden/>
              </w:rPr>
              <w:fldChar w:fldCharType="begin"/>
            </w:r>
            <w:r>
              <w:rPr>
                <w:noProof/>
                <w:webHidden/>
              </w:rPr>
              <w:instrText xml:space="preserve"> PAGEREF _Toc497241094 \h </w:instrText>
            </w:r>
            <w:r>
              <w:rPr>
                <w:noProof/>
                <w:webHidden/>
              </w:rPr>
            </w:r>
            <w:r>
              <w:rPr>
                <w:noProof/>
                <w:webHidden/>
              </w:rPr>
              <w:fldChar w:fldCharType="separate"/>
            </w:r>
            <w:r>
              <w:rPr>
                <w:noProof/>
                <w:webHidden/>
              </w:rPr>
              <w:t>17</w:t>
            </w:r>
            <w:r>
              <w:rPr>
                <w:noProof/>
                <w:webHidden/>
              </w:rPr>
              <w:fldChar w:fldCharType="end"/>
            </w:r>
          </w:hyperlink>
        </w:p>
        <w:p w14:paraId="213F4D3F" w14:textId="77777777" w:rsidR="00007375" w:rsidRDefault="00007375">
          <w:pPr>
            <w:pStyle w:val="Sumrio2"/>
            <w:tabs>
              <w:tab w:val="right" w:leader="dot" w:pos="9061"/>
            </w:tabs>
            <w:rPr>
              <w:rFonts w:eastAsiaTheme="minorEastAsia" w:cstheme="minorBidi"/>
              <w:b w:val="0"/>
              <w:bCs w:val="0"/>
              <w:noProof/>
              <w:sz w:val="24"/>
              <w:szCs w:val="24"/>
            </w:rPr>
          </w:pPr>
          <w:hyperlink w:anchor="_Toc497241095" w:history="1">
            <w:r w:rsidRPr="00AA0B38">
              <w:rPr>
                <w:rStyle w:val="Hiperlink"/>
                <w:noProof/>
              </w:rPr>
              <w:t>2.2.2 Nuvem Privada</w:t>
            </w:r>
            <w:r>
              <w:rPr>
                <w:noProof/>
                <w:webHidden/>
              </w:rPr>
              <w:tab/>
            </w:r>
            <w:r>
              <w:rPr>
                <w:noProof/>
                <w:webHidden/>
              </w:rPr>
              <w:fldChar w:fldCharType="begin"/>
            </w:r>
            <w:r>
              <w:rPr>
                <w:noProof/>
                <w:webHidden/>
              </w:rPr>
              <w:instrText xml:space="preserve"> PAGEREF _Toc497241095 \h </w:instrText>
            </w:r>
            <w:r>
              <w:rPr>
                <w:noProof/>
                <w:webHidden/>
              </w:rPr>
            </w:r>
            <w:r>
              <w:rPr>
                <w:noProof/>
                <w:webHidden/>
              </w:rPr>
              <w:fldChar w:fldCharType="separate"/>
            </w:r>
            <w:r>
              <w:rPr>
                <w:noProof/>
                <w:webHidden/>
              </w:rPr>
              <w:t>18</w:t>
            </w:r>
            <w:r>
              <w:rPr>
                <w:noProof/>
                <w:webHidden/>
              </w:rPr>
              <w:fldChar w:fldCharType="end"/>
            </w:r>
          </w:hyperlink>
        </w:p>
        <w:p w14:paraId="148326CE" w14:textId="77777777" w:rsidR="00007375" w:rsidRDefault="00007375">
          <w:pPr>
            <w:pStyle w:val="Sumrio2"/>
            <w:tabs>
              <w:tab w:val="right" w:leader="dot" w:pos="9061"/>
            </w:tabs>
            <w:rPr>
              <w:rFonts w:eastAsiaTheme="minorEastAsia" w:cstheme="minorBidi"/>
              <w:b w:val="0"/>
              <w:bCs w:val="0"/>
              <w:noProof/>
              <w:sz w:val="24"/>
              <w:szCs w:val="24"/>
            </w:rPr>
          </w:pPr>
          <w:hyperlink w:anchor="_Toc497241096" w:history="1">
            <w:r w:rsidRPr="00AA0B38">
              <w:rPr>
                <w:rStyle w:val="Hiperlink"/>
                <w:noProof/>
              </w:rPr>
              <w:t>2.2.3 Nuvem Comunitária</w:t>
            </w:r>
            <w:r>
              <w:rPr>
                <w:noProof/>
                <w:webHidden/>
              </w:rPr>
              <w:tab/>
            </w:r>
            <w:r>
              <w:rPr>
                <w:noProof/>
                <w:webHidden/>
              </w:rPr>
              <w:fldChar w:fldCharType="begin"/>
            </w:r>
            <w:r>
              <w:rPr>
                <w:noProof/>
                <w:webHidden/>
              </w:rPr>
              <w:instrText xml:space="preserve"> PAGEREF _Toc497241096 \h </w:instrText>
            </w:r>
            <w:r>
              <w:rPr>
                <w:noProof/>
                <w:webHidden/>
              </w:rPr>
            </w:r>
            <w:r>
              <w:rPr>
                <w:noProof/>
                <w:webHidden/>
              </w:rPr>
              <w:fldChar w:fldCharType="separate"/>
            </w:r>
            <w:r>
              <w:rPr>
                <w:noProof/>
                <w:webHidden/>
              </w:rPr>
              <w:t>19</w:t>
            </w:r>
            <w:r>
              <w:rPr>
                <w:noProof/>
                <w:webHidden/>
              </w:rPr>
              <w:fldChar w:fldCharType="end"/>
            </w:r>
          </w:hyperlink>
        </w:p>
        <w:p w14:paraId="06747A2A" w14:textId="77777777" w:rsidR="00007375" w:rsidRDefault="00007375">
          <w:pPr>
            <w:pStyle w:val="Sumrio2"/>
            <w:tabs>
              <w:tab w:val="right" w:leader="dot" w:pos="9061"/>
            </w:tabs>
            <w:rPr>
              <w:rFonts w:eastAsiaTheme="minorEastAsia" w:cstheme="minorBidi"/>
              <w:b w:val="0"/>
              <w:bCs w:val="0"/>
              <w:noProof/>
              <w:sz w:val="24"/>
              <w:szCs w:val="24"/>
            </w:rPr>
          </w:pPr>
          <w:hyperlink w:anchor="_Toc497241097" w:history="1">
            <w:r w:rsidRPr="00AA0B38">
              <w:rPr>
                <w:rStyle w:val="Hiperlink"/>
                <w:noProof/>
              </w:rPr>
              <w:t>2.2.3 Nuvem Híbrida</w:t>
            </w:r>
            <w:r>
              <w:rPr>
                <w:noProof/>
                <w:webHidden/>
              </w:rPr>
              <w:tab/>
            </w:r>
            <w:r>
              <w:rPr>
                <w:noProof/>
                <w:webHidden/>
              </w:rPr>
              <w:fldChar w:fldCharType="begin"/>
            </w:r>
            <w:r>
              <w:rPr>
                <w:noProof/>
                <w:webHidden/>
              </w:rPr>
              <w:instrText xml:space="preserve"> PAGEREF _Toc497241097 \h </w:instrText>
            </w:r>
            <w:r>
              <w:rPr>
                <w:noProof/>
                <w:webHidden/>
              </w:rPr>
            </w:r>
            <w:r>
              <w:rPr>
                <w:noProof/>
                <w:webHidden/>
              </w:rPr>
              <w:fldChar w:fldCharType="separate"/>
            </w:r>
            <w:r>
              <w:rPr>
                <w:noProof/>
                <w:webHidden/>
              </w:rPr>
              <w:t>20</w:t>
            </w:r>
            <w:r>
              <w:rPr>
                <w:noProof/>
                <w:webHidden/>
              </w:rPr>
              <w:fldChar w:fldCharType="end"/>
            </w:r>
          </w:hyperlink>
        </w:p>
        <w:p w14:paraId="3D7F621E" w14:textId="77777777" w:rsidR="00007375" w:rsidRDefault="00007375">
          <w:pPr>
            <w:pStyle w:val="Sumrio1"/>
            <w:tabs>
              <w:tab w:val="right" w:leader="dot" w:pos="9061"/>
            </w:tabs>
            <w:rPr>
              <w:rFonts w:eastAsiaTheme="minorEastAsia" w:cstheme="minorBidi"/>
              <w:b w:val="0"/>
              <w:bCs w:val="0"/>
              <w:noProof/>
            </w:rPr>
          </w:pPr>
          <w:hyperlink w:anchor="_Toc497241098" w:history="1">
            <w:r w:rsidRPr="00AA0B38">
              <w:rPr>
                <w:rStyle w:val="Hiperlink"/>
                <w:noProof/>
              </w:rPr>
              <w:t>2.3 Princípios da computação em nuvem</w:t>
            </w:r>
            <w:r>
              <w:rPr>
                <w:noProof/>
                <w:webHidden/>
              </w:rPr>
              <w:tab/>
            </w:r>
            <w:r>
              <w:rPr>
                <w:noProof/>
                <w:webHidden/>
              </w:rPr>
              <w:fldChar w:fldCharType="begin"/>
            </w:r>
            <w:r>
              <w:rPr>
                <w:noProof/>
                <w:webHidden/>
              </w:rPr>
              <w:instrText xml:space="preserve"> PAGEREF _Toc497241098 \h </w:instrText>
            </w:r>
            <w:r>
              <w:rPr>
                <w:noProof/>
                <w:webHidden/>
              </w:rPr>
            </w:r>
            <w:r>
              <w:rPr>
                <w:noProof/>
                <w:webHidden/>
              </w:rPr>
              <w:fldChar w:fldCharType="separate"/>
            </w:r>
            <w:r>
              <w:rPr>
                <w:noProof/>
                <w:webHidden/>
              </w:rPr>
              <w:t>21</w:t>
            </w:r>
            <w:r>
              <w:rPr>
                <w:noProof/>
                <w:webHidden/>
              </w:rPr>
              <w:fldChar w:fldCharType="end"/>
            </w:r>
          </w:hyperlink>
        </w:p>
        <w:p w14:paraId="5AE3EFF7" w14:textId="77777777" w:rsidR="00007375" w:rsidRDefault="00007375">
          <w:pPr>
            <w:pStyle w:val="Sumrio1"/>
            <w:tabs>
              <w:tab w:val="right" w:leader="dot" w:pos="9061"/>
            </w:tabs>
            <w:rPr>
              <w:rFonts w:eastAsiaTheme="minorEastAsia" w:cstheme="minorBidi"/>
              <w:b w:val="0"/>
              <w:bCs w:val="0"/>
              <w:noProof/>
            </w:rPr>
          </w:pPr>
          <w:hyperlink w:anchor="_Toc497241099" w:history="1">
            <w:r w:rsidRPr="00AA0B38">
              <w:rPr>
                <w:rStyle w:val="Hiperlink"/>
                <w:noProof/>
              </w:rPr>
              <w:t>2.4 Modelos de Serviços</w:t>
            </w:r>
            <w:r>
              <w:rPr>
                <w:noProof/>
                <w:webHidden/>
              </w:rPr>
              <w:tab/>
            </w:r>
            <w:r>
              <w:rPr>
                <w:noProof/>
                <w:webHidden/>
              </w:rPr>
              <w:fldChar w:fldCharType="begin"/>
            </w:r>
            <w:r>
              <w:rPr>
                <w:noProof/>
                <w:webHidden/>
              </w:rPr>
              <w:instrText xml:space="preserve"> PAGEREF _Toc497241099 \h </w:instrText>
            </w:r>
            <w:r>
              <w:rPr>
                <w:noProof/>
                <w:webHidden/>
              </w:rPr>
            </w:r>
            <w:r>
              <w:rPr>
                <w:noProof/>
                <w:webHidden/>
              </w:rPr>
              <w:fldChar w:fldCharType="separate"/>
            </w:r>
            <w:r>
              <w:rPr>
                <w:noProof/>
                <w:webHidden/>
              </w:rPr>
              <w:t>23</w:t>
            </w:r>
            <w:r>
              <w:rPr>
                <w:noProof/>
                <w:webHidden/>
              </w:rPr>
              <w:fldChar w:fldCharType="end"/>
            </w:r>
          </w:hyperlink>
        </w:p>
        <w:p w14:paraId="7579B31D" w14:textId="77777777" w:rsidR="00007375" w:rsidRDefault="00007375">
          <w:pPr>
            <w:pStyle w:val="Sumrio1"/>
            <w:tabs>
              <w:tab w:val="right" w:leader="dot" w:pos="9061"/>
            </w:tabs>
            <w:rPr>
              <w:rFonts w:eastAsiaTheme="minorEastAsia" w:cstheme="minorBidi"/>
              <w:b w:val="0"/>
              <w:bCs w:val="0"/>
              <w:noProof/>
            </w:rPr>
          </w:pPr>
          <w:hyperlink w:anchor="_Toc497241100" w:history="1">
            <w:r w:rsidRPr="00AA0B38">
              <w:rPr>
                <w:rStyle w:val="Hiperlink"/>
                <w:noProof/>
              </w:rPr>
              <w:t>3 Container vs Virtualização</w:t>
            </w:r>
            <w:r>
              <w:rPr>
                <w:noProof/>
                <w:webHidden/>
              </w:rPr>
              <w:tab/>
            </w:r>
            <w:r>
              <w:rPr>
                <w:noProof/>
                <w:webHidden/>
              </w:rPr>
              <w:fldChar w:fldCharType="begin"/>
            </w:r>
            <w:r>
              <w:rPr>
                <w:noProof/>
                <w:webHidden/>
              </w:rPr>
              <w:instrText xml:space="preserve"> PAGEREF _Toc497241100 \h </w:instrText>
            </w:r>
            <w:r>
              <w:rPr>
                <w:noProof/>
                <w:webHidden/>
              </w:rPr>
            </w:r>
            <w:r>
              <w:rPr>
                <w:noProof/>
                <w:webHidden/>
              </w:rPr>
              <w:fldChar w:fldCharType="separate"/>
            </w:r>
            <w:r>
              <w:rPr>
                <w:noProof/>
                <w:webHidden/>
              </w:rPr>
              <w:t>24</w:t>
            </w:r>
            <w:r>
              <w:rPr>
                <w:noProof/>
                <w:webHidden/>
              </w:rPr>
              <w:fldChar w:fldCharType="end"/>
            </w:r>
          </w:hyperlink>
        </w:p>
        <w:p w14:paraId="58D95E50" w14:textId="77777777" w:rsidR="00007375" w:rsidRDefault="00007375">
          <w:pPr>
            <w:pStyle w:val="Sumrio1"/>
            <w:tabs>
              <w:tab w:val="right" w:leader="dot" w:pos="9061"/>
            </w:tabs>
            <w:rPr>
              <w:rFonts w:eastAsiaTheme="minorEastAsia" w:cstheme="minorBidi"/>
              <w:b w:val="0"/>
              <w:bCs w:val="0"/>
              <w:noProof/>
            </w:rPr>
          </w:pPr>
          <w:hyperlink w:anchor="_Toc497241101" w:history="1">
            <w:r w:rsidRPr="00AA0B38">
              <w:rPr>
                <w:rStyle w:val="Hiperlink"/>
                <w:noProof/>
              </w:rPr>
              <w:t>3.1 LXC Containers</w:t>
            </w:r>
            <w:r>
              <w:rPr>
                <w:noProof/>
                <w:webHidden/>
              </w:rPr>
              <w:tab/>
            </w:r>
            <w:r>
              <w:rPr>
                <w:noProof/>
                <w:webHidden/>
              </w:rPr>
              <w:fldChar w:fldCharType="begin"/>
            </w:r>
            <w:r>
              <w:rPr>
                <w:noProof/>
                <w:webHidden/>
              </w:rPr>
              <w:instrText xml:space="preserve"> PAGEREF _Toc497241101 \h </w:instrText>
            </w:r>
            <w:r>
              <w:rPr>
                <w:noProof/>
                <w:webHidden/>
              </w:rPr>
            </w:r>
            <w:r>
              <w:rPr>
                <w:noProof/>
                <w:webHidden/>
              </w:rPr>
              <w:fldChar w:fldCharType="separate"/>
            </w:r>
            <w:r>
              <w:rPr>
                <w:noProof/>
                <w:webHidden/>
              </w:rPr>
              <w:t>27</w:t>
            </w:r>
            <w:r>
              <w:rPr>
                <w:noProof/>
                <w:webHidden/>
              </w:rPr>
              <w:fldChar w:fldCharType="end"/>
            </w:r>
          </w:hyperlink>
        </w:p>
        <w:p w14:paraId="260409CB" w14:textId="77777777" w:rsidR="00007375" w:rsidRDefault="00007375">
          <w:pPr>
            <w:pStyle w:val="Sumrio1"/>
            <w:tabs>
              <w:tab w:val="right" w:leader="dot" w:pos="9061"/>
            </w:tabs>
            <w:rPr>
              <w:rFonts w:eastAsiaTheme="minorEastAsia" w:cstheme="minorBidi"/>
              <w:b w:val="0"/>
              <w:bCs w:val="0"/>
              <w:noProof/>
            </w:rPr>
          </w:pPr>
          <w:hyperlink w:anchor="_Toc497241102" w:history="1">
            <w:r w:rsidRPr="00AA0B38">
              <w:rPr>
                <w:rStyle w:val="Hiperlink"/>
                <w:noProof/>
              </w:rPr>
              <w:t>4. Docker</w:t>
            </w:r>
            <w:r>
              <w:rPr>
                <w:noProof/>
                <w:webHidden/>
              </w:rPr>
              <w:tab/>
            </w:r>
            <w:r>
              <w:rPr>
                <w:noProof/>
                <w:webHidden/>
              </w:rPr>
              <w:fldChar w:fldCharType="begin"/>
            </w:r>
            <w:r>
              <w:rPr>
                <w:noProof/>
                <w:webHidden/>
              </w:rPr>
              <w:instrText xml:space="preserve"> PAGEREF _Toc497241102 \h </w:instrText>
            </w:r>
            <w:r>
              <w:rPr>
                <w:noProof/>
                <w:webHidden/>
              </w:rPr>
            </w:r>
            <w:r>
              <w:rPr>
                <w:noProof/>
                <w:webHidden/>
              </w:rPr>
              <w:fldChar w:fldCharType="separate"/>
            </w:r>
            <w:r>
              <w:rPr>
                <w:noProof/>
                <w:webHidden/>
              </w:rPr>
              <w:t>30</w:t>
            </w:r>
            <w:r>
              <w:rPr>
                <w:noProof/>
                <w:webHidden/>
              </w:rPr>
              <w:fldChar w:fldCharType="end"/>
            </w:r>
          </w:hyperlink>
        </w:p>
        <w:p w14:paraId="03F8655A" w14:textId="77777777" w:rsidR="00007375" w:rsidRDefault="00007375">
          <w:pPr>
            <w:pStyle w:val="Sumrio1"/>
            <w:tabs>
              <w:tab w:val="right" w:leader="dot" w:pos="9061"/>
            </w:tabs>
            <w:rPr>
              <w:rFonts w:eastAsiaTheme="minorEastAsia" w:cstheme="minorBidi"/>
              <w:b w:val="0"/>
              <w:bCs w:val="0"/>
              <w:noProof/>
            </w:rPr>
          </w:pPr>
          <w:hyperlink w:anchor="_Toc497241103" w:history="1">
            <w:r w:rsidRPr="00AA0B38">
              <w:rPr>
                <w:rStyle w:val="Hiperlink"/>
                <w:noProof/>
              </w:rPr>
              <w:t>4.1 Instalação do Docker</w:t>
            </w:r>
            <w:r>
              <w:rPr>
                <w:noProof/>
                <w:webHidden/>
              </w:rPr>
              <w:tab/>
            </w:r>
            <w:r>
              <w:rPr>
                <w:noProof/>
                <w:webHidden/>
              </w:rPr>
              <w:fldChar w:fldCharType="begin"/>
            </w:r>
            <w:r>
              <w:rPr>
                <w:noProof/>
                <w:webHidden/>
              </w:rPr>
              <w:instrText xml:space="preserve"> PAGEREF _Toc497241103 \h </w:instrText>
            </w:r>
            <w:r>
              <w:rPr>
                <w:noProof/>
                <w:webHidden/>
              </w:rPr>
            </w:r>
            <w:r>
              <w:rPr>
                <w:noProof/>
                <w:webHidden/>
              </w:rPr>
              <w:fldChar w:fldCharType="separate"/>
            </w:r>
            <w:r>
              <w:rPr>
                <w:noProof/>
                <w:webHidden/>
              </w:rPr>
              <w:t>31</w:t>
            </w:r>
            <w:r>
              <w:rPr>
                <w:noProof/>
                <w:webHidden/>
              </w:rPr>
              <w:fldChar w:fldCharType="end"/>
            </w:r>
          </w:hyperlink>
        </w:p>
        <w:p w14:paraId="6B54CE70" w14:textId="77777777" w:rsidR="00007375" w:rsidRDefault="00007375">
          <w:pPr>
            <w:pStyle w:val="Sumrio1"/>
            <w:tabs>
              <w:tab w:val="right" w:leader="dot" w:pos="9061"/>
            </w:tabs>
            <w:rPr>
              <w:rFonts w:eastAsiaTheme="minorEastAsia" w:cstheme="minorBidi"/>
              <w:b w:val="0"/>
              <w:bCs w:val="0"/>
              <w:noProof/>
            </w:rPr>
          </w:pPr>
          <w:hyperlink w:anchor="_Toc497241104" w:history="1">
            <w:r w:rsidRPr="00AA0B38">
              <w:rPr>
                <w:rStyle w:val="Hiperlink"/>
                <w:noProof/>
              </w:rPr>
              <w:t>4.2 Motivos para usar o Docker</w:t>
            </w:r>
            <w:r>
              <w:rPr>
                <w:noProof/>
                <w:webHidden/>
              </w:rPr>
              <w:tab/>
            </w:r>
            <w:r>
              <w:rPr>
                <w:noProof/>
                <w:webHidden/>
              </w:rPr>
              <w:fldChar w:fldCharType="begin"/>
            </w:r>
            <w:r>
              <w:rPr>
                <w:noProof/>
                <w:webHidden/>
              </w:rPr>
              <w:instrText xml:space="preserve"> PAGEREF _Toc497241104 \h </w:instrText>
            </w:r>
            <w:r>
              <w:rPr>
                <w:noProof/>
                <w:webHidden/>
              </w:rPr>
            </w:r>
            <w:r>
              <w:rPr>
                <w:noProof/>
                <w:webHidden/>
              </w:rPr>
              <w:fldChar w:fldCharType="separate"/>
            </w:r>
            <w:r>
              <w:rPr>
                <w:noProof/>
                <w:webHidden/>
              </w:rPr>
              <w:t>32</w:t>
            </w:r>
            <w:r>
              <w:rPr>
                <w:noProof/>
                <w:webHidden/>
              </w:rPr>
              <w:fldChar w:fldCharType="end"/>
            </w:r>
          </w:hyperlink>
        </w:p>
        <w:p w14:paraId="2F8086FD" w14:textId="77777777" w:rsidR="00007375" w:rsidRDefault="00007375">
          <w:pPr>
            <w:pStyle w:val="Sumrio1"/>
            <w:tabs>
              <w:tab w:val="right" w:leader="dot" w:pos="9061"/>
            </w:tabs>
            <w:rPr>
              <w:rFonts w:eastAsiaTheme="minorEastAsia" w:cstheme="minorBidi"/>
              <w:b w:val="0"/>
              <w:bCs w:val="0"/>
              <w:noProof/>
            </w:rPr>
          </w:pPr>
          <w:hyperlink w:anchor="_Toc497241105" w:history="1">
            <w:r w:rsidRPr="00AA0B38">
              <w:rPr>
                <w:rStyle w:val="Hiperlink"/>
                <w:noProof/>
              </w:rPr>
              <w:t>4.3 Arquivos de Configuração</w:t>
            </w:r>
            <w:r>
              <w:rPr>
                <w:noProof/>
                <w:webHidden/>
              </w:rPr>
              <w:tab/>
            </w:r>
            <w:r>
              <w:rPr>
                <w:noProof/>
                <w:webHidden/>
              </w:rPr>
              <w:fldChar w:fldCharType="begin"/>
            </w:r>
            <w:r>
              <w:rPr>
                <w:noProof/>
                <w:webHidden/>
              </w:rPr>
              <w:instrText xml:space="preserve"> PAGEREF _Toc497241105 \h </w:instrText>
            </w:r>
            <w:r>
              <w:rPr>
                <w:noProof/>
                <w:webHidden/>
              </w:rPr>
            </w:r>
            <w:r>
              <w:rPr>
                <w:noProof/>
                <w:webHidden/>
              </w:rPr>
              <w:fldChar w:fldCharType="separate"/>
            </w:r>
            <w:r>
              <w:rPr>
                <w:noProof/>
                <w:webHidden/>
              </w:rPr>
              <w:t>33</w:t>
            </w:r>
            <w:r>
              <w:rPr>
                <w:noProof/>
                <w:webHidden/>
              </w:rPr>
              <w:fldChar w:fldCharType="end"/>
            </w:r>
          </w:hyperlink>
        </w:p>
        <w:p w14:paraId="70C76BC1" w14:textId="77777777" w:rsidR="00007375" w:rsidRDefault="00007375">
          <w:pPr>
            <w:pStyle w:val="Sumrio2"/>
            <w:tabs>
              <w:tab w:val="right" w:leader="dot" w:pos="9061"/>
            </w:tabs>
            <w:rPr>
              <w:rFonts w:eastAsiaTheme="minorEastAsia" w:cstheme="minorBidi"/>
              <w:b w:val="0"/>
              <w:bCs w:val="0"/>
              <w:noProof/>
              <w:sz w:val="24"/>
              <w:szCs w:val="24"/>
            </w:rPr>
          </w:pPr>
          <w:hyperlink w:anchor="_Toc497241106" w:history="1">
            <w:r w:rsidRPr="00AA0B38">
              <w:rPr>
                <w:rStyle w:val="Hiperlink"/>
                <w:noProof/>
              </w:rPr>
              <w:t>4.3.1 Docker-Compose</w:t>
            </w:r>
            <w:r>
              <w:rPr>
                <w:noProof/>
                <w:webHidden/>
              </w:rPr>
              <w:tab/>
            </w:r>
            <w:r>
              <w:rPr>
                <w:noProof/>
                <w:webHidden/>
              </w:rPr>
              <w:fldChar w:fldCharType="begin"/>
            </w:r>
            <w:r>
              <w:rPr>
                <w:noProof/>
                <w:webHidden/>
              </w:rPr>
              <w:instrText xml:space="preserve"> PAGEREF _Toc497241106 \h </w:instrText>
            </w:r>
            <w:r>
              <w:rPr>
                <w:noProof/>
                <w:webHidden/>
              </w:rPr>
            </w:r>
            <w:r>
              <w:rPr>
                <w:noProof/>
                <w:webHidden/>
              </w:rPr>
              <w:fldChar w:fldCharType="separate"/>
            </w:r>
            <w:r>
              <w:rPr>
                <w:noProof/>
                <w:webHidden/>
              </w:rPr>
              <w:t>33</w:t>
            </w:r>
            <w:r>
              <w:rPr>
                <w:noProof/>
                <w:webHidden/>
              </w:rPr>
              <w:fldChar w:fldCharType="end"/>
            </w:r>
          </w:hyperlink>
        </w:p>
        <w:p w14:paraId="2D7DAEC5" w14:textId="77777777" w:rsidR="00007375" w:rsidRDefault="00007375">
          <w:pPr>
            <w:pStyle w:val="Sumrio2"/>
            <w:tabs>
              <w:tab w:val="right" w:leader="dot" w:pos="9061"/>
            </w:tabs>
            <w:rPr>
              <w:rFonts w:eastAsiaTheme="minorEastAsia" w:cstheme="minorBidi"/>
              <w:b w:val="0"/>
              <w:bCs w:val="0"/>
              <w:noProof/>
              <w:sz w:val="24"/>
              <w:szCs w:val="24"/>
            </w:rPr>
          </w:pPr>
          <w:hyperlink w:anchor="_Toc497241107" w:history="1">
            <w:r w:rsidRPr="00AA0B38">
              <w:rPr>
                <w:rStyle w:val="Hiperlink"/>
                <w:noProof/>
              </w:rPr>
              <w:t>4.3.2 Docker File</w:t>
            </w:r>
            <w:r>
              <w:rPr>
                <w:noProof/>
                <w:webHidden/>
              </w:rPr>
              <w:tab/>
            </w:r>
            <w:r>
              <w:rPr>
                <w:noProof/>
                <w:webHidden/>
              </w:rPr>
              <w:fldChar w:fldCharType="begin"/>
            </w:r>
            <w:r>
              <w:rPr>
                <w:noProof/>
                <w:webHidden/>
              </w:rPr>
              <w:instrText xml:space="preserve"> PAGEREF _Toc497241107 \h </w:instrText>
            </w:r>
            <w:r>
              <w:rPr>
                <w:noProof/>
                <w:webHidden/>
              </w:rPr>
            </w:r>
            <w:r>
              <w:rPr>
                <w:noProof/>
                <w:webHidden/>
              </w:rPr>
              <w:fldChar w:fldCharType="separate"/>
            </w:r>
            <w:r>
              <w:rPr>
                <w:noProof/>
                <w:webHidden/>
              </w:rPr>
              <w:t>34</w:t>
            </w:r>
            <w:r>
              <w:rPr>
                <w:noProof/>
                <w:webHidden/>
              </w:rPr>
              <w:fldChar w:fldCharType="end"/>
            </w:r>
          </w:hyperlink>
        </w:p>
        <w:p w14:paraId="49A68585" w14:textId="77777777" w:rsidR="00007375" w:rsidRDefault="00007375">
          <w:pPr>
            <w:pStyle w:val="Sumrio2"/>
            <w:tabs>
              <w:tab w:val="right" w:leader="dot" w:pos="9061"/>
            </w:tabs>
            <w:rPr>
              <w:rFonts w:eastAsiaTheme="minorEastAsia" w:cstheme="minorBidi"/>
              <w:b w:val="0"/>
              <w:bCs w:val="0"/>
              <w:noProof/>
              <w:sz w:val="24"/>
              <w:szCs w:val="24"/>
            </w:rPr>
          </w:pPr>
          <w:hyperlink w:anchor="_Toc497241108" w:history="1">
            <w:r w:rsidRPr="00AA0B38">
              <w:rPr>
                <w:rStyle w:val="Hiperlink"/>
                <w:noProof/>
              </w:rPr>
              <w:t>4.3.3 Docker Swarm</w:t>
            </w:r>
            <w:r>
              <w:rPr>
                <w:noProof/>
                <w:webHidden/>
              </w:rPr>
              <w:tab/>
            </w:r>
            <w:r>
              <w:rPr>
                <w:noProof/>
                <w:webHidden/>
              </w:rPr>
              <w:fldChar w:fldCharType="begin"/>
            </w:r>
            <w:r>
              <w:rPr>
                <w:noProof/>
                <w:webHidden/>
              </w:rPr>
              <w:instrText xml:space="preserve"> PAGEREF _Toc497241108 \h </w:instrText>
            </w:r>
            <w:r>
              <w:rPr>
                <w:noProof/>
                <w:webHidden/>
              </w:rPr>
            </w:r>
            <w:r>
              <w:rPr>
                <w:noProof/>
                <w:webHidden/>
              </w:rPr>
              <w:fldChar w:fldCharType="separate"/>
            </w:r>
            <w:r>
              <w:rPr>
                <w:noProof/>
                <w:webHidden/>
              </w:rPr>
              <w:t>35</w:t>
            </w:r>
            <w:r>
              <w:rPr>
                <w:noProof/>
                <w:webHidden/>
              </w:rPr>
              <w:fldChar w:fldCharType="end"/>
            </w:r>
          </w:hyperlink>
        </w:p>
        <w:p w14:paraId="145D23E0" w14:textId="77777777" w:rsidR="00007375" w:rsidRDefault="00007375">
          <w:pPr>
            <w:pStyle w:val="Sumrio1"/>
            <w:tabs>
              <w:tab w:val="right" w:leader="dot" w:pos="9061"/>
            </w:tabs>
            <w:rPr>
              <w:rFonts w:eastAsiaTheme="minorEastAsia" w:cstheme="minorBidi"/>
              <w:b w:val="0"/>
              <w:bCs w:val="0"/>
              <w:noProof/>
            </w:rPr>
          </w:pPr>
          <w:hyperlink w:anchor="_Toc497241109" w:history="1">
            <w:r w:rsidRPr="00AA0B38">
              <w:rPr>
                <w:rStyle w:val="Hiperlink"/>
                <w:noProof/>
              </w:rPr>
              <w:t>4.4 Docker Imagem</w:t>
            </w:r>
            <w:r>
              <w:rPr>
                <w:noProof/>
                <w:webHidden/>
              </w:rPr>
              <w:tab/>
            </w:r>
            <w:r>
              <w:rPr>
                <w:noProof/>
                <w:webHidden/>
              </w:rPr>
              <w:fldChar w:fldCharType="begin"/>
            </w:r>
            <w:r>
              <w:rPr>
                <w:noProof/>
                <w:webHidden/>
              </w:rPr>
              <w:instrText xml:space="preserve"> PAGEREF _Toc497241109 \h </w:instrText>
            </w:r>
            <w:r>
              <w:rPr>
                <w:noProof/>
                <w:webHidden/>
              </w:rPr>
            </w:r>
            <w:r>
              <w:rPr>
                <w:noProof/>
                <w:webHidden/>
              </w:rPr>
              <w:fldChar w:fldCharType="separate"/>
            </w:r>
            <w:r>
              <w:rPr>
                <w:noProof/>
                <w:webHidden/>
              </w:rPr>
              <w:t>36</w:t>
            </w:r>
            <w:r>
              <w:rPr>
                <w:noProof/>
                <w:webHidden/>
              </w:rPr>
              <w:fldChar w:fldCharType="end"/>
            </w:r>
          </w:hyperlink>
        </w:p>
        <w:p w14:paraId="5435F2B5" w14:textId="77777777" w:rsidR="00007375" w:rsidRDefault="00007375">
          <w:pPr>
            <w:pStyle w:val="Sumrio1"/>
            <w:tabs>
              <w:tab w:val="right" w:leader="dot" w:pos="9061"/>
            </w:tabs>
            <w:rPr>
              <w:rFonts w:eastAsiaTheme="minorEastAsia" w:cstheme="minorBidi"/>
              <w:b w:val="0"/>
              <w:bCs w:val="0"/>
              <w:noProof/>
            </w:rPr>
          </w:pPr>
          <w:hyperlink w:anchor="_Toc497241110" w:history="1">
            <w:r w:rsidRPr="00AA0B38">
              <w:rPr>
                <w:rStyle w:val="Hiperlink"/>
                <w:noProof/>
              </w:rPr>
              <w:t>4.4.1 DockerHub</w:t>
            </w:r>
            <w:r>
              <w:rPr>
                <w:noProof/>
                <w:webHidden/>
              </w:rPr>
              <w:tab/>
            </w:r>
            <w:r>
              <w:rPr>
                <w:noProof/>
                <w:webHidden/>
              </w:rPr>
              <w:fldChar w:fldCharType="begin"/>
            </w:r>
            <w:r>
              <w:rPr>
                <w:noProof/>
                <w:webHidden/>
              </w:rPr>
              <w:instrText xml:space="preserve"> PAGEREF _Toc497241110 \h </w:instrText>
            </w:r>
            <w:r>
              <w:rPr>
                <w:noProof/>
                <w:webHidden/>
              </w:rPr>
            </w:r>
            <w:r>
              <w:rPr>
                <w:noProof/>
                <w:webHidden/>
              </w:rPr>
              <w:fldChar w:fldCharType="separate"/>
            </w:r>
            <w:r>
              <w:rPr>
                <w:noProof/>
                <w:webHidden/>
              </w:rPr>
              <w:t>38</w:t>
            </w:r>
            <w:r>
              <w:rPr>
                <w:noProof/>
                <w:webHidden/>
              </w:rPr>
              <w:fldChar w:fldCharType="end"/>
            </w:r>
          </w:hyperlink>
        </w:p>
        <w:p w14:paraId="34ACFBA5" w14:textId="77777777" w:rsidR="00007375" w:rsidRDefault="00007375">
          <w:pPr>
            <w:pStyle w:val="Sumrio1"/>
            <w:tabs>
              <w:tab w:val="right" w:leader="dot" w:pos="9061"/>
            </w:tabs>
            <w:rPr>
              <w:rFonts w:eastAsiaTheme="minorEastAsia" w:cstheme="minorBidi"/>
              <w:b w:val="0"/>
              <w:bCs w:val="0"/>
              <w:noProof/>
            </w:rPr>
          </w:pPr>
          <w:hyperlink w:anchor="_Toc497241111" w:history="1">
            <w:r w:rsidRPr="00AA0B38">
              <w:rPr>
                <w:rStyle w:val="Hiperlink"/>
                <w:noProof/>
              </w:rPr>
              <w:t>4.5 Play with Docker</w:t>
            </w:r>
            <w:r>
              <w:rPr>
                <w:noProof/>
                <w:webHidden/>
              </w:rPr>
              <w:tab/>
            </w:r>
            <w:r>
              <w:rPr>
                <w:noProof/>
                <w:webHidden/>
              </w:rPr>
              <w:fldChar w:fldCharType="begin"/>
            </w:r>
            <w:r>
              <w:rPr>
                <w:noProof/>
                <w:webHidden/>
              </w:rPr>
              <w:instrText xml:space="preserve"> PAGEREF _Toc497241111 \h </w:instrText>
            </w:r>
            <w:r>
              <w:rPr>
                <w:noProof/>
                <w:webHidden/>
              </w:rPr>
            </w:r>
            <w:r>
              <w:rPr>
                <w:noProof/>
                <w:webHidden/>
              </w:rPr>
              <w:fldChar w:fldCharType="separate"/>
            </w:r>
            <w:r>
              <w:rPr>
                <w:noProof/>
                <w:webHidden/>
              </w:rPr>
              <w:t>39</w:t>
            </w:r>
            <w:r>
              <w:rPr>
                <w:noProof/>
                <w:webHidden/>
              </w:rPr>
              <w:fldChar w:fldCharType="end"/>
            </w:r>
          </w:hyperlink>
        </w:p>
        <w:p w14:paraId="6B3EC660" w14:textId="77777777" w:rsidR="00007375" w:rsidRDefault="00007375">
          <w:pPr>
            <w:pStyle w:val="Sumrio1"/>
            <w:tabs>
              <w:tab w:val="right" w:leader="dot" w:pos="9061"/>
            </w:tabs>
            <w:rPr>
              <w:rFonts w:eastAsiaTheme="minorEastAsia" w:cstheme="minorBidi"/>
              <w:b w:val="0"/>
              <w:bCs w:val="0"/>
              <w:noProof/>
            </w:rPr>
          </w:pPr>
          <w:hyperlink w:anchor="_Toc497241112" w:history="1">
            <w:r w:rsidRPr="00AA0B38">
              <w:rPr>
                <w:rStyle w:val="Hiperlink"/>
                <w:noProof/>
              </w:rPr>
              <w:t>4.6 Comunidade</w:t>
            </w:r>
            <w:r>
              <w:rPr>
                <w:noProof/>
                <w:webHidden/>
              </w:rPr>
              <w:tab/>
            </w:r>
            <w:r>
              <w:rPr>
                <w:noProof/>
                <w:webHidden/>
              </w:rPr>
              <w:fldChar w:fldCharType="begin"/>
            </w:r>
            <w:r>
              <w:rPr>
                <w:noProof/>
                <w:webHidden/>
              </w:rPr>
              <w:instrText xml:space="preserve"> PAGEREF _Toc497241112 \h </w:instrText>
            </w:r>
            <w:r>
              <w:rPr>
                <w:noProof/>
                <w:webHidden/>
              </w:rPr>
            </w:r>
            <w:r>
              <w:rPr>
                <w:noProof/>
                <w:webHidden/>
              </w:rPr>
              <w:fldChar w:fldCharType="separate"/>
            </w:r>
            <w:r>
              <w:rPr>
                <w:noProof/>
                <w:webHidden/>
              </w:rPr>
              <w:t>41</w:t>
            </w:r>
            <w:r>
              <w:rPr>
                <w:noProof/>
                <w:webHidden/>
              </w:rPr>
              <w:fldChar w:fldCharType="end"/>
            </w:r>
          </w:hyperlink>
        </w:p>
        <w:p w14:paraId="624D3E1E" w14:textId="77777777" w:rsidR="00007375" w:rsidRDefault="00007375">
          <w:pPr>
            <w:pStyle w:val="Sumrio1"/>
            <w:tabs>
              <w:tab w:val="right" w:leader="dot" w:pos="9061"/>
            </w:tabs>
            <w:rPr>
              <w:rFonts w:eastAsiaTheme="minorEastAsia" w:cstheme="minorBidi"/>
              <w:b w:val="0"/>
              <w:bCs w:val="0"/>
              <w:noProof/>
            </w:rPr>
          </w:pPr>
          <w:hyperlink w:anchor="_Toc497241113" w:history="1">
            <w:r w:rsidRPr="00AA0B38">
              <w:rPr>
                <w:rStyle w:val="Hiperlink"/>
                <w:noProof/>
              </w:rPr>
              <w:t>5 Boas práticas de Construção da aplicação (Doze fatores)</w:t>
            </w:r>
            <w:r>
              <w:rPr>
                <w:noProof/>
                <w:webHidden/>
              </w:rPr>
              <w:tab/>
            </w:r>
            <w:r>
              <w:rPr>
                <w:noProof/>
                <w:webHidden/>
              </w:rPr>
              <w:fldChar w:fldCharType="begin"/>
            </w:r>
            <w:r>
              <w:rPr>
                <w:noProof/>
                <w:webHidden/>
              </w:rPr>
              <w:instrText xml:space="preserve"> PAGEREF _Toc497241113 \h </w:instrText>
            </w:r>
            <w:r>
              <w:rPr>
                <w:noProof/>
                <w:webHidden/>
              </w:rPr>
            </w:r>
            <w:r>
              <w:rPr>
                <w:noProof/>
                <w:webHidden/>
              </w:rPr>
              <w:fldChar w:fldCharType="separate"/>
            </w:r>
            <w:r>
              <w:rPr>
                <w:noProof/>
                <w:webHidden/>
              </w:rPr>
              <w:t>42</w:t>
            </w:r>
            <w:r>
              <w:rPr>
                <w:noProof/>
                <w:webHidden/>
              </w:rPr>
              <w:fldChar w:fldCharType="end"/>
            </w:r>
          </w:hyperlink>
        </w:p>
        <w:p w14:paraId="4854FECE" w14:textId="77777777" w:rsidR="00007375" w:rsidRDefault="00007375">
          <w:pPr>
            <w:pStyle w:val="Sumrio1"/>
            <w:tabs>
              <w:tab w:val="right" w:leader="dot" w:pos="9061"/>
            </w:tabs>
            <w:rPr>
              <w:rFonts w:eastAsiaTheme="minorEastAsia" w:cstheme="minorBidi"/>
              <w:b w:val="0"/>
              <w:bCs w:val="0"/>
              <w:noProof/>
            </w:rPr>
          </w:pPr>
          <w:hyperlink w:anchor="_Toc497241114" w:history="1">
            <w:r w:rsidRPr="00AA0B38">
              <w:rPr>
                <w:rStyle w:val="Hiperlink"/>
                <w:noProof/>
              </w:rPr>
              <w:t>6 Software de gerenciamento de containers</w:t>
            </w:r>
            <w:r>
              <w:rPr>
                <w:noProof/>
                <w:webHidden/>
              </w:rPr>
              <w:tab/>
            </w:r>
            <w:r>
              <w:rPr>
                <w:noProof/>
                <w:webHidden/>
              </w:rPr>
              <w:fldChar w:fldCharType="begin"/>
            </w:r>
            <w:r>
              <w:rPr>
                <w:noProof/>
                <w:webHidden/>
              </w:rPr>
              <w:instrText xml:space="preserve"> PAGEREF _Toc497241114 \h </w:instrText>
            </w:r>
            <w:r>
              <w:rPr>
                <w:noProof/>
                <w:webHidden/>
              </w:rPr>
            </w:r>
            <w:r>
              <w:rPr>
                <w:noProof/>
                <w:webHidden/>
              </w:rPr>
              <w:fldChar w:fldCharType="separate"/>
            </w:r>
            <w:r>
              <w:rPr>
                <w:noProof/>
                <w:webHidden/>
              </w:rPr>
              <w:t>44</w:t>
            </w:r>
            <w:r>
              <w:rPr>
                <w:noProof/>
                <w:webHidden/>
              </w:rPr>
              <w:fldChar w:fldCharType="end"/>
            </w:r>
          </w:hyperlink>
        </w:p>
        <w:p w14:paraId="7FC012FA" w14:textId="77777777" w:rsidR="00007375" w:rsidRDefault="00007375">
          <w:pPr>
            <w:pStyle w:val="Sumrio1"/>
            <w:tabs>
              <w:tab w:val="right" w:leader="dot" w:pos="9061"/>
            </w:tabs>
            <w:rPr>
              <w:rFonts w:eastAsiaTheme="minorEastAsia" w:cstheme="minorBidi"/>
              <w:b w:val="0"/>
              <w:bCs w:val="0"/>
              <w:noProof/>
            </w:rPr>
          </w:pPr>
          <w:hyperlink w:anchor="_Toc497241115" w:history="1">
            <w:r w:rsidRPr="00AA0B38">
              <w:rPr>
                <w:rStyle w:val="Hiperlink"/>
                <w:noProof/>
              </w:rPr>
              <w:t>13 Estudo de Caso</w:t>
            </w:r>
            <w:r>
              <w:rPr>
                <w:noProof/>
                <w:webHidden/>
              </w:rPr>
              <w:tab/>
            </w:r>
            <w:r>
              <w:rPr>
                <w:noProof/>
                <w:webHidden/>
              </w:rPr>
              <w:fldChar w:fldCharType="begin"/>
            </w:r>
            <w:r>
              <w:rPr>
                <w:noProof/>
                <w:webHidden/>
              </w:rPr>
              <w:instrText xml:space="preserve"> PAGEREF _Toc497241115 \h </w:instrText>
            </w:r>
            <w:r>
              <w:rPr>
                <w:noProof/>
                <w:webHidden/>
              </w:rPr>
            </w:r>
            <w:r>
              <w:rPr>
                <w:noProof/>
                <w:webHidden/>
              </w:rPr>
              <w:fldChar w:fldCharType="separate"/>
            </w:r>
            <w:r>
              <w:rPr>
                <w:noProof/>
                <w:webHidden/>
              </w:rPr>
              <w:t>45</w:t>
            </w:r>
            <w:r>
              <w:rPr>
                <w:noProof/>
                <w:webHidden/>
              </w:rPr>
              <w:fldChar w:fldCharType="end"/>
            </w:r>
          </w:hyperlink>
        </w:p>
        <w:p w14:paraId="06A5017A" w14:textId="77777777" w:rsidR="00007375" w:rsidRDefault="00007375">
          <w:pPr>
            <w:pStyle w:val="Sumrio1"/>
            <w:tabs>
              <w:tab w:val="right" w:leader="dot" w:pos="9061"/>
            </w:tabs>
            <w:rPr>
              <w:rFonts w:eastAsiaTheme="minorEastAsia" w:cstheme="minorBidi"/>
              <w:b w:val="0"/>
              <w:bCs w:val="0"/>
              <w:noProof/>
            </w:rPr>
          </w:pPr>
          <w:hyperlink w:anchor="_Toc497241116" w:history="1">
            <w:r w:rsidRPr="00AA0B38">
              <w:rPr>
                <w:rStyle w:val="Hiperlink"/>
                <w:noProof/>
              </w:rPr>
              <w:t>14 Infraestrutura</w:t>
            </w:r>
            <w:r>
              <w:rPr>
                <w:noProof/>
                <w:webHidden/>
              </w:rPr>
              <w:tab/>
            </w:r>
            <w:r>
              <w:rPr>
                <w:noProof/>
                <w:webHidden/>
              </w:rPr>
              <w:fldChar w:fldCharType="begin"/>
            </w:r>
            <w:r>
              <w:rPr>
                <w:noProof/>
                <w:webHidden/>
              </w:rPr>
              <w:instrText xml:space="preserve"> PAGEREF _Toc497241116 \h </w:instrText>
            </w:r>
            <w:r>
              <w:rPr>
                <w:noProof/>
                <w:webHidden/>
              </w:rPr>
            </w:r>
            <w:r>
              <w:rPr>
                <w:noProof/>
                <w:webHidden/>
              </w:rPr>
              <w:fldChar w:fldCharType="separate"/>
            </w:r>
            <w:r>
              <w:rPr>
                <w:noProof/>
                <w:webHidden/>
              </w:rPr>
              <w:t>52</w:t>
            </w:r>
            <w:r>
              <w:rPr>
                <w:noProof/>
                <w:webHidden/>
              </w:rPr>
              <w:fldChar w:fldCharType="end"/>
            </w:r>
          </w:hyperlink>
        </w:p>
        <w:p w14:paraId="03365428" w14:textId="77777777" w:rsidR="00007375" w:rsidRDefault="00007375">
          <w:pPr>
            <w:pStyle w:val="Sumrio1"/>
            <w:tabs>
              <w:tab w:val="right" w:leader="dot" w:pos="9061"/>
            </w:tabs>
            <w:rPr>
              <w:rFonts w:eastAsiaTheme="minorEastAsia" w:cstheme="minorBidi"/>
              <w:b w:val="0"/>
              <w:bCs w:val="0"/>
              <w:noProof/>
            </w:rPr>
          </w:pPr>
          <w:hyperlink w:anchor="_Toc497241117" w:history="1">
            <w:r w:rsidRPr="00AA0B38">
              <w:rPr>
                <w:rStyle w:val="Hiperlink"/>
                <w:noProof/>
              </w:rPr>
              <w:t>19 Referências</w:t>
            </w:r>
            <w:r>
              <w:rPr>
                <w:noProof/>
                <w:webHidden/>
              </w:rPr>
              <w:tab/>
            </w:r>
            <w:r>
              <w:rPr>
                <w:noProof/>
                <w:webHidden/>
              </w:rPr>
              <w:fldChar w:fldCharType="begin"/>
            </w:r>
            <w:r>
              <w:rPr>
                <w:noProof/>
                <w:webHidden/>
              </w:rPr>
              <w:instrText xml:space="preserve"> PAGEREF _Toc497241117 \h </w:instrText>
            </w:r>
            <w:r>
              <w:rPr>
                <w:noProof/>
                <w:webHidden/>
              </w:rPr>
            </w:r>
            <w:r>
              <w:rPr>
                <w:noProof/>
                <w:webHidden/>
              </w:rPr>
              <w:fldChar w:fldCharType="separate"/>
            </w:r>
            <w:r>
              <w:rPr>
                <w:noProof/>
                <w:webHidden/>
              </w:rPr>
              <w:t>55</w:t>
            </w:r>
            <w:r>
              <w:rPr>
                <w:noProof/>
                <w:webHidden/>
              </w:rPr>
              <w:fldChar w:fldCharType="end"/>
            </w:r>
          </w:hyperlink>
        </w:p>
        <w:p w14:paraId="564723CC" w14:textId="77777777" w:rsidR="00007375" w:rsidRDefault="00007375">
          <w:pPr>
            <w:pStyle w:val="Sumrio1"/>
            <w:tabs>
              <w:tab w:val="right" w:leader="dot" w:pos="9061"/>
            </w:tabs>
            <w:rPr>
              <w:rFonts w:eastAsiaTheme="minorEastAsia" w:cstheme="minorBidi"/>
              <w:b w:val="0"/>
              <w:bCs w:val="0"/>
              <w:noProof/>
            </w:rPr>
          </w:pPr>
          <w:hyperlink w:anchor="_Toc497241118" w:history="1">
            <w:r w:rsidRPr="00AA0B38">
              <w:rPr>
                <w:rStyle w:val="Hiperlink"/>
                <w:noProof/>
              </w:rPr>
              <w:t>11 Anexos</w:t>
            </w:r>
            <w:r>
              <w:rPr>
                <w:noProof/>
                <w:webHidden/>
              </w:rPr>
              <w:tab/>
            </w:r>
            <w:r>
              <w:rPr>
                <w:noProof/>
                <w:webHidden/>
              </w:rPr>
              <w:fldChar w:fldCharType="begin"/>
            </w:r>
            <w:r>
              <w:rPr>
                <w:noProof/>
                <w:webHidden/>
              </w:rPr>
              <w:instrText xml:space="preserve"> PAGEREF _Toc497241118 \h </w:instrText>
            </w:r>
            <w:r>
              <w:rPr>
                <w:noProof/>
                <w:webHidden/>
              </w:rPr>
            </w:r>
            <w:r>
              <w:rPr>
                <w:noProof/>
                <w:webHidden/>
              </w:rPr>
              <w:fldChar w:fldCharType="separate"/>
            </w:r>
            <w:r>
              <w:rPr>
                <w:noProof/>
                <w:webHidden/>
              </w:rPr>
              <w:t>57</w:t>
            </w:r>
            <w:r>
              <w:rPr>
                <w:noProof/>
                <w:webHidden/>
              </w:rPr>
              <w:fldChar w:fldCharType="end"/>
            </w:r>
          </w:hyperlink>
        </w:p>
        <w:p w14:paraId="02353BD5" w14:textId="77777777" w:rsidR="00007375" w:rsidRDefault="00007375">
          <w:pPr>
            <w:pStyle w:val="Sumrio2"/>
            <w:tabs>
              <w:tab w:val="right" w:leader="dot" w:pos="9061"/>
            </w:tabs>
            <w:rPr>
              <w:rFonts w:eastAsiaTheme="minorEastAsia" w:cstheme="minorBidi"/>
              <w:b w:val="0"/>
              <w:bCs w:val="0"/>
              <w:noProof/>
              <w:sz w:val="24"/>
              <w:szCs w:val="24"/>
            </w:rPr>
          </w:pPr>
          <w:hyperlink w:anchor="_Toc497241119" w:history="1">
            <w:r w:rsidRPr="00AA0B38">
              <w:rPr>
                <w:rStyle w:val="Hiperlink"/>
                <w:noProof/>
              </w:rPr>
              <w:t>Anexo 11.1 – Dockerfile - X86</w:t>
            </w:r>
            <w:r>
              <w:rPr>
                <w:noProof/>
                <w:webHidden/>
              </w:rPr>
              <w:tab/>
            </w:r>
            <w:r>
              <w:rPr>
                <w:noProof/>
                <w:webHidden/>
              </w:rPr>
              <w:fldChar w:fldCharType="begin"/>
            </w:r>
            <w:r>
              <w:rPr>
                <w:noProof/>
                <w:webHidden/>
              </w:rPr>
              <w:instrText xml:space="preserve"> PAGEREF _Toc497241119 \h </w:instrText>
            </w:r>
            <w:r>
              <w:rPr>
                <w:noProof/>
                <w:webHidden/>
              </w:rPr>
            </w:r>
            <w:r>
              <w:rPr>
                <w:noProof/>
                <w:webHidden/>
              </w:rPr>
              <w:fldChar w:fldCharType="separate"/>
            </w:r>
            <w:r>
              <w:rPr>
                <w:noProof/>
                <w:webHidden/>
              </w:rPr>
              <w:t>57</w:t>
            </w:r>
            <w:r>
              <w:rPr>
                <w:noProof/>
                <w:webHidden/>
              </w:rPr>
              <w:fldChar w:fldCharType="end"/>
            </w:r>
          </w:hyperlink>
        </w:p>
        <w:p w14:paraId="4F450204" w14:textId="77777777" w:rsidR="00007375" w:rsidRDefault="00007375">
          <w:pPr>
            <w:pStyle w:val="Sumrio2"/>
            <w:tabs>
              <w:tab w:val="right" w:leader="dot" w:pos="9061"/>
            </w:tabs>
            <w:rPr>
              <w:rFonts w:eastAsiaTheme="minorEastAsia" w:cstheme="minorBidi"/>
              <w:b w:val="0"/>
              <w:bCs w:val="0"/>
              <w:noProof/>
              <w:sz w:val="24"/>
              <w:szCs w:val="24"/>
            </w:rPr>
          </w:pPr>
          <w:hyperlink w:anchor="_Toc497241120" w:history="1">
            <w:r w:rsidRPr="00AA0B38">
              <w:rPr>
                <w:rStyle w:val="Hiperlink"/>
                <w:noProof/>
              </w:rPr>
              <w:t>Anexo 11.2 – Docker-compose versão 2 - X86</w:t>
            </w:r>
            <w:r>
              <w:rPr>
                <w:noProof/>
                <w:webHidden/>
              </w:rPr>
              <w:tab/>
            </w:r>
            <w:r>
              <w:rPr>
                <w:noProof/>
                <w:webHidden/>
              </w:rPr>
              <w:fldChar w:fldCharType="begin"/>
            </w:r>
            <w:r>
              <w:rPr>
                <w:noProof/>
                <w:webHidden/>
              </w:rPr>
              <w:instrText xml:space="preserve"> PAGEREF _Toc497241120 \h </w:instrText>
            </w:r>
            <w:r>
              <w:rPr>
                <w:noProof/>
                <w:webHidden/>
              </w:rPr>
            </w:r>
            <w:r>
              <w:rPr>
                <w:noProof/>
                <w:webHidden/>
              </w:rPr>
              <w:fldChar w:fldCharType="separate"/>
            </w:r>
            <w:r>
              <w:rPr>
                <w:noProof/>
                <w:webHidden/>
              </w:rPr>
              <w:t>59</w:t>
            </w:r>
            <w:r>
              <w:rPr>
                <w:noProof/>
                <w:webHidden/>
              </w:rPr>
              <w:fldChar w:fldCharType="end"/>
            </w:r>
          </w:hyperlink>
        </w:p>
        <w:p w14:paraId="256B30AB" w14:textId="77777777" w:rsidR="00007375" w:rsidRDefault="00007375">
          <w:pPr>
            <w:pStyle w:val="Sumrio2"/>
            <w:tabs>
              <w:tab w:val="right" w:leader="dot" w:pos="9061"/>
            </w:tabs>
            <w:rPr>
              <w:rFonts w:eastAsiaTheme="minorEastAsia" w:cstheme="minorBidi"/>
              <w:b w:val="0"/>
              <w:bCs w:val="0"/>
              <w:noProof/>
              <w:sz w:val="24"/>
              <w:szCs w:val="24"/>
            </w:rPr>
          </w:pPr>
          <w:hyperlink w:anchor="_Toc497241121" w:history="1">
            <w:r w:rsidRPr="00AA0B38">
              <w:rPr>
                <w:rStyle w:val="Hiperlink"/>
                <w:noProof/>
              </w:rPr>
              <w:t>Anexo 11.3 – Dockerfile – ARM</w:t>
            </w:r>
            <w:r>
              <w:rPr>
                <w:noProof/>
                <w:webHidden/>
              </w:rPr>
              <w:tab/>
            </w:r>
            <w:r>
              <w:rPr>
                <w:noProof/>
                <w:webHidden/>
              </w:rPr>
              <w:fldChar w:fldCharType="begin"/>
            </w:r>
            <w:r>
              <w:rPr>
                <w:noProof/>
                <w:webHidden/>
              </w:rPr>
              <w:instrText xml:space="preserve"> PAGEREF _Toc497241121 \h </w:instrText>
            </w:r>
            <w:r>
              <w:rPr>
                <w:noProof/>
                <w:webHidden/>
              </w:rPr>
            </w:r>
            <w:r>
              <w:rPr>
                <w:noProof/>
                <w:webHidden/>
              </w:rPr>
              <w:fldChar w:fldCharType="separate"/>
            </w:r>
            <w:r>
              <w:rPr>
                <w:noProof/>
                <w:webHidden/>
              </w:rPr>
              <w:t>61</w:t>
            </w:r>
            <w:r>
              <w:rPr>
                <w:noProof/>
                <w:webHidden/>
              </w:rPr>
              <w:fldChar w:fldCharType="end"/>
            </w:r>
          </w:hyperlink>
        </w:p>
        <w:p w14:paraId="1C36D91B" w14:textId="77777777" w:rsidR="00007375" w:rsidRDefault="00007375">
          <w:pPr>
            <w:pStyle w:val="Sumrio2"/>
            <w:tabs>
              <w:tab w:val="right" w:leader="dot" w:pos="9061"/>
            </w:tabs>
            <w:rPr>
              <w:rFonts w:eastAsiaTheme="minorEastAsia" w:cstheme="minorBidi"/>
              <w:b w:val="0"/>
              <w:bCs w:val="0"/>
              <w:noProof/>
              <w:sz w:val="24"/>
              <w:szCs w:val="24"/>
            </w:rPr>
          </w:pPr>
          <w:hyperlink w:anchor="_Toc497241122" w:history="1">
            <w:r w:rsidRPr="00AA0B38">
              <w:rPr>
                <w:rStyle w:val="Hiperlink"/>
                <w:noProof/>
              </w:rPr>
              <w:t>Anexo 11.4 – Docker-compose versão 2 - ARM</w:t>
            </w:r>
            <w:r>
              <w:rPr>
                <w:noProof/>
                <w:webHidden/>
              </w:rPr>
              <w:tab/>
            </w:r>
            <w:r>
              <w:rPr>
                <w:noProof/>
                <w:webHidden/>
              </w:rPr>
              <w:fldChar w:fldCharType="begin"/>
            </w:r>
            <w:r>
              <w:rPr>
                <w:noProof/>
                <w:webHidden/>
              </w:rPr>
              <w:instrText xml:space="preserve"> PAGEREF _Toc497241122 \h </w:instrText>
            </w:r>
            <w:r>
              <w:rPr>
                <w:noProof/>
                <w:webHidden/>
              </w:rPr>
            </w:r>
            <w:r>
              <w:rPr>
                <w:noProof/>
                <w:webHidden/>
              </w:rPr>
              <w:fldChar w:fldCharType="separate"/>
            </w:r>
            <w:r>
              <w:rPr>
                <w:noProof/>
                <w:webHidden/>
              </w:rPr>
              <w:t>63</w:t>
            </w:r>
            <w:r>
              <w:rPr>
                <w:noProof/>
                <w:webHidden/>
              </w:rPr>
              <w:fldChar w:fldCharType="end"/>
            </w:r>
          </w:hyperlink>
        </w:p>
        <w:p w14:paraId="7F339122" w14:textId="77777777" w:rsidR="00007375" w:rsidRDefault="00007375">
          <w:pPr>
            <w:pStyle w:val="Sumrio2"/>
            <w:tabs>
              <w:tab w:val="right" w:leader="dot" w:pos="9061"/>
            </w:tabs>
            <w:rPr>
              <w:rFonts w:eastAsiaTheme="minorEastAsia" w:cstheme="minorBidi"/>
              <w:b w:val="0"/>
              <w:bCs w:val="0"/>
              <w:noProof/>
              <w:sz w:val="24"/>
              <w:szCs w:val="24"/>
            </w:rPr>
          </w:pPr>
          <w:hyperlink w:anchor="_Toc497241123" w:history="1">
            <w:r w:rsidRPr="00AA0B38">
              <w:rPr>
                <w:rStyle w:val="Hiperlink"/>
                <w:noProof/>
              </w:rPr>
              <w:t>Anexo 11.5 – Docker-compose versão 3 - ARM</w:t>
            </w:r>
            <w:r>
              <w:rPr>
                <w:noProof/>
                <w:webHidden/>
              </w:rPr>
              <w:tab/>
            </w:r>
            <w:r>
              <w:rPr>
                <w:noProof/>
                <w:webHidden/>
              </w:rPr>
              <w:fldChar w:fldCharType="begin"/>
            </w:r>
            <w:r>
              <w:rPr>
                <w:noProof/>
                <w:webHidden/>
              </w:rPr>
              <w:instrText xml:space="preserve"> PAGEREF _Toc497241123 \h </w:instrText>
            </w:r>
            <w:r>
              <w:rPr>
                <w:noProof/>
                <w:webHidden/>
              </w:rPr>
            </w:r>
            <w:r>
              <w:rPr>
                <w:noProof/>
                <w:webHidden/>
              </w:rPr>
              <w:fldChar w:fldCharType="separate"/>
            </w:r>
            <w:r>
              <w:rPr>
                <w:noProof/>
                <w:webHidden/>
              </w:rPr>
              <w:t>65</w:t>
            </w:r>
            <w:r>
              <w:rPr>
                <w:noProof/>
                <w:webHidden/>
              </w:rPr>
              <w:fldChar w:fldCharType="end"/>
            </w:r>
          </w:hyperlink>
        </w:p>
        <w:p w14:paraId="6765FAF1" w14:textId="029E7429" w:rsidR="0058370B" w:rsidRDefault="0058370B">
          <w:r>
            <w:rPr>
              <w:b/>
              <w:bCs/>
              <w:noProof/>
            </w:rPr>
            <w:fldChar w:fldCharType="end"/>
          </w:r>
        </w:p>
      </w:sdtContent>
    </w:sdt>
    <w:p w14:paraId="69D14D6D" w14:textId="77777777" w:rsidR="009C7518" w:rsidRDefault="00C254AC">
      <w:pPr>
        <w:pStyle w:val="Ttulo11"/>
      </w:pPr>
      <w:bookmarkStart w:id="6" w:name="_Toc496802689"/>
      <w:bookmarkStart w:id="7" w:name="_Toc496802918"/>
      <w:bookmarkStart w:id="8" w:name="_Toc497241090"/>
      <w:r>
        <w:rPr>
          <w:szCs w:val="28"/>
        </w:rPr>
        <w:lastRenderedPageBreak/>
        <w:t>INTRODUÇÃO</w:t>
      </w:r>
      <w:bookmarkEnd w:id="6"/>
      <w:bookmarkEnd w:id="7"/>
      <w:bookmarkEnd w:id="8"/>
    </w:p>
    <w:p w14:paraId="1D94315B" w14:textId="77777777" w:rsidR="009C7518" w:rsidRDefault="00C254AC" w:rsidP="00180959">
      <w:pPr>
        <w:ind w:firstLine="708"/>
      </w:pPr>
      <w:r>
        <w:t>A computação em nuvem tem como enfoco proporcionar soluções com baixo custo de forma eficiente para o processamento, armazenamento e distribuições de montantes de dados. Atualmente, existem diversas definições e conceitos para a computação em nuvem. Neste estudo, irei utilizar a definição de [Mell and Grance 2009], onde de acordo com o mesmo, se pode definir computação em nuvem como sendo um modelo que provê acesso sob demanda a um conjunto de recursos computacionais, onde estes podem ser configurado de acordo com as necessidades, como CPU, armazenamento, memória e outros.</w:t>
      </w:r>
    </w:p>
    <w:p w14:paraId="593632F8" w14:textId="77777777" w:rsidR="009C7518" w:rsidRDefault="00C254AC">
      <w:r>
        <w:t xml:space="preserve">Estes recursos podem ser fornecidos e liberados de forma rápida, utilizado o mínimo de esforço de gerenciamento ou assistência do provedor da nuvem. </w:t>
      </w:r>
    </w:p>
    <w:p w14:paraId="0F4E35CE" w14:textId="77777777" w:rsidR="009C7518" w:rsidRDefault="00C254AC" w:rsidP="00180959">
      <w:pPr>
        <w:widowControl w:val="0"/>
        <w:ind w:firstLine="708"/>
      </w:pPr>
      <w:r>
        <w:t>Com a revolução de dispositivos móveis e com a demanda crescente de aplicativos, dados, informações (esta que abalou os diversos fatores culturais e áreas da sociedade), processamento e o armazenamento. Os dados foram se tornando cada vez mais importante, onde ao passar das épocas, foi-se tornando visível o avanço quanto a necessidade de dados e consequentemente a esta visualização, se foi percebendo um acumulo cada vez maior de informações.</w:t>
      </w:r>
    </w:p>
    <w:p w14:paraId="4672CDEB" w14:textId="77777777" w:rsidR="009C7518" w:rsidRDefault="00C254AC" w:rsidP="00180959">
      <w:pPr>
        <w:widowControl w:val="0"/>
        <w:ind w:firstLine="708"/>
      </w:pPr>
      <w:r>
        <w:t>A muito invisível para os usuários como seus aplicativos processam os seus recursos (meta-dados), dados e informações relevantes para a entrega de serviços; para engenheiros da computação e analistas é uma crescente preocupação de como poder crescente (escalar) cada vez mais provendo o máximo de recursos e dados frente a constante e crescente demanda dos clientes, sem ter o mínimo de downtime (tempo de falha) para novas implementações em produção (deploy).</w:t>
      </w:r>
    </w:p>
    <w:p w14:paraId="3D527F0C" w14:textId="77777777" w:rsidR="009C7518" w:rsidRDefault="00C254AC" w:rsidP="00180959">
      <w:pPr>
        <w:widowControl w:val="0"/>
        <w:ind w:firstLine="708"/>
      </w:pPr>
      <w:r>
        <w:t xml:space="preserve">Um novo conceito está surgindo e revolucionando a maneira de programar e suprir recursos para o ambiente das aplicações: programação em micro-serviços. </w:t>
      </w:r>
    </w:p>
    <w:p w14:paraId="20E0BE90" w14:textId="77777777" w:rsidR="009C7518" w:rsidRDefault="00C254AC" w:rsidP="00134CF7">
      <w:pPr>
        <w:widowControl w:val="0"/>
        <w:ind w:firstLine="708"/>
      </w:pPr>
      <w:r>
        <w:t>Este tipo de programação separa o a aplicação em serviços, da qual a aplicação vai se encaixando como se fosse um bloco de caixas, sendo cada caixa um serviço específico. Estes serviços podem ser providos por módulos ligados a própria aplicação, ou módulos extensores de outras aplicações, que fazem interfaces por meio de midlewares (APIs).</w:t>
      </w:r>
    </w:p>
    <w:p w14:paraId="68FB4D90" w14:textId="77777777" w:rsidR="009C7518" w:rsidRDefault="00C254AC" w:rsidP="00180959">
      <w:pPr>
        <w:widowControl w:val="0"/>
        <w:ind w:firstLine="708"/>
      </w:pPr>
      <w:r>
        <w:t>Estes serviços não precisam estar no mesmo servidor que a aplicação, podem estar em outro servidor, em outro Data Center e até em outro continente.</w:t>
      </w:r>
    </w:p>
    <w:p w14:paraId="0BDB7072" w14:textId="77777777" w:rsidR="009C7518" w:rsidRDefault="00C254AC" w:rsidP="00F83601">
      <w:pPr>
        <w:widowControl w:val="0"/>
        <w:ind w:firstLine="708"/>
      </w:pPr>
      <w:r>
        <w:t>Este conceito de serviços para servir aplicações está diretamente ligado ao novo paradigma programação e processamento em nuvem (programação distribuída), da qual cada serviço possa estar fora do da aplicação e ser chamado conforme a sua demanda.</w:t>
      </w:r>
      <w:r>
        <w:br w:type="page"/>
      </w:r>
    </w:p>
    <w:p w14:paraId="7C7584CD" w14:textId="77777777" w:rsidR="009C7518" w:rsidRDefault="00C254AC" w:rsidP="000154CF">
      <w:pPr>
        <w:ind w:firstLine="708"/>
      </w:pPr>
      <w:r>
        <w:lastRenderedPageBreak/>
        <w:t>Devido a grande demanda de determinados serviços, essenciais a determinadas aplicações, estes precisam estar disponíveis quase que o tempo todo; porém grandes demandas podem ser um problema para os engenheiros de software, administradores de sistemas e a equipe de infraestrutura, sendo necessário aumentar a disponibilidade desse(s) serviço(s) subindo uma nova instância do mesmo;</w:t>
      </w:r>
    </w:p>
    <w:p w14:paraId="43749FF0" w14:textId="77777777" w:rsidR="009C7518" w:rsidRDefault="00C254AC">
      <w:pPr>
        <w:widowControl w:val="0"/>
        <w:ind w:firstLine="708"/>
      </w:pPr>
      <w:r>
        <w:t>O conceito de container visa resolver estes e outros problemas; se encaixa perfeitamente para a programação em micro-serviço, pois cada serviço fica isolado em um único container e este pode ser replicado (escalonado) conforme a demanda.</w:t>
      </w:r>
    </w:p>
    <w:p w14:paraId="6C289094" w14:textId="633A684B" w:rsidR="009C7518" w:rsidRDefault="00C254AC">
      <w:pPr>
        <w:widowControl w:val="0"/>
      </w:pPr>
      <w:r>
        <w:t xml:space="preserve"> </w:t>
      </w:r>
      <w:r w:rsidR="000154CF">
        <w:tab/>
      </w:r>
      <w:r>
        <w:t>A minha linha de pesquisa não se fundamenta na aplicação em si, mais no conceito de serviço como infraestrutura e a escalabilidade que se pode ter para cada serviço, recurso, metadados, banco de dados e outros que possam estar servindo à aplicação. Irei fazer uma aplicação para fundamentar as teorias aplicadas nesse trabalho, porém a mesma será meramente aplicável ao trabalho.</w:t>
      </w:r>
    </w:p>
    <w:p w14:paraId="6B3F6829" w14:textId="77777777" w:rsidR="009C7518" w:rsidRDefault="00C254AC">
      <w:pPr>
        <w:widowControl w:val="0"/>
      </w:pPr>
      <w:r>
        <w:t xml:space="preserve">Este trabalho se dividirá além da introdução em outros </w:t>
      </w:r>
      <w:r>
        <w:rPr>
          <w:shd w:val="clear" w:color="auto" w:fill="FFFF00"/>
        </w:rPr>
        <w:t>capítulos: 2 Computação em nuvem da qual irei fazer uma fundamentação histórica e teórica sobre a computação em nuvem, modelos de implantação, suas vantagens e desvantagens, seus modelos de serviços, a elasticidade para os seus serviços e pagamento pela utilização de recursos; além de argumentar sobre esses modelos e falar sobre falhas e suas tolerâncias.</w:t>
      </w:r>
    </w:p>
    <w:p w14:paraId="7A8BEA65" w14:textId="77777777" w:rsidR="009C7518" w:rsidRDefault="00C254AC" w:rsidP="000154CF">
      <w:pPr>
        <w:widowControl w:val="0"/>
        <w:ind w:firstLine="708"/>
      </w:pPr>
      <w:r w:rsidRPr="00E82534">
        <w:rPr>
          <w:highlight w:val="yellow"/>
        </w:rPr>
        <w:t xml:space="preserve">No </w:t>
      </w:r>
      <w:r w:rsidRPr="00E82534">
        <w:rPr>
          <w:highlight w:val="yellow"/>
          <w:shd w:val="clear" w:color="auto" w:fill="FFFF00"/>
        </w:rPr>
        <w:t>capítulo</w:t>
      </w:r>
      <w:r>
        <w:rPr>
          <w:shd w:val="clear" w:color="auto" w:fill="FFFF00"/>
        </w:rPr>
        <w:t xml:space="preserve"> 3, irei apresentar o conceito de PaaS, plataforma como serviço e alguns outros conceitos relativos a computação em nuvem, falarei sobre modelos de programação descentralizada e os conceitos de grid, cluster e docker implementados para esse tipo de plataforma e modelo de programação.</w:t>
      </w:r>
    </w:p>
    <w:p w14:paraId="64AC2E7C" w14:textId="77777777" w:rsidR="009C7518" w:rsidRDefault="00C254AC">
      <w:pPr>
        <w:widowControl w:val="0"/>
      </w:pPr>
      <w:r>
        <w:rPr>
          <w:shd w:val="clear" w:color="auto" w:fill="FFFF00"/>
        </w:rPr>
        <w:t>No capítulo 4, irei falar sobre alguns softwares de deploy (implementação) e os conceitos relativos a essa nova arquitetura de PaaS, me fundamentarei em alguns como: o Tsuru, Vagran, Kubernet; irei fazer fundamentação teórica sobre cada plataforma, além de fazer uma breve comparação (no capítulo 4)</w:t>
      </w:r>
      <w:r>
        <w:t>.</w:t>
      </w:r>
    </w:p>
    <w:p w14:paraId="3C802663" w14:textId="27792E2C" w:rsidR="009C7518" w:rsidRDefault="00C254AC" w:rsidP="000154CF">
      <w:pPr>
        <w:widowControl w:val="0"/>
        <w:ind w:firstLine="708"/>
        <w:rPr>
          <w:highlight w:val="yellow"/>
        </w:rPr>
      </w:pPr>
      <w:r>
        <w:rPr>
          <w:shd w:val="clear" w:color="auto" w:fill="FFFF00"/>
        </w:rPr>
        <w:t>No capítulo 5, irei falar sobre sistemas escalares, ou seja, sistemas operacionais que já fazem a implementação de escalabilidade de forma nativa como se fosse um verdadeiro PaaS, esses sistemas foram criados para este tipo de arquitetura;</w:t>
      </w:r>
    </w:p>
    <w:p w14:paraId="1B4D678D" w14:textId="77777777" w:rsidR="009C7518" w:rsidRDefault="00C254AC">
      <w:pPr>
        <w:widowControl w:val="0"/>
        <w:rPr>
          <w:highlight w:val="yellow"/>
        </w:rPr>
      </w:pPr>
      <w:r>
        <w:rPr>
          <w:shd w:val="clear" w:color="auto" w:fill="FFFF00"/>
        </w:rPr>
        <w:t>No capítulo 6, irei fazer uma comparação teórica com pontos positivos e negativos sobre as PaaS abordadas; Irei fazer esta comparação somente no capítulo 6 e não no capítulo 4 pois faço necessário informar sobre sistemas escalares e irei fazer comparação desses com os PaaS.</w:t>
      </w:r>
    </w:p>
    <w:p w14:paraId="038A5FEC" w14:textId="77777777" w:rsidR="009C7518" w:rsidRDefault="00C254AC" w:rsidP="000154CF">
      <w:pPr>
        <w:widowControl w:val="0"/>
        <w:ind w:firstLine="708"/>
      </w:pPr>
      <w:r>
        <w:rPr>
          <w:shd w:val="clear" w:color="auto" w:fill="FFFF00"/>
        </w:rPr>
        <w:t>No capítlulo 7, irei abordar e fundamentar a teoria sobre programação em micro-serviço, boas práticas desse modelo de programação para o novo modelo de arquitetura descentralizado e escalável</w:t>
      </w:r>
      <w:r>
        <w:t>.</w:t>
      </w:r>
    </w:p>
    <w:p w14:paraId="6E8E9016" w14:textId="77777777" w:rsidR="009C7518" w:rsidRDefault="00C254AC" w:rsidP="00C24C6E">
      <w:pPr>
        <w:widowControl w:val="0"/>
        <w:ind w:firstLine="708"/>
        <w:rPr>
          <w:highlight w:val="yellow"/>
        </w:rPr>
      </w:pPr>
      <w:r>
        <w:rPr>
          <w:shd w:val="clear" w:color="auto" w:fill="FFFF00"/>
        </w:rPr>
        <w:t>No capítulo 8, irei falar sobre o estudo de casos abordado no trabalho, farei fundamentação teórica para o motivo de meu estudo e trabalho, além de falar sobre infraestrutura relativa à este tipo de arquitetura e aplicabilidade deste modelo de computação.</w:t>
      </w:r>
    </w:p>
    <w:p w14:paraId="6E3A9466" w14:textId="77777777" w:rsidR="009C7518" w:rsidRDefault="00C254AC">
      <w:pPr>
        <w:widowControl w:val="0"/>
      </w:pPr>
      <w:r>
        <w:rPr>
          <w:shd w:val="clear" w:color="auto" w:fill="FFFF00"/>
        </w:rPr>
        <w:t>No capítulo 9, irei fazer a conclusão do meu trabalho; Abordando meu ponto de vista e críticas e soluções relativas à este novo modelo e paradigma de programação.</w:t>
      </w:r>
    </w:p>
    <w:p w14:paraId="585C095C" w14:textId="77777777" w:rsidR="009C7518" w:rsidRDefault="00C254AC">
      <w:pPr>
        <w:widowControl w:val="0"/>
        <w:rPr>
          <w:szCs w:val="28"/>
        </w:rPr>
      </w:pPr>
      <w:r>
        <w:rPr>
          <w:szCs w:val="28"/>
        </w:rPr>
        <w:t xml:space="preserve"> </w:t>
      </w:r>
    </w:p>
    <w:p w14:paraId="5DDFF572" w14:textId="77777777" w:rsidR="009C7518" w:rsidRDefault="00C254AC">
      <w:pPr>
        <w:rPr>
          <w:szCs w:val="28"/>
        </w:rPr>
      </w:pPr>
      <w:r>
        <w:br w:type="page"/>
      </w:r>
    </w:p>
    <w:p w14:paraId="73D80D3F" w14:textId="49705FC2" w:rsidR="009C7518" w:rsidRDefault="00C254AC">
      <w:pPr>
        <w:pStyle w:val="Ttulo11"/>
      </w:pPr>
      <w:bookmarkStart w:id="9" w:name="_Toc496802690"/>
      <w:bookmarkStart w:id="10" w:name="_Toc496802919"/>
      <w:bookmarkStart w:id="11" w:name="_Toc497241091"/>
      <w:r>
        <w:lastRenderedPageBreak/>
        <w:t>2 C</w:t>
      </w:r>
      <w:bookmarkEnd w:id="9"/>
      <w:bookmarkEnd w:id="10"/>
      <w:r w:rsidR="0056345D">
        <w:t>omputação em Nuvem</w:t>
      </w:r>
      <w:bookmarkEnd w:id="11"/>
    </w:p>
    <w:p w14:paraId="42812D3C" w14:textId="77777777" w:rsidR="009C7518" w:rsidRDefault="00C254AC" w:rsidP="00C24C6E">
      <w:pPr>
        <w:ind w:firstLine="708"/>
      </w:pPr>
      <w:r>
        <w:t xml:space="preserve">O termo de computação em nuvem se refere à entrega de recursos computacionais através da Web ou de uma rede própria. </w:t>
      </w:r>
    </w:p>
    <w:p w14:paraId="70B140AB" w14:textId="77777777" w:rsidR="009C7518" w:rsidRDefault="00C254AC">
      <w:r>
        <w:t>De acordo com o Instituto Nacional de Padrões e Tecnologia do Departamento de Comércio Norte-Americano:</w:t>
      </w:r>
    </w:p>
    <w:p w14:paraId="23E2A1BD" w14:textId="0C5E08CF" w:rsidR="009C7518" w:rsidRDefault="00C254AC" w:rsidP="00D14EE6">
      <w:pPr>
        <w:ind w:left="2268"/>
      </w:pPr>
      <w:r>
        <w:t xml:space="preserve">Computação em nuvem é um modelo para permitir acesso ubíquo, conveniente e sob demanda via rede a um agrupamento compartilhado e configurável de recursos </w:t>
      </w:r>
      <w:r w:rsidR="0073445F">
        <w:t>c</w:t>
      </w:r>
      <w:r>
        <w:t>omputacionais (por exemplo, redes, servidores, equipamentos de armazenamento, aplicações e serviços), que pode ser rapidamente fornecido e liberado com esforços mínimos de gerenciamento ou interação com o provedor de serviços. (NIST, 2015).</w:t>
      </w:r>
    </w:p>
    <w:p w14:paraId="48639DF6" w14:textId="77777777" w:rsidR="009C7518" w:rsidRDefault="009C7518">
      <w:pPr>
        <w:jc w:val="right"/>
      </w:pPr>
    </w:p>
    <w:p w14:paraId="30AFB917" w14:textId="77777777" w:rsidR="009C7518" w:rsidRDefault="00C254AC" w:rsidP="00B03842">
      <w:pPr>
        <w:ind w:firstLine="708"/>
      </w:pPr>
      <w:r>
        <w:t>Ao invés de manter servidores e infraestrutura especializada para processamento de dados, storage de arquivos e outros serviços, utiliza-se serviços online (pode ser de outras empresas) para tal fim. Porém ao se expor a esse tipo de serviço, torna-se necessário ter algum tipo de questionamento e expertise para se manter a segurança, a confiabilidade e a privacidade desses dados.</w:t>
      </w:r>
    </w:p>
    <w:p w14:paraId="605C6F36" w14:textId="77777777" w:rsidR="009C7518" w:rsidRDefault="00C254AC">
      <w:r>
        <w:rPr>
          <w:noProof/>
        </w:rPr>
        <mc:AlternateContent>
          <mc:Choice Requires="wps">
            <w:drawing>
              <wp:anchor distT="0" distB="0" distL="114300" distR="114300" simplePos="0" relativeHeight="12" behindDoc="0" locked="0" layoutInCell="1" allowOverlap="1" wp14:anchorId="4B308B18" wp14:editId="1C2597CB">
                <wp:simplePos x="0" y="0"/>
                <wp:positionH relativeFrom="column">
                  <wp:posOffset>800735</wp:posOffset>
                </wp:positionH>
                <wp:positionV relativeFrom="paragraph">
                  <wp:posOffset>3220720</wp:posOffset>
                </wp:positionV>
                <wp:extent cx="4232910" cy="330200"/>
                <wp:effectExtent l="0" t="0" r="0" b="0"/>
                <wp:wrapSquare wrapText="bothSides"/>
                <wp:docPr id="2" name="Caixa de Texto 10"/>
                <wp:cNvGraphicFramePr/>
                <a:graphic xmlns:a="http://schemas.openxmlformats.org/drawingml/2006/main">
                  <a:graphicData uri="http://schemas.microsoft.com/office/word/2010/wordprocessingShape">
                    <wps:wsp>
                      <wps:cNvSpPr/>
                      <wps:spPr>
                        <a:xfrm>
                          <a:off x="0" y="0"/>
                          <a:ext cx="423291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4741170" w14:textId="77777777" w:rsidR="00B95CFC" w:rsidRDefault="00B95CFC">
                            <w:pPr>
                              <w:pStyle w:val="Legenda"/>
                            </w:pPr>
                            <w:bookmarkStart w:id="12" w:name="_Toc482039959"/>
                            <w:bookmarkStart w:id="13" w:name="_Toc482302119"/>
                            <w:bookmarkStart w:id="14" w:name="_Toc482039817"/>
                            <w:bookmarkStart w:id="15"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2"/>
                            <w:bookmarkEnd w:id="13"/>
                            <w:bookmarkEnd w:id="14"/>
                            <w:r>
                              <w:rPr>
                                <w:color w:val="000000"/>
                              </w:rPr>
                              <w:t>: Clound Fonte: http://www.synergixtech.com/wp-content/uploads/2016/09/Cloud-Computing-Benefits.png</w:t>
                            </w:r>
                            <w:bookmarkEnd w:id="15"/>
                          </w:p>
                        </w:txbxContent>
                      </wps:txbx>
                      <wps:bodyPr lIns="0" tIns="0" rIns="0" bIns="0">
                        <a:prstTxWarp prst="textNoShape">
                          <a:avLst/>
                        </a:prstTxWarp>
                        <a:spAutoFit/>
                      </wps:bodyPr>
                    </wps:wsp>
                  </a:graphicData>
                </a:graphic>
              </wp:anchor>
            </w:drawing>
          </mc:Choice>
          <mc:Fallback>
            <w:pict>
              <v:rect w14:anchorId="4B308B18" id="Caixa de Texto 10" o:spid="_x0000_s1026" style="position:absolute;margin-left:63.05pt;margin-top:253.6pt;width:333.3pt;height:26pt;z-index: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" stroked="f">
                <v:textbox style="mso-fit-shape-to-text:t" inset="0,0,0,0">
                  <w:txbxContent>
                    <w:p w14:paraId="14741170" w14:textId="77777777" w:rsidR="00B95CFC" w:rsidRDefault="00B95CFC">
                      <w:pPr>
                        <w:pStyle w:val="Legenda"/>
                      </w:pPr>
                      <w:bookmarkStart w:id="16" w:name="_Toc482039959"/>
                      <w:bookmarkStart w:id="17" w:name="_Toc482302119"/>
                      <w:bookmarkStart w:id="18" w:name="_Toc482039817"/>
                      <w:bookmarkStart w:id="19" w:name="_Toc496268948"/>
                      <w:r>
                        <w:rPr>
                          <w:color w:val="000000"/>
                        </w:rPr>
                        <w:t xml:space="preserve">Figura </w:t>
                      </w:r>
                      <w:r>
                        <w:rPr>
                          <w:color w:val="000000"/>
                        </w:rPr>
                        <w:fldChar w:fldCharType="begin"/>
                      </w:r>
                      <w:r>
                        <w:instrText>SEQ Figura \* ARABIC</w:instrText>
                      </w:r>
                      <w:r>
                        <w:fldChar w:fldCharType="separate"/>
                      </w:r>
                      <w:r>
                        <w:t>1</w:t>
                      </w:r>
                      <w:r>
                        <w:fldChar w:fldCharType="end"/>
                      </w:r>
                      <w:bookmarkEnd w:id="16"/>
                      <w:bookmarkEnd w:id="17"/>
                      <w:bookmarkEnd w:id="18"/>
                      <w:r>
                        <w:rPr>
                          <w:color w:val="000000"/>
                        </w:rPr>
                        <w:t>: Clound Fonte: http://www.synergixtech.com/wp-content/uploads/2016/09/Cloud-Computing-Benefits.png</w:t>
                      </w:r>
                      <w:bookmarkEnd w:id="19"/>
                    </w:p>
                  </w:txbxContent>
                </v:textbox>
                <w10:wrap type="square"/>
              </v:rect>
            </w:pict>
          </mc:Fallback>
        </mc:AlternateContent>
      </w:r>
      <w:r>
        <w:rPr>
          <w:noProof/>
        </w:rPr>
        <w:drawing>
          <wp:inline distT="0" distB="0" distL="0" distR="0" wp14:anchorId="750EB4C4" wp14:editId="5039BA0A">
            <wp:extent cx="4229735" cy="3155315"/>
            <wp:effectExtent l="0" t="0" r="0" b="0"/>
            <wp:docPr id="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9"/>
                    <pic:cNvPicPr>
                      <a:picLocks noChangeAspect="1" noChangeArrowheads="1"/>
                    </pic:cNvPicPr>
                  </pic:nvPicPr>
                  <pic:blipFill>
                    <a:blip r:embed="rId9"/>
                    <a:stretch>
                      <a:fillRect/>
                    </a:stretch>
                  </pic:blipFill>
                  <pic:spPr bwMode="auto">
                    <a:xfrm>
                      <a:off x="0" y="0"/>
                      <a:ext cx="4229735" cy="3155315"/>
                    </a:xfrm>
                    <a:prstGeom prst="rect">
                      <a:avLst/>
                    </a:prstGeom>
                  </pic:spPr>
                </pic:pic>
              </a:graphicData>
            </a:graphic>
          </wp:inline>
        </w:drawing>
      </w:r>
      <w:r>
        <w:t xml:space="preserve">  </w:t>
      </w:r>
    </w:p>
    <w:p w14:paraId="55234BE0" w14:textId="77777777" w:rsidR="009C7518" w:rsidRDefault="00C254AC">
      <w:r>
        <w:br w:type="page"/>
      </w:r>
    </w:p>
    <w:p w14:paraId="4622A15F" w14:textId="77777777" w:rsidR="009C7518" w:rsidRDefault="00C254AC">
      <w:pPr>
        <w:pStyle w:val="Ttulo11"/>
        <w:rPr>
          <w:sz w:val="26"/>
          <w:szCs w:val="26"/>
        </w:rPr>
      </w:pPr>
      <w:bookmarkStart w:id="20" w:name="_Toc496802691"/>
      <w:bookmarkStart w:id="21" w:name="_Toc496802920"/>
      <w:bookmarkStart w:id="22" w:name="_Toc497241092"/>
      <w:r>
        <w:rPr>
          <w:sz w:val="26"/>
          <w:szCs w:val="26"/>
        </w:rPr>
        <w:lastRenderedPageBreak/>
        <w:t>2.1 História</w:t>
      </w:r>
      <w:bookmarkEnd w:id="20"/>
      <w:bookmarkEnd w:id="21"/>
      <w:bookmarkEnd w:id="22"/>
    </w:p>
    <w:p w14:paraId="3995A0EA" w14:textId="77777777" w:rsidR="009C7518" w:rsidRDefault="00C254AC">
      <w:pPr>
        <w:shd w:val="clear" w:color="auto" w:fill="FFFFFF"/>
        <w:spacing w:beforeAutospacing="1" w:afterAutospacing="1"/>
        <w:ind w:firstLine="720"/>
        <w:rPr>
          <w:color w:val="000000"/>
        </w:rPr>
      </w:pPr>
      <w:r>
        <w:rPr>
          <w:color w:val="000000"/>
        </w:rPr>
        <w:t>A principal funcionalidade da computação em nuvem é a utilização de recursos computacionais por meio da web, e a idéia não é tão recente, a ideia já existia em 1960, com Joseph Carl Robnett Licklider.</w:t>
      </w:r>
    </w:p>
    <w:p w14:paraId="3C4AFDF6" w14:textId="77777777" w:rsidR="009C7518" w:rsidRDefault="00C254AC">
      <w:pPr>
        <w:shd w:val="clear" w:color="auto" w:fill="FFFFFF"/>
        <w:spacing w:beforeAutospacing="1" w:afterAutospacing="1"/>
        <w:ind w:firstLine="720"/>
        <w:rPr>
          <w:color w:val="000000"/>
        </w:rPr>
      </w:pPr>
      <w:r>
        <w:rPr>
          <w:color w:val="000000"/>
        </w:rPr>
        <w:t>Joseph Carl foi um dos desenvolvedores da ARPANET (</w:t>
      </w:r>
      <w:r>
        <w:rPr>
          <w:i/>
          <w:iCs/>
          <w:color w:val="000000"/>
        </w:rPr>
        <w:t>Advanced Research Projects Agency Network</w:t>
      </w:r>
      <w:r>
        <w:rPr>
          <w:color w:val="000000"/>
        </w:rPr>
        <w:t xml:space="preserve">), o antecessor direto da internet, que tinha o objetivo de interligar as bases militares e os departamentos de pesquisa do governo americano. </w:t>
      </w:r>
    </w:p>
    <w:p w14:paraId="23FD8EC0" w14:textId="77777777" w:rsidR="009C7518" w:rsidRDefault="00C254AC">
      <w:pPr>
        <w:shd w:val="clear" w:color="auto" w:fill="FFFFFF"/>
        <w:spacing w:beforeAutospacing="1" w:afterAutospacing="1"/>
        <w:ind w:firstLine="708"/>
        <w:rPr>
          <w:color w:val="000000"/>
        </w:rPr>
      </w:pPr>
      <w:r>
        <w:rPr>
          <w:color w:val="000000"/>
        </w:rPr>
        <w:t>Nesse período, Joseph já imaginava uma rede de computadores intergaláctica em que todos estariam conectados acessando programas e dados de qualquer lugar.</w:t>
      </w:r>
    </w:p>
    <w:p w14:paraId="515A210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w:drawing>
          <wp:anchor distT="0" distB="0" distL="114300" distR="114300" simplePos="0" relativeHeight="3" behindDoc="0" locked="0" layoutInCell="1" allowOverlap="1" wp14:anchorId="51A2EEC5" wp14:editId="72AECCF0">
            <wp:simplePos x="0" y="0"/>
            <wp:positionH relativeFrom="column">
              <wp:posOffset>347345</wp:posOffset>
            </wp:positionH>
            <wp:positionV relativeFrom="paragraph">
              <wp:posOffset>46355</wp:posOffset>
            </wp:positionV>
            <wp:extent cx="1366520" cy="1737995"/>
            <wp:effectExtent l="0" t="0" r="0" b="0"/>
            <wp:wrapSquare wrapText="bothSides"/>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noChangeArrowheads="1"/>
                    </pic:cNvPicPr>
                  </pic:nvPicPr>
                  <pic:blipFill>
                    <a:blip r:embed="rId10"/>
                    <a:stretch>
                      <a:fillRect/>
                    </a:stretch>
                  </pic:blipFill>
                  <pic:spPr bwMode="auto">
                    <a:xfrm>
                      <a:off x="0" y="0"/>
                      <a:ext cx="1366520" cy="1737995"/>
                    </a:xfrm>
                    <a:prstGeom prst="rect">
                      <a:avLst/>
                    </a:prstGeom>
                  </pic:spPr>
                </pic:pic>
              </a:graphicData>
            </a:graphic>
          </wp:anchor>
        </w:drawing>
      </w:r>
    </w:p>
    <w:p w14:paraId="09B316F7" w14:textId="77777777" w:rsidR="009C7518" w:rsidRDefault="009C7518">
      <w:pPr>
        <w:shd w:val="clear" w:color="auto" w:fill="FFFFFF"/>
        <w:spacing w:beforeAutospacing="1" w:afterAutospacing="1"/>
        <w:ind w:firstLine="720"/>
        <w:rPr>
          <w:rFonts w:ascii="Verdana" w:hAnsi="Verdana"/>
          <w:color w:val="000000"/>
          <w:sz w:val="20"/>
          <w:szCs w:val="20"/>
        </w:rPr>
      </w:pPr>
    </w:p>
    <w:p w14:paraId="3684C564" w14:textId="77777777" w:rsidR="009C7518" w:rsidRDefault="009C7518">
      <w:pPr>
        <w:shd w:val="clear" w:color="auto" w:fill="FFFFFF"/>
        <w:spacing w:beforeAutospacing="1" w:afterAutospacing="1"/>
        <w:ind w:firstLine="720"/>
        <w:rPr>
          <w:rFonts w:ascii="Verdana" w:hAnsi="Verdana"/>
          <w:color w:val="000000"/>
          <w:sz w:val="20"/>
          <w:szCs w:val="20"/>
        </w:rPr>
      </w:pPr>
    </w:p>
    <w:p w14:paraId="1E9567FE" w14:textId="77777777" w:rsidR="009C7518" w:rsidRDefault="009C7518">
      <w:pPr>
        <w:shd w:val="clear" w:color="auto" w:fill="FFFFFF"/>
        <w:spacing w:beforeAutospacing="1" w:afterAutospacing="1"/>
        <w:ind w:firstLine="720"/>
        <w:rPr>
          <w:rFonts w:ascii="Verdana" w:hAnsi="Verdana"/>
          <w:color w:val="000000"/>
          <w:sz w:val="20"/>
          <w:szCs w:val="20"/>
        </w:rPr>
      </w:pPr>
    </w:p>
    <w:p w14:paraId="64C34CDE" w14:textId="77777777" w:rsidR="009C7518" w:rsidRDefault="009C7518">
      <w:pPr>
        <w:shd w:val="clear" w:color="auto" w:fill="FFFFFF"/>
        <w:spacing w:beforeAutospacing="1" w:afterAutospacing="1"/>
        <w:ind w:firstLine="720"/>
        <w:rPr>
          <w:rFonts w:ascii="Verdana" w:hAnsi="Verdana"/>
          <w:color w:val="000000"/>
          <w:sz w:val="20"/>
          <w:szCs w:val="20"/>
        </w:rPr>
      </w:pPr>
    </w:p>
    <w:p w14:paraId="3368D96F"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3" behindDoc="0" locked="0" layoutInCell="1" allowOverlap="1" wp14:anchorId="36F8F711" wp14:editId="082B25F7">
                <wp:simplePos x="0" y="0"/>
                <wp:positionH relativeFrom="column">
                  <wp:posOffset>335280</wp:posOffset>
                </wp:positionH>
                <wp:positionV relativeFrom="paragraph">
                  <wp:posOffset>249555</wp:posOffset>
                </wp:positionV>
                <wp:extent cx="3782060" cy="330200"/>
                <wp:effectExtent l="0" t="0" r="5080" b="0"/>
                <wp:wrapSquare wrapText="bothSides"/>
                <wp:docPr id="6" name="Caixa de Texto 13"/>
                <wp:cNvGraphicFramePr/>
                <a:graphic xmlns:a="http://schemas.openxmlformats.org/drawingml/2006/main">
                  <a:graphicData uri="http://schemas.microsoft.com/office/word/2010/wordprocessingShape">
                    <wps:wsp>
                      <wps:cNvSpPr/>
                      <wps:spPr>
                        <a:xfrm>
                          <a:off x="0" y="0"/>
                          <a:ext cx="37820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44527CC2" w14:textId="77777777" w:rsidR="00B95CFC" w:rsidRDefault="00B95CFC">
                            <w:pPr>
                              <w:pStyle w:val="Legenda"/>
                            </w:pPr>
                            <w:bookmarkStart w:id="23" w:name="_Toc482302120"/>
                            <w:bookmarkStart w:id="24" w:name="_Toc482039818"/>
                            <w:bookmarkStart w:id="25" w:name="_Toc482039960"/>
                            <w:bookmarkStart w:id="26"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3"/>
                            <w:bookmarkEnd w:id="24"/>
                            <w:bookmarkEnd w:id="25"/>
                            <w:r>
                              <w:rPr>
                                <w:color w:val="000000"/>
                              </w:rPr>
                              <w:t>: Joseph Carl Fonte: http://www.psynergie.com/psychologie-internet/photo-joseph-licklider.jpg</w:t>
                            </w:r>
                            <w:bookmarkEnd w:id="26"/>
                          </w:p>
                        </w:txbxContent>
                      </wps:txbx>
                      <wps:bodyPr lIns="0" tIns="0" rIns="0" bIns="0">
                        <a:prstTxWarp prst="textNoShape">
                          <a:avLst/>
                        </a:prstTxWarp>
                        <a:spAutoFit/>
                      </wps:bodyPr>
                    </wps:wsp>
                  </a:graphicData>
                </a:graphic>
              </wp:anchor>
            </w:drawing>
          </mc:Choice>
          <mc:Fallback>
            <w:pict>
              <v:rect w14:anchorId="36F8F711" id="Caixa de Texto 13" o:spid="_x0000_s1027" style="position:absolute;left:0;text-align:left;margin-left:26.4pt;margin-top:19.65pt;width:297.8pt;height:26pt;z-index:1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" stroked="f">
                <v:textbox style="mso-fit-shape-to-text:t" inset="0,0,0,0">
                  <w:txbxContent>
                    <w:p w14:paraId="44527CC2" w14:textId="77777777" w:rsidR="00B95CFC" w:rsidRDefault="00B95CFC">
                      <w:pPr>
                        <w:pStyle w:val="Legenda"/>
                      </w:pPr>
                      <w:bookmarkStart w:id="27" w:name="_Toc482302120"/>
                      <w:bookmarkStart w:id="28" w:name="_Toc482039818"/>
                      <w:bookmarkStart w:id="29" w:name="_Toc482039960"/>
                      <w:bookmarkStart w:id="30" w:name="_Toc496268949"/>
                      <w:r>
                        <w:rPr>
                          <w:color w:val="000000"/>
                        </w:rPr>
                        <w:t xml:space="preserve">Figura </w:t>
                      </w:r>
                      <w:r>
                        <w:rPr>
                          <w:color w:val="000000"/>
                        </w:rPr>
                        <w:fldChar w:fldCharType="begin"/>
                      </w:r>
                      <w:r>
                        <w:instrText>SEQ Figura \* ARABIC</w:instrText>
                      </w:r>
                      <w:r>
                        <w:fldChar w:fldCharType="separate"/>
                      </w:r>
                      <w:r>
                        <w:t>2</w:t>
                      </w:r>
                      <w:r>
                        <w:fldChar w:fldCharType="end"/>
                      </w:r>
                      <w:bookmarkEnd w:id="27"/>
                      <w:bookmarkEnd w:id="28"/>
                      <w:bookmarkEnd w:id="29"/>
                      <w:r>
                        <w:rPr>
                          <w:color w:val="000000"/>
                        </w:rPr>
                        <w:t>: Joseph Carl Fonte: http://www.psynergie.com/psychologie-internet/photo-joseph-licklider.jpg</w:t>
                      </w:r>
                      <w:bookmarkEnd w:id="30"/>
                    </w:p>
                  </w:txbxContent>
                </v:textbox>
                <w10:wrap type="square"/>
              </v:rect>
            </w:pict>
          </mc:Fallback>
        </mc:AlternateContent>
      </w:r>
    </w:p>
    <w:p w14:paraId="586A49AB" w14:textId="77777777" w:rsidR="009C7518" w:rsidRDefault="009C7518">
      <w:pPr>
        <w:shd w:val="clear" w:color="auto" w:fill="FFFFFF"/>
        <w:spacing w:beforeAutospacing="1" w:afterAutospacing="1"/>
        <w:ind w:firstLine="720"/>
        <w:rPr>
          <w:rFonts w:ascii="Verdana" w:hAnsi="Verdana"/>
          <w:color w:val="000000"/>
          <w:sz w:val="20"/>
          <w:szCs w:val="20"/>
        </w:rPr>
      </w:pPr>
    </w:p>
    <w:p w14:paraId="009916DE" w14:textId="77777777" w:rsidR="009C7518" w:rsidRDefault="00C254AC">
      <w:pPr>
        <w:shd w:val="clear" w:color="auto" w:fill="FFFFFF"/>
        <w:spacing w:beforeAutospacing="1" w:afterAutospacing="1"/>
        <w:rPr>
          <w:color w:val="000000"/>
          <w:szCs w:val="22"/>
        </w:rPr>
      </w:pPr>
      <w:r>
        <w:rPr>
          <w:noProof/>
        </w:rPr>
        <w:drawing>
          <wp:anchor distT="0" distB="0" distL="114300" distR="114300" simplePos="0" relativeHeight="4" behindDoc="0" locked="0" layoutInCell="1" allowOverlap="1" wp14:anchorId="7A5C1F96" wp14:editId="3B34B9CD">
            <wp:simplePos x="0" y="0"/>
            <wp:positionH relativeFrom="column">
              <wp:posOffset>347345</wp:posOffset>
            </wp:positionH>
            <wp:positionV relativeFrom="paragraph">
              <wp:posOffset>926465</wp:posOffset>
            </wp:positionV>
            <wp:extent cx="1366520" cy="1891030"/>
            <wp:effectExtent l="0" t="0" r="0" b="0"/>
            <wp:wrapTopAndBottom/>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11"/>
                    <a:stretch>
                      <a:fillRect/>
                    </a:stretch>
                  </pic:blipFill>
                  <pic:spPr bwMode="auto">
                    <a:xfrm>
                      <a:off x="0" y="0"/>
                      <a:ext cx="1366520" cy="1891030"/>
                    </a:xfrm>
                    <a:prstGeom prst="rect">
                      <a:avLst/>
                    </a:prstGeom>
                  </pic:spPr>
                </pic:pic>
              </a:graphicData>
            </a:graphic>
          </wp:anchor>
        </w:drawing>
      </w:r>
      <w:r>
        <w:rPr>
          <w:color w:val="000000"/>
          <w:szCs w:val="22"/>
        </w:rPr>
        <w:t>Na década de 1960, John McCarthy, um importante americano pesquisador da área da informática e também um dos pioneiros da inteligência artificial, propôs a ideia de que a computação deveria ser organizada na forma de um serviço de utilidade pública, assim como os serviços de água e energia, em que os usuários só pagam pelo que usam, sendo precursor da idéia de PaaS.</w:t>
      </w:r>
    </w:p>
    <w:p w14:paraId="0C0EEBCA" w14:textId="77777777" w:rsidR="009C7518" w:rsidRDefault="00C254AC">
      <w:pPr>
        <w:shd w:val="clear" w:color="auto" w:fill="FFFFFF"/>
        <w:spacing w:beforeAutospacing="1" w:afterAutospacing="1"/>
        <w:ind w:firstLine="720"/>
        <w:rPr>
          <w:rFonts w:ascii="Verdana" w:hAnsi="Verdana"/>
          <w:color w:val="000000"/>
          <w:sz w:val="20"/>
          <w:szCs w:val="20"/>
        </w:rPr>
      </w:pPr>
      <w:r>
        <w:rPr>
          <w:rFonts w:ascii="Verdana" w:hAnsi="Verdana"/>
          <w:noProof/>
          <w:color w:val="000000"/>
          <w:sz w:val="20"/>
          <w:szCs w:val="20"/>
        </w:rPr>
        <mc:AlternateContent>
          <mc:Choice Requires="wps">
            <w:drawing>
              <wp:anchor distT="0" distB="0" distL="114300" distR="114300" simplePos="0" relativeHeight="14" behindDoc="0" locked="0" layoutInCell="1" allowOverlap="1" wp14:anchorId="70C8AE22" wp14:editId="5DCD4530">
                <wp:simplePos x="0" y="0"/>
                <wp:positionH relativeFrom="column">
                  <wp:posOffset>343535</wp:posOffset>
                </wp:positionH>
                <wp:positionV relativeFrom="paragraph">
                  <wp:posOffset>2072640</wp:posOffset>
                </wp:positionV>
                <wp:extent cx="3199130" cy="333375"/>
                <wp:effectExtent l="0" t="0" r="3810" b="0"/>
                <wp:wrapThrough wrapText="bothSides">
                  <wp:wrapPolygon edited="0">
                    <wp:start x="0" y="0"/>
                    <wp:lineTo x="0" y="19900"/>
                    <wp:lineTo x="21454" y="19900"/>
                    <wp:lineTo x="21454" y="0"/>
                    <wp:lineTo x="0" y="0"/>
                  </wp:wrapPolygon>
                </wp:wrapThrough>
                <wp:docPr id="9" name="Caixa de Texto 15"/>
                <wp:cNvGraphicFramePr/>
                <a:graphic xmlns:a="http://schemas.openxmlformats.org/drawingml/2006/main">
                  <a:graphicData uri="http://schemas.microsoft.com/office/word/2010/wordprocessingShape">
                    <wps:wsp>
                      <wps:cNvSpPr/>
                      <wps:spPr>
                        <a:xfrm>
                          <a:off x="0" y="0"/>
                          <a:ext cx="3198600" cy="332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EE4E188" w14:textId="77777777" w:rsidR="00B95CFC" w:rsidRDefault="00B95CFC">
                            <w:pPr>
                              <w:pStyle w:val="Legenda"/>
                            </w:pPr>
                            <w:bookmarkStart w:id="31" w:name="_Toc482302121"/>
                            <w:bookmarkStart w:id="32" w:name="_Toc482039961"/>
                            <w:bookmarkStart w:id="33" w:name="_Toc482039819"/>
                            <w:bookmarkStart w:id="34"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1"/>
                            <w:bookmarkEnd w:id="32"/>
                            <w:bookmarkEnd w:id="33"/>
                            <w:r>
                              <w:rPr>
                                <w:color w:val="000000"/>
                              </w:rPr>
                              <w:t>: John McCarthy Fonte: http://www-formal.stanford.edu/jmc/jmccolor.jpg</w:t>
                            </w:r>
                            <w:bookmarkEnd w:id="34"/>
                          </w:p>
                        </w:txbxContent>
                      </wps:txbx>
                      <wps:bodyPr lIns="0" tIns="0" rIns="0" bIns="0">
                        <a:prstTxWarp prst="textNoShape">
                          <a:avLst/>
                        </a:prstTxWarp>
                        <a:noAutofit/>
                      </wps:bodyPr>
                    </wps:wsp>
                  </a:graphicData>
                </a:graphic>
              </wp:anchor>
            </w:drawing>
          </mc:Choice>
          <mc:Fallback>
            <w:pict>
              <v:rect w14:anchorId="70C8AE22" id="Caixa de Texto 15" o:spid="_x0000_s1028" style="position:absolute;left:0;text-align:left;margin-left:27.05pt;margin-top:163.2pt;width:251.9pt;height:26.25pt;z-index:1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" stroked="f">
                <v:textbox inset="0,0,0,0">
                  <w:txbxContent>
                    <w:p w14:paraId="3EE4E188" w14:textId="77777777" w:rsidR="00B95CFC" w:rsidRDefault="00B95CFC">
                      <w:pPr>
                        <w:pStyle w:val="Legenda"/>
                      </w:pPr>
                      <w:bookmarkStart w:id="35" w:name="_Toc482302121"/>
                      <w:bookmarkStart w:id="36" w:name="_Toc482039961"/>
                      <w:bookmarkStart w:id="37" w:name="_Toc482039819"/>
                      <w:bookmarkStart w:id="38" w:name="_Toc496268950"/>
                      <w:r>
                        <w:rPr>
                          <w:color w:val="000000"/>
                        </w:rPr>
                        <w:t xml:space="preserve">Figura </w:t>
                      </w:r>
                      <w:r>
                        <w:rPr>
                          <w:color w:val="000000"/>
                        </w:rPr>
                        <w:fldChar w:fldCharType="begin"/>
                      </w:r>
                      <w:r>
                        <w:instrText>SEQ Figura \* ARABIC</w:instrText>
                      </w:r>
                      <w:r>
                        <w:fldChar w:fldCharType="separate"/>
                      </w:r>
                      <w:r>
                        <w:t>3</w:t>
                      </w:r>
                      <w:r>
                        <w:fldChar w:fldCharType="end"/>
                      </w:r>
                      <w:bookmarkEnd w:id="35"/>
                      <w:bookmarkEnd w:id="36"/>
                      <w:bookmarkEnd w:id="37"/>
                      <w:r>
                        <w:rPr>
                          <w:color w:val="000000"/>
                        </w:rPr>
                        <w:t>: John McCarthy Fonte: http://www-formal.stanford.edu/jmc/jmccolor.jpg</w:t>
                      </w:r>
                      <w:bookmarkEnd w:id="38"/>
                    </w:p>
                  </w:txbxContent>
                </v:textbox>
                <w10:wrap type="through"/>
              </v:rect>
            </w:pict>
          </mc:Fallback>
        </mc:AlternateContent>
      </w:r>
    </w:p>
    <w:p w14:paraId="33784D25" w14:textId="77777777" w:rsidR="009C7518" w:rsidRDefault="00C254AC">
      <w:pPr>
        <w:rPr>
          <w:rFonts w:ascii="Verdana" w:hAnsi="Verdana"/>
          <w:color w:val="000000"/>
          <w:sz w:val="20"/>
          <w:szCs w:val="20"/>
        </w:rPr>
      </w:pPr>
      <w:r>
        <w:br w:type="page"/>
      </w:r>
    </w:p>
    <w:p w14:paraId="29346297" w14:textId="77777777" w:rsidR="009C7518" w:rsidRDefault="009C7518">
      <w:pPr>
        <w:shd w:val="clear" w:color="auto" w:fill="FFFFFF"/>
        <w:spacing w:beforeAutospacing="1" w:afterAutospacing="1"/>
        <w:ind w:firstLine="708"/>
        <w:rPr>
          <w:rFonts w:ascii="Verdana" w:hAnsi="Verdana"/>
          <w:color w:val="000000"/>
          <w:sz w:val="20"/>
          <w:szCs w:val="20"/>
        </w:rPr>
      </w:pPr>
    </w:p>
    <w:p w14:paraId="59B70A64" w14:textId="77777777" w:rsidR="009C7518" w:rsidRDefault="00C254AC">
      <w:pPr>
        <w:shd w:val="clear" w:color="auto" w:fill="FFFFFF"/>
        <w:spacing w:beforeAutospacing="1" w:afterAutospacing="1"/>
        <w:ind w:firstLine="708"/>
        <w:rPr>
          <w:color w:val="000000"/>
        </w:rPr>
      </w:pPr>
      <w:r>
        <w:rPr>
          <w:color w:val="000000"/>
        </w:rPr>
        <w:t xml:space="preserve">Mesmo com a existência dessas ideias há tanto tempo, o termo computação em nuvem só veio a ser mencionado em 1997, numa palestra acadêmica do professor de Sistemas da Informação Ramnath Chellappa, e só foi desenvolvida no ano de 1999 com o surgimento da Salesforce.com, primeira empresa a disponibilizar aplicações pela internet. </w:t>
      </w:r>
    </w:p>
    <w:p w14:paraId="5E16841E" w14:textId="77777777" w:rsidR="009C7518" w:rsidRDefault="00C254AC">
      <w:pPr>
        <w:shd w:val="clear" w:color="auto" w:fill="FFFFFF"/>
        <w:spacing w:beforeAutospacing="1" w:afterAutospacing="1"/>
        <w:ind w:firstLine="708"/>
        <w:rPr>
          <w:color w:val="000000"/>
        </w:rPr>
      </w:pPr>
      <w:r>
        <w:rPr>
          <w:noProof/>
        </w:rPr>
        <w:drawing>
          <wp:inline distT="0" distB="0" distL="0" distR="0" wp14:anchorId="26E41F93" wp14:editId="189C1BC7">
            <wp:extent cx="1850390" cy="2580640"/>
            <wp:effectExtent l="0" t="0" r="0" b="0"/>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noChangeArrowheads="1"/>
                    </pic:cNvPicPr>
                  </pic:nvPicPr>
                  <pic:blipFill>
                    <a:blip r:embed="rId12"/>
                    <a:stretch>
                      <a:fillRect/>
                    </a:stretch>
                  </pic:blipFill>
                  <pic:spPr bwMode="auto">
                    <a:xfrm>
                      <a:off x="0" y="0"/>
                      <a:ext cx="1850390" cy="2580640"/>
                    </a:xfrm>
                    <a:prstGeom prst="rect">
                      <a:avLst/>
                    </a:prstGeom>
                  </pic:spPr>
                </pic:pic>
              </a:graphicData>
            </a:graphic>
          </wp:inline>
        </w:drawing>
      </w:r>
    </w:p>
    <w:p w14:paraId="20D756B5" w14:textId="77777777" w:rsidR="009C7518" w:rsidRDefault="00C254AC">
      <w:pPr>
        <w:shd w:val="clear" w:color="auto" w:fill="FFFFFF"/>
        <w:spacing w:beforeAutospacing="1" w:afterAutospacing="1"/>
        <w:ind w:firstLine="708"/>
        <w:rPr>
          <w:color w:val="000000"/>
        </w:rPr>
      </w:pPr>
      <w:r>
        <w:rPr>
          <w:noProof/>
          <w:color w:val="000000"/>
        </w:rPr>
        <mc:AlternateContent>
          <mc:Choice Requires="wps">
            <w:drawing>
              <wp:anchor distT="0" distB="0" distL="114300" distR="114300" simplePos="0" relativeHeight="15" behindDoc="0" locked="0" layoutInCell="1" allowOverlap="1" wp14:anchorId="37E25ECF" wp14:editId="025C09EA">
                <wp:simplePos x="0" y="0"/>
                <wp:positionH relativeFrom="column">
                  <wp:posOffset>456565</wp:posOffset>
                </wp:positionH>
                <wp:positionV relativeFrom="paragraph">
                  <wp:posOffset>27940</wp:posOffset>
                </wp:positionV>
                <wp:extent cx="3221355" cy="330200"/>
                <wp:effectExtent l="0" t="0" r="7620" b="0"/>
                <wp:wrapSquare wrapText="bothSides"/>
                <wp:docPr id="12" name="Caixa de Texto 18"/>
                <wp:cNvGraphicFramePr/>
                <a:graphic xmlns:a="http://schemas.openxmlformats.org/drawingml/2006/main">
                  <a:graphicData uri="http://schemas.microsoft.com/office/word/2010/wordprocessingShape">
                    <wps:wsp>
                      <wps:cNvSpPr/>
                      <wps:spPr>
                        <a:xfrm>
                          <a:off x="0" y="0"/>
                          <a:ext cx="322135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1F82DD26" w14:textId="77777777" w:rsidR="00B95CFC" w:rsidRDefault="00B95CFC">
                            <w:pPr>
                              <w:pStyle w:val="Legenda"/>
                            </w:pPr>
                            <w:bookmarkStart w:id="39" w:name="_Toc482302122"/>
                            <w:bookmarkStart w:id="40" w:name="_Toc482039962"/>
                            <w:bookmarkStart w:id="41" w:name="_Toc482039820"/>
                            <w:bookmarkStart w:id="42"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39"/>
                            <w:bookmarkEnd w:id="40"/>
                            <w:bookmarkEnd w:id="41"/>
                            <w:r>
                              <w:rPr>
                                <w:color w:val="000000"/>
                              </w:rPr>
                              <w:t>: Ramnath Chellappa Fonte: http://goizueta.emory.edu/profiles/images/portrait/chellapa.jpg</w:t>
                            </w:r>
                            <w:bookmarkEnd w:id="42"/>
                          </w:p>
                        </w:txbxContent>
                      </wps:txbx>
                      <wps:bodyPr lIns="0" tIns="0" rIns="0" bIns="0">
                        <a:prstTxWarp prst="textNoShape">
                          <a:avLst/>
                        </a:prstTxWarp>
                        <a:spAutoFit/>
                      </wps:bodyPr>
                    </wps:wsp>
                  </a:graphicData>
                </a:graphic>
              </wp:anchor>
            </w:drawing>
          </mc:Choice>
          <mc:Fallback>
            <w:pict>
              <v:rect w14:anchorId="37E25ECF" id="Caixa de Texto 18" o:spid="_x0000_s1029" style="position:absolute;left:0;text-align:left;margin-left:35.95pt;margin-top:2.2pt;width:253.65pt;height:26pt;z-index:1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" stroked="f">
                <v:textbox style="mso-fit-shape-to-text:t" inset="0,0,0,0">
                  <w:txbxContent>
                    <w:p w14:paraId="1F82DD26" w14:textId="77777777" w:rsidR="00B95CFC" w:rsidRDefault="00B95CFC">
                      <w:pPr>
                        <w:pStyle w:val="Legenda"/>
                      </w:pPr>
                      <w:bookmarkStart w:id="43" w:name="_Toc482302122"/>
                      <w:bookmarkStart w:id="44" w:name="_Toc482039962"/>
                      <w:bookmarkStart w:id="45" w:name="_Toc482039820"/>
                      <w:bookmarkStart w:id="46" w:name="_Toc496268951"/>
                      <w:r>
                        <w:rPr>
                          <w:color w:val="000000"/>
                        </w:rPr>
                        <w:t xml:space="preserve">Figura </w:t>
                      </w:r>
                      <w:r>
                        <w:rPr>
                          <w:color w:val="000000"/>
                        </w:rPr>
                        <w:fldChar w:fldCharType="begin"/>
                      </w:r>
                      <w:r>
                        <w:instrText>SEQ Figura \* ARABIC</w:instrText>
                      </w:r>
                      <w:r>
                        <w:fldChar w:fldCharType="separate"/>
                      </w:r>
                      <w:r>
                        <w:t>4</w:t>
                      </w:r>
                      <w:r>
                        <w:fldChar w:fldCharType="end"/>
                      </w:r>
                      <w:bookmarkEnd w:id="43"/>
                      <w:bookmarkEnd w:id="44"/>
                      <w:bookmarkEnd w:id="45"/>
                      <w:r>
                        <w:rPr>
                          <w:color w:val="000000"/>
                        </w:rPr>
                        <w:t>: Ramnath Chellappa Fonte: http://goizueta.emory.edu/profiles/images/portrait/chellapa.jpg</w:t>
                      </w:r>
                      <w:bookmarkEnd w:id="46"/>
                    </w:p>
                  </w:txbxContent>
                </v:textbox>
                <w10:wrap type="square"/>
              </v:rect>
            </w:pict>
          </mc:Fallback>
        </mc:AlternateContent>
      </w:r>
    </w:p>
    <w:p w14:paraId="00260F23" w14:textId="77777777" w:rsidR="009C7518" w:rsidRDefault="009C7518">
      <w:pPr>
        <w:shd w:val="clear" w:color="auto" w:fill="FFFFFF"/>
        <w:spacing w:beforeAutospacing="1" w:afterAutospacing="1"/>
        <w:ind w:firstLine="708"/>
        <w:rPr>
          <w:color w:val="000000"/>
        </w:rPr>
      </w:pPr>
    </w:p>
    <w:p w14:paraId="4F1F59BA" w14:textId="77777777" w:rsidR="009C7518" w:rsidRDefault="00C254AC">
      <w:pPr>
        <w:shd w:val="clear" w:color="auto" w:fill="FFFFFF"/>
        <w:spacing w:beforeAutospacing="1" w:afterAutospacing="1"/>
        <w:ind w:firstLine="708"/>
        <w:rPr>
          <w:color w:val="000000"/>
        </w:rPr>
      </w:pPr>
      <w:r>
        <w:rPr>
          <w:color w:val="000000"/>
        </w:rPr>
        <w:t>A partir do sucesso dessa empresa, outras grandes começaram a investir na área, como à Amazon, a Google, a IBM e a Microsoft.</w:t>
      </w:r>
    </w:p>
    <w:p w14:paraId="00C20E44" w14:textId="77777777" w:rsidR="009C7518" w:rsidRDefault="00C254AC">
      <w:pPr>
        <w:shd w:val="clear" w:color="auto" w:fill="FFFFFF"/>
        <w:spacing w:beforeAutospacing="1" w:afterAutospacing="1"/>
        <w:ind w:firstLine="720"/>
        <w:rPr>
          <w:color w:val="000000"/>
        </w:rPr>
      </w:pPr>
      <w:r>
        <w:rPr>
          <w:color w:val="000000"/>
        </w:rPr>
        <w:t xml:space="preserve">O que conhecemos hoje como computação em nuvem, nasceu com os sistemas distribuídos, caracterizados por serem um conjunto de unidades de processamento independentes, que, por meio da troca de comunicação e gerenciamento de sincronização, pode processar uma aplicação em diferentes localidades, de forma transparente para o usuário, ou seja, o usuário da aplicação vê apenas o todo. A computação em nuvem vai além disso, trata-se de um formato de computação a partir do qual aplicativos, serviços, dados e recursos de TI são disponibilizados aos usuários como serviço, por meio da internet e/ou de uma rede própria. </w:t>
      </w:r>
    </w:p>
    <w:p w14:paraId="2FA9F276" w14:textId="77777777" w:rsidR="009C7518" w:rsidRDefault="00C254AC">
      <w:pPr>
        <w:shd w:val="clear" w:color="auto" w:fill="FFFFFF"/>
        <w:spacing w:beforeAutospacing="1" w:afterAutospacing="1"/>
        <w:ind w:firstLine="720"/>
        <w:rPr>
          <w:color w:val="000000"/>
        </w:rPr>
      </w:pPr>
      <w:r>
        <w:rPr>
          <w:color w:val="000000"/>
        </w:rPr>
        <w:t>Não é mais necessário, para algumas empresas, ter supercomputadores, pois o poder de processamento e os dados ficam nas nuvens. Só precisamos de dispositivos que nos dêem acesso a esses recursos. Dispositivos estes que consequentemente são mais baratos e possuem uma maior portabilidade e flexibilidade, como smartphones, </w:t>
      </w:r>
      <w:r>
        <w:rPr>
          <w:iCs/>
          <w:color w:val="000000"/>
        </w:rPr>
        <w:t>tablets</w:t>
      </w:r>
      <w:r>
        <w:rPr>
          <w:color w:val="000000"/>
        </w:rPr>
        <w:t> e </w:t>
      </w:r>
      <w:r>
        <w:rPr>
          <w:iCs/>
          <w:color w:val="000000"/>
        </w:rPr>
        <w:t>notebooks</w:t>
      </w:r>
      <w:r>
        <w:rPr>
          <w:color w:val="000000"/>
        </w:rPr>
        <w:t xml:space="preserve">. </w:t>
      </w:r>
    </w:p>
    <w:p w14:paraId="25C775B5" w14:textId="77777777" w:rsidR="009C7518" w:rsidRDefault="00C254AC">
      <w:pPr>
        <w:rPr>
          <w:rFonts w:ascii="Verdana" w:hAnsi="Verdana"/>
          <w:color w:val="000000"/>
          <w:sz w:val="20"/>
          <w:szCs w:val="20"/>
        </w:rPr>
      </w:pPr>
      <w:r>
        <w:br w:type="page"/>
      </w:r>
    </w:p>
    <w:p w14:paraId="6FFB61C0" w14:textId="77777777" w:rsidR="009C7518" w:rsidRDefault="00C254AC">
      <w:pPr>
        <w:pStyle w:val="Ttulo11"/>
        <w:rPr>
          <w:sz w:val="26"/>
          <w:szCs w:val="26"/>
        </w:rPr>
      </w:pPr>
      <w:bookmarkStart w:id="47" w:name="_Toc496802692"/>
      <w:bookmarkStart w:id="48" w:name="_Toc496802921"/>
      <w:bookmarkStart w:id="49" w:name="_Toc497241093"/>
      <w:r>
        <w:rPr>
          <w:noProof/>
          <w:lang w:val="pt-BR" w:eastAsia="pt-BR"/>
        </w:rPr>
        <w:lastRenderedPageBreak/>
        <mc:AlternateContent>
          <mc:Choice Requires="wps">
            <w:drawing>
              <wp:anchor distT="0" distB="0" distL="114300" distR="114300" simplePos="0" relativeHeight="16" behindDoc="0" locked="0" layoutInCell="1" allowOverlap="1" wp14:anchorId="1FF4F9E7" wp14:editId="1423C6A0">
                <wp:simplePos x="0" y="0"/>
                <wp:positionH relativeFrom="column">
                  <wp:posOffset>69850</wp:posOffset>
                </wp:positionH>
                <wp:positionV relativeFrom="paragraph">
                  <wp:posOffset>3314065</wp:posOffset>
                </wp:positionV>
                <wp:extent cx="5763260" cy="330200"/>
                <wp:effectExtent l="0" t="0" r="5080" b="0"/>
                <wp:wrapSquare wrapText="bothSides"/>
                <wp:docPr id="14" name="Caixa de Texto 21"/>
                <wp:cNvGraphicFramePr/>
                <a:graphic xmlns:a="http://schemas.openxmlformats.org/drawingml/2006/main">
                  <a:graphicData uri="http://schemas.microsoft.com/office/word/2010/wordprocessingShape">
                    <wps:wsp>
                      <wps:cNvSpPr/>
                      <wps:spPr>
                        <a:xfrm>
                          <a:off x="0" y="0"/>
                          <a:ext cx="576326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6A7BC884" w14:textId="77777777" w:rsidR="00B95CFC" w:rsidRDefault="00B95CFC">
                            <w:pPr>
                              <w:pStyle w:val="Legenda"/>
                            </w:pPr>
                            <w:bookmarkStart w:id="50" w:name="_Toc482302123"/>
                            <w:bookmarkStart w:id="51" w:name="_Toc482039963"/>
                            <w:bookmarkStart w:id="52" w:name="_Toc482039821"/>
                            <w:bookmarkStart w:id="53"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0"/>
                            <w:bookmarkEnd w:id="51"/>
                            <w:bookmarkEnd w:id="52"/>
                            <w:r>
                              <w:rPr>
                                <w:color w:val="000000"/>
                              </w:rPr>
                              <w:t>: Modelos de Implementação Fonte: http://www.vividdynamics.com/wp-content/uploads/2013/12/cloud-hosting.jpg</w:t>
                            </w:r>
                            <w:bookmarkEnd w:id="53"/>
                          </w:p>
                        </w:txbxContent>
                      </wps:txbx>
                      <wps:bodyPr lIns="0" tIns="0" rIns="0" bIns="0">
                        <a:prstTxWarp prst="textNoShape">
                          <a:avLst/>
                        </a:prstTxWarp>
                        <a:spAutoFit/>
                      </wps:bodyPr>
                    </wps:wsp>
                  </a:graphicData>
                </a:graphic>
              </wp:anchor>
            </w:drawing>
          </mc:Choice>
          <mc:Fallback>
            <w:pict>
              <v:rect w14:anchorId="1FF4F9E7" id="Caixa de Texto 21" o:spid="_x0000_s1030" style="position:absolute;left:0;text-align:left;margin-left:5.5pt;margin-top:260.95pt;width:453.8pt;height:26pt;z-index: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" stroked="f">
                <v:textbox style="mso-fit-shape-to-text:t" inset="0,0,0,0">
                  <w:txbxContent>
                    <w:p w14:paraId="6A7BC884" w14:textId="77777777" w:rsidR="00B95CFC" w:rsidRDefault="00B95CFC">
                      <w:pPr>
                        <w:pStyle w:val="Legenda"/>
                      </w:pPr>
                      <w:bookmarkStart w:id="54" w:name="_Toc482302123"/>
                      <w:bookmarkStart w:id="55" w:name="_Toc482039963"/>
                      <w:bookmarkStart w:id="56" w:name="_Toc482039821"/>
                      <w:bookmarkStart w:id="57" w:name="_Toc496268952"/>
                      <w:r>
                        <w:rPr>
                          <w:color w:val="000000"/>
                        </w:rPr>
                        <w:t xml:space="preserve">Figura </w:t>
                      </w:r>
                      <w:r>
                        <w:rPr>
                          <w:color w:val="000000"/>
                        </w:rPr>
                        <w:fldChar w:fldCharType="begin"/>
                      </w:r>
                      <w:r>
                        <w:instrText>SEQ Figura \* ARABIC</w:instrText>
                      </w:r>
                      <w:r>
                        <w:fldChar w:fldCharType="separate"/>
                      </w:r>
                      <w:r>
                        <w:t>5</w:t>
                      </w:r>
                      <w:r>
                        <w:fldChar w:fldCharType="end"/>
                      </w:r>
                      <w:bookmarkEnd w:id="54"/>
                      <w:bookmarkEnd w:id="55"/>
                      <w:bookmarkEnd w:id="56"/>
                      <w:r>
                        <w:rPr>
                          <w:color w:val="000000"/>
                        </w:rPr>
                        <w:t>: Modelos de Implementação Fonte: http://www.vividdynamics.com/wp-content/uploads/2013/12/cloud-hosting.jpg</w:t>
                      </w:r>
                      <w:bookmarkEnd w:id="57"/>
                    </w:p>
                  </w:txbxContent>
                </v:textbox>
                <w10:wrap type="square"/>
              </v:rect>
            </w:pict>
          </mc:Fallback>
        </mc:AlternateContent>
      </w:r>
      <w:r>
        <w:rPr>
          <w:noProof/>
          <w:lang w:val="pt-BR" w:eastAsia="pt-BR"/>
        </w:rPr>
        <w:drawing>
          <wp:anchor distT="0" distB="0" distL="114300" distR="114300" simplePos="0" relativeHeight="6" behindDoc="0" locked="0" layoutInCell="1" allowOverlap="1" wp14:anchorId="3B8798FB" wp14:editId="5C049924">
            <wp:simplePos x="0" y="0"/>
            <wp:positionH relativeFrom="column">
              <wp:posOffset>1905</wp:posOffset>
            </wp:positionH>
            <wp:positionV relativeFrom="paragraph">
              <wp:posOffset>638810</wp:posOffset>
            </wp:positionV>
            <wp:extent cx="5760085" cy="2618105"/>
            <wp:effectExtent l="0" t="0" r="0" b="0"/>
            <wp:wrapSquare wrapText="bothSides"/>
            <wp:docPr id="1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3"/>
                    <pic:cNvPicPr>
                      <a:picLocks noChangeAspect="1" noChangeArrowheads="1"/>
                    </pic:cNvPicPr>
                  </pic:nvPicPr>
                  <pic:blipFill>
                    <a:blip r:embed="rId13"/>
                    <a:stretch>
                      <a:fillRect/>
                    </a:stretch>
                  </pic:blipFill>
                  <pic:spPr bwMode="auto">
                    <a:xfrm>
                      <a:off x="0" y="0"/>
                      <a:ext cx="5760085" cy="2618105"/>
                    </a:xfrm>
                    <a:prstGeom prst="rect">
                      <a:avLst/>
                    </a:prstGeom>
                  </pic:spPr>
                </pic:pic>
              </a:graphicData>
            </a:graphic>
          </wp:anchor>
        </w:drawing>
      </w:r>
      <w:r>
        <w:rPr>
          <w:sz w:val="26"/>
          <w:szCs w:val="26"/>
        </w:rPr>
        <w:t>2.2 Modelos de implantação</w:t>
      </w:r>
      <w:bookmarkEnd w:id="47"/>
      <w:bookmarkEnd w:id="48"/>
      <w:bookmarkEnd w:id="49"/>
    </w:p>
    <w:p w14:paraId="19E205C4" w14:textId="77777777" w:rsidR="009C7518" w:rsidRDefault="009C7518"/>
    <w:p w14:paraId="0F03E794" w14:textId="77777777" w:rsidR="009C7518" w:rsidRDefault="00C254AC">
      <w:r>
        <w:t>É possível implantar soluções utilizando computação em nuvem de maneiras diferentes, dependendo de fatores, como:</w:t>
      </w:r>
    </w:p>
    <w:p w14:paraId="23D7D529" w14:textId="77777777" w:rsidR="009C7518" w:rsidRDefault="00C254AC">
      <w:pPr>
        <w:numPr>
          <w:ilvl w:val="0"/>
          <w:numId w:val="1"/>
        </w:numPr>
      </w:pPr>
      <w:r>
        <w:t>Requisitos de segurança;</w:t>
      </w:r>
    </w:p>
    <w:p w14:paraId="2A1948CF" w14:textId="77777777" w:rsidR="009C7518" w:rsidRDefault="00C254AC">
      <w:pPr>
        <w:numPr>
          <w:ilvl w:val="0"/>
          <w:numId w:val="1"/>
        </w:numPr>
      </w:pPr>
      <w:r>
        <w:t>Hospedagem dos serviços;</w:t>
      </w:r>
    </w:p>
    <w:p w14:paraId="270AE88B" w14:textId="77777777" w:rsidR="009C7518" w:rsidRDefault="00C254AC">
      <w:pPr>
        <w:numPr>
          <w:ilvl w:val="0"/>
          <w:numId w:val="1"/>
        </w:numPr>
      </w:pPr>
      <w:r>
        <w:t>Capacidade de customização;</w:t>
      </w:r>
    </w:p>
    <w:p w14:paraId="6887F0F0" w14:textId="77777777" w:rsidR="009C7518" w:rsidRDefault="00C254AC">
      <w:pPr>
        <w:numPr>
          <w:ilvl w:val="0"/>
          <w:numId w:val="1"/>
        </w:numPr>
      </w:pPr>
      <w:r>
        <w:t>Nível de acesso;</w:t>
      </w:r>
    </w:p>
    <w:p w14:paraId="42331C3A" w14:textId="77777777" w:rsidR="009C7518" w:rsidRDefault="00C254AC">
      <w:pPr>
        <w:numPr>
          <w:ilvl w:val="0"/>
          <w:numId w:val="1"/>
        </w:numPr>
      </w:pPr>
      <w:r>
        <w:t>Gerenciamento de serviços;</w:t>
      </w:r>
    </w:p>
    <w:p w14:paraId="3DCEAC45" w14:textId="77777777" w:rsidR="009C7518" w:rsidRDefault="009C7518"/>
    <w:p w14:paraId="3CB3ACAE" w14:textId="77777777" w:rsidR="009C7518" w:rsidRDefault="00C254AC" w:rsidP="00C6207A">
      <w:pPr>
        <w:ind w:firstLine="360"/>
      </w:pPr>
      <w:r>
        <w:t>Existem modelos principais que são determinados pelo nível de acesso: Nuvem pública, Nuvem privada, Nuvem Comunitária e Nuvem híbrida.</w:t>
      </w:r>
    </w:p>
    <w:p w14:paraId="53F47257" w14:textId="77777777" w:rsidR="009C7518" w:rsidRDefault="009C7518"/>
    <w:p w14:paraId="63D3595B" w14:textId="77777777" w:rsidR="009C7518" w:rsidRDefault="00C254AC">
      <w:pPr>
        <w:rPr>
          <w:b/>
          <w:bCs/>
          <w:sz w:val="26"/>
          <w:szCs w:val="26"/>
          <w:lang w:val="x-none" w:eastAsia="x-none"/>
        </w:rPr>
      </w:pPr>
      <w:r>
        <w:br w:type="page"/>
      </w:r>
    </w:p>
    <w:p w14:paraId="3E17EB86" w14:textId="77777777" w:rsidR="009C7518" w:rsidRDefault="00C254AC">
      <w:pPr>
        <w:pStyle w:val="Ttulo21"/>
        <w:jc w:val="center"/>
      </w:pPr>
      <w:bookmarkStart w:id="58" w:name="_Toc496802693"/>
      <w:bookmarkStart w:id="59" w:name="_Toc496802922"/>
      <w:bookmarkStart w:id="60" w:name="_Toc497241094"/>
      <w:r>
        <w:lastRenderedPageBreak/>
        <w:t>2.2.1 Nuvem Pública</w:t>
      </w:r>
      <w:bookmarkEnd w:id="58"/>
      <w:bookmarkEnd w:id="59"/>
      <w:bookmarkEnd w:id="60"/>
    </w:p>
    <w:p w14:paraId="36B349FF" w14:textId="77777777" w:rsidR="009C7518" w:rsidRDefault="00C254AC">
      <w:r>
        <w:rPr>
          <w:noProof/>
        </w:rPr>
        <mc:AlternateContent>
          <mc:Choice Requires="wps">
            <w:drawing>
              <wp:anchor distT="0" distB="0" distL="114300" distR="114300" simplePos="0" relativeHeight="17" behindDoc="0" locked="0" layoutInCell="1" allowOverlap="1" wp14:anchorId="3773F09E" wp14:editId="75E29E82">
                <wp:simplePos x="0" y="0"/>
                <wp:positionH relativeFrom="column">
                  <wp:posOffset>-1905</wp:posOffset>
                </wp:positionH>
                <wp:positionV relativeFrom="paragraph">
                  <wp:posOffset>3021965</wp:posOffset>
                </wp:positionV>
                <wp:extent cx="5755640" cy="238760"/>
                <wp:effectExtent l="0" t="0" r="12700" b="0"/>
                <wp:wrapSquare wrapText="bothSides"/>
                <wp:docPr id="17" name="Caixa de Texto 24"/>
                <wp:cNvGraphicFramePr/>
                <a:graphic xmlns:a="http://schemas.openxmlformats.org/drawingml/2006/main">
                  <a:graphicData uri="http://schemas.microsoft.com/office/word/2010/wordprocessingShape">
                    <wps:wsp>
                      <wps:cNvSpPr/>
                      <wps:spPr>
                        <a:xfrm>
                          <a:off x="0" y="0"/>
                          <a:ext cx="5754960" cy="2379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053F315A" w14:textId="77777777" w:rsidR="00B95CFC" w:rsidRDefault="00B95CFC">
                            <w:pPr>
                              <w:pStyle w:val="Legenda"/>
                            </w:pPr>
                            <w:bookmarkStart w:id="61" w:name="_Toc482302124"/>
                            <w:bookmarkStart w:id="62" w:name="_Toc482039964"/>
                            <w:bookmarkStart w:id="63" w:name="_Toc482039822"/>
                            <w:bookmarkStart w:id="64"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1"/>
                            <w:bookmarkEnd w:id="62"/>
                            <w:bookmarkEnd w:id="63"/>
                            <w:r>
                              <w:rPr>
                                <w:color w:val="000000"/>
                              </w:rPr>
                              <w:t>: Nuvem pública Fonte: http://www.ximedica.info/images/uploads/the_cloud-resized-600.jpg</w:t>
                            </w:r>
                            <w:bookmarkEnd w:id="64"/>
                          </w:p>
                        </w:txbxContent>
                      </wps:txbx>
                      <wps:bodyPr lIns="0" tIns="0" rIns="0" bIns="0">
                        <a:prstTxWarp prst="textNoShape">
                          <a:avLst/>
                        </a:prstTxWarp>
                        <a:noAutofit/>
                      </wps:bodyPr>
                    </wps:wsp>
                  </a:graphicData>
                </a:graphic>
              </wp:anchor>
            </w:drawing>
          </mc:Choice>
          <mc:Fallback>
            <w:pict>
              <v:rect w14:anchorId="3773F09E" id="Caixa de Texto 24" o:spid="_x0000_s1031" style="position:absolute;margin-left:-.15pt;margin-top:237.95pt;width:453.2pt;height:18.8pt;z-index:1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" stroked="f">
                <v:textbox inset="0,0,0,0">
                  <w:txbxContent>
                    <w:p w14:paraId="053F315A" w14:textId="77777777" w:rsidR="00B95CFC" w:rsidRDefault="00B95CFC">
                      <w:pPr>
                        <w:pStyle w:val="Legenda"/>
                      </w:pPr>
                      <w:bookmarkStart w:id="65" w:name="_Toc482302124"/>
                      <w:bookmarkStart w:id="66" w:name="_Toc482039964"/>
                      <w:bookmarkStart w:id="67" w:name="_Toc482039822"/>
                      <w:bookmarkStart w:id="68" w:name="_Toc496268953"/>
                      <w:r>
                        <w:rPr>
                          <w:color w:val="000000"/>
                        </w:rPr>
                        <w:t xml:space="preserve">Figura </w:t>
                      </w:r>
                      <w:r>
                        <w:rPr>
                          <w:color w:val="000000"/>
                        </w:rPr>
                        <w:fldChar w:fldCharType="begin"/>
                      </w:r>
                      <w:r>
                        <w:instrText>SEQ Figura \* ARABIC</w:instrText>
                      </w:r>
                      <w:r>
                        <w:fldChar w:fldCharType="separate"/>
                      </w:r>
                      <w:r>
                        <w:t>6</w:t>
                      </w:r>
                      <w:r>
                        <w:fldChar w:fldCharType="end"/>
                      </w:r>
                      <w:bookmarkEnd w:id="65"/>
                      <w:bookmarkEnd w:id="66"/>
                      <w:bookmarkEnd w:id="67"/>
                      <w:r>
                        <w:rPr>
                          <w:color w:val="000000"/>
                        </w:rPr>
                        <w:t>: Nuvem pública Fonte: http://www.ximedica.info/images/uploads/the_cloud-resized-600.jpg</w:t>
                      </w:r>
                      <w:bookmarkEnd w:id="68"/>
                    </w:p>
                  </w:txbxContent>
                </v:textbox>
                <w10:wrap type="square"/>
              </v:rect>
            </w:pict>
          </mc:Fallback>
        </mc:AlternateContent>
      </w:r>
      <w:r>
        <w:rPr>
          <w:noProof/>
        </w:rPr>
        <w:drawing>
          <wp:anchor distT="0" distB="0" distL="114300" distR="114300" simplePos="0" relativeHeight="7" behindDoc="0" locked="0" layoutInCell="1" allowOverlap="1" wp14:anchorId="11E7DB83" wp14:editId="06DCF4DA">
            <wp:simplePos x="0" y="0"/>
            <wp:positionH relativeFrom="column">
              <wp:posOffset>0</wp:posOffset>
            </wp:positionH>
            <wp:positionV relativeFrom="paragraph">
              <wp:posOffset>238760</wp:posOffset>
            </wp:positionV>
            <wp:extent cx="5752465" cy="2727960"/>
            <wp:effectExtent l="0" t="0" r="0" b="0"/>
            <wp:wrapSquare wrapText="bothSides"/>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noChangeArrowheads="1"/>
                    </pic:cNvPicPr>
                  </pic:nvPicPr>
                  <pic:blipFill>
                    <a:blip r:embed="rId14"/>
                    <a:stretch>
                      <a:fillRect/>
                    </a:stretch>
                  </pic:blipFill>
                  <pic:spPr bwMode="auto">
                    <a:xfrm>
                      <a:off x="0" y="0"/>
                      <a:ext cx="5752465" cy="2727960"/>
                    </a:xfrm>
                    <a:prstGeom prst="rect">
                      <a:avLst/>
                    </a:prstGeom>
                  </pic:spPr>
                </pic:pic>
              </a:graphicData>
            </a:graphic>
          </wp:anchor>
        </w:drawing>
      </w:r>
    </w:p>
    <w:p w14:paraId="172A9F12" w14:textId="77777777" w:rsidR="009C7518" w:rsidRDefault="009C7518"/>
    <w:p w14:paraId="59252A70" w14:textId="77777777" w:rsidR="009C7518" w:rsidRDefault="00C254AC" w:rsidP="004528D9">
      <w:pPr>
        <w:ind w:firstLine="708"/>
      </w:pPr>
      <w:r>
        <w:t xml:space="preserve">Uma infraestrutura de nuvem pública é disponibilizada para o público geral e é de propriedade de um provedor de serviços de web (terceirizado). Em uma nuvem pública, os recursos de computação são disponibilizados dinamicamente através do provedor e são fornecidos para seus clientes (rede própria utilizando VPNs tendo como base a infraestrutura da web); A cobrança feita pelo provedor é feita pela quantidade de recursos que o cliente utiliza (isto pode variar em contrato). </w:t>
      </w:r>
    </w:p>
    <w:p w14:paraId="01D9EDAC" w14:textId="77777777" w:rsidR="009C7518" w:rsidRDefault="00C254AC" w:rsidP="004528D9">
      <w:pPr>
        <w:ind w:firstLine="708"/>
      </w:pPr>
      <w:r>
        <w:t>Esse modelo possui boa relação custo/benefício para o cliente, uma vez que oferece a flexibilidade de disponibilizar apenas os recursos necessários e entregar todos os serviços com certa consistência de disponibilidade, resiliência, segurança e facilidade de gerenciamento. Como este modelo é baseado na web e possui infraestrutura e meios de acesso administrados pelo provedor de acesso o cliente precisa aceitar o controle reduzido e o monitoramento feito do provedor, além de confiar na governança e segurança da infraestrutura servida pelo provedor.</w:t>
      </w:r>
    </w:p>
    <w:p w14:paraId="207F90F0" w14:textId="77777777" w:rsidR="009C7518" w:rsidRDefault="009C7518">
      <w:pPr>
        <w:pStyle w:val="Ttulo21"/>
      </w:pPr>
    </w:p>
    <w:p w14:paraId="58E81C88" w14:textId="77777777" w:rsidR="009C7518" w:rsidRDefault="00C254AC">
      <w:pPr>
        <w:rPr>
          <w:b/>
          <w:bCs/>
          <w:sz w:val="26"/>
          <w:szCs w:val="26"/>
          <w:lang w:val="x-none" w:eastAsia="x-none"/>
        </w:rPr>
      </w:pPr>
      <w:r>
        <w:br w:type="page"/>
      </w:r>
    </w:p>
    <w:p w14:paraId="5B9B79FA" w14:textId="77777777" w:rsidR="009C7518" w:rsidRDefault="00C254AC">
      <w:pPr>
        <w:pStyle w:val="Ttulo21"/>
        <w:jc w:val="center"/>
        <w:rPr>
          <w:sz w:val="28"/>
          <w:szCs w:val="28"/>
        </w:rPr>
      </w:pPr>
      <w:bookmarkStart w:id="69" w:name="_Toc496802694"/>
      <w:bookmarkStart w:id="70" w:name="_Toc496802923"/>
      <w:bookmarkStart w:id="71" w:name="_Toc497241095"/>
      <w:r>
        <w:rPr>
          <w:noProof/>
          <w:lang w:val="pt-BR" w:eastAsia="pt-BR"/>
        </w:rPr>
        <w:lastRenderedPageBreak/>
        <mc:AlternateContent>
          <mc:Choice Requires="wps">
            <w:drawing>
              <wp:anchor distT="0" distB="0" distL="114300" distR="114300" simplePos="0" relativeHeight="18" behindDoc="0" locked="0" layoutInCell="1" allowOverlap="1" wp14:anchorId="65AA14E0" wp14:editId="48EFD2BB">
                <wp:simplePos x="0" y="0"/>
                <wp:positionH relativeFrom="column">
                  <wp:posOffset>-4445</wp:posOffset>
                </wp:positionH>
                <wp:positionV relativeFrom="paragraph">
                  <wp:posOffset>4479925</wp:posOffset>
                </wp:positionV>
                <wp:extent cx="5721350" cy="274320"/>
                <wp:effectExtent l="0" t="0" r="0" b="7620"/>
                <wp:wrapSquare wrapText="bothSides"/>
                <wp:docPr id="20" name="Caixa de Texto 27"/>
                <wp:cNvGraphicFramePr/>
                <a:graphic xmlns:a="http://schemas.openxmlformats.org/drawingml/2006/main">
                  <a:graphicData uri="http://schemas.microsoft.com/office/word/2010/wordprocessingShape">
                    <wps:wsp>
                      <wps:cNvSpPr/>
                      <wps:spPr>
                        <a:xfrm>
                          <a:off x="0" y="0"/>
                          <a:ext cx="5720760" cy="2736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A679F55" w14:textId="77777777" w:rsidR="00B95CFC" w:rsidRDefault="00B95CFC">
                            <w:pPr>
                              <w:pStyle w:val="Legenda"/>
                            </w:pPr>
                            <w:bookmarkStart w:id="72" w:name="_Toc482302125"/>
                            <w:bookmarkStart w:id="73" w:name="_Toc482039965"/>
                            <w:bookmarkStart w:id="74" w:name="_Toc482039823"/>
                            <w:bookmarkStart w:id="75"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2"/>
                            <w:bookmarkEnd w:id="73"/>
                            <w:bookmarkEnd w:id="74"/>
                            <w:r>
                              <w:rPr>
                                <w:color w:val="000000"/>
                              </w:rPr>
                              <w:t>: Nuvem Privada Fonte: https://web-material3.yokogawa.com/image_8952.jpg</w:t>
                            </w:r>
                            <w:bookmarkEnd w:id="75"/>
                          </w:p>
                        </w:txbxContent>
                      </wps:txbx>
                      <wps:bodyPr lIns="0" tIns="0" rIns="0" bIns="0">
                        <a:prstTxWarp prst="textNoShape">
                          <a:avLst/>
                        </a:prstTxWarp>
                        <a:noAutofit/>
                      </wps:bodyPr>
                    </wps:wsp>
                  </a:graphicData>
                </a:graphic>
              </wp:anchor>
            </w:drawing>
          </mc:Choice>
          <mc:Fallback>
            <w:pict>
              <v:rect w14:anchorId="65AA14E0" id="Caixa de Texto 27" o:spid="_x0000_s1032" style="position:absolute;left:0;text-align:left;margin-left:-.35pt;margin-top:352.75pt;width:450.5pt;height:21.6pt;z-index:1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" stroked="f">
                <v:textbox inset="0,0,0,0">
                  <w:txbxContent>
                    <w:p w14:paraId="2A679F55" w14:textId="77777777" w:rsidR="00B95CFC" w:rsidRDefault="00B95CFC">
                      <w:pPr>
                        <w:pStyle w:val="Legenda"/>
                      </w:pPr>
                      <w:bookmarkStart w:id="76" w:name="_Toc482302125"/>
                      <w:bookmarkStart w:id="77" w:name="_Toc482039965"/>
                      <w:bookmarkStart w:id="78" w:name="_Toc482039823"/>
                      <w:bookmarkStart w:id="79" w:name="_Toc496268954"/>
                      <w:r>
                        <w:rPr>
                          <w:color w:val="000000"/>
                        </w:rPr>
                        <w:t xml:space="preserve">Figura </w:t>
                      </w:r>
                      <w:r>
                        <w:rPr>
                          <w:color w:val="000000"/>
                        </w:rPr>
                        <w:fldChar w:fldCharType="begin"/>
                      </w:r>
                      <w:r>
                        <w:instrText>SEQ Figura \* ARABIC</w:instrText>
                      </w:r>
                      <w:r>
                        <w:fldChar w:fldCharType="separate"/>
                      </w:r>
                      <w:r>
                        <w:t>7</w:t>
                      </w:r>
                      <w:r>
                        <w:fldChar w:fldCharType="end"/>
                      </w:r>
                      <w:bookmarkEnd w:id="76"/>
                      <w:bookmarkEnd w:id="77"/>
                      <w:bookmarkEnd w:id="78"/>
                      <w:r>
                        <w:rPr>
                          <w:color w:val="000000"/>
                        </w:rPr>
                        <w:t>: Nuvem Privada Fonte: https://web-material3.yokogawa.com/image_8952.jpg</w:t>
                      </w:r>
                      <w:bookmarkEnd w:id="79"/>
                    </w:p>
                  </w:txbxContent>
                </v:textbox>
                <w10:wrap type="square"/>
              </v:rect>
            </w:pict>
          </mc:Fallback>
        </mc:AlternateContent>
      </w:r>
      <w:r>
        <w:rPr>
          <w:noProof/>
          <w:lang w:val="pt-BR" w:eastAsia="pt-BR"/>
        </w:rPr>
        <w:drawing>
          <wp:anchor distT="0" distB="0" distL="114300" distR="114300" simplePos="0" relativeHeight="8" behindDoc="0" locked="0" layoutInCell="1" allowOverlap="1" wp14:anchorId="3374255A" wp14:editId="09C9CA3C">
            <wp:simplePos x="0" y="0"/>
            <wp:positionH relativeFrom="column">
              <wp:posOffset>-3810</wp:posOffset>
            </wp:positionH>
            <wp:positionV relativeFrom="paragraph">
              <wp:posOffset>408940</wp:posOffset>
            </wp:positionV>
            <wp:extent cx="5760085" cy="4014470"/>
            <wp:effectExtent l="0" t="0" r="0" b="0"/>
            <wp:wrapSquare wrapText="bothSides"/>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9"/>
                    <pic:cNvPicPr>
                      <a:picLocks noChangeAspect="1" noChangeArrowheads="1"/>
                    </pic:cNvPicPr>
                  </pic:nvPicPr>
                  <pic:blipFill>
                    <a:blip r:embed="rId15"/>
                    <a:stretch>
                      <a:fillRect/>
                    </a:stretch>
                  </pic:blipFill>
                  <pic:spPr bwMode="auto">
                    <a:xfrm>
                      <a:off x="0" y="0"/>
                      <a:ext cx="5760085" cy="4014470"/>
                    </a:xfrm>
                    <a:prstGeom prst="rect">
                      <a:avLst/>
                    </a:prstGeom>
                  </pic:spPr>
                </pic:pic>
              </a:graphicData>
            </a:graphic>
          </wp:anchor>
        </w:drawing>
      </w:r>
      <w:r>
        <w:rPr>
          <w:sz w:val="28"/>
          <w:szCs w:val="28"/>
        </w:rPr>
        <w:t xml:space="preserve">2.2.2 </w:t>
      </w:r>
      <w:r>
        <w:t>Nuvem</w:t>
      </w:r>
      <w:r>
        <w:rPr>
          <w:sz w:val="28"/>
          <w:szCs w:val="28"/>
        </w:rPr>
        <w:t xml:space="preserve"> Privada</w:t>
      </w:r>
      <w:bookmarkEnd w:id="69"/>
      <w:bookmarkEnd w:id="70"/>
      <w:bookmarkEnd w:id="71"/>
    </w:p>
    <w:p w14:paraId="76A34D39" w14:textId="77777777" w:rsidR="009C7518" w:rsidRDefault="009C7518"/>
    <w:p w14:paraId="71D68900" w14:textId="77777777" w:rsidR="009C7518" w:rsidRDefault="00C254AC">
      <w:r>
        <w:tab/>
        <w:t xml:space="preserve">Uma infraestrutura de nuvem privada é operada apenas para um único cliente, o provedor dedica serviços específicos para aquele cliente. O cliente especifica, arquiteta e controla toda a gama de recursos computacionais que o provedor fornece. Um motivo comum que leva os clientes a procurarem um serviço de nuvem privado é a capacidade de controlar e garantir seus próprios padrões de segurança dos dados. </w:t>
      </w:r>
    </w:p>
    <w:p w14:paraId="4E52CA99" w14:textId="77777777" w:rsidR="009C7518" w:rsidRDefault="00C254AC">
      <w:r>
        <w:tab/>
        <w:t>Um cliente normalmente fará uso de uma nuvem pública utilizando conexões através de links privados e esses recursos apenas serão compartilhados internamente. Como os recursos não são compartilhados entre várias organizações, o cliente, que contratou o serviço, paga o valor total pelos recursos da nuvem, independente da quantidade que foi utilizada.</w:t>
      </w:r>
    </w:p>
    <w:p w14:paraId="59332453" w14:textId="77777777" w:rsidR="009C7518" w:rsidRDefault="00C254AC">
      <w:r>
        <w:tab/>
        <w:t>Sendo assim, a organização contratante pode realocar os recursos para subáreas da mesma empresa conforme suas necessidades.</w:t>
      </w:r>
    </w:p>
    <w:p w14:paraId="1A056EB4" w14:textId="77777777" w:rsidR="009C7518" w:rsidRDefault="009C7518"/>
    <w:p w14:paraId="5D74AE1B" w14:textId="77777777" w:rsidR="009C7518" w:rsidRDefault="00C254AC">
      <w:pPr>
        <w:rPr>
          <w:b/>
          <w:bCs/>
          <w:sz w:val="26"/>
          <w:szCs w:val="26"/>
          <w:lang w:val="x-none" w:eastAsia="x-none"/>
        </w:rPr>
      </w:pPr>
      <w:r>
        <w:br w:type="page"/>
      </w:r>
    </w:p>
    <w:p w14:paraId="60481CEB" w14:textId="77777777" w:rsidR="009C7518" w:rsidRDefault="00C254AC">
      <w:pPr>
        <w:pStyle w:val="Ttulo21"/>
        <w:jc w:val="center"/>
        <w:rPr>
          <w:sz w:val="28"/>
          <w:szCs w:val="28"/>
        </w:rPr>
      </w:pPr>
      <w:bookmarkStart w:id="80" w:name="_Toc496802695"/>
      <w:bookmarkStart w:id="81" w:name="_Toc496802924"/>
      <w:bookmarkStart w:id="82" w:name="_Toc497241096"/>
      <w:r>
        <w:rPr>
          <w:noProof/>
          <w:lang w:val="pt-BR" w:eastAsia="pt-BR"/>
        </w:rPr>
        <w:lastRenderedPageBreak/>
        <mc:AlternateContent>
          <mc:Choice Requires="wps">
            <w:drawing>
              <wp:anchor distT="0" distB="0" distL="114300" distR="114300" simplePos="0" relativeHeight="19" behindDoc="0" locked="0" layoutInCell="1" allowOverlap="1" wp14:anchorId="1D601FCA" wp14:editId="0BB04082">
                <wp:simplePos x="0" y="0"/>
                <wp:positionH relativeFrom="column">
                  <wp:posOffset>2540</wp:posOffset>
                </wp:positionH>
                <wp:positionV relativeFrom="paragraph">
                  <wp:posOffset>4698365</wp:posOffset>
                </wp:positionV>
                <wp:extent cx="5492750" cy="476250"/>
                <wp:effectExtent l="0" t="0" r="0" b="6350"/>
                <wp:wrapSquare wrapText="bothSides"/>
                <wp:docPr id="23" name="Caixa de Texto 32"/>
                <wp:cNvGraphicFramePr/>
                <a:graphic xmlns:a="http://schemas.openxmlformats.org/drawingml/2006/main">
                  <a:graphicData uri="http://schemas.microsoft.com/office/word/2010/wordprocessingShape">
                    <wps:wsp>
                      <wps:cNvSpPr/>
                      <wps:spPr>
                        <a:xfrm>
                          <a:off x="0" y="0"/>
                          <a:ext cx="549275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9ADD997" w14:textId="77777777" w:rsidR="00B95CFC" w:rsidRDefault="00B95CFC">
                            <w:pPr>
                              <w:pStyle w:val="Legenda"/>
                            </w:pPr>
                            <w:bookmarkStart w:id="83" w:name="_Toc482302126"/>
                            <w:bookmarkStart w:id="84" w:name="_Toc482039966"/>
                            <w:bookmarkStart w:id="85" w:name="_Toc482039824"/>
                            <w:bookmarkStart w:id="86"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3"/>
                            <w:bookmarkEnd w:id="84"/>
                            <w:bookmarkEnd w:id="85"/>
                            <w:r>
                              <w:rPr>
                                <w:color w:val="000000"/>
                              </w:rPr>
                              <w:t>: Nuvem Comunitária Fonte: https://lh4.googleusercontent.com/NWf67CzmfbXLVsj60ZRyC-eX-UcdAt3ITRZcgedyN4dBbGU0BOWdCSNdtuqz9DxZ4fHNC6GLnUlreeoRX__8c07l61YMMoY3zxKJvMkbFfx92vjjDYLm1ai2STm0h4XQfA</w:t>
                            </w:r>
                            <w:bookmarkEnd w:id="86"/>
                          </w:p>
                        </w:txbxContent>
                      </wps:txbx>
                      <wps:bodyPr lIns="0" tIns="0" rIns="0" bIns="0">
                        <a:prstTxWarp prst="textNoShape">
                          <a:avLst/>
                        </a:prstTxWarp>
                        <a:spAutoFit/>
                      </wps:bodyPr>
                    </wps:wsp>
                  </a:graphicData>
                </a:graphic>
              </wp:anchor>
            </w:drawing>
          </mc:Choice>
          <mc:Fallback>
            <w:pict>
              <v:rect w14:anchorId="1D601FCA" id="Caixa de Texto 32" o:spid="_x0000_s1033" style="position:absolute;left:0;text-align:left;margin-left:.2pt;margin-top:369.95pt;width:432.5pt;height:37.5pt;z-index:1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" stroked="f">
                <v:textbox style="mso-fit-shape-to-text:t" inset="0,0,0,0">
                  <w:txbxContent>
                    <w:p w14:paraId="29ADD997" w14:textId="77777777" w:rsidR="00B95CFC" w:rsidRDefault="00B95CFC">
                      <w:pPr>
                        <w:pStyle w:val="Legenda"/>
                      </w:pPr>
                      <w:bookmarkStart w:id="87" w:name="_Toc482302126"/>
                      <w:bookmarkStart w:id="88" w:name="_Toc482039966"/>
                      <w:bookmarkStart w:id="89" w:name="_Toc482039824"/>
                      <w:bookmarkStart w:id="90" w:name="_Toc496268955"/>
                      <w:r>
                        <w:rPr>
                          <w:color w:val="000000"/>
                        </w:rPr>
                        <w:t xml:space="preserve">Figura </w:t>
                      </w:r>
                      <w:r>
                        <w:rPr>
                          <w:color w:val="000000"/>
                        </w:rPr>
                        <w:fldChar w:fldCharType="begin"/>
                      </w:r>
                      <w:r>
                        <w:instrText>SEQ Figura \* ARABIC</w:instrText>
                      </w:r>
                      <w:r>
                        <w:fldChar w:fldCharType="separate"/>
                      </w:r>
                      <w:r>
                        <w:t>8</w:t>
                      </w:r>
                      <w:r>
                        <w:fldChar w:fldCharType="end"/>
                      </w:r>
                      <w:bookmarkEnd w:id="87"/>
                      <w:bookmarkEnd w:id="88"/>
                      <w:bookmarkEnd w:id="89"/>
                      <w:r>
                        <w:rPr>
                          <w:color w:val="000000"/>
                        </w:rPr>
                        <w:t>: Nuvem Comunitária Fonte: https://lh4.googleusercontent.com/NWf67CzmfbXLVsj60ZRyC-eX-UcdAt3ITRZcgedyN4dBbGU0BOWdCSNdtuqz9DxZ4fHNC6GLnUlreeoRX__8c07l61YMMoY3zxKJvMkbFfx92vjjDYLm1ai2STm0h4XQfA</w:t>
                      </w:r>
                      <w:bookmarkEnd w:id="90"/>
                    </w:p>
                  </w:txbxContent>
                </v:textbox>
                <w10:wrap type="square"/>
              </v:rect>
            </w:pict>
          </mc:Fallback>
        </mc:AlternateContent>
      </w:r>
      <w:r>
        <w:rPr>
          <w:noProof/>
          <w:lang w:val="pt-BR" w:eastAsia="pt-BR"/>
        </w:rPr>
        <w:drawing>
          <wp:anchor distT="0" distB="0" distL="114300" distR="114300" simplePos="0" relativeHeight="9" behindDoc="0" locked="0" layoutInCell="1" allowOverlap="1" wp14:anchorId="03A77094" wp14:editId="49969DD4">
            <wp:simplePos x="0" y="0"/>
            <wp:positionH relativeFrom="column">
              <wp:posOffset>-1905</wp:posOffset>
            </wp:positionH>
            <wp:positionV relativeFrom="paragraph">
              <wp:posOffset>296545</wp:posOffset>
            </wp:positionV>
            <wp:extent cx="5716270" cy="4345305"/>
            <wp:effectExtent l="0" t="0" r="0" b="0"/>
            <wp:wrapSquare wrapText="bothSides"/>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noChangeArrowheads="1"/>
                    </pic:cNvPicPr>
                  </pic:nvPicPr>
                  <pic:blipFill>
                    <a:blip r:embed="rId16"/>
                    <a:stretch>
                      <a:fillRect/>
                    </a:stretch>
                  </pic:blipFill>
                  <pic:spPr bwMode="auto">
                    <a:xfrm>
                      <a:off x="0" y="0"/>
                      <a:ext cx="5716270" cy="4345305"/>
                    </a:xfrm>
                    <a:prstGeom prst="rect">
                      <a:avLst/>
                    </a:prstGeom>
                  </pic:spPr>
                </pic:pic>
              </a:graphicData>
            </a:graphic>
          </wp:anchor>
        </w:drawing>
      </w:r>
      <w:r>
        <w:rPr>
          <w:sz w:val="28"/>
          <w:szCs w:val="28"/>
        </w:rPr>
        <w:t xml:space="preserve">2.2.3 </w:t>
      </w:r>
      <w:r>
        <w:t>Nuvem</w:t>
      </w:r>
      <w:r>
        <w:rPr>
          <w:sz w:val="28"/>
          <w:szCs w:val="28"/>
        </w:rPr>
        <w:t xml:space="preserve"> Comunitária</w:t>
      </w:r>
      <w:bookmarkEnd w:id="80"/>
      <w:bookmarkEnd w:id="81"/>
      <w:bookmarkEnd w:id="82"/>
    </w:p>
    <w:p w14:paraId="498A5EC7" w14:textId="77777777" w:rsidR="009C7518" w:rsidRDefault="009C7518"/>
    <w:p w14:paraId="5C62D85A" w14:textId="77777777" w:rsidR="009C7518" w:rsidRDefault="00C254AC">
      <w:pPr>
        <w:ind w:firstLine="708"/>
      </w:pPr>
      <w:r>
        <w:t>Uma infraestrutura de nuvem comunitária é contratada por um grupo de organizações em conjunto ou programas que compartilham necessidades especificas, como segurança e aspectos legais. O controle da nuvem pode ser feito pelo cliente ou pelo provedor, de acordo com o que foi combinado no contrato.</w:t>
      </w:r>
    </w:p>
    <w:p w14:paraId="5712C94A" w14:textId="77777777" w:rsidR="009C7518" w:rsidRDefault="00C254AC" w:rsidP="00B665A8">
      <w:pPr>
        <w:ind w:firstLine="708"/>
      </w:pPr>
      <w:r>
        <w:t>Quando organizações possuem o mesmo conjunto de requisitos e clientes, a nuvem comunitária permite a eles combinarem ferramentas e compartilharem recursos computacionais, dados e capacidades. Ao eliminar a duplicidade de sistemas similares, as organizações podem economizar dinheiro e alocar seus recursos de maneira mais eficiente.</w:t>
      </w:r>
    </w:p>
    <w:p w14:paraId="06C0F87F" w14:textId="77777777" w:rsidR="009C7518" w:rsidRDefault="00C254AC">
      <w:r>
        <w:br w:type="page"/>
      </w:r>
    </w:p>
    <w:p w14:paraId="3409E718" w14:textId="77777777" w:rsidR="009C7518" w:rsidRDefault="00C254AC">
      <w:pPr>
        <w:pStyle w:val="Ttulo21"/>
        <w:jc w:val="center"/>
      </w:pPr>
      <w:bookmarkStart w:id="91" w:name="_Toc496802696"/>
      <w:bookmarkStart w:id="92" w:name="_Toc496802925"/>
      <w:bookmarkStart w:id="93" w:name="_Toc497241097"/>
      <w:r>
        <w:lastRenderedPageBreak/>
        <w:t>2.2.3 Nuvem Híbrida</w:t>
      </w:r>
      <w:bookmarkEnd w:id="91"/>
      <w:bookmarkEnd w:id="92"/>
      <w:bookmarkEnd w:id="93"/>
    </w:p>
    <w:p w14:paraId="7AF35E14" w14:textId="77777777" w:rsidR="009C7518" w:rsidRDefault="00C254AC">
      <w:r>
        <w:rPr>
          <w:noProof/>
        </w:rPr>
        <mc:AlternateContent>
          <mc:Choice Requires="wps">
            <w:drawing>
              <wp:anchor distT="0" distB="0" distL="114300" distR="114300" simplePos="0" relativeHeight="20" behindDoc="0" locked="0" layoutInCell="1" allowOverlap="1" wp14:anchorId="3231B378" wp14:editId="37BEDA30">
                <wp:simplePos x="0" y="0"/>
                <wp:positionH relativeFrom="column">
                  <wp:posOffset>111125</wp:posOffset>
                </wp:positionH>
                <wp:positionV relativeFrom="paragraph">
                  <wp:posOffset>3554730</wp:posOffset>
                </wp:positionV>
                <wp:extent cx="5604510" cy="476250"/>
                <wp:effectExtent l="0" t="0" r="0" b="0"/>
                <wp:wrapSquare wrapText="bothSides"/>
                <wp:docPr id="26" name="Caixa de Texto 33"/>
                <wp:cNvGraphicFramePr/>
                <a:graphic xmlns:a="http://schemas.openxmlformats.org/drawingml/2006/main">
                  <a:graphicData uri="http://schemas.microsoft.com/office/word/2010/wordprocessingShape">
                    <wps:wsp>
                      <wps:cNvSpPr/>
                      <wps:spPr>
                        <a:xfrm>
                          <a:off x="0" y="0"/>
                          <a:ext cx="5604510" cy="4762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2B909E9" w14:textId="77777777" w:rsidR="00B95CFC" w:rsidRDefault="00B95CFC">
                            <w:pPr>
                              <w:pStyle w:val="Legenda"/>
                            </w:pPr>
                            <w:bookmarkStart w:id="94" w:name="_Toc482302127"/>
                            <w:bookmarkStart w:id="95" w:name="_Toc482039967"/>
                            <w:bookmarkStart w:id="96" w:name="_Toc482039825"/>
                            <w:bookmarkStart w:id="97"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4"/>
                            <w:bookmarkEnd w:id="95"/>
                            <w:bookmarkEnd w:id="96"/>
                            <w:r>
                              <w:rPr>
                                <w:color w:val="000000"/>
                              </w:rPr>
                              <w:t>: Modelos de Implementação Fonte: https://puserscontentstorage.blob.core.windows.net/userimages/de1cc483-bb71-4170-bd25-0c04f167acf5/c9851e30-da98-4765-92bb-d33ca089ff49image32.png</w:t>
                            </w:r>
                            <w:bookmarkEnd w:id="97"/>
                          </w:p>
                        </w:txbxContent>
                      </wps:txbx>
                      <wps:bodyPr lIns="0" tIns="0" rIns="0" bIns="0">
                        <a:prstTxWarp prst="textNoShape">
                          <a:avLst/>
                        </a:prstTxWarp>
                        <a:spAutoFit/>
                      </wps:bodyPr>
                    </wps:wsp>
                  </a:graphicData>
                </a:graphic>
              </wp:anchor>
            </w:drawing>
          </mc:Choice>
          <mc:Fallback>
            <w:pict>
              <v:rect w14:anchorId="3231B378" id="Caixa de Texto 33" o:spid="_x0000_s1034" style="position:absolute;margin-left:8.75pt;margin-top:279.9pt;width:441.3pt;height:37.5pt;z-index: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" stroked="f">
                <v:textbox style="mso-fit-shape-to-text:t" inset="0,0,0,0">
                  <w:txbxContent>
                    <w:p w14:paraId="32B909E9" w14:textId="77777777" w:rsidR="00B95CFC" w:rsidRDefault="00B95CFC">
                      <w:pPr>
                        <w:pStyle w:val="Legenda"/>
                      </w:pPr>
                      <w:bookmarkStart w:id="98" w:name="_Toc482302127"/>
                      <w:bookmarkStart w:id="99" w:name="_Toc482039967"/>
                      <w:bookmarkStart w:id="100" w:name="_Toc482039825"/>
                      <w:bookmarkStart w:id="101" w:name="_Toc496268956"/>
                      <w:r>
                        <w:rPr>
                          <w:color w:val="000000"/>
                        </w:rPr>
                        <w:t xml:space="preserve">Figura </w:t>
                      </w:r>
                      <w:r>
                        <w:rPr>
                          <w:color w:val="000000"/>
                        </w:rPr>
                        <w:fldChar w:fldCharType="begin"/>
                      </w:r>
                      <w:r>
                        <w:instrText>SEQ Figura \* ARABIC</w:instrText>
                      </w:r>
                      <w:r>
                        <w:fldChar w:fldCharType="separate"/>
                      </w:r>
                      <w:r>
                        <w:t>9</w:t>
                      </w:r>
                      <w:r>
                        <w:fldChar w:fldCharType="end"/>
                      </w:r>
                      <w:bookmarkEnd w:id="98"/>
                      <w:bookmarkEnd w:id="99"/>
                      <w:bookmarkEnd w:id="100"/>
                      <w:r>
                        <w:rPr>
                          <w:color w:val="000000"/>
                        </w:rPr>
                        <w:t>: Modelos de Implementação Fonte: https://puserscontentstorage.blob.core.windows.net/userimages/de1cc483-bb71-4170-bd25-0c04f167acf5/c9851e30-da98-4765-92bb-d33ca089ff49image32.png</w:t>
                      </w:r>
                      <w:bookmarkEnd w:id="101"/>
                    </w:p>
                  </w:txbxContent>
                </v:textbox>
                <w10:wrap type="square"/>
              </v:rect>
            </w:pict>
          </mc:Fallback>
        </mc:AlternateContent>
      </w:r>
      <w:r>
        <w:rPr>
          <w:noProof/>
        </w:rPr>
        <w:drawing>
          <wp:anchor distT="0" distB="0" distL="114300" distR="114300" simplePos="0" relativeHeight="5" behindDoc="0" locked="0" layoutInCell="1" allowOverlap="1" wp14:anchorId="2FC523E1" wp14:editId="38FE2A4F">
            <wp:simplePos x="0" y="0"/>
            <wp:positionH relativeFrom="column">
              <wp:posOffset>111125</wp:posOffset>
            </wp:positionH>
            <wp:positionV relativeFrom="paragraph">
              <wp:posOffset>238760</wp:posOffset>
            </wp:positionV>
            <wp:extent cx="5601335" cy="3258820"/>
            <wp:effectExtent l="0" t="0" r="0" b="0"/>
            <wp:wrapSquare wrapText="bothSides"/>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8"/>
                    <pic:cNvPicPr>
                      <a:picLocks noChangeAspect="1" noChangeArrowheads="1"/>
                    </pic:cNvPicPr>
                  </pic:nvPicPr>
                  <pic:blipFill>
                    <a:blip r:embed="rId17"/>
                    <a:stretch>
                      <a:fillRect/>
                    </a:stretch>
                  </pic:blipFill>
                  <pic:spPr bwMode="auto">
                    <a:xfrm>
                      <a:off x="0" y="0"/>
                      <a:ext cx="5601335" cy="3258820"/>
                    </a:xfrm>
                    <a:prstGeom prst="rect">
                      <a:avLst/>
                    </a:prstGeom>
                  </pic:spPr>
                </pic:pic>
              </a:graphicData>
            </a:graphic>
          </wp:anchor>
        </w:drawing>
      </w:r>
    </w:p>
    <w:p w14:paraId="656D27B7" w14:textId="77777777" w:rsidR="009C7518" w:rsidRDefault="009C7518"/>
    <w:p w14:paraId="27997A76" w14:textId="77777777" w:rsidR="009C7518" w:rsidRDefault="00C254AC">
      <w:pPr>
        <w:ind w:firstLine="708"/>
      </w:pPr>
      <w:r>
        <w:t>Uma infraestrutura de nuvem híbrida abrange duas ou mais nuvens, podendo estas serem nuvens públicas, comunitárias ou privadas, com o conjunto dos serviços que são hospedados internamente ou externamente.</w:t>
      </w:r>
    </w:p>
    <w:p w14:paraId="45FBD8AF" w14:textId="77777777" w:rsidR="009C7518" w:rsidRDefault="00C254AC" w:rsidP="00920030">
      <w:pPr>
        <w:ind w:firstLine="708"/>
      </w:pPr>
      <w:r>
        <w:t>Os clientes geralmente não se limitam a um único modelo de implantação, mas sim preferem incorporar serviços de nuvem diferentes e sobrepostos para atingir seus requisitos específicos. Modelos de implantação híbridos são complexos e requerem um planejamento específico para serem executados e gerenciados especialmente quando é necessária a comunicação entre dois tipos diferentes de implantações em nuvem.</w:t>
      </w:r>
    </w:p>
    <w:p w14:paraId="69B486EA" w14:textId="77777777" w:rsidR="009C7518" w:rsidRDefault="00C254AC">
      <w:r>
        <w:br w:type="page"/>
      </w:r>
    </w:p>
    <w:p w14:paraId="4DA8BAF0" w14:textId="77777777" w:rsidR="009C7518" w:rsidRDefault="00C254AC">
      <w:pPr>
        <w:pStyle w:val="Ttulo11"/>
      </w:pPr>
      <w:bookmarkStart w:id="102" w:name="_Toc496802697"/>
      <w:bookmarkStart w:id="103" w:name="_Toc496802926"/>
      <w:bookmarkStart w:id="104" w:name="_Toc497241098"/>
      <w:r>
        <w:lastRenderedPageBreak/>
        <w:t>2.3 Princípios da computação em nuvem</w:t>
      </w:r>
      <w:bookmarkEnd w:id="102"/>
      <w:bookmarkEnd w:id="103"/>
      <w:bookmarkEnd w:id="104"/>
    </w:p>
    <w:p w14:paraId="5D1873A9" w14:textId="77777777" w:rsidR="009C7518" w:rsidRDefault="00C254AC" w:rsidP="003E282C">
      <w:pPr>
        <w:ind w:firstLine="360"/>
      </w:pPr>
      <w:r>
        <w:t>Segundo NIST (2011), um modelo de Computação em Nuvem deve apresentar algumas características essenciais:</w:t>
      </w:r>
    </w:p>
    <w:p w14:paraId="0E19F882" w14:textId="77777777" w:rsidR="009C7518" w:rsidRDefault="00C254AC">
      <w:pPr>
        <w:pStyle w:val="PargrafodaLista"/>
        <w:numPr>
          <w:ilvl w:val="0"/>
          <w:numId w:val="2"/>
        </w:numPr>
        <w:rPr>
          <w:sz w:val="24"/>
        </w:rPr>
      </w:pPr>
      <w:r>
        <w:rPr>
          <w:sz w:val="24"/>
        </w:rPr>
        <w:t>Autoatendimento sob demanda: o usuário pode usufruir das funcionalidades computacionais sem a necessidade da interação humana com o provedor de serviço, ou seja, o provedor identifica as necessidades do usuário, podendo assim automaticamente reconfigurar todo hardware e software, e essas modificações devem ser apresentadas ao usuário de forma transparente.</w:t>
      </w:r>
    </w:p>
    <w:p w14:paraId="155F4C1A" w14:textId="77777777" w:rsidR="009C7518" w:rsidRDefault="00C254AC">
      <w:pPr>
        <w:pStyle w:val="PargrafodaLista"/>
        <w:numPr>
          <w:ilvl w:val="0"/>
          <w:numId w:val="2"/>
        </w:numPr>
        <w:rPr>
          <w:sz w:val="24"/>
        </w:rPr>
      </w:pPr>
      <w:r>
        <w:rPr>
          <w:sz w:val="24"/>
        </w:rPr>
        <w:t>Amplo acesso a serviços de rede: os recursos computacionais são acessados através da internet, que são acessados por mecanismos padronizados, que pode ser um navegador simples, que use poucos recursos computacionais, sem a necessidade de o usuário modificar o ambiente de trabalho de seu dispositivo, como por exemplo, linguagem de programação e sistema operacional.</w:t>
      </w:r>
    </w:p>
    <w:p w14:paraId="03F72FC1" w14:textId="77777777" w:rsidR="009C7518" w:rsidRDefault="00C254AC">
      <w:pPr>
        <w:pStyle w:val="PargrafodaLista"/>
        <w:numPr>
          <w:ilvl w:val="0"/>
          <w:numId w:val="3"/>
        </w:numPr>
        <w:rPr>
          <w:sz w:val="24"/>
        </w:rPr>
      </w:pPr>
      <w:r>
        <w:rPr>
          <w:sz w:val="24"/>
        </w:rPr>
        <w:t>Pool de recursos: os recursos computacionais (físicos ou virtuais) do provedor são divididos em pools para que possam atender a múltiplos usuários simultaneamente. Esses recursos são alocados e realocados dinamicamente, de acordo com a demanda dos usuários. Os usuários por sua vez não precisam saber a localização física dos recursos computacionais, essas informações podem ser proporcionadas de maneira de alta abstração podendo apenas ser informados o país, estado ou centro de dados.</w:t>
      </w:r>
    </w:p>
    <w:p w14:paraId="3CEFBC55" w14:textId="77777777" w:rsidR="009C7518" w:rsidRDefault="00C254AC">
      <w:pPr>
        <w:pStyle w:val="PargrafodaLista"/>
        <w:numPr>
          <w:ilvl w:val="0"/>
          <w:numId w:val="3"/>
        </w:numPr>
        <w:rPr>
          <w:sz w:val="24"/>
        </w:rPr>
      </w:pPr>
      <w:r>
        <w:rPr>
          <w:sz w:val="24"/>
        </w:rPr>
        <w:t>Elasticidade rápida: as funcionalidades computacionais devem ser rápidas e elásticas, assim como rapidamente liberadas, podendo em alguns casos serem liberadas automaticamente caso haja necessidade devido a demanda. O usuário deve ter a impressão de ter recursos ilimitados que podem ser comprados ou adquiridos em qualquer quantidade e a qualquer momento. A elasticidade deve ter três componentes: escalabilidade linear, utilização on-demand e pagamento por unidades consumidas de um recurso. Outro recurso que pode auxiliar nesse processo é a virtualização que pode criar várias instâncias de recursos requisitados usando apenas um recurso físico. A virtualização também torna possível abstrair características físicas de uma plataforma computacional, emulando vários ambientes que podem ser independentes ou não.</w:t>
      </w:r>
    </w:p>
    <w:p w14:paraId="5418CBB7" w14:textId="77777777" w:rsidR="009C7518" w:rsidRDefault="00C254AC">
      <w:pPr>
        <w:pStyle w:val="PargrafodaLista"/>
        <w:numPr>
          <w:ilvl w:val="0"/>
          <w:numId w:val="3"/>
        </w:numPr>
        <w:rPr>
          <w:sz w:val="24"/>
        </w:rPr>
      </w:pPr>
      <w:r>
        <w:rPr>
          <w:sz w:val="24"/>
        </w:rPr>
        <w:t>Serviços mensuráveis: os sistemas em nuvem automaticamente controlam e monitoram os recursos necessários para cada tipo de serviço, tais como armazenamento,</w:t>
      </w:r>
      <w:r>
        <w:br w:type="page"/>
      </w:r>
    </w:p>
    <w:p w14:paraId="564C0638" w14:textId="77777777" w:rsidR="009C7518" w:rsidRDefault="00C254AC">
      <w:r>
        <w:lastRenderedPageBreak/>
        <w:t xml:space="preserve"> processamento e largura de banda. Esse recurso deve ser monitorado e controlado de forma transparente tanto para o provedor de serviço quanto para o usuário.</w:t>
      </w:r>
    </w:p>
    <w:p w14:paraId="3D976AE9" w14:textId="77777777" w:rsidR="009C7518" w:rsidRDefault="00C254AC">
      <w:pPr>
        <w:ind w:firstLine="708"/>
      </w:pPr>
      <w:r>
        <w:t>Além dessas características, algumas outras não tão essenciais em um ambiente de computação em nuvem, mais que definem para o bom serviço às aplicações estão hospedadas e o bom relacionamento com o cliente, são essas:</w:t>
      </w:r>
    </w:p>
    <w:p w14:paraId="74ED3AF1" w14:textId="77777777" w:rsidR="009C7518" w:rsidRDefault="009C7518"/>
    <w:p w14:paraId="4BFB28A2" w14:textId="77777777" w:rsidR="009C7518" w:rsidRDefault="00C254AC">
      <w:pPr>
        <w:pStyle w:val="PargrafodaLista"/>
        <w:numPr>
          <w:ilvl w:val="0"/>
          <w:numId w:val="4"/>
        </w:numPr>
        <w:rPr>
          <w:sz w:val="24"/>
        </w:rPr>
      </w:pPr>
      <w:r>
        <w:rPr>
          <w:sz w:val="24"/>
        </w:rPr>
        <w:t>Tolerância a falhas: O provedor de serviço tem que ser totalmente redundante em sua infraestrutura e possibilitar alta disponibilidade de dados para os seus clientes, de modo que se houver alguma falha ou problema em sua estrutura de rede, servidor, processamento, armazenamento e outros, os dados e aplicações dos clientes possam ser realocados para outras máquinas (servidores), datacenters, cluster e até continentes sem que o cliente perceba que tal falha ocorreu.</w:t>
      </w:r>
    </w:p>
    <w:p w14:paraId="7D52BD11" w14:textId="77777777" w:rsidR="009C7518" w:rsidRDefault="00C254AC">
      <w:pPr>
        <w:pStyle w:val="PargrafodaLista"/>
        <w:numPr>
          <w:ilvl w:val="0"/>
          <w:numId w:val="4"/>
        </w:numPr>
        <w:rPr>
          <w:sz w:val="24"/>
        </w:rPr>
      </w:pPr>
      <w:r>
        <w:rPr>
          <w:sz w:val="24"/>
        </w:rPr>
        <w:t>Níveis de Qualidade de Serviço de SLA: Esta questão está diretamente ligada com a tolerância à falhas, da qual em último caso de não poder ser tolerante à falhas e a falha de fato ocorrer que o provedor de serviço possa dar o mínimo de assistências aos seus usuários e que o mesmo possam ter alguma garantia de que os seus serviços, possam ser restabelecidos dentro do tempo referenciado em contrato.</w:t>
      </w:r>
    </w:p>
    <w:p w14:paraId="6A2C3CCB" w14:textId="77777777" w:rsidR="009C7518" w:rsidRDefault="00C254AC">
      <w:r>
        <w:br w:type="page"/>
      </w:r>
    </w:p>
    <w:p w14:paraId="3E252F42" w14:textId="77777777" w:rsidR="009C7518" w:rsidRDefault="00C254AC">
      <w:pPr>
        <w:pStyle w:val="Ttulo11"/>
      </w:pPr>
      <w:bookmarkStart w:id="105" w:name="_Toc496802698"/>
      <w:bookmarkStart w:id="106" w:name="_Toc496802927"/>
      <w:bookmarkStart w:id="107" w:name="_Toc497241099"/>
      <w:r>
        <w:lastRenderedPageBreak/>
        <w:t>2.4 Modelos de Serviços</w:t>
      </w:r>
      <w:bookmarkEnd w:id="105"/>
      <w:bookmarkEnd w:id="106"/>
      <w:bookmarkEnd w:id="107"/>
      <w:r>
        <w:t xml:space="preserve"> </w:t>
      </w:r>
    </w:p>
    <w:p w14:paraId="3392C5F4" w14:textId="77777777" w:rsidR="009C7518" w:rsidRPr="00D04052" w:rsidRDefault="00C254AC" w:rsidP="00D04052">
      <w:pPr>
        <w:ind w:firstLine="421"/>
      </w:pPr>
      <w:r>
        <w:t xml:space="preserve">A idéia de Computação em Nuvem é composta por modelos de serviços, esses modelos são pagos conforme a necessidade e o uso dos mesmos (pay-per-use), dando ao cliente a possiblidade de usar mais ou menos recursos de acordo com sua necessidade. </w:t>
      </w:r>
      <w:r w:rsidRPr="00D04052">
        <w:t xml:space="preserve">Os modelos de serviços são os seguintes: </w:t>
      </w:r>
    </w:p>
    <w:p w14:paraId="20C0E65A" w14:textId="77777777" w:rsidR="009C7518" w:rsidRPr="00D04052" w:rsidRDefault="009C7518"/>
    <w:p w14:paraId="2351D3D4"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Software como Serviço (SaaS): um aplicativo pode ser utilizado por uma grande quantidade de usuários simultaneamente. Esse tipo de serviço é disponibilizado por provedores e acessado pelos usuários através de aplicações como o navegador. Todo o controle e gerenciamento da rede, sistemas operacionais, armazenamento e possíveis manutenções será de responsabilidade do provedor de serviço </w:t>
      </w:r>
      <w:r w:rsidRPr="00CB2FBF">
        <w:rPr>
          <w:rFonts w:cs="Times New Roman"/>
          <w:sz w:val="24"/>
          <w:highlight w:val="yellow"/>
        </w:rPr>
        <w:t>(Aulbach, 2009).</w:t>
      </w:r>
      <w:r>
        <w:rPr>
          <w:rFonts w:cs="Times New Roman"/>
          <w:sz w:val="24"/>
        </w:rPr>
        <w:t xml:space="preserve"> </w:t>
      </w:r>
    </w:p>
    <w:p w14:paraId="15382A49" w14:textId="77777777" w:rsidR="009C7518" w:rsidRDefault="009C7518"/>
    <w:p w14:paraId="26BAE3D3"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Plataforma como Serviço (PaaS): é a disponibilização de plataformas de desenvolvimento que facilitam a implantação de aplicações assim como o gerenciamento do hardware subjacente e das camadas de software. O usuário não tem controle sobre a rede, sistemas operacionais ou armazenamento, mas poderá controlar a aplicação implementada na nuvem. A linguagem de programação bem como o ambiente de desenvolvimento é fornecida pelo provedor (NOGUEIRA, 2010). </w:t>
      </w:r>
    </w:p>
    <w:p w14:paraId="6AC2DD0F" w14:textId="77777777" w:rsidR="009C7518" w:rsidRDefault="009C7518"/>
    <w:p w14:paraId="50A76642" w14:textId="77777777" w:rsidR="009C7518" w:rsidRDefault="00C254AC">
      <w:pPr>
        <w:pStyle w:val="PargrafodaLista"/>
        <w:numPr>
          <w:ilvl w:val="0"/>
          <w:numId w:val="5"/>
        </w:numPr>
        <w:suppressAutoHyphens w:val="0"/>
        <w:spacing w:line="240" w:lineRule="auto"/>
        <w:jc w:val="left"/>
        <w:rPr>
          <w:rFonts w:cs="Times New Roman"/>
          <w:sz w:val="24"/>
        </w:rPr>
      </w:pPr>
      <w:r>
        <w:rPr>
          <w:rFonts w:cs="Times New Roman"/>
          <w:sz w:val="24"/>
        </w:rPr>
        <w:t xml:space="preserve">Infraestrutura como Serviço (IaaS): consiste no fornecimento de infraestrutura de processamento, armazenamento, redes, entre outros. Este serviço, assim como os demais, tem seus recursos – neste caso a infraestrutura – compartilhados com diversos usuários simultaneamente. Isso se torna possível através do processo de virtualização, no qual o usuário terá controle sobre máquinas virtuais, armazenamento, aplicativos instalados e possivelmente um controle limitado sobre os recursos de rede (VERAS, 2012). </w:t>
      </w:r>
    </w:p>
    <w:p w14:paraId="410ADBB3" w14:textId="77777777" w:rsidR="009C7518" w:rsidRDefault="00C254AC">
      <w:pPr>
        <w:shd w:val="clear" w:color="auto" w:fill="FFFFFF"/>
        <w:rPr>
          <w:rFonts w:ascii="Arial" w:hAnsi="Arial"/>
          <w:color w:val="000000"/>
          <w:sz w:val="21"/>
          <w:szCs w:val="21"/>
        </w:rPr>
      </w:pPr>
      <w:r>
        <w:rPr>
          <w:noProof/>
        </w:rPr>
        <w:drawing>
          <wp:inline distT="0" distB="0" distL="0" distR="0" wp14:anchorId="09A9DBB0" wp14:editId="545DB140">
            <wp:extent cx="4343400" cy="3133090"/>
            <wp:effectExtent l="0" t="0" r="0" b="0"/>
            <wp:docPr id="3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5"/>
                    <pic:cNvPicPr>
                      <a:picLocks noChangeAspect="1" noChangeArrowheads="1"/>
                    </pic:cNvPicPr>
                  </pic:nvPicPr>
                  <pic:blipFill>
                    <a:blip r:embed="rId18"/>
                    <a:stretch>
                      <a:fillRect/>
                    </a:stretch>
                  </pic:blipFill>
                  <pic:spPr bwMode="auto">
                    <a:xfrm>
                      <a:off x="0" y="0"/>
                      <a:ext cx="4343400" cy="3133090"/>
                    </a:xfrm>
                    <a:prstGeom prst="rect">
                      <a:avLst/>
                    </a:prstGeom>
                  </pic:spPr>
                </pic:pic>
              </a:graphicData>
            </a:graphic>
          </wp:inline>
        </w:drawing>
      </w:r>
      <w:r>
        <w:rPr>
          <w:noProof/>
        </w:rPr>
        <mc:AlternateContent>
          <mc:Choice Requires="wps">
            <w:drawing>
              <wp:anchor distT="0" distB="0" distL="114300" distR="114300" simplePos="0" relativeHeight="21" behindDoc="0" locked="0" layoutInCell="1" allowOverlap="1" wp14:anchorId="2965B493" wp14:editId="3DCD3A74">
                <wp:simplePos x="0" y="0"/>
                <wp:positionH relativeFrom="column">
                  <wp:posOffset>800100</wp:posOffset>
                </wp:positionH>
                <wp:positionV relativeFrom="paragraph">
                  <wp:posOffset>3329305</wp:posOffset>
                </wp:positionV>
                <wp:extent cx="4346575" cy="330200"/>
                <wp:effectExtent l="0" t="0" r="0" b="0"/>
                <wp:wrapSquare wrapText="bothSides"/>
                <wp:docPr id="29" name="Caixa de Texto 34"/>
                <wp:cNvGraphicFramePr/>
                <a:graphic xmlns:a="http://schemas.openxmlformats.org/drawingml/2006/main">
                  <a:graphicData uri="http://schemas.microsoft.com/office/word/2010/wordprocessingShape">
                    <wps:wsp>
                      <wps:cNvSpPr/>
                      <wps:spPr>
                        <a:xfrm>
                          <a:off x="0" y="0"/>
                          <a:ext cx="4346575"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3509538D" w14:textId="77777777" w:rsidR="00B95CFC" w:rsidRDefault="00B95CFC">
                            <w:pPr>
                              <w:pStyle w:val="Legenda"/>
                            </w:pPr>
                            <w:bookmarkStart w:id="108" w:name="_Toc482039826"/>
                            <w:bookmarkStart w:id="109" w:name="_Toc482302128"/>
                            <w:bookmarkStart w:id="110" w:name="_Toc482039968"/>
                            <w:bookmarkStart w:id="111"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08"/>
                            <w:bookmarkEnd w:id="109"/>
                            <w:bookmarkEnd w:id="110"/>
                            <w:r>
                              <w:rPr>
                                <w:color w:val="000000"/>
                              </w:rPr>
                              <w:t>: Modelos de Serviço Fonte: http://ftp.unipar.br/~seinpar/2013/artigos/Rogerio%20Schueroff%20Vandresen.pdf</w:t>
                            </w:r>
                            <w:bookmarkEnd w:id="111"/>
                          </w:p>
                        </w:txbxContent>
                      </wps:txbx>
                      <wps:bodyPr lIns="0" tIns="0" rIns="0" bIns="0">
                        <a:prstTxWarp prst="textNoShape">
                          <a:avLst/>
                        </a:prstTxWarp>
                        <a:spAutoFit/>
                      </wps:bodyPr>
                    </wps:wsp>
                  </a:graphicData>
                </a:graphic>
              </wp:anchor>
            </w:drawing>
          </mc:Choice>
          <mc:Fallback>
            <w:pict>
              <v:rect w14:anchorId="2965B493" id="Caixa de Texto 34" o:spid="_x0000_s1035" style="position:absolute;margin-left:63pt;margin-top:262.15pt;width:342.25pt;height:26pt;z-index:2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" stroked="f">
                <v:textbox style="mso-fit-shape-to-text:t" inset="0,0,0,0">
                  <w:txbxContent>
                    <w:p w14:paraId="3509538D" w14:textId="77777777" w:rsidR="00B95CFC" w:rsidRDefault="00B95CFC">
                      <w:pPr>
                        <w:pStyle w:val="Legenda"/>
                      </w:pPr>
                      <w:bookmarkStart w:id="112" w:name="_Toc482039826"/>
                      <w:bookmarkStart w:id="113" w:name="_Toc482302128"/>
                      <w:bookmarkStart w:id="114" w:name="_Toc482039968"/>
                      <w:bookmarkStart w:id="115" w:name="_Toc496268957"/>
                      <w:r>
                        <w:rPr>
                          <w:color w:val="000000"/>
                        </w:rPr>
                        <w:t xml:space="preserve">Figura </w:t>
                      </w:r>
                      <w:r>
                        <w:rPr>
                          <w:color w:val="000000"/>
                        </w:rPr>
                        <w:fldChar w:fldCharType="begin"/>
                      </w:r>
                      <w:r>
                        <w:instrText>SEQ Figura \* ARABIC</w:instrText>
                      </w:r>
                      <w:r>
                        <w:fldChar w:fldCharType="separate"/>
                      </w:r>
                      <w:r>
                        <w:t>10</w:t>
                      </w:r>
                      <w:r>
                        <w:fldChar w:fldCharType="end"/>
                      </w:r>
                      <w:bookmarkEnd w:id="112"/>
                      <w:bookmarkEnd w:id="113"/>
                      <w:bookmarkEnd w:id="114"/>
                      <w:r>
                        <w:rPr>
                          <w:color w:val="000000"/>
                        </w:rPr>
                        <w:t>: Modelos de Serviço Fonte: http://ftp.unipar.br/~seinpar/2013/artigos/Rogerio%20Schueroff%20Vandresen.pdf</w:t>
                      </w:r>
                      <w:bookmarkEnd w:id="115"/>
                    </w:p>
                  </w:txbxContent>
                </v:textbox>
                <w10:wrap type="square"/>
              </v:rect>
            </w:pict>
          </mc:Fallback>
        </mc:AlternateContent>
      </w:r>
    </w:p>
    <w:p w14:paraId="589B472E" w14:textId="77777777" w:rsidR="009C7518" w:rsidRDefault="00C254AC">
      <w:r>
        <w:br w:type="page"/>
      </w:r>
    </w:p>
    <w:p w14:paraId="580691CA" w14:textId="0D3459A5" w:rsidR="009C7518" w:rsidRDefault="00C254AC">
      <w:pPr>
        <w:pStyle w:val="Ttulo11"/>
      </w:pPr>
      <w:bookmarkStart w:id="116" w:name="_Toc496802699"/>
      <w:bookmarkStart w:id="117" w:name="_Toc496802928"/>
      <w:bookmarkStart w:id="118" w:name="_Toc497241100"/>
      <w:r>
        <w:lastRenderedPageBreak/>
        <w:t xml:space="preserve">3 </w:t>
      </w:r>
      <w:r w:rsidR="00671E6C">
        <w:t>Container vs V</w:t>
      </w:r>
      <w:r w:rsidRPr="0077216E">
        <w:t>irtualização</w:t>
      </w:r>
      <w:bookmarkEnd w:id="116"/>
      <w:bookmarkEnd w:id="117"/>
      <w:bookmarkEnd w:id="118"/>
    </w:p>
    <w:p w14:paraId="0F13E9AC" w14:textId="77777777" w:rsidR="009C7518" w:rsidRDefault="00C254AC" w:rsidP="00E92D59">
      <w:pPr>
        <w:ind w:firstLine="708"/>
      </w:pPr>
      <w:r>
        <w:t>Os sistemas de virtualização passaram por algumas mudanças ao longo do tempo até chegarem aos sistemas atuais, em primeira fase eram servidores em grande escala que ocupavam grande parte de uma sala, sem virtualização e que rodavam somente uma aplicação, não usando nem metade do seu poder de processamento e com grandes gastos de energia; Se necessário ampliação havia custos de compra de hardware e de espaços, energia, gerenciamento centralizado das máquinas, segurança</w:t>
      </w:r>
      <w:r>
        <w:rPr>
          <w:rFonts w:ascii="Open Sans;sans-serif" w:hAnsi="Open Sans;sans-serif"/>
          <w:color w:val="505050"/>
        </w:rPr>
        <w:t xml:space="preserve"> </w:t>
      </w:r>
      <w:r>
        <w:t>entre outros.</w:t>
      </w:r>
    </w:p>
    <w:p w14:paraId="09F8258F" w14:textId="01B6F2D5" w:rsidR="009C7518" w:rsidRDefault="00C254AC">
      <w:r>
        <w:rPr>
          <w:noProof/>
        </w:rPr>
        <mc:AlternateContent>
          <mc:Choice Requires="wps">
            <w:drawing>
              <wp:anchor distT="0" distB="0" distL="114300" distR="114300" simplePos="0" relativeHeight="11" behindDoc="0" locked="0" layoutInCell="1" allowOverlap="1" wp14:anchorId="05483FD2" wp14:editId="3FC5204C">
                <wp:simplePos x="0" y="0"/>
                <wp:positionH relativeFrom="column">
                  <wp:posOffset>799465</wp:posOffset>
                </wp:positionH>
                <wp:positionV relativeFrom="paragraph">
                  <wp:posOffset>3860165</wp:posOffset>
                </wp:positionV>
                <wp:extent cx="3587750" cy="330200"/>
                <wp:effectExtent l="0" t="0" r="0" b="0"/>
                <wp:wrapThrough wrapText="bothSides">
                  <wp:wrapPolygon edited="0">
                    <wp:start x="0" y="0"/>
                    <wp:lineTo x="0" y="0"/>
                    <wp:lineTo x="0" y="0"/>
                  </wp:wrapPolygon>
                </wp:wrapThrough>
                <wp:docPr id="32" name="Caixa de Texto 7"/>
                <wp:cNvGraphicFramePr/>
                <a:graphic xmlns:a="http://schemas.openxmlformats.org/drawingml/2006/main">
                  <a:graphicData uri="http://schemas.microsoft.com/office/word/2010/wordprocessingShape">
                    <wps:wsp>
                      <wps:cNvSpPr/>
                      <wps:spPr>
                        <a:xfrm>
                          <a:off x="0" y="0"/>
                          <a:ext cx="3587750" cy="3302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75B58C4F" w14:textId="77777777" w:rsidR="00B95CFC" w:rsidRDefault="00B95CFC">
                            <w:pPr>
                              <w:pStyle w:val="Legenda"/>
                            </w:pPr>
                            <w:bookmarkStart w:id="119" w:name="_Toc482302129"/>
                            <w:bookmarkStart w:id="120" w:name="_Toc482039969"/>
                            <w:bookmarkStart w:id="121" w:name="_Toc482039827"/>
                            <w:bookmarkStart w:id="122"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19"/>
                            <w:bookmarkEnd w:id="120"/>
                            <w:bookmarkEnd w:id="121"/>
                            <w:r>
                              <w:rPr>
                                <w:color w:val="000000"/>
                              </w:rPr>
                              <w:t xml:space="preserve"> Hospedado Fonte: http://3way.com.br/saiba-como-a-virtualizacao-por-container-mudou-a-infraestrutura-de-ti/</w:t>
                            </w:r>
                            <w:bookmarkEnd w:id="122"/>
                          </w:p>
                        </w:txbxContent>
                      </wps:txbx>
                      <wps:bodyPr lIns="0" tIns="0" rIns="0" bIns="0">
                        <a:prstTxWarp prst="textNoShape">
                          <a:avLst/>
                        </a:prstTxWarp>
                        <a:spAutoFit/>
                      </wps:bodyPr>
                    </wps:wsp>
                  </a:graphicData>
                </a:graphic>
              </wp:anchor>
            </w:drawing>
          </mc:Choice>
          <mc:Fallback>
            <w:pict>
              <v:rect w14:anchorId="05483FD2" id="Caixa de Texto 7" o:spid="_x0000_s1036" style="position:absolute;margin-left:62.95pt;margin-top:303.95pt;width:282.5pt;height:26pt;z-index:1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" stroked="f">
                <v:textbox style="mso-fit-shape-to-text:t" inset="0,0,0,0">
                  <w:txbxContent>
                    <w:p w14:paraId="75B58C4F" w14:textId="77777777" w:rsidR="00B95CFC" w:rsidRDefault="00B95CFC">
                      <w:pPr>
                        <w:pStyle w:val="Legenda"/>
                      </w:pPr>
                      <w:bookmarkStart w:id="123" w:name="_Toc482302129"/>
                      <w:bookmarkStart w:id="124" w:name="_Toc482039969"/>
                      <w:bookmarkStart w:id="125" w:name="_Toc482039827"/>
                      <w:bookmarkStart w:id="126" w:name="_Toc496268958"/>
                      <w:r>
                        <w:rPr>
                          <w:color w:val="000000"/>
                        </w:rPr>
                        <w:t xml:space="preserve">Figura </w:t>
                      </w:r>
                      <w:r>
                        <w:rPr>
                          <w:color w:val="000000"/>
                        </w:rPr>
                        <w:fldChar w:fldCharType="begin"/>
                      </w:r>
                      <w:r>
                        <w:instrText>SEQ Figura \* ARABIC</w:instrText>
                      </w:r>
                      <w:r>
                        <w:fldChar w:fldCharType="separate"/>
                      </w:r>
                      <w:r>
                        <w:t>11</w:t>
                      </w:r>
                      <w:r>
                        <w:fldChar w:fldCharType="end"/>
                      </w:r>
                      <w:r>
                        <w:rPr>
                          <w:color w:val="000000"/>
                        </w:rPr>
                        <w:t xml:space="preserve"> Hypervisor</w:t>
                      </w:r>
                      <w:bookmarkEnd w:id="123"/>
                      <w:bookmarkEnd w:id="124"/>
                      <w:bookmarkEnd w:id="125"/>
                      <w:r>
                        <w:rPr>
                          <w:color w:val="000000"/>
                        </w:rPr>
                        <w:t xml:space="preserve"> Hospedado Fonte: http://3way.com.br/saiba-como-a-virtualizacao-por-container-mudou-a-infraestrutura-de-ti/</w:t>
                      </w:r>
                      <w:bookmarkEnd w:id="126"/>
                    </w:p>
                  </w:txbxContent>
                </v:textbox>
                <w10:wrap type="through"/>
              </v:rect>
            </w:pict>
          </mc:Fallback>
        </mc:AlternateContent>
      </w:r>
      <w:r w:rsidR="00F12DAD">
        <w:tab/>
      </w:r>
      <w:r>
        <w:t>Com o surgimento da virtualização houve a inserção de um hypervisor no sistema operacional, que consiste em um gerenciador para a virtualização.</w:t>
      </w:r>
    </w:p>
    <w:p w14:paraId="0FC589A9" w14:textId="77777777" w:rsidR="009C7518" w:rsidRDefault="00C254AC">
      <w:r>
        <w:rPr>
          <w:noProof/>
        </w:rPr>
        <w:drawing>
          <wp:anchor distT="0" distB="0" distL="114300" distR="114300" simplePos="0" relativeHeight="10" behindDoc="0" locked="0" layoutInCell="1" allowOverlap="1" wp14:anchorId="0874E89E" wp14:editId="080CA32F">
            <wp:simplePos x="0" y="0"/>
            <wp:positionH relativeFrom="column">
              <wp:posOffset>799465</wp:posOffset>
            </wp:positionH>
            <wp:positionV relativeFrom="paragraph">
              <wp:posOffset>175260</wp:posOffset>
            </wp:positionV>
            <wp:extent cx="3657600" cy="3168015"/>
            <wp:effectExtent l="0" t="0" r="0" b="0"/>
            <wp:wrapTopAndBottom/>
            <wp:docPr id="3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
                    <pic:cNvPicPr>
                      <a:picLocks noChangeAspect="1" noChangeArrowheads="1"/>
                    </pic:cNvPicPr>
                  </pic:nvPicPr>
                  <pic:blipFill>
                    <a:blip r:embed="rId19"/>
                    <a:stretch>
                      <a:fillRect/>
                    </a:stretch>
                  </pic:blipFill>
                  <pic:spPr bwMode="auto">
                    <a:xfrm>
                      <a:off x="0" y="0"/>
                      <a:ext cx="3657600" cy="3168015"/>
                    </a:xfrm>
                    <a:prstGeom prst="rect">
                      <a:avLst/>
                    </a:prstGeom>
                  </pic:spPr>
                </pic:pic>
              </a:graphicData>
            </a:graphic>
          </wp:anchor>
        </w:drawing>
      </w:r>
    </w:p>
    <w:p w14:paraId="283EE067" w14:textId="77777777" w:rsidR="009C7518" w:rsidRDefault="00C254AC">
      <w:r>
        <w:t xml:space="preserve"> </w:t>
      </w:r>
    </w:p>
    <w:p w14:paraId="0F339840" w14:textId="77777777" w:rsidR="009C7518" w:rsidRDefault="009C7518"/>
    <w:p w14:paraId="638CD4D4" w14:textId="77777777" w:rsidR="007C4504" w:rsidRDefault="00C254AC">
      <w:r>
        <w:t xml:space="preserve"> </w:t>
      </w:r>
    </w:p>
    <w:p w14:paraId="49649801" w14:textId="2CCDAC4C" w:rsidR="009C7518" w:rsidRDefault="00C254AC" w:rsidP="005F17E3">
      <w:pPr>
        <w:ind w:firstLine="708"/>
      </w:pPr>
      <w:r>
        <w:t>A evolução deste modelo consiste em não usar mais a camada do sistema operacional, e sim que o próprio hypervisor é que faz a gestão em cima da camada do hardware, se tornando um sistema operacional de gerenciamento.</w:t>
      </w:r>
    </w:p>
    <w:p w14:paraId="33284684" w14:textId="77777777" w:rsidR="009C7518" w:rsidRDefault="00C254AC">
      <w:pPr>
        <w:keepNext/>
      </w:pPr>
      <w:r>
        <w:rPr>
          <w:noProof/>
        </w:rPr>
        <w:lastRenderedPageBreak/>
        <w:drawing>
          <wp:inline distT="0" distB="0" distL="0" distR="0" wp14:anchorId="67DCF4E0" wp14:editId="22AB150F">
            <wp:extent cx="3892550" cy="2858770"/>
            <wp:effectExtent l="0" t="0" r="0" b="0"/>
            <wp:docPr id="35"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7"/>
                    <pic:cNvPicPr>
                      <a:picLocks noChangeAspect="1" noChangeArrowheads="1"/>
                    </pic:cNvPicPr>
                  </pic:nvPicPr>
                  <pic:blipFill>
                    <a:blip r:embed="rId20"/>
                    <a:stretch>
                      <a:fillRect/>
                    </a:stretch>
                  </pic:blipFill>
                  <pic:spPr bwMode="auto">
                    <a:xfrm>
                      <a:off x="0" y="0"/>
                      <a:ext cx="3892550" cy="2858770"/>
                    </a:xfrm>
                    <a:prstGeom prst="rect">
                      <a:avLst/>
                    </a:prstGeom>
                  </pic:spPr>
                </pic:pic>
              </a:graphicData>
            </a:graphic>
          </wp:inline>
        </w:drawing>
      </w:r>
    </w:p>
    <w:p w14:paraId="2B25FBDD" w14:textId="77777777" w:rsidR="009C7518" w:rsidRDefault="00C254AC">
      <w:pPr>
        <w:pStyle w:val="Legenda"/>
        <w:jc w:val="both"/>
      </w:pPr>
      <w:bookmarkStart w:id="127" w:name="_Toc482302130"/>
      <w:bookmarkStart w:id="128" w:name="_Toc496268959"/>
      <w:r>
        <w:t xml:space="preserve">Figura </w:t>
      </w:r>
      <w:r>
        <w:fldChar w:fldCharType="begin"/>
      </w:r>
      <w:r>
        <w:instrText>SEQ Figura \* ARABIC</w:instrText>
      </w:r>
      <w:r>
        <w:fldChar w:fldCharType="separate"/>
      </w:r>
      <w:r w:rsidR="001E1CF0">
        <w:rPr>
          <w:noProof/>
        </w:rPr>
        <w:t>12</w:t>
      </w:r>
      <w:r>
        <w:fldChar w:fldCharType="end"/>
      </w:r>
      <w:bookmarkEnd w:id="127"/>
      <w:r>
        <w:t xml:space="preserve"> - Evolução do Hypervisor Fonte: http://3way.com.br/saiba-como-a-virtualizacao-por-container-revolucionou-a-infraestrutura-de-ti.png</w:t>
      </w:r>
      <w:bookmarkEnd w:id="128"/>
    </w:p>
    <w:p w14:paraId="6B3C12D1" w14:textId="77777777" w:rsidR="009C7518" w:rsidRDefault="009C7518"/>
    <w:p w14:paraId="7AAACB57" w14:textId="40B08167" w:rsidR="009C7518" w:rsidRDefault="00C254AC" w:rsidP="00464BD8">
      <w:pPr>
        <w:ind w:firstLine="708"/>
      </w:pPr>
      <w:r>
        <w:t xml:space="preserve">O modelo de containers elimina a camada do sistema operacional que existia para </w:t>
      </w:r>
      <w:r w:rsidR="00A94FE2">
        <w:t>cada máquina</w:t>
      </w:r>
      <w:r>
        <w:t xml:space="preserve"> virtualizada e o hypervisor para gerenciar as instâncias </w:t>
      </w:r>
      <w:r w:rsidR="00A94FE2">
        <w:t xml:space="preserve">virtualizadas. A virtualização </w:t>
      </w:r>
      <w:r>
        <w:t xml:space="preserve">pelo container utiliza o kernel do sistema operacional nativo da máquina, geralmente sendo o Linux, mais hoje já é possível ser feito em outros sistemas operacionais. </w:t>
      </w:r>
    </w:p>
    <w:p w14:paraId="0547CCB5" w14:textId="77777777" w:rsidR="009C7518" w:rsidRDefault="009C7518"/>
    <w:p w14:paraId="2E84F839" w14:textId="77777777" w:rsidR="009C7518" w:rsidRDefault="00C254AC">
      <w:pPr>
        <w:keepNext/>
      </w:pPr>
      <w:r>
        <w:rPr>
          <w:noProof/>
        </w:rPr>
        <w:drawing>
          <wp:inline distT="0" distB="0" distL="0" distR="0" wp14:anchorId="1853B891" wp14:editId="5EDC5D87">
            <wp:extent cx="3828415" cy="3028315"/>
            <wp:effectExtent l="0" t="0" r="0" b="0"/>
            <wp:docPr id="36"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10"/>
                    <pic:cNvPicPr>
                      <a:picLocks noChangeAspect="1" noChangeArrowheads="1"/>
                    </pic:cNvPicPr>
                  </pic:nvPicPr>
                  <pic:blipFill>
                    <a:blip r:embed="rId21"/>
                    <a:stretch>
                      <a:fillRect/>
                    </a:stretch>
                  </pic:blipFill>
                  <pic:spPr bwMode="auto">
                    <a:xfrm>
                      <a:off x="0" y="0"/>
                      <a:ext cx="3828415" cy="3028315"/>
                    </a:xfrm>
                    <a:prstGeom prst="rect">
                      <a:avLst/>
                    </a:prstGeom>
                  </pic:spPr>
                </pic:pic>
              </a:graphicData>
            </a:graphic>
          </wp:inline>
        </w:drawing>
      </w:r>
    </w:p>
    <w:p w14:paraId="3E336C96" w14:textId="77777777" w:rsidR="009C7518" w:rsidRDefault="00C254AC">
      <w:pPr>
        <w:pStyle w:val="Legenda"/>
        <w:jc w:val="both"/>
      </w:pPr>
      <w:bookmarkStart w:id="129" w:name="_Toc482302131"/>
      <w:bookmarkStart w:id="130" w:name="_Toc496268960"/>
      <w:r>
        <w:t xml:space="preserve">Figura </w:t>
      </w:r>
      <w:r>
        <w:fldChar w:fldCharType="begin"/>
      </w:r>
      <w:r>
        <w:instrText>SEQ Figura \* ARABIC</w:instrText>
      </w:r>
      <w:r>
        <w:fldChar w:fldCharType="separate"/>
      </w:r>
      <w:r w:rsidR="001E1CF0">
        <w:rPr>
          <w:noProof/>
        </w:rPr>
        <w:t>13</w:t>
      </w:r>
      <w:r>
        <w:fldChar w:fldCharType="end"/>
      </w:r>
      <w:bookmarkEnd w:id="129"/>
      <w:r>
        <w:t xml:space="preserve"> - Virtualização por Container Fonte: http://3way.com.br/saiba-como-a-virtualizacao-por-container-revolucionou-a-infraestrutura-de-ti.png</w:t>
      </w:r>
      <w:bookmarkEnd w:id="130"/>
    </w:p>
    <w:p w14:paraId="55D99414" w14:textId="77777777" w:rsidR="009C7518" w:rsidRDefault="009C7518"/>
    <w:p w14:paraId="17129816" w14:textId="77777777" w:rsidR="009C7518" w:rsidRDefault="00C254AC" w:rsidP="00F978E9">
      <w:pPr>
        <w:ind w:firstLine="708"/>
      </w:pPr>
      <w:r>
        <w:t>O kernel do sistema é responsável por fornecer as bibliotecas e os binários necessários para que o container possa rodar a aplicação de forma necessária.</w:t>
      </w:r>
    </w:p>
    <w:p w14:paraId="3F614F25" w14:textId="77777777" w:rsidR="009C7518" w:rsidRDefault="00C254AC">
      <w:r>
        <w:t xml:space="preserve">Basicamente há uma abstração do nível de sistema operacional, pois as configurações ficam no container e o mesmo pode ser tem um alto nível de provisionamento, podendo ser replicado sem menores problemas, simplificando muito a implementação em diferentes máquinas e ambientes de homologação (QA – Quality Assurance, Staging, Produção); o </w:t>
      </w:r>
      <w:r>
        <w:lastRenderedPageBreak/>
        <w:t>container pode ser baixado em qualquer lugar, e máquina hospedeira utilizando o Dockerhub (repositório do docker).</w:t>
      </w:r>
    </w:p>
    <w:p w14:paraId="388F678B" w14:textId="6B8569B1" w:rsidR="009C7518" w:rsidRDefault="00C254AC" w:rsidP="00250D8C">
      <w:pPr>
        <w:ind w:firstLine="708"/>
      </w:pPr>
      <w:r>
        <w:t xml:space="preserve">Esse dinamismo foi um dos alicerces da computação em nuvem, permitindo replicações de recursos, aplicações e escalabilidade a níveis nunca vistos antes. </w:t>
      </w:r>
    </w:p>
    <w:p w14:paraId="5E079FB0" w14:textId="77777777" w:rsidR="00D22DB7" w:rsidRDefault="00D22DB7">
      <w:pPr>
        <w:rPr>
          <w:rFonts w:ascii="Calibri" w:hAnsi="Calibri"/>
          <w:sz w:val="22"/>
          <w:szCs w:val="20"/>
        </w:rPr>
      </w:pPr>
      <w:r>
        <w:br w:type="page"/>
      </w:r>
    </w:p>
    <w:p w14:paraId="70841104" w14:textId="2DDACE32" w:rsidR="009C7518" w:rsidRPr="00D22DB7" w:rsidRDefault="00C254AC" w:rsidP="005C0C6F">
      <w:pPr>
        <w:pStyle w:val="Ttulo11"/>
      </w:pPr>
      <w:bookmarkStart w:id="131" w:name="_Toc496802700"/>
      <w:bookmarkStart w:id="132" w:name="_Toc496802929"/>
      <w:bookmarkStart w:id="133" w:name="_Toc497241101"/>
      <w:r w:rsidRPr="00D22DB7">
        <w:lastRenderedPageBreak/>
        <w:t>3.1 LXC Containers</w:t>
      </w:r>
      <w:bookmarkEnd w:id="131"/>
      <w:bookmarkEnd w:id="132"/>
      <w:bookmarkEnd w:id="133"/>
    </w:p>
    <w:p w14:paraId="158DB846" w14:textId="1058D09B" w:rsidR="009C7518" w:rsidRDefault="00C254AC" w:rsidP="00E01C51">
      <w:pPr>
        <w:ind w:firstLine="708"/>
      </w:pPr>
      <w:r w:rsidRPr="000B5349">
        <w:rPr>
          <w:sz w:val="26"/>
          <w:szCs w:val="26"/>
        </w:rPr>
        <w:t>C</w:t>
      </w:r>
      <w:r>
        <w:t xml:space="preserve">onforme citação do </w:t>
      </w:r>
      <w:r>
        <w:rPr>
          <w:color w:val="000000"/>
        </w:rPr>
        <w:t xml:space="preserve">Rogério dos Anjos (em </w:t>
      </w:r>
      <w:hyperlink r:id="rId22">
        <w:r>
          <w:rPr>
            <w:rStyle w:val="LigaodeInternet"/>
            <w:color w:val="000000"/>
            <w:u w:val="none"/>
          </w:rPr>
          <w:t>Linux</w:t>
        </w:r>
      </w:hyperlink>
      <w:r>
        <w:rPr>
          <w:color w:val="000000"/>
        </w:rPr>
        <w:t>,</w:t>
      </w:r>
      <w:r w:rsidR="0093029C">
        <w:rPr>
          <w:color w:val="000000"/>
        </w:rPr>
        <w:t xml:space="preserve"> </w:t>
      </w:r>
      <w:hyperlink r:id="rId23">
        <w:r>
          <w:rPr>
            <w:rStyle w:val="LigaodeInternet"/>
            <w:color w:val="000000"/>
            <w:u w:val="none"/>
          </w:rPr>
          <w:t>Novidades</w:t>
        </w:r>
      </w:hyperlink>
      <w:r>
        <w:rPr>
          <w:color w:val="000000"/>
        </w:rPr>
        <w:t>)</w:t>
      </w:r>
      <w:r>
        <w:rPr>
          <w:color w:val="008CBA"/>
        </w:rPr>
        <w:t xml:space="preserve"> </w:t>
      </w:r>
      <w:r>
        <w:rPr>
          <w:color w:val="000000" w:themeColor="text1"/>
        </w:rPr>
        <w:t>- “O LXC (Linux Container) é um sistema leve de virtualização que usa múltiplos containers de forma isolada no kernel Linux. Ele cria um ambiente muito próximo de um sistema Linux sem precisar instalar um kernel separado. Com o LXC é possível criar processos separados para usuários, espaço em disco, memória, CPU, rede e muito mais”.</w:t>
      </w:r>
      <w:r w:rsidR="001E03D1">
        <w:rPr>
          <w:rStyle w:val="Refdenotaderodap"/>
          <w:color w:val="000000" w:themeColor="text1"/>
        </w:rPr>
        <w:footnoteReference w:customMarkFollows="1" w:id="1"/>
        <w:t>1</w:t>
      </w:r>
    </w:p>
    <w:p w14:paraId="78E3059B" w14:textId="786705D0" w:rsidR="009C7518" w:rsidRDefault="00C254AC">
      <w:pPr>
        <w:ind w:firstLine="708"/>
      </w:pPr>
      <w:r>
        <w:rPr>
          <w:color w:val="000000" w:themeColor="text1"/>
        </w:rPr>
        <w:t xml:space="preserve">Conforme citação de </w:t>
      </w:r>
      <w:hyperlink r:id="rId24">
        <w:r>
          <w:rPr>
            <w:rStyle w:val="LigaodeInternet"/>
            <w:color w:val="000000" w:themeColor="text1"/>
            <w:highlight w:val="white"/>
            <w:u w:val="none"/>
          </w:rPr>
          <w:t>Cristiano Diedrich</w:t>
        </w:r>
      </w:hyperlink>
      <w:r w:rsidR="00A87F8D">
        <w:rPr>
          <w:color w:val="000000" w:themeColor="text1"/>
        </w:rPr>
        <w:t xml:space="preserve"> – “</w:t>
      </w:r>
      <w:r>
        <w:rPr>
          <w:color w:val="000000" w:themeColor="text1"/>
        </w:rPr>
        <w:t>o projeto do</w:t>
      </w:r>
      <w:r>
        <w:rPr>
          <w:color w:val="000000" w:themeColor="text1"/>
          <w:shd w:val="clear" w:color="auto" w:fill="FFFFFF"/>
        </w:rPr>
        <w:t> LXC, trazia as seguintes fases: LXC, chroot com esteroides. O objetivo do projeto era ser uma alternativa a já consolidada tecnologia de chroot, sendo um meio termo entre máquina virtual e chroot, possibilitando a criação de um ambiente mais próximo possível de uma instala</w:t>
      </w:r>
      <w:r w:rsidR="004A664D">
        <w:rPr>
          <w:color w:val="000000" w:themeColor="text1"/>
          <w:shd w:val="clear" w:color="auto" w:fill="FFFFFF"/>
        </w:rPr>
        <w:t xml:space="preserve">ção Linux sem a necessidade de </w:t>
      </w:r>
      <w:r>
        <w:rPr>
          <w:color w:val="000000" w:themeColor="text1"/>
          <w:shd w:val="clear" w:color="auto" w:fill="FFFFFF"/>
        </w:rPr>
        <w:t>um kernel separado.”</w:t>
      </w:r>
      <w:r w:rsidR="0000038E">
        <w:rPr>
          <w:rStyle w:val="Refdenotaderodap"/>
          <w:color w:val="000000" w:themeColor="text1"/>
          <w:shd w:val="clear" w:color="auto" w:fill="FFFFFF"/>
        </w:rPr>
        <w:footnoteReference w:customMarkFollows="1" w:id="2"/>
        <w:t>1</w:t>
      </w:r>
    </w:p>
    <w:p w14:paraId="385B03A5" w14:textId="77777777" w:rsidR="009C7518" w:rsidRDefault="00C254AC" w:rsidP="00145620">
      <w:pPr>
        <w:ind w:firstLine="708"/>
      </w:pPr>
      <w:r>
        <w:rPr>
          <w:color w:val="000000"/>
        </w:rPr>
        <w:t>O container tem a característica de isolar os recursos do sistema dos recursos da aplicação, criando assim um ambiente isolado; o mesmo poder consumir recursos do sistema como: namespace, chroot, cgroups entre outros. Funciona com se cada container fosse uma máquina virtual completa, podendo ter inclusive os mesmos problemas de uma máquina virtual, como criação de usuários e permissões de escritas em diretórios e etc.</w:t>
      </w:r>
    </w:p>
    <w:p w14:paraId="16A79FFE" w14:textId="77777777" w:rsidR="009C7518" w:rsidRDefault="00C254AC" w:rsidP="00145620">
      <w:pPr>
        <w:ind w:firstLine="708"/>
      </w:pPr>
      <w:r>
        <w:rPr>
          <w:color w:val="000000"/>
        </w:rPr>
        <w:t>O resultado é uma máquina virtual sem a camada do hypervisor, isolada e com controle de recursos.</w:t>
      </w:r>
    </w:p>
    <w:p w14:paraId="37B19EF4" w14:textId="4751DD66" w:rsidR="009C7518" w:rsidRDefault="00C254AC" w:rsidP="00145620">
      <w:pPr>
        <w:ind w:firstLine="708"/>
      </w:pPr>
      <w:r>
        <w:rPr>
          <w:color w:val="000000"/>
        </w:rPr>
        <w:t xml:space="preserve">Conforme citação do Rogério dos Anjos - (em </w:t>
      </w:r>
      <w:hyperlink r:id="rId25">
        <w:r>
          <w:rPr>
            <w:rStyle w:val="LigaodeInternet"/>
            <w:color w:val="000000"/>
            <w:u w:val="none"/>
          </w:rPr>
          <w:t>Linux</w:t>
        </w:r>
      </w:hyperlink>
      <w:r>
        <w:rPr>
          <w:color w:val="000000"/>
        </w:rPr>
        <w:t xml:space="preserve">, </w:t>
      </w:r>
      <w:hyperlink r:id="rId26">
        <w:r>
          <w:rPr>
            <w:rStyle w:val="LigaodeInternet"/>
            <w:color w:val="000000"/>
            <w:u w:val="none"/>
          </w:rPr>
          <w:t>Novidades</w:t>
        </w:r>
      </w:hyperlink>
      <w:r>
        <w:rPr>
          <w:color w:val="000000"/>
        </w:rPr>
        <w:t>) - “ Os containers fornecem um ambiente mais próximo possível de um sistema operacional do que você conseguiria de uma máquina virtual, mas sem a sobrecarga da execução separada do kernel e da simulação de hardware do sistema.”</w:t>
      </w:r>
      <w:r w:rsidR="0000038E">
        <w:rPr>
          <w:rStyle w:val="Refdenotaderodap"/>
        </w:rPr>
        <w:footnoteReference w:customMarkFollows="1" w:id="3"/>
        <w:t>2</w:t>
      </w:r>
    </w:p>
    <w:p w14:paraId="2236304D" w14:textId="77777777" w:rsidR="006D61C6" w:rsidRDefault="006D61C6" w:rsidP="00145620">
      <w:pPr>
        <w:ind w:firstLine="708"/>
      </w:pPr>
    </w:p>
    <w:p w14:paraId="342BBBA7" w14:textId="77777777" w:rsidR="009C7518" w:rsidRDefault="00C254AC">
      <w:pPr>
        <w:rPr>
          <w:color w:val="000000"/>
        </w:rPr>
      </w:pPr>
      <w:r>
        <w:rPr>
          <w:noProof/>
        </w:rPr>
        <w:drawing>
          <wp:inline distT="0" distB="0" distL="0" distR="0" wp14:anchorId="46FCEF7D" wp14:editId="088563BB">
            <wp:extent cx="3456261" cy="3184912"/>
            <wp:effectExtent l="0" t="0" r="0" b="0"/>
            <wp:docPr id="37"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13"/>
                    <pic:cNvPicPr>
                      <a:picLocks noChangeAspect="1" noChangeArrowheads="1"/>
                    </pic:cNvPicPr>
                  </pic:nvPicPr>
                  <pic:blipFill>
                    <a:blip r:embed="rId27"/>
                    <a:stretch>
                      <a:fillRect/>
                    </a:stretch>
                  </pic:blipFill>
                  <pic:spPr bwMode="auto">
                    <a:xfrm>
                      <a:off x="0" y="0"/>
                      <a:ext cx="3475441" cy="3202586"/>
                    </a:xfrm>
                    <a:prstGeom prst="rect">
                      <a:avLst/>
                    </a:prstGeom>
                  </pic:spPr>
                </pic:pic>
              </a:graphicData>
            </a:graphic>
          </wp:inline>
        </w:drawing>
      </w:r>
    </w:p>
    <w:p w14:paraId="0CCAB450" w14:textId="77777777" w:rsidR="009C7518" w:rsidRDefault="009C7518">
      <w:pPr>
        <w:keepNext/>
      </w:pPr>
    </w:p>
    <w:p w14:paraId="57740ED8" w14:textId="77777777" w:rsidR="009C7518" w:rsidRDefault="00C254AC">
      <w:pPr>
        <w:pStyle w:val="Legenda"/>
        <w:jc w:val="both"/>
      </w:pPr>
      <w:bookmarkStart w:id="134" w:name="_Toc482302132"/>
      <w:bookmarkStart w:id="135" w:name="_Toc496268961"/>
      <w:r>
        <w:t xml:space="preserve">Figura </w:t>
      </w:r>
      <w:r>
        <w:fldChar w:fldCharType="begin"/>
      </w:r>
      <w:r>
        <w:instrText>SEQ Figura \* ARABIC</w:instrText>
      </w:r>
      <w:r>
        <w:fldChar w:fldCharType="separate"/>
      </w:r>
      <w:r w:rsidR="001E1CF0">
        <w:rPr>
          <w:noProof/>
        </w:rPr>
        <w:t>14</w:t>
      </w:r>
      <w:r>
        <w:fldChar w:fldCharType="end"/>
      </w:r>
      <w:bookmarkEnd w:id="134"/>
      <w:r>
        <w:t xml:space="preserve"> - LXC Container Fonte: http://3way.com.br/saiba-como-a-virtualizacao-por-container-revolucionou-a-infraestrutura-de-ti-part2/.png</w:t>
      </w:r>
      <w:bookmarkEnd w:id="135"/>
    </w:p>
    <w:p w14:paraId="1A6A4DA3" w14:textId="77777777" w:rsidR="009C7518" w:rsidRDefault="009C7518">
      <w:pPr>
        <w:rPr>
          <w:color w:val="000000"/>
        </w:rPr>
      </w:pPr>
    </w:p>
    <w:p w14:paraId="7B311F88" w14:textId="77777777" w:rsidR="009C7518" w:rsidRDefault="00C254AC" w:rsidP="00F875FD">
      <w:pPr>
        <w:ind w:firstLine="708"/>
      </w:pPr>
      <w:r>
        <w:rPr>
          <w:color w:val="000000"/>
        </w:rPr>
        <w:t>Os benefícios da utilização do LXC container, viabilizou grandes benefícios para a virtualização e para a computação em nuvem, como:</w:t>
      </w:r>
    </w:p>
    <w:p w14:paraId="2693A2E3" w14:textId="5FE2AAD4" w:rsidR="009C7518" w:rsidRPr="004C4201" w:rsidRDefault="00C254AC" w:rsidP="006063FB">
      <w:pPr>
        <w:pStyle w:val="PargrafodaLista"/>
        <w:numPr>
          <w:ilvl w:val="0"/>
          <w:numId w:val="15"/>
        </w:numPr>
        <w:rPr>
          <w:sz w:val="24"/>
        </w:rPr>
      </w:pPr>
      <w:r w:rsidRPr="004C4201">
        <w:rPr>
          <w:color w:val="000000"/>
          <w:sz w:val="24"/>
        </w:rPr>
        <w:t>Provisionamento: Sendo praticamente rápido e simples inicializar um container, quase que instantaneamente, demorando alguns minutos, bem mais rápido do que um provisionamento por uma máquina virtual.</w:t>
      </w:r>
    </w:p>
    <w:p w14:paraId="08DCA952" w14:textId="77777777" w:rsidR="009C7518" w:rsidRPr="004C4201" w:rsidRDefault="009C7518">
      <w:pPr>
        <w:rPr>
          <w:color w:val="000000"/>
        </w:rPr>
      </w:pPr>
    </w:p>
    <w:p w14:paraId="145873E0" w14:textId="502AAAA1" w:rsidR="009C7518" w:rsidRPr="004C4201" w:rsidRDefault="00C254AC" w:rsidP="006063FB">
      <w:pPr>
        <w:pStyle w:val="PargrafodaLista"/>
        <w:numPr>
          <w:ilvl w:val="0"/>
          <w:numId w:val="15"/>
        </w:numPr>
        <w:rPr>
          <w:sz w:val="24"/>
        </w:rPr>
      </w:pPr>
      <w:r w:rsidRPr="004C4201">
        <w:rPr>
          <w:color w:val="000000"/>
          <w:sz w:val="24"/>
        </w:rPr>
        <w:t>Escalabilidade: O provisionamento dinâmico do LXC container, permite criar instâncias conforme a demanda, promovendo disponibilidade de serviço.</w:t>
      </w:r>
    </w:p>
    <w:p w14:paraId="20621DFC" w14:textId="77777777" w:rsidR="009C7518" w:rsidRPr="004C4201" w:rsidRDefault="009C7518"/>
    <w:p w14:paraId="6F251C91" w14:textId="2CF1C259" w:rsidR="009C7518" w:rsidRDefault="005975E3" w:rsidP="006063FB">
      <w:pPr>
        <w:pStyle w:val="PargrafodaLista"/>
        <w:numPr>
          <w:ilvl w:val="0"/>
          <w:numId w:val="15"/>
        </w:numPr>
      </w:pPr>
      <w:r w:rsidRPr="004C4201">
        <w:rPr>
          <w:color w:val="000000"/>
          <w:sz w:val="24"/>
        </w:rPr>
        <w:t xml:space="preserve">Custo: </w:t>
      </w:r>
      <w:r w:rsidR="00C254AC" w:rsidRPr="004C4201">
        <w:rPr>
          <w:color w:val="000000"/>
          <w:sz w:val="24"/>
        </w:rPr>
        <w:t>Tendo em vista que para a virtualização de máquina, na maioria das vezes é feito sobre plataformas de virtualização e isto pode implicar em custos adicionais para empresas que podem precisar de suporte especializado. Isto implica em custos de licenças e suporte. O projeto do LXC container e algumas plataformas de gerenciamento e deploy de containers são de carácter open-source.</w:t>
      </w:r>
    </w:p>
    <w:p w14:paraId="7DC5E693" w14:textId="77777777" w:rsidR="009C7518" w:rsidRDefault="009C7518">
      <w:pPr>
        <w:rPr>
          <w:color w:val="000000"/>
        </w:rPr>
      </w:pPr>
    </w:p>
    <w:p w14:paraId="2C2B9801" w14:textId="77777777" w:rsidR="009C7518" w:rsidRDefault="00C254AC">
      <w:pPr>
        <w:keepNext/>
      </w:pPr>
      <w:r>
        <w:rPr>
          <w:noProof/>
        </w:rPr>
        <w:drawing>
          <wp:inline distT="0" distB="0" distL="0" distR="0" wp14:anchorId="726FD19F" wp14:editId="46C9C0AA">
            <wp:extent cx="4027805" cy="3755390"/>
            <wp:effectExtent l="0" t="0" r="0" b="0"/>
            <wp:docPr id="38"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15"/>
                    <pic:cNvPicPr>
                      <a:picLocks noChangeAspect="1" noChangeArrowheads="1"/>
                    </pic:cNvPicPr>
                  </pic:nvPicPr>
                  <pic:blipFill>
                    <a:blip r:embed="rId28"/>
                    <a:stretch>
                      <a:fillRect/>
                    </a:stretch>
                  </pic:blipFill>
                  <pic:spPr bwMode="auto">
                    <a:xfrm>
                      <a:off x="0" y="0"/>
                      <a:ext cx="4027805" cy="3755390"/>
                    </a:xfrm>
                    <a:prstGeom prst="rect">
                      <a:avLst/>
                    </a:prstGeom>
                  </pic:spPr>
                </pic:pic>
              </a:graphicData>
            </a:graphic>
          </wp:inline>
        </w:drawing>
      </w:r>
    </w:p>
    <w:p w14:paraId="1F7328EB" w14:textId="77777777" w:rsidR="009C7518" w:rsidRDefault="00C254AC">
      <w:pPr>
        <w:pStyle w:val="Legenda"/>
        <w:jc w:val="both"/>
      </w:pPr>
      <w:bookmarkStart w:id="136" w:name="_Toc482302133"/>
      <w:bookmarkStart w:id="137" w:name="_Toc496268962"/>
      <w:r>
        <w:t xml:space="preserve">Figura </w:t>
      </w:r>
      <w:r>
        <w:fldChar w:fldCharType="begin"/>
      </w:r>
      <w:r>
        <w:instrText>SEQ Figura \* ARABIC</w:instrText>
      </w:r>
      <w:r>
        <w:fldChar w:fldCharType="separate"/>
      </w:r>
      <w:r w:rsidR="001E1CF0">
        <w:rPr>
          <w:noProof/>
        </w:rPr>
        <w:t>15</w:t>
      </w:r>
      <w:r>
        <w:fldChar w:fldCharType="end"/>
      </w:r>
      <w:bookmarkEnd w:id="136"/>
      <w:r>
        <w:t xml:space="preserve"> LXC vs KVM Fonte: http:3way.com.br/saiba-como-a-virtualizacao-por-container-revolucionou-a-infraestrutura-de-ti-part2/.png</w:t>
      </w:r>
      <w:bookmarkEnd w:id="137"/>
    </w:p>
    <w:p w14:paraId="1FF58EF2" w14:textId="77777777" w:rsidR="009C7518" w:rsidRDefault="00C254AC">
      <w:r>
        <w:br w:type="page"/>
      </w:r>
    </w:p>
    <w:p w14:paraId="09262B84" w14:textId="5FE0A270" w:rsidR="00385309" w:rsidRDefault="00385309" w:rsidP="00385309">
      <w:pPr>
        <w:ind w:firstLine="708"/>
        <w:rPr>
          <w:lang w:val="x-none" w:eastAsia="x-none"/>
        </w:rPr>
      </w:pPr>
      <w:r>
        <w:rPr>
          <w:lang w:val="x-none" w:eastAsia="x-none"/>
        </w:rPr>
        <w:lastRenderedPageBreak/>
        <w:t>A tecnologia de containers é a base do Docker, que será mostrado à seguir; Durante este trabalho irei falar sobre alguns benefícios de se usar o docker e a tecnologia de containers; porém de acordo com Rafael Benevides – Diretor de Experiência de Desenvolvimento da Red Hat</w:t>
      </w:r>
      <w:r w:rsidR="00393659">
        <w:rPr>
          <w:rStyle w:val="Refdenotaderodap"/>
          <w:lang w:val="x-none" w:eastAsia="x-none"/>
        </w:rPr>
        <w:footnoteReference w:customMarkFollows="1" w:id="4"/>
        <w:t>2</w:t>
      </w:r>
      <w:r>
        <w:rPr>
          <w:lang w:val="x-none" w:eastAsia="x-none"/>
        </w:rPr>
        <w:t xml:space="preserve"> - existem alguns passos à serem seguidos para execução com cantainers:</w:t>
      </w:r>
    </w:p>
    <w:p w14:paraId="18601E8D" w14:textId="77777777" w:rsidR="00385309" w:rsidRPr="00B46DFF" w:rsidRDefault="00385309" w:rsidP="00385309">
      <w:pPr>
        <w:pStyle w:val="PargrafodaLista"/>
        <w:numPr>
          <w:ilvl w:val="0"/>
          <w:numId w:val="5"/>
        </w:numPr>
        <w:rPr>
          <w:sz w:val="24"/>
          <w:lang w:val="x-none" w:eastAsia="x-none"/>
        </w:rPr>
      </w:pPr>
      <w:r w:rsidRPr="00B46DFF">
        <w:rPr>
          <w:sz w:val="24"/>
          <w:lang w:val="x-none" w:eastAsia="x-none"/>
        </w:rPr>
        <w:t xml:space="preserve">Primeiro: Containers são imutáveis - O OS, versões de bibliotecas, configurações, pastas e a aplicação são empacotados dentro do container. Isto garante que a mesma imagem que foi testada em QA, irá reagir no ambiente de produção com o mesmo comportamento. </w:t>
      </w:r>
    </w:p>
    <w:p w14:paraId="3A80D885" w14:textId="24487F2C" w:rsidR="00385309" w:rsidRPr="00B46DFF" w:rsidRDefault="00385309" w:rsidP="00385309">
      <w:pPr>
        <w:pStyle w:val="PargrafodaLista"/>
        <w:numPr>
          <w:ilvl w:val="0"/>
          <w:numId w:val="5"/>
        </w:numPr>
        <w:rPr>
          <w:sz w:val="24"/>
        </w:rPr>
      </w:pPr>
      <w:r w:rsidRPr="00B46DFF">
        <w:rPr>
          <w:sz w:val="24"/>
        </w:rPr>
        <w:t xml:space="preserve">Segundo: Containers são leves – </w:t>
      </w:r>
      <w:r w:rsidR="00393659" w:rsidRPr="00B46DFF">
        <w:rPr>
          <w:sz w:val="24"/>
        </w:rPr>
        <w:t xml:space="preserve">A memória </w:t>
      </w:r>
      <w:r w:rsidR="00734325" w:rsidRPr="00B46DFF">
        <w:rPr>
          <w:sz w:val="24"/>
        </w:rPr>
        <w:t>dentro do container é pequena</w:t>
      </w:r>
      <w:r w:rsidR="00EE59A9" w:rsidRPr="00B46DFF">
        <w:rPr>
          <w:sz w:val="24"/>
        </w:rPr>
        <w:t xml:space="preserve">. O container apenas </w:t>
      </w:r>
      <w:r w:rsidR="00303BFA" w:rsidRPr="00B46DFF">
        <w:rPr>
          <w:sz w:val="24"/>
        </w:rPr>
        <w:t>alocará memória para o processo principal</w:t>
      </w:r>
    </w:p>
    <w:p w14:paraId="4CC6FEB4" w14:textId="3AD5D1AF" w:rsidR="00385309" w:rsidRPr="00491F99" w:rsidRDefault="00385309" w:rsidP="00491F99">
      <w:pPr>
        <w:pStyle w:val="PargrafodaLista"/>
        <w:numPr>
          <w:ilvl w:val="0"/>
          <w:numId w:val="5"/>
        </w:numPr>
        <w:rPr>
          <w:color w:val="000000"/>
        </w:rPr>
      </w:pPr>
      <w:r w:rsidRPr="00B46DFF">
        <w:rPr>
          <w:sz w:val="24"/>
        </w:rPr>
        <w:t xml:space="preserve">Terceiro: Containers são rápidos </w:t>
      </w:r>
      <w:r w:rsidR="002271DA" w:rsidRPr="00B46DFF">
        <w:rPr>
          <w:sz w:val="24"/>
        </w:rPr>
        <w:t xml:space="preserve">– É necessário instanciar um container de forma rápida, assim como um típico processo Linux inicia. Instanciado em minutos, é necessário iniciar um novo container em segundos. </w:t>
      </w:r>
      <w:r w:rsidR="002271DA">
        <w:t xml:space="preserve"> </w:t>
      </w:r>
    </w:p>
    <w:p w14:paraId="2A79B002" w14:textId="77777777" w:rsidR="009C7518" w:rsidRDefault="00C254AC">
      <w:pPr>
        <w:pStyle w:val="Ttulo11"/>
      </w:pPr>
      <w:bookmarkStart w:id="138" w:name="_Toc496802701"/>
      <w:bookmarkStart w:id="139" w:name="_Toc496802930"/>
      <w:bookmarkStart w:id="140" w:name="_Toc497241102"/>
      <w:r>
        <w:lastRenderedPageBreak/>
        <w:t>4. Docker</w:t>
      </w:r>
      <w:bookmarkEnd w:id="138"/>
      <w:bookmarkEnd w:id="139"/>
      <w:bookmarkEnd w:id="140"/>
    </w:p>
    <w:p w14:paraId="19620B41" w14:textId="77777777" w:rsidR="009C7518" w:rsidRDefault="00C254AC" w:rsidP="00766294">
      <w:pPr>
        <w:ind w:firstLine="708"/>
      </w:pPr>
      <w:r>
        <w:rPr>
          <w:lang w:val="x-none" w:eastAsia="x-none"/>
        </w:rPr>
        <w:t>De acordo com a documentação oficial do Docker:</w:t>
      </w:r>
    </w:p>
    <w:p w14:paraId="61567DE0" w14:textId="1020D729" w:rsidR="009C7518" w:rsidRDefault="00C254AC" w:rsidP="00A25BBE">
      <w:pPr>
        <w:ind w:firstLine="708"/>
      </w:pPr>
      <w:r>
        <w:rPr>
          <w:lang w:val="x-none" w:eastAsia="x-none"/>
        </w:rPr>
        <w:t xml:space="preserve">O Docker é uma plataforma aberta de </w:t>
      </w:r>
      <w:r w:rsidR="00EB7029">
        <w:rPr>
          <w:lang w:val="x-none" w:eastAsia="x-none"/>
        </w:rPr>
        <w:t>desenvolvimento</w:t>
      </w:r>
      <w:r>
        <w:rPr>
          <w:lang w:val="x-none" w:eastAsia="x-none"/>
        </w:rPr>
        <w:t>, entrega e execução de aplicações.</w:t>
      </w:r>
      <w:r w:rsidR="00A25B51">
        <w:rPr>
          <w:lang w:eastAsia="x-none"/>
        </w:rPr>
        <w:t xml:space="preserve"> </w:t>
      </w:r>
      <w:r>
        <w:rPr>
          <w:lang w:val="x-none" w:eastAsia="x-none"/>
        </w:rPr>
        <w:t xml:space="preserve">Docker permite separar sua aplicação da sua </w:t>
      </w:r>
      <w:r w:rsidR="00091112">
        <w:rPr>
          <w:lang w:val="x-none" w:eastAsia="x-none"/>
        </w:rPr>
        <w:t>infraestrutura</w:t>
      </w:r>
      <w:r>
        <w:rPr>
          <w:lang w:val="x-none" w:eastAsia="x-none"/>
        </w:rPr>
        <w:t xml:space="preserve"> para fazer entregas de forma rápida.</w:t>
      </w:r>
    </w:p>
    <w:p w14:paraId="4E27DC3B" w14:textId="1D9B13E7" w:rsidR="009C7518" w:rsidRDefault="00C254AC" w:rsidP="009148A9">
      <w:pPr>
        <w:ind w:left="2268"/>
        <w:rPr>
          <w:lang w:val="x-none" w:eastAsia="x-none"/>
        </w:rPr>
      </w:pPr>
      <w:r>
        <w:rPr>
          <w:lang w:val="x-none" w:eastAsia="x-none"/>
        </w:rPr>
        <w:t xml:space="preserve">Com o docker, é possível gerenciar a sua </w:t>
      </w:r>
      <w:r w:rsidR="00091112">
        <w:rPr>
          <w:lang w:val="x-none" w:eastAsia="x-none"/>
        </w:rPr>
        <w:t>infraestrutura</w:t>
      </w:r>
      <w:r>
        <w:rPr>
          <w:lang w:val="x-none" w:eastAsia="x-none"/>
        </w:rPr>
        <w:t xml:space="preserve"> da mesma forma que se gerencia sua aplicação. Mais com a vantagem da metodologia do Docker de carregar, testar e entregar o código de forma rápida, você pode reduzir significativamente o tempo entre escrever o código e rodá-lo em produção.</w:t>
      </w:r>
      <w:r w:rsidR="00DD2C3A">
        <w:rPr>
          <w:rStyle w:val="Refdenotaderodap"/>
          <w:lang w:val="x-none" w:eastAsia="x-none"/>
        </w:rPr>
        <w:footnoteReference w:customMarkFollows="1" w:id="5"/>
        <w:t>3</w:t>
      </w:r>
    </w:p>
    <w:p w14:paraId="7063E2C8" w14:textId="77777777" w:rsidR="00637A4B" w:rsidRDefault="00637A4B" w:rsidP="00637A4B"/>
    <w:p w14:paraId="40CFAA99" w14:textId="77777777" w:rsidR="00A97EC7" w:rsidRPr="00A97EC7" w:rsidRDefault="00A97EC7" w:rsidP="00A97EC7">
      <w:pPr>
        <w:ind w:firstLine="708"/>
        <w:rPr>
          <w:lang w:val="x-none" w:eastAsia="x-none"/>
        </w:rPr>
      </w:pPr>
      <w:r w:rsidRPr="00A97EC7">
        <w:rPr>
          <w:lang w:val="x-none" w:eastAsia="x-none"/>
        </w:rPr>
        <w:t>O Docker possibilita o empacotamento de uma aplicação ou ambiente inteiro dentro de um container, e a partir desse momento o ambiente inteiro torna-se portável para qualquer outro Host que contenha o Docker instalado.</w:t>
      </w:r>
    </w:p>
    <w:p w14:paraId="45F06044" w14:textId="52929247" w:rsidR="006C451D" w:rsidRDefault="00A97EC7" w:rsidP="00A97EC7">
      <w:pPr>
        <w:ind w:firstLine="708"/>
        <w:rPr>
          <w:lang w:val="x-none" w:eastAsia="x-none"/>
        </w:rPr>
      </w:pPr>
      <w:r w:rsidRPr="00A97EC7">
        <w:rPr>
          <w:lang w:val="x-none" w:eastAsia="x-none"/>
        </w:rPr>
        <w:t>Isso reduz drasticamente o tempo de deploy de alguma infraestrutura ou até mesmo aplicação, pois não há necessidade de ajustes de ambiente para o correto funcionamento do serviço, o ambiente é sempre o mesmo, configure-o uma vez e replique-o quantas vezes quiser.</w:t>
      </w:r>
      <w:r w:rsidR="006C451D">
        <w:rPr>
          <w:lang w:val="x-none" w:eastAsia="x-none"/>
        </w:rPr>
        <w:t xml:space="preserve">  </w:t>
      </w:r>
      <w:r w:rsidR="009D3C82">
        <w:rPr>
          <w:lang w:val="x-none" w:eastAsia="x-none"/>
        </w:rPr>
        <w:t>Este ambiente poderá estar disponível no DockerHub que é o repositório de imagens do Docker, irei falar mais adiante sobre este ambiente em maiores detalhes.</w:t>
      </w:r>
    </w:p>
    <w:p w14:paraId="79D085F9" w14:textId="70FAD6A3" w:rsidR="00A97EC7" w:rsidRDefault="006C451D" w:rsidP="00A97EC7">
      <w:pPr>
        <w:ind w:firstLine="708"/>
        <w:rPr>
          <w:lang w:val="x-none" w:eastAsia="x-none"/>
        </w:rPr>
      </w:pPr>
      <w:r>
        <w:rPr>
          <w:lang w:val="x-none" w:eastAsia="x-none"/>
        </w:rPr>
        <w:t>Muito utilizado para testes</w:t>
      </w:r>
      <w:r w:rsidR="005C1B34">
        <w:rPr>
          <w:lang w:val="x-none" w:eastAsia="x-none"/>
        </w:rPr>
        <w:t xml:space="preserve"> de homologação de aplicações, pois é possível criar um ambiente de QA igual ao ambiente de Prod de forma que possa ser homologado com </w:t>
      </w:r>
      <w:r w:rsidR="00736AE0" w:rsidRPr="00007375">
        <w:rPr>
          <w:highlight w:val="yellow"/>
          <w:lang w:val="x-none" w:eastAsia="x-none"/>
        </w:rPr>
        <w:t>segurança.</w:t>
      </w:r>
    </w:p>
    <w:p w14:paraId="0553FD27" w14:textId="061C35D5" w:rsidR="00D717CB" w:rsidRPr="00A97EC7" w:rsidRDefault="00D717CB" w:rsidP="00A97EC7">
      <w:pPr>
        <w:ind w:firstLine="708"/>
        <w:rPr>
          <w:lang w:val="x-none" w:eastAsia="x-none"/>
        </w:rPr>
      </w:pPr>
      <w:r>
        <w:rPr>
          <w:lang w:val="x-none" w:eastAsia="x-none"/>
        </w:rPr>
        <w:t xml:space="preserve">Principal problema do Docker, é que a equipe de desenvolvimento tem que produzir a aplicação já pensando na forma de execução da mesma no Docker. Em meu estudo de caso, precisei fazer alterações na aplicação para que a mesma pudesse ser executada no Docker. </w:t>
      </w:r>
    </w:p>
    <w:p w14:paraId="661A99B4" w14:textId="1A145CD4" w:rsidR="008A3DA0" w:rsidRPr="00A97EC7" w:rsidRDefault="008A3DA0">
      <w:pPr>
        <w:rPr>
          <w:lang w:eastAsia="x-none"/>
        </w:rPr>
      </w:pPr>
    </w:p>
    <w:p w14:paraId="57FECFDA" w14:textId="67B1F306" w:rsidR="00067AB3" w:rsidRPr="001A3F07" w:rsidRDefault="00067AB3" w:rsidP="001A3F07">
      <w:pPr>
        <w:rPr>
          <w:lang w:val="x-none" w:eastAsia="x-none"/>
        </w:rPr>
      </w:pPr>
    </w:p>
    <w:p w14:paraId="27BA1F03" w14:textId="3639FBF9" w:rsidR="002460B7" w:rsidRPr="00086281" w:rsidRDefault="002460B7" w:rsidP="002460B7">
      <w:pPr>
        <w:pStyle w:val="Ttulo11"/>
        <w:ind w:firstLine="0"/>
        <w:jc w:val="left"/>
      </w:pPr>
      <w:bookmarkStart w:id="141" w:name="_Toc497241103"/>
      <w:r w:rsidRPr="00086281">
        <w:lastRenderedPageBreak/>
        <w:t xml:space="preserve">4.1 </w:t>
      </w:r>
      <w:r>
        <w:t>Instalação do Docker</w:t>
      </w:r>
      <w:bookmarkEnd w:id="141"/>
    </w:p>
    <w:p w14:paraId="7BF2390D" w14:textId="6EB1E907" w:rsidR="00AD5AFC" w:rsidRPr="00AD5AFC" w:rsidRDefault="00AD5AFC" w:rsidP="00AD5AFC">
      <w:pPr>
        <w:rPr>
          <w:b/>
        </w:rPr>
      </w:pPr>
      <w:r w:rsidRPr="00AD5AFC">
        <w:rPr>
          <w:b/>
        </w:rPr>
        <w:t>Instalando no GNU/Linux</w:t>
      </w:r>
    </w:p>
    <w:p w14:paraId="6C8F744B" w14:textId="77777777" w:rsidR="00672F6E" w:rsidRDefault="00672F6E" w:rsidP="00AD5AFC"/>
    <w:p w14:paraId="550472E0" w14:textId="7D943174" w:rsidR="00AD5AFC" w:rsidRDefault="00672F6E" w:rsidP="00AD5AFC">
      <w:r>
        <w:t xml:space="preserve">A instalação do Docker é bem simples e de uma forma bem genérica, segue os comandos usados </w:t>
      </w:r>
      <w:r w:rsidR="00D61ACB">
        <w:t>GNU/Linux</w:t>
      </w:r>
    </w:p>
    <w:p w14:paraId="19CFF0B8" w14:textId="77777777" w:rsidR="00E8474D" w:rsidRDefault="00E8474D" w:rsidP="00AD5AFC"/>
    <w:p w14:paraId="78BFEB04" w14:textId="17DD248D" w:rsidR="00AD5AFC" w:rsidRPr="0027048E" w:rsidRDefault="00AD5AFC" w:rsidP="00AD5AFC">
      <w:pPr>
        <w:rPr>
          <w:b/>
        </w:rPr>
      </w:pPr>
      <w:r w:rsidRPr="0027048E">
        <w:rPr>
          <w:b/>
        </w:rPr>
        <w:t>Docker engine no GNU/Linux</w:t>
      </w:r>
    </w:p>
    <w:p w14:paraId="75A7EE3D" w14:textId="77777777" w:rsidR="00AD5AFC" w:rsidRDefault="00AD5AFC" w:rsidP="00AD5AFC"/>
    <w:p w14:paraId="466B88AE" w14:textId="6ADF8D6F" w:rsidR="00AD5AFC" w:rsidRDefault="00013EB8" w:rsidP="00AD5AFC">
      <w:r>
        <w:t>Para instalar o D</w:t>
      </w:r>
      <w:r w:rsidR="00AD5AFC">
        <w:t xml:space="preserve">ocker engine é simples. </w:t>
      </w:r>
      <w:r>
        <w:t xml:space="preserve">No </w:t>
      </w:r>
      <w:r w:rsidR="00AD5AFC">
        <w:t xml:space="preserve">terminal </w:t>
      </w:r>
      <w:r>
        <w:t>do GNU/Linux é necessário se tornar</w:t>
      </w:r>
      <w:r w:rsidR="00AD5AFC">
        <w:t xml:space="preserve"> usuário root:</w:t>
      </w:r>
    </w:p>
    <w:p w14:paraId="64C3AA91" w14:textId="6351D5DD" w:rsidR="00AD5AFC" w:rsidRDefault="00AD5AFC" w:rsidP="00AD5AFC"/>
    <w:p w14:paraId="48289DD8" w14:textId="77777777" w:rsidR="00AD5AFC" w:rsidRDefault="00AD5AFC" w:rsidP="00AD5AFC">
      <w:r>
        <w:t>sudo su - root</w:t>
      </w:r>
    </w:p>
    <w:p w14:paraId="798DCF41" w14:textId="77777777" w:rsidR="00AD5AFC" w:rsidRDefault="00AD5AFC" w:rsidP="00AD5AFC"/>
    <w:p w14:paraId="5054E234" w14:textId="77777777" w:rsidR="00AD5AFC" w:rsidRDefault="00AD5AFC" w:rsidP="00AD5AFC">
      <w:r>
        <w:t>Execute o comando abaixo:</w:t>
      </w:r>
    </w:p>
    <w:p w14:paraId="5F9C454A" w14:textId="3646DC2D" w:rsidR="00AD5AFC" w:rsidRDefault="00AD5AFC" w:rsidP="00AD5AFC"/>
    <w:p w14:paraId="7EFC7F0E" w14:textId="0A3BCC6E" w:rsidR="00D10D40" w:rsidRDefault="00AD5AFC" w:rsidP="00AD5AFC">
      <w:pPr>
        <w:rPr>
          <w:lang w:val="en-US"/>
        </w:rPr>
      </w:pPr>
      <w:r w:rsidRPr="00AD5AFC">
        <w:rPr>
          <w:lang w:val="en-US"/>
        </w:rPr>
        <w:t>wget -qO- https://get.docker.com/ | sh</w:t>
      </w:r>
    </w:p>
    <w:p w14:paraId="331E48F7" w14:textId="77777777" w:rsidR="00D10D40" w:rsidRDefault="00D10D40" w:rsidP="00AD5AFC">
      <w:pPr>
        <w:rPr>
          <w:lang w:val="en-US"/>
        </w:rPr>
      </w:pPr>
    </w:p>
    <w:p w14:paraId="2B20B050" w14:textId="398C487A" w:rsidR="00D10D40" w:rsidRPr="00D10D40" w:rsidRDefault="00D10D40" w:rsidP="00D10D40">
      <w:pPr>
        <w:rPr>
          <w:b/>
        </w:rPr>
      </w:pPr>
      <w:r w:rsidRPr="00D10D40">
        <w:rPr>
          <w:b/>
        </w:rPr>
        <w:t>Instalando no MacOS</w:t>
      </w:r>
    </w:p>
    <w:p w14:paraId="2018B286" w14:textId="77777777" w:rsidR="00D10D40" w:rsidRPr="00D10D40" w:rsidRDefault="00D10D40" w:rsidP="00D10D40"/>
    <w:p w14:paraId="6E8580C4" w14:textId="54D324C7" w:rsidR="00D10D40" w:rsidRPr="00D10D40" w:rsidRDefault="00D10D40" w:rsidP="00D10D40">
      <w:r w:rsidRPr="00D10D40">
        <w:t>A instalação</w:t>
      </w:r>
      <w:r w:rsidR="00677958">
        <w:t xml:space="preserve"> do </w:t>
      </w:r>
      <w:r w:rsidRPr="00D10D40">
        <w:t xml:space="preserve">Docker no MacOS pode ser realizada através </w:t>
      </w:r>
      <w:r w:rsidR="00677958">
        <w:t>do brew*</w:t>
      </w:r>
      <w:r w:rsidRPr="00D10D40">
        <w:t>.</w:t>
      </w:r>
    </w:p>
    <w:p w14:paraId="12A9C0FD" w14:textId="77777777" w:rsidR="00D10D40" w:rsidRPr="00D10D40" w:rsidRDefault="00D10D40" w:rsidP="00D10D40"/>
    <w:p w14:paraId="155D5F0A" w14:textId="77777777" w:rsidR="00D10D40" w:rsidRPr="00D10D40" w:rsidRDefault="00D10D40" w:rsidP="00D10D40">
      <w:r w:rsidRPr="00D10D40">
        <w:t>Você pode instalar via brew cask com o comando abaixo:</w:t>
      </w:r>
    </w:p>
    <w:p w14:paraId="1FFF1033" w14:textId="54CCEDEA" w:rsidR="00D10D40" w:rsidRPr="006826F3" w:rsidRDefault="00D10D40" w:rsidP="00D10D40"/>
    <w:p w14:paraId="2BE1FDA1" w14:textId="3DC0ABFB" w:rsidR="00D10D40" w:rsidRPr="006826F3" w:rsidRDefault="00C03393" w:rsidP="00D10D40">
      <w:r w:rsidRPr="006826F3">
        <w:t>brew cask install docker</w:t>
      </w:r>
    </w:p>
    <w:p w14:paraId="6CC0198F" w14:textId="77777777" w:rsidR="00677958" w:rsidRPr="006826F3" w:rsidRDefault="00677958" w:rsidP="00D10D40"/>
    <w:p w14:paraId="4336C082" w14:textId="6117486D" w:rsidR="00677958" w:rsidRPr="00677958" w:rsidRDefault="00677958" w:rsidP="00D10D40">
      <w:r w:rsidRPr="00677958">
        <w:t xml:space="preserve">ou é possível instalar </w:t>
      </w:r>
      <w:r>
        <w:t xml:space="preserve">o cliente </w:t>
      </w:r>
      <w:r w:rsidRPr="00677958">
        <w:t>pelo pró</w:t>
      </w:r>
      <w:r>
        <w:t>prio site do Docker</w:t>
      </w:r>
      <w:r w:rsidR="00333C20">
        <w:rPr>
          <w:rStyle w:val="Refdenotaderodap"/>
        </w:rPr>
        <w:footnoteReference w:customMarkFollows="1" w:id="6"/>
        <w:t>4</w:t>
      </w:r>
    </w:p>
    <w:p w14:paraId="20A17178" w14:textId="763D1203" w:rsidR="003C2963" w:rsidRDefault="003C2963">
      <w:r>
        <w:br w:type="page"/>
      </w:r>
    </w:p>
    <w:p w14:paraId="7F0E0D0E" w14:textId="3E1D6956" w:rsidR="00DD52E1" w:rsidRPr="00086281" w:rsidRDefault="008B7303" w:rsidP="00BD557B">
      <w:pPr>
        <w:pStyle w:val="Ttulo11"/>
        <w:jc w:val="left"/>
      </w:pPr>
      <w:bookmarkStart w:id="142" w:name="_Toc496802702"/>
      <w:bookmarkStart w:id="143" w:name="_Toc496802931"/>
      <w:bookmarkStart w:id="144" w:name="_Toc497241104"/>
      <w:r>
        <w:lastRenderedPageBreak/>
        <w:t>4.2</w:t>
      </w:r>
      <w:r w:rsidR="008A414F" w:rsidRPr="00086281">
        <w:t xml:space="preserve"> </w:t>
      </w:r>
      <w:r w:rsidR="0033526A">
        <w:t>M</w:t>
      </w:r>
      <w:r w:rsidR="00DD52E1" w:rsidRPr="00086281">
        <w:t>otivos para usar o Docker</w:t>
      </w:r>
      <w:bookmarkEnd w:id="142"/>
      <w:bookmarkEnd w:id="143"/>
      <w:bookmarkEnd w:id="144"/>
    </w:p>
    <w:p w14:paraId="474F0272" w14:textId="475B35BA" w:rsidR="009C7518" w:rsidRDefault="001F11CC">
      <w:r>
        <w:t>Existem algumas refutações para poder u</w:t>
      </w:r>
      <w:r w:rsidR="00247037">
        <w:t>sar o D</w:t>
      </w:r>
      <w:r>
        <w:t>ocker</w:t>
      </w:r>
      <w:r w:rsidR="003B79D6">
        <w:t>, principalmente sobre entendimento e a aplicabilidade desta tecnologia nas empresas e adoção dos desenvolvedores.</w:t>
      </w:r>
    </w:p>
    <w:p w14:paraId="3497A155" w14:textId="77777777" w:rsidR="002235BC" w:rsidRDefault="00C34F7E" w:rsidP="002235BC">
      <w:pPr>
        <w:rPr>
          <w:lang w:val="x-none" w:eastAsia="x-none"/>
        </w:rPr>
      </w:pPr>
      <w:r>
        <w:rPr>
          <w:lang w:val="x-none" w:eastAsia="x-none"/>
        </w:rPr>
        <w:t>De acordo com o livro Docker para desenvolvedores:</w:t>
      </w:r>
    </w:p>
    <w:p w14:paraId="7597F5C0" w14:textId="278BDDC7" w:rsidR="003B79D6" w:rsidRPr="00CF43A5" w:rsidRDefault="003B79D6" w:rsidP="00661E99">
      <w:pPr>
        <w:ind w:left="2268"/>
        <w:rPr>
          <w:rFonts w:eastAsia="Times New Roman"/>
          <w:vertAlign w:val="superscript"/>
        </w:rPr>
      </w:pPr>
      <w:r w:rsidRPr="003B79D6">
        <w:rPr>
          <w:rFonts w:eastAsia="Times New Roman"/>
          <w:color w:val="24292E"/>
          <w:shd w:val="clear" w:color="auto" w:fill="FFFFFF"/>
        </w:rPr>
        <w:t>Vale frisar que o Docker não é uma “bala de prata” - ele não se propõe a resolver todos problemas, muito menos ser a solução única para as mais variadas situações.</w:t>
      </w:r>
      <w:r w:rsidR="00707398">
        <w:rPr>
          <w:rStyle w:val="Refdenotaderodap"/>
          <w:rFonts w:eastAsia="Times New Roman"/>
        </w:rPr>
        <w:footnoteReference w:customMarkFollows="1" w:id="7"/>
        <w:t>5</w:t>
      </w:r>
    </w:p>
    <w:p w14:paraId="11290880" w14:textId="79C101C3" w:rsidR="00944EC6" w:rsidRDefault="00944EC6">
      <w:pPr>
        <w:rPr>
          <w:lang w:eastAsia="en-US"/>
        </w:rPr>
      </w:pPr>
    </w:p>
    <w:p w14:paraId="1573C852" w14:textId="77777777" w:rsidR="00074610" w:rsidRDefault="00074610" w:rsidP="00A2031C">
      <w:pPr>
        <w:rPr>
          <w:lang w:val="x-none" w:eastAsia="x-none"/>
        </w:rPr>
      </w:pPr>
      <w:r>
        <w:rPr>
          <w:lang w:val="x-none" w:eastAsia="x-none"/>
        </w:rPr>
        <w:t>O Docker trás alguns benefícios para</w:t>
      </w:r>
      <w:r>
        <w:rPr>
          <w:lang w:eastAsia="x-none"/>
        </w:rPr>
        <w:t xml:space="preserve"> determinados</w:t>
      </w:r>
      <w:r>
        <w:rPr>
          <w:lang w:val="x-none" w:eastAsia="x-none"/>
        </w:rPr>
        <w:t xml:space="preserve"> </w:t>
      </w:r>
      <w:r>
        <w:rPr>
          <w:lang w:eastAsia="x-none"/>
        </w:rPr>
        <w:t>cenários</w:t>
      </w:r>
      <w:r>
        <w:rPr>
          <w:lang w:val="x-none" w:eastAsia="x-none"/>
        </w:rPr>
        <w:t xml:space="preserve"> d</w:t>
      </w:r>
      <w:r>
        <w:rPr>
          <w:lang w:eastAsia="x-none"/>
        </w:rPr>
        <w:t xml:space="preserve">e </w:t>
      </w:r>
      <w:r>
        <w:rPr>
          <w:lang w:val="x-none" w:eastAsia="x-none"/>
        </w:rPr>
        <w:t>aplicações:</w:t>
      </w:r>
    </w:p>
    <w:p w14:paraId="15D8C171" w14:textId="77777777" w:rsidR="00074610" w:rsidRDefault="00074610" w:rsidP="00A2031C">
      <w:pPr>
        <w:pStyle w:val="PargrafodaLista"/>
        <w:numPr>
          <w:ilvl w:val="0"/>
          <w:numId w:val="5"/>
        </w:numPr>
        <w:rPr>
          <w:lang w:val="x-none" w:eastAsia="x-none"/>
        </w:rPr>
      </w:pPr>
      <w:r>
        <w:rPr>
          <w:lang w:val="x-none" w:eastAsia="x-none"/>
        </w:rPr>
        <w:t xml:space="preserve">Abstração do </w:t>
      </w:r>
      <w:r>
        <w:rPr>
          <w:lang w:eastAsia="x-none"/>
        </w:rPr>
        <w:t>ho</w:t>
      </w:r>
      <w:r>
        <w:rPr>
          <w:lang w:val="x-none" w:eastAsia="x-none"/>
        </w:rPr>
        <w:t>st separada da aplicação</w:t>
      </w:r>
    </w:p>
    <w:p w14:paraId="3781C2C0" w14:textId="77777777" w:rsidR="00074610" w:rsidRDefault="00074610" w:rsidP="00A2031C">
      <w:pPr>
        <w:pStyle w:val="PargrafodaLista"/>
        <w:numPr>
          <w:ilvl w:val="0"/>
          <w:numId w:val="6"/>
        </w:numPr>
        <w:rPr>
          <w:lang w:eastAsia="x-none"/>
        </w:rPr>
      </w:pPr>
      <w:r>
        <w:rPr>
          <w:lang w:eastAsia="x-none"/>
        </w:rPr>
        <w:t>Como já informado anteriormente há uma separação do host e da aplicação. Utilizando o conceito do LXC container e algumas outras ferramentas, como o docker-compose, irei explicitá-lo em outro capítulo.</w:t>
      </w:r>
    </w:p>
    <w:p w14:paraId="08190A28" w14:textId="77777777" w:rsidR="00074610" w:rsidRDefault="00074610" w:rsidP="00A2031C">
      <w:pPr>
        <w:pStyle w:val="PargrafodaLista"/>
        <w:numPr>
          <w:ilvl w:val="0"/>
          <w:numId w:val="5"/>
        </w:numPr>
        <w:rPr>
          <w:lang w:val="x-none" w:eastAsia="x-none"/>
        </w:rPr>
      </w:pPr>
      <w:r>
        <w:rPr>
          <w:lang w:val="x-none" w:eastAsia="x-none"/>
        </w:rPr>
        <w:t>Fácil Escalabilidade</w:t>
      </w:r>
    </w:p>
    <w:p w14:paraId="43A7622B" w14:textId="77777777" w:rsidR="00074610" w:rsidRDefault="00074610" w:rsidP="00A2031C">
      <w:pPr>
        <w:pStyle w:val="PargrafodaLista"/>
        <w:numPr>
          <w:ilvl w:val="1"/>
          <w:numId w:val="5"/>
        </w:numPr>
        <w:rPr>
          <w:lang w:eastAsia="x-none"/>
        </w:rPr>
      </w:pPr>
      <w:r>
        <w:rPr>
          <w:lang w:eastAsia="x-none"/>
        </w:rPr>
        <w:t>Fácil replicação de algum recurso/serviços com a duplicação do container, utilizando scripts e/ou plataformas de automatização.</w:t>
      </w:r>
    </w:p>
    <w:p w14:paraId="076DE9F6" w14:textId="77777777" w:rsidR="00074610" w:rsidRDefault="00074610" w:rsidP="00A2031C">
      <w:pPr>
        <w:pStyle w:val="PargrafodaLista"/>
        <w:numPr>
          <w:ilvl w:val="0"/>
          <w:numId w:val="5"/>
        </w:numPr>
        <w:rPr>
          <w:lang w:val="x-none" w:eastAsia="x-none"/>
        </w:rPr>
      </w:pPr>
      <w:r>
        <w:rPr>
          <w:lang w:eastAsia="x-none"/>
        </w:rPr>
        <w:t>Gerenciamento</w:t>
      </w:r>
      <w:r>
        <w:rPr>
          <w:lang w:val="x-none" w:eastAsia="x-none"/>
        </w:rPr>
        <w:t xml:space="preserve"> simples de dependências e versionamento das aplicações</w:t>
      </w:r>
    </w:p>
    <w:p w14:paraId="1EB529C8" w14:textId="77777777" w:rsidR="00074610" w:rsidRDefault="00074610" w:rsidP="00A2031C">
      <w:pPr>
        <w:pStyle w:val="PargrafodaLista"/>
        <w:numPr>
          <w:ilvl w:val="1"/>
          <w:numId w:val="5"/>
        </w:numPr>
        <w:rPr>
          <w:lang w:eastAsia="x-none"/>
        </w:rPr>
      </w:pPr>
      <w:r>
        <w:rPr>
          <w:lang w:eastAsia="x-none"/>
        </w:rPr>
        <w:t>Como a aplicação fica isolada, a mesma pode possuir todas as suas dependências (variáveis de ambiente, bibliotecas e outras dependências) no próprio container.</w:t>
      </w:r>
    </w:p>
    <w:p w14:paraId="2710A5F7" w14:textId="77777777" w:rsidR="00074610" w:rsidRDefault="00074610" w:rsidP="00A2031C">
      <w:pPr>
        <w:pStyle w:val="PargrafodaLista"/>
        <w:numPr>
          <w:ilvl w:val="0"/>
          <w:numId w:val="5"/>
        </w:numPr>
        <w:rPr>
          <w:lang w:val="x-none" w:eastAsia="x-none"/>
        </w:rPr>
      </w:pPr>
      <w:r>
        <w:rPr>
          <w:lang w:val="x-none" w:eastAsia="x-none"/>
        </w:rPr>
        <w:t>Ambientes de execuções leves e isolados</w:t>
      </w:r>
    </w:p>
    <w:p w14:paraId="44BBB312" w14:textId="77777777" w:rsidR="00074610" w:rsidRDefault="00074610" w:rsidP="00A2031C">
      <w:pPr>
        <w:pStyle w:val="PargrafodaLista"/>
        <w:numPr>
          <w:ilvl w:val="1"/>
          <w:numId w:val="5"/>
        </w:numPr>
        <w:rPr>
          <w:lang w:eastAsia="x-none"/>
        </w:rPr>
      </w:pPr>
      <w:r>
        <w:rPr>
          <w:lang w:eastAsia="x-none"/>
        </w:rPr>
        <w:t>Cada aplicação ou recurso fica isolado, somente com o que é necessário à sua execução.</w:t>
      </w:r>
    </w:p>
    <w:p w14:paraId="6FD1982C" w14:textId="77777777" w:rsidR="00074610" w:rsidRDefault="00074610" w:rsidP="00A2031C">
      <w:pPr>
        <w:pStyle w:val="PargrafodaLista"/>
        <w:numPr>
          <w:ilvl w:val="0"/>
          <w:numId w:val="5"/>
        </w:numPr>
        <w:rPr>
          <w:lang w:val="x-none" w:eastAsia="x-none"/>
        </w:rPr>
      </w:pPr>
      <w:r>
        <w:rPr>
          <w:lang w:val="x-none" w:eastAsia="x-none"/>
        </w:rPr>
        <w:t>Camadas compartilhadas</w:t>
      </w:r>
    </w:p>
    <w:p w14:paraId="56C7B9A2" w14:textId="77777777" w:rsidR="00074610" w:rsidRDefault="00074610" w:rsidP="00A2031C">
      <w:pPr>
        <w:pStyle w:val="PargrafodaLista"/>
        <w:numPr>
          <w:ilvl w:val="1"/>
          <w:numId w:val="5"/>
        </w:numPr>
        <w:rPr>
          <w:lang w:eastAsia="x-none"/>
        </w:rPr>
      </w:pPr>
      <w:r>
        <w:rPr>
          <w:lang w:eastAsia="x-none"/>
        </w:rPr>
        <w:t>Compartilhamento de camadas comuns a nível de Sistema Operacional, como bibliotecas (do sistema), system-calls e etc.</w:t>
      </w:r>
    </w:p>
    <w:p w14:paraId="47295A30" w14:textId="77777777" w:rsidR="00074610" w:rsidRDefault="00074610" w:rsidP="00A2031C">
      <w:pPr>
        <w:pStyle w:val="PargrafodaLista"/>
        <w:numPr>
          <w:ilvl w:val="0"/>
          <w:numId w:val="5"/>
        </w:numPr>
        <w:rPr>
          <w:lang w:val="x-none" w:eastAsia="x-none"/>
        </w:rPr>
      </w:pPr>
      <w:r>
        <w:rPr>
          <w:lang w:val="x-none" w:eastAsia="x-none"/>
        </w:rPr>
        <w:t>Agregabilidade e Previsibilidade</w:t>
      </w:r>
    </w:p>
    <w:p w14:paraId="1875B137" w14:textId="006BA1A0" w:rsidR="003C2963" w:rsidRDefault="00074610" w:rsidP="00A2031C">
      <w:pPr>
        <w:pStyle w:val="PargrafodaLista"/>
        <w:numPr>
          <w:ilvl w:val="1"/>
          <w:numId w:val="5"/>
        </w:numPr>
        <w:rPr>
          <w:lang w:eastAsia="x-none"/>
        </w:rPr>
      </w:pPr>
      <w:r>
        <w:rPr>
          <w:lang w:eastAsia="x-none"/>
        </w:rPr>
        <w:t>Agregação de serviços para elicitar a aplicação de previsibilidade de execução e conclusão de execução.</w:t>
      </w:r>
    </w:p>
    <w:p w14:paraId="3C2439F6" w14:textId="77777777" w:rsidR="003C2963" w:rsidRDefault="003C2963">
      <w:pPr>
        <w:rPr>
          <w:rFonts w:eastAsia="Times New Roman" w:cs="Arial"/>
          <w:color w:val="00000A"/>
          <w:sz w:val="22"/>
          <w:lang w:eastAsia="x-none"/>
        </w:rPr>
      </w:pPr>
      <w:r>
        <w:rPr>
          <w:lang w:eastAsia="x-none"/>
        </w:rPr>
        <w:br w:type="page"/>
      </w:r>
    </w:p>
    <w:p w14:paraId="78312D0A" w14:textId="2AEF5B80" w:rsidR="007B65C4" w:rsidRDefault="007B65C4" w:rsidP="007B65C4">
      <w:pPr>
        <w:pStyle w:val="Ttulo11"/>
      </w:pPr>
      <w:bookmarkStart w:id="145" w:name="_Toc496802705"/>
      <w:bookmarkStart w:id="146" w:name="_Toc496802934"/>
      <w:bookmarkStart w:id="147" w:name="_Toc496802703"/>
      <w:bookmarkStart w:id="148" w:name="_Toc496802932"/>
      <w:bookmarkStart w:id="149" w:name="_Toc497241105"/>
      <w:r>
        <w:lastRenderedPageBreak/>
        <w:t xml:space="preserve">4.3 Arquivos de </w:t>
      </w:r>
      <w:bookmarkEnd w:id="145"/>
      <w:bookmarkEnd w:id="146"/>
      <w:r>
        <w:t>Configuração</w:t>
      </w:r>
      <w:bookmarkEnd w:id="149"/>
    </w:p>
    <w:p w14:paraId="1199C4D5" w14:textId="1A8AA8B6" w:rsidR="007B65C4" w:rsidRDefault="007B65C4" w:rsidP="007B65C4">
      <w:pPr>
        <w:ind w:firstLine="708"/>
      </w:pPr>
      <w:r>
        <w:t>Os arquivos de configuração do Docker, são arquivos que vão repassar para a API do Docker a forma de o mesmo irá pr</w:t>
      </w:r>
      <w:r w:rsidR="007A5C45">
        <w:t>o</w:t>
      </w:r>
      <w:r>
        <w:t>s</w:t>
      </w:r>
      <w:r w:rsidR="007A5C45">
        <w:t>s</w:t>
      </w:r>
      <w:r>
        <w:t>eguir, criando as imagens, containers e serviços.</w:t>
      </w:r>
    </w:p>
    <w:p w14:paraId="2EEF5A17" w14:textId="3C42359C" w:rsidR="007B65C4" w:rsidRDefault="007B65C4" w:rsidP="00C02FD1">
      <w:pPr>
        <w:ind w:firstLine="708"/>
      </w:pPr>
      <w:r>
        <w:t>Esses arquivos são úteis para criar configurações personalizadas e gerenciar a forma que os serviços vão ser executados pelo D</w:t>
      </w:r>
      <w:r w:rsidR="00535AC0">
        <w:t>a</w:t>
      </w:r>
      <w:r w:rsidR="006E4B9D">
        <w:t>e</w:t>
      </w:r>
      <w:r>
        <w:t>mon do Docker.</w:t>
      </w:r>
      <w:bookmarkStart w:id="150" w:name="_Toc496802706"/>
      <w:bookmarkStart w:id="151" w:name="_Toc496802935"/>
    </w:p>
    <w:p w14:paraId="1EB0576E" w14:textId="0D41FBC7" w:rsidR="00F960D9" w:rsidRDefault="00C02FD1" w:rsidP="00F960D9">
      <w:pPr>
        <w:ind w:firstLine="708"/>
      </w:pPr>
      <w:r>
        <w:t>Na documentação oficial do Docker é possível ver uma relação de boas práticas</w:t>
      </w:r>
      <w:r>
        <w:rPr>
          <w:rStyle w:val="Refdenotaderodap"/>
        </w:rPr>
        <w:footnoteReference w:customMarkFollows="1" w:id="8"/>
        <w:t>5</w:t>
      </w:r>
      <w:r w:rsidR="00F960D9">
        <w:t xml:space="preserve"> para a melhor construção desse arquivo.</w:t>
      </w:r>
    </w:p>
    <w:p w14:paraId="6E16E7F5" w14:textId="77777777" w:rsidR="00F960D9" w:rsidRDefault="00F960D9" w:rsidP="00F960D9">
      <w:pPr>
        <w:ind w:firstLine="708"/>
      </w:pPr>
    </w:p>
    <w:p w14:paraId="2F6001A4" w14:textId="6B38AF91" w:rsidR="007B65C4" w:rsidRDefault="007B65C4" w:rsidP="007B65C4">
      <w:pPr>
        <w:pStyle w:val="Ttulo21"/>
        <w:jc w:val="left"/>
        <w:rPr>
          <w:lang w:val="pt-BR"/>
        </w:rPr>
      </w:pPr>
      <w:bookmarkStart w:id="152" w:name="_Toc497241106"/>
      <w:r>
        <w:t>4.</w:t>
      </w:r>
      <w:r w:rsidR="008F05E4">
        <w:t>3</w:t>
      </w:r>
      <w:r>
        <w:t>.1 Docker</w:t>
      </w:r>
      <w:r>
        <w:rPr>
          <w:lang w:val="pt-BR"/>
        </w:rPr>
        <w:t>-Compose</w:t>
      </w:r>
      <w:bookmarkEnd w:id="150"/>
      <w:bookmarkEnd w:id="151"/>
      <w:bookmarkEnd w:id="152"/>
    </w:p>
    <w:p w14:paraId="112BCFE4" w14:textId="77777777" w:rsidR="007B65C4" w:rsidRDefault="007B65C4" w:rsidP="007B65C4">
      <w:pPr>
        <w:ind w:firstLine="708"/>
      </w:pPr>
      <w:r>
        <w:t>Existe uma ferramenta do Docker que é o Docker-compose, da qual é possível escrever um único arquivo em formato shell e o mesmo será a imagem para a criação dos containers.</w:t>
      </w:r>
    </w:p>
    <w:p w14:paraId="58D3131A" w14:textId="77777777" w:rsidR="007B65C4" w:rsidRPr="00FF5EEB" w:rsidRDefault="007B65C4" w:rsidP="007B65C4">
      <w:pPr>
        <w:ind w:firstLine="708"/>
        <w:rPr>
          <w:lang w:eastAsia="x-none"/>
        </w:rPr>
      </w:pPr>
      <w:r w:rsidRPr="00FF5EEB">
        <w:rPr>
          <w:lang w:eastAsia="x-none"/>
        </w:rPr>
        <w:t>Essa técnica possui algumas aplicações:</w:t>
      </w:r>
    </w:p>
    <w:p w14:paraId="3490ABE8"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Isolamento do sistema operacional</w:t>
      </w:r>
    </w:p>
    <w:p w14:paraId="2D1FA67E"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 xml:space="preserve">É possível utilizar um sistema operacional específico para a imagem, pode até ser diferente do sistema operacional nativo do host, da qual o Docker está sendo executado — Em versões mais antigas é necessário a instalação do Boot2docker — que faria essa camada de abstração do Docker ao Sistema Operacional. Porém já foi corrigido em versões prévias do Docker. </w:t>
      </w:r>
    </w:p>
    <w:p w14:paraId="324306FE" w14:textId="77777777" w:rsidR="007B65C4" w:rsidRPr="00FF5EEB" w:rsidRDefault="007B65C4" w:rsidP="007B65C4">
      <w:pPr>
        <w:pStyle w:val="PargrafodaLista"/>
        <w:numPr>
          <w:ilvl w:val="0"/>
          <w:numId w:val="7"/>
        </w:numPr>
        <w:suppressAutoHyphens w:val="0"/>
        <w:spacing w:line="240" w:lineRule="auto"/>
        <w:jc w:val="left"/>
        <w:rPr>
          <w:sz w:val="24"/>
          <w:lang w:eastAsia="x-none"/>
        </w:rPr>
      </w:pPr>
      <w:r w:rsidRPr="00FF5EEB">
        <w:rPr>
          <w:sz w:val="24"/>
          <w:lang w:eastAsia="x-none"/>
        </w:rPr>
        <w:t>Controle de arquivos</w:t>
      </w:r>
    </w:p>
    <w:p w14:paraId="5070023C" w14:textId="77777777" w:rsidR="007B65C4" w:rsidRPr="00FF5EEB" w:rsidRDefault="007B65C4" w:rsidP="007B65C4">
      <w:pPr>
        <w:pStyle w:val="PargrafodaLista"/>
        <w:numPr>
          <w:ilvl w:val="1"/>
          <w:numId w:val="7"/>
        </w:numPr>
        <w:suppressAutoHyphens w:val="0"/>
        <w:spacing w:line="240" w:lineRule="auto"/>
        <w:jc w:val="left"/>
        <w:rPr>
          <w:sz w:val="24"/>
          <w:lang w:eastAsia="x-none"/>
        </w:rPr>
      </w:pPr>
      <w:r w:rsidRPr="00FF5EEB">
        <w:rPr>
          <w:sz w:val="24"/>
          <w:lang w:eastAsia="x-none"/>
        </w:rPr>
        <w:t>Permite fazer um controle de pastas e arquivos que serão interessantes e/ou necessários à aplicação acessar para manter a execução. Como por exemplo diretório de arquivos próprios da aplicação.</w:t>
      </w:r>
    </w:p>
    <w:p w14:paraId="741287F8" w14:textId="506EE0FB" w:rsidR="007B65C4" w:rsidRPr="00FF5EEB" w:rsidRDefault="007B65C4" w:rsidP="007B65C4">
      <w:pPr>
        <w:pStyle w:val="PargrafodaLista"/>
        <w:numPr>
          <w:ilvl w:val="0"/>
          <w:numId w:val="7"/>
        </w:numPr>
        <w:rPr>
          <w:sz w:val="24"/>
          <w:lang w:eastAsia="x-none"/>
        </w:rPr>
      </w:pPr>
      <w:r w:rsidRPr="00FF5EEB">
        <w:rPr>
          <w:sz w:val="24"/>
          <w:lang w:eastAsia="x-none"/>
        </w:rPr>
        <w:t>Cont</w:t>
      </w:r>
      <w:r w:rsidR="00557164">
        <w:rPr>
          <w:sz w:val="24"/>
          <w:lang w:eastAsia="x-none"/>
        </w:rPr>
        <w:t>r</w:t>
      </w:r>
      <w:r w:rsidRPr="00FF5EEB">
        <w:rPr>
          <w:sz w:val="24"/>
          <w:lang w:eastAsia="x-none"/>
        </w:rPr>
        <w:t>ole de Dependências</w:t>
      </w:r>
    </w:p>
    <w:p w14:paraId="05F71C93" w14:textId="77777777" w:rsidR="007B65C4" w:rsidRPr="00FF5EEB" w:rsidRDefault="007B65C4" w:rsidP="007B65C4">
      <w:pPr>
        <w:pStyle w:val="PargrafodaLista"/>
        <w:numPr>
          <w:ilvl w:val="1"/>
          <w:numId w:val="7"/>
        </w:numPr>
        <w:rPr>
          <w:sz w:val="24"/>
          <w:lang w:eastAsia="x-none"/>
        </w:rPr>
      </w:pPr>
      <w:r w:rsidRPr="00FF5EEB">
        <w:rPr>
          <w:sz w:val="24"/>
          <w:lang w:eastAsia="x-none"/>
        </w:rPr>
        <w:t>É possível faze a instalação específica de dependências (bibliotecas) necessárias à execução da aplicação.</w:t>
      </w:r>
    </w:p>
    <w:p w14:paraId="740FE108" w14:textId="77777777" w:rsidR="007B65C4" w:rsidRPr="00FF5EEB" w:rsidRDefault="007B65C4" w:rsidP="007B65C4">
      <w:pPr>
        <w:rPr>
          <w:lang w:eastAsia="x-none"/>
        </w:rPr>
      </w:pPr>
    </w:p>
    <w:p w14:paraId="2038E180" w14:textId="77777777" w:rsidR="007B65C4" w:rsidRDefault="007B65C4" w:rsidP="007B65C4">
      <w:pPr>
        <w:ind w:firstLine="708"/>
        <w:rPr>
          <w:lang w:eastAsia="x-none"/>
        </w:rPr>
      </w:pPr>
      <w:r>
        <w:rPr>
          <w:lang w:eastAsia="x-none"/>
        </w:rPr>
        <w:t>Toda a escrita do arquivo do Docker-compose é no formato “.yml” uma linguagem bem próxima da linguagem natural e que poder ser facilmente compreendida e interpretada por uma simplicidade e quase nenhum conhecimento prévio específico de computação.</w:t>
      </w:r>
    </w:p>
    <w:p w14:paraId="412FAD10" w14:textId="77777777" w:rsidR="007B65C4" w:rsidRDefault="007B65C4" w:rsidP="007B65C4">
      <w:pPr>
        <w:ind w:firstLine="708"/>
        <w:rPr>
          <w:lang w:eastAsia="x-none"/>
        </w:rPr>
      </w:pPr>
      <w:r>
        <w:rPr>
          <w:lang w:eastAsia="x-none"/>
        </w:rPr>
        <w:t>O Docker-compose utiliza o conceito de execução por serviços, da qual cada container é executado como um serviço e o mesmo pode estar dependente é vinculado a outro serviço (s) para poder executar.</w:t>
      </w:r>
    </w:p>
    <w:p w14:paraId="5D0F162D" w14:textId="77777777" w:rsidR="007B65C4" w:rsidRDefault="007B65C4" w:rsidP="007B65C4">
      <w:pPr>
        <w:ind w:firstLine="708"/>
        <w:rPr>
          <w:lang w:eastAsia="x-none"/>
        </w:rPr>
      </w:pPr>
      <w:r>
        <w:rPr>
          <w:lang w:eastAsia="x-none"/>
        </w:rPr>
        <w:t>Dependente significa que o mesmo depende de outro serviço para poder executar, um exemplo: o redis. A aplicação que está sendo mostrada neste estudo de caso, depende do redis para poder executar; isso significa que o container do redis tem que ser construído “buildada” e executado antes do container da aplicação. Essa ordem é de suma importância e está referenciada na ordem de execução dos serviços escritos no arquivo “.yml”.</w:t>
      </w:r>
    </w:p>
    <w:p w14:paraId="26D2B49C" w14:textId="77777777" w:rsidR="007B65C4" w:rsidRDefault="007B65C4" w:rsidP="007B65C4">
      <w:pPr>
        <w:ind w:firstLine="708"/>
        <w:rPr>
          <w:lang w:eastAsia="x-none"/>
        </w:rPr>
      </w:pPr>
      <w:r>
        <w:rPr>
          <w:lang w:eastAsia="x-none"/>
        </w:rPr>
        <w:t>Estar vinculado significa que um container estará prestando serviço para outro container. Ambos são independentes e podem ser construídos “biuldados” e executados em separado. Por exemplo o banco de dados em MySQL ele presta serviços para a aplicação, a mesma consegue ser construída “biuldada” e ficar “up” sem o banco; não vai ter sua completa utilização e execução sem o mesmo, mais é possível.</w:t>
      </w:r>
    </w:p>
    <w:p w14:paraId="7C678C9A" w14:textId="77777777" w:rsidR="007B65C4" w:rsidRDefault="007B65C4" w:rsidP="007B65C4">
      <w:pPr>
        <w:ind w:firstLine="708"/>
        <w:rPr>
          <w:lang w:eastAsia="x-none"/>
        </w:rPr>
      </w:pPr>
      <w:r>
        <w:rPr>
          <w:lang w:eastAsia="x-none"/>
        </w:rPr>
        <w:lastRenderedPageBreak/>
        <w:t>Todos os serviços tem que estar vinculados no arquivo “.yml”, fazendo referência à imagem que foi criada pelo Dockerfile. A imagem é construída “biuldada” antes da execução do container que faz referência a ela, e os containers são criados seguindo a ordem que está descrita no arquivo “yml”.</w:t>
      </w:r>
    </w:p>
    <w:p w14:paraId="2B89D82C" w14:textId="77777777" w:rsidR="007B65C4" w:rsidRDefault="007B65C4" w:rsidP="007B65C4">
      <w:pPr>
        <w:ind w:firstLine="708"/>
        <w:rPr>
          <w:lang w:eastAsia="x-none"/>
        </w:rPr>
      </w:pPr>
      <w:r>
        <w:rPr>
          <w:lang w:eastAsia="x-none"/>
        </w:rPr>
        <w:t>Ordem de execução:</w:t>
      </w:r>
    </w:p>
    <w:p w14:paraId="6236DCEF" w14:textId="77777777" w:rsidR="007B65C4" w:rsidRDefault="007B65C4" w:rsidP="007B65C4">
      <w:pPr>
        <w:pStyle w:val="PargrafodaLista"/>
        <w:numPr>
          <w:ilvl w:val="0"/>
          <w:numId w:val="14"/>
        </w:numPr>
        <w:rPr>
          <w:lang w:eastAsia="x-none"/>
        </w:rPr>
      </w:pPr>
      <w:r>
        <w:rPr>
          <w:lang w:eastAsia="x-none"/>
        </w:rPr>
        <w:t>Docker File</w:t>
      </w:r>
    </w:p>
    <w:p w14:paraId="6DC6AB91" w14:textId="77777777" w:rsidR="007B65C4" w:rsidRDefault="007B65C4" w:rsidP="007B65C4">
      <w:pPr>
        <w:pStyle w:val="PargrafodaLista"/>
        <w:numPr>
          <w:ilvl w:val="0"/>
          <w:numId w:val="14"/>
        </w:numPr>
        <w:rPr>
          <w:lang w:eastAsia="x-none"/>
        </w:rPr>
      </w:pPr>
      <w:r>
        <w:rPr>
          <w:lang w:eastAsia="x-none"/>
        </w:rPr>
        <w:t>Imagem</w:t>
      </w:r>
    </w:p>
    <w:p w14:paraId="79B0C558" w14:textId="77777777" w:rsidR="007B65C4" w:rsidRDefault="007B65C4" w:rsidP="007B65C4">
      <w:pPr>
        <w:pStyle w:val="PargrafodaLista"/>
        <w:numPr>
          <w:ilvl w:val="0"/>
          <w:numId w:val="14"/>
        </w:numPr>
        <w:rPr>
          <w:lang w:eastAsia="x-none"/>
        </w:rPr>
      </w:pPr>
      <w:r>
        <w:rPr>
          <w:lang w:eastAsia="x-none"/>
        </w:rPr>
        <w:t>Docker-compose</w:t>
      </w:r>
    </w:p>
    <w:p w14:paraId="0D8FC1EC" w14:textId="77777777" w:rsidR="007B65C4" w:rsidRDefault="007B65C4" w:rsidP="007B65C4">
      <w:pPr>
        <w:pStyle w:val="PargrafodaLista"/>
        <w:numPr>
          <w:ilvl w:val="0"/>
          <w:numId w:val="14"/>
        </w:numPr>
        <w:rPr>
          <w:lang w:eastAsia="x-none"/>
        </w:rPr>
      </w:pPr>
      <w:r>
        <w:rPr>
          <w:lang w:eastAsia="x-none"/>
        </w:rPr>
        <w:t>Containers</w:t>
      </w:r>
    </w:p>
    <w:p w14:paraId="5F0F4570" w14:textId="77777777" w:rsidR="007B65C4" w:rsidRDefault="007B65C4" w:rsidP="007B65C4">
      <w:pPr>
        <w:rPr>
          <w:lang w:eastAsia="x-none"/>
        </w:rPr>
      </w:pPr>
    </w:p>
    <w:p w14:paraId="67E7B732" w14:textId="77777777" w:rsidR="007B65C4" w:rsidRDefault="007B65C4" w:rsidP="007B65C4">
      <w:pPr>
        <w:rPr>
          <w:lang w:eastAsia="x-none"/>
        </w:rPr>
      </w:pPr>
      <w:r>
        <w:rPr>
          <w:lang w:eastAsia="x-none"/>
        </w:rPr>
        <w:t>Comandos do Docker-compose utilizados</w:t>
      </w:r>
    </w:p>
    <w:p w14:paraId="3F6BED61" w14:textId="77777777" w:rsidR="007B65C4" w:rsidRDefault="007B65C4" w:rsidP="007B65C4">
      <w:pPr>
        <w:pStyle w:val="PargrafodaLista"/>
        <w:numPr>
          <w:ilvl w:val="0"/>
          <w:numId w:val="8"/>
        </w:numPr>
        <w:suppressAutoHyphens w:val="0"/>
        <w:spacing w:line="240" w:lineRule="auto"/>
        <w:jc w:val="left"/>
      </w:pPr>
      <w:r>
        <w:rPr>
          <w:lang w:eastAsia="x-none"/>
        </w:rPr>
        <w:t xml:space="preserve">Build — Descrição do comando no terminal – Criar e/ou recriar serviços. </w:t>
      </w:r>
    </w:p>
    <w:p w14:paraId="2A7E7184" w14:textId="77777777" w:rsidR="007B65C4" w:rsidRPr="00743AB4" w:rsidRDefault="007B65C4" w:rsidP="007B65C4">
      <w:pPr>
        <w:pStyle w:val="PargrafodaLista"/>
        <w:suppressAutoHyphens w:val="0"/>
        <w:spacing w:line="240" w:lineRule="auto"/>
        <w:jc w:val="left"/>
        <w:rPr>
          <w:lang w:eastAsia="x-none"/>
        </w:rPr>
      </w:pPr>
      <w:r w:rsidRPr="00743AB4">
        <w:rPr>
          <w:lang w:eastAsia="x-none"/>
        </w:rPr>
        <w:t xml:space="preserve">Serviços são tageados com o nome da aplicação seguido do nome do serviço por underline. </w:t>
      </w:r>
    </w:p>
    <w:p w14:paraId="4FD58F2C" w14:textId="77777777" w:rsidR="007B65C4" w:rsidRPr="00BE3BD3" w:rsidRDefault="007B65C4" w:rsidP="007B65C4">
      <w:pPr>
        <w:pStyle w:val="PargrafodaLista"/>
        <w:numPr>
          <w:ilvl w:val="0"/>
          <w:numId w:val="8"/>
        </w:numPr>
        <w:suppressAutoHyphens w:val="0"/>
        <w:spacing w:line="240" w:lineRule="auto"/>
        <w:jc w:val="left"/>
        <w:rPr>
          <w:sz w:val="21"/>
        </w:rPr>
      </w:pPr>
      <w:r w:rsidRPr="002E7762">
        <w:rPr>
          <w:lang w:eastAsia="x-none"/>
        </w:rPr>
        <w:t>Up —  Descrição do comando no terminal – Criar, re(criar), iniciar o container de serviço. Se o container não</w:t>
      </w:r>
      <w:r>
        <w:rPr>
          <w:lang w:eastAsia="x-none"/>
        </w:rPr>
        <w:t xml:space="preserve"> existir será executado o build. Se o container já existir o mesmo será parado e recriado, preservando os volumes. </w:t>
      </w:r>
    </w:p>
    <w:p w14:paraId="4EE269FE" w14:textId="77777777" w:rsidR="007B65C4" w:rsidRPr="00E82534" w:rsidRDefault="007B65C4" w:rsidP="007B65C4">
      <w:pPr>
        <w:rPr>
          <w:rFonts w:eastAsia="Times New Roman" w:cs="Arial"/>
          <w:color w:val="00000A"/>
          <w:sz w:val="21"/>
          <w:lang w:eastAsia="x-none"/>
        </w:rPr>
      </w:pPr>
    </w:p>
    <w:p w14:paraId="5F091B66" w14:textId="5F2ECB24" w:rsidR="007B65C4" w:rsidRDefault="005A4E49" w:rsidP="007B65C4">
      <w:pPr>
        <w:pStyle w:val="Ttulo21"/>
        <w:jc w:val="left"/>
        <w:rPr>
          <w:lang w:val="pt-BR"/>
        </w:rPr>
      </w:pPr>
      <w:bookmarkStart w:id="153" w:name="_Toc496802707"/>
      <w:bookmarkStart w:id="154" w:name="_Toc496802936"/>
      <w:bookmarkStart w:id="155" w:name="_Toc497241107"/>
      <w:r>
        <w:t>4.3</w:t>
      </w:r>
      <w:r w:rsidR="007B65C4">
        <w:t>.2 Docker</w:t>
      </w:r>
      <w:r w:rsidR="007B65C4">
        <w:rPr>
          <w:lang w:val="pt-BR"/>
        </w:rPr>
        <w:t xml:space="preserve"> File</w:t>
      </w:r>
      <w:bookmarkEnd w:id="153"/>
      <w:bookmarkEnd w:id="154"/>
      <w:bookmarkEnd w:id="155"/>
    </w:p>
    <w:p w14:paraId="7B6D07FF" w14:textId="77777777" w:rsidR="007B65C4" w:rsidRDefault="007B65C4" w:rsidP="007B65C4">
      <w:pPr>
        <w:pStyle w:val="PargrafodaLista"/>
        <w:suppressAutoHyphens w:val="0"/>
        <w:spacing w:line="240" w:lineRule="auto"/>
        <w:jc w:val="left"/>
        <w:rPr>
          <w:sz w:val="24"/>
          <w:lang w:eastAsia="x-none"/>
        </w:rPr>
      </w:pPr>
      <w:r>
        <w:rPr>
          <w:sz w:val="24"/>
          <w:lang w:eastAsia="x-none"/>
        </w:rPr>
        <w:t>De acordo com a documentação oficial do Docker:</w:t>
      </w:r>
    </w:p>
    <w:p w14:paraId="20D8A9B7" w14:textId="77777777" w:rsidR="007B65C4" w:rsidRPr="007B65C4" w:rsidRDefault="007B65C4" w:rsidP="007B65C4">
      <w:pPr>
        <w:ind w:left="2124"/>
        <w:rPr>
          <w:lang w:eastAsia="x-none"/>
        </w:rPr>
      </w:pPr>
    </w:p>
    <w:p w14:paraId="32F3907F" w14:textId="77777777" w:rsidR="007B65C4" w:rsidRDefault="007B65C4" w:rsidP="007B65C4">
      <w:pPr>
        <w:ind w:left="2124"/>
        <w:rPr>
          <w:lang w:eastAsia="x-none"/>
        </w:rPr>
      </w:pPr>
      <w:r w:rsidRPr="00693F13">
        <w:rPr>
          <w:lang w:eastAsia="x-none"/>
        </w:rPr>
        <w:t>“O Dockerfile é um document</w:t>
      </w:r>
      <w:r>
        <w:rPr>
          <w:lang w:eastAsia="x-none"/>
        </w:rPr>
        <w:t>o</w:t>
      </w:r>
      <w:r w:rsidRPr="00693F13">
        <w:rPr>
          <w:lang w:eastAsia="x-none"/>
        </w:rPr>
        <w:t xml:space="preserve"> </w:t>
      </w:r>
      <w:r>
        <w:rPr>
          <w:lang w:eastAsia="x-none"/>
        </w:rPr>
        <w:t>de texto que conté</w:t>
      </w:r>
      <w:r w:rsidRPr="00693F13">
        <w:rPr>
          <w:lang w:eastAsia="x-none"/>
        </w:rPr>
        <w:t xml:space="preserve">m </w:t>
      </w:r>
      <w:r>
        <w:rPr>
          <w:lang w:eastAsia="x-none"/>
        </w:rPr>
        <w:t>com</w:t>
      </w:r>
      <w:r w:rsidRPr="00693F13">
        <w:rPr>
          <w:lang w:eastAsia="x-none"/>
        </w:rPr>
        <w:t xml:space="preserve">andos que normalmente serão executados manualmente no build da imagem. </w:t>
      </w:r>
      <w:r>
        <w:rPr>
          <w:lang w:eastAsia="x-none"/>
        </w:rPr>
        <w:t>O Docker pode fazer o build automaticamente da imagem, lendo as instruções no arquivo do Dockerfile</w:t>
      </w:r>
      <w:r w:rsidRPr="00693F13">
        <w:rPr>
          <w:lang w:eastAsia="x-none"/>
        </w:rPr>
        <w:t>”</w:t>
      </w:r>
      <w:r>
        <w:rPr>
          <w:lang w:eastAsia="x-none"/>
        </w:rPr>
        <w:t>.</w:t>
      </w:r>
      <w:r>
        <w:rPr>
          <w:rStyle w:val="Refdenotaderodap"/>
          <w:lang w:eastAsia="x-none"/>
        </w:rPr>
        <w:footnoteReference w:id="9"/>
      </w:r>
    </w:p>
    <w:p w14:paraId="44FB28C2" w14:textId="77777777" w:rsidR="007B65C4" w:rsidRPr="00281D92" w:rsidRDefault="007B65C4" w:rsidP="007B65C4">
      <w:pPr>
        <w:rPr>
          <w:lang w:eastAsia="x-none"/>
        </w:rPr>
      </w:pPr>
    </w:p>
    <w:p w14:paraId="72578566"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A escrita do arquivo do Dockerfile é em formato Shell-Script, não sendo tão próxima da linguagem natural, como o arquivo do Docker-compose, é de compreensão difícil, por se tratar de uma linguagem mais baixo nível e não comumente utilizada. Necessitando de conhecimentos prévios de computação para execução de tal. </w:t>
      </w:r>
    </w:p>
    <w:p w14:paraId="22A57B9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Administradores de Sistemas e equipes de Infraestrutura, acostumados a fazer scripts para fazer alterações em lote para Sistemas Operacionais Linux, possuem maior compreensão deste tipo de linguagem e dos comandos de Sistema Operacional utilizados.</w:t>
      </w:r>
    </w:p>
    <w:p w14:paraId="4183FCB1"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No arquivo de Docker file é possível fazer especificações de sistema operacional que será utilizado para construir a imagem; bem como as bibliotecas que serão utilizadas para construir a imagem.</w:t>
      </w:r>
    </w:p>
    <w:p w14:paraId="7F81F727"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 xml:space="preserve">Instalações que permanecerão para a imagem também podem ser inseridas no momento de construção do Docker file; No estudo de caso para a arquitetura ARM eu faço a instalação do RVM, Ruby e bundler das dependências do projeto. Estas serão necessárias a execução.  </w:t>
      </w:r>
    </w:p>
    <w:p w14:paraId="37F37FBD" w14:textId="77777777" w:rsidR="007B65C4" w:rsidRPr="001D0F94" w:rsidRDefault="007B65C4" w:rsidP="007B65C4">
      <w:pPr>
        <w:pStyle w:val="PargrafodaLista"/>
        <w:suppressAutoHyphens w:val="0"/>
        <w:spacing w:line="240" w:lineRule="auto"/>
        <w:jc w:val="left"/>
        <w:rPr>
          <w:sz w:val="24"/>
          <w:lang w:eastAsia="x-none"/>
        </w:rPr>
      </w:pPr>
      <w:r w:rsidRPr="001D0F94">
        <w:rPr>
          <w:sz w:val="24"/>
          <w:lang w:eastAsia="x-none"/>
        </w:rPr>
        <w:t>Este arquivo é de suma importância para a arquitetura do Docker, pois será através dele que a imagem será criada e os containers terão como base para a sua execução; quaisquer esquecimento e/ou faltas de instalação de bibliotecas e dependências, implicarão na remoção das imagens e dos containers associados e recriação.</w:t>
      </w:r>
    </w:p>
    <w:p w14:paraId="13785725" w14:textId="77777777" w:rsidR="007B65C4" w:rsidRDefault="007B65C4" w:rsidP="007B65C4">
      <w:pPr>
        <w:pStyle w:val="PargrafodaLista"/>
        <w:suppressAutoHyphens w:val="0"/>
        <w:spacing w:line="240" w:lineRule="auto"/>
        <w:jc w:val="left"/>
        <w:rPr>
          <w:sz w:val="24"/>
          <w:lang w:eastAsia="x-none"/>
        </w:rPr>
      </w:pPr>
      <w:r w:rsidRPr="001D0F94">
        <w:rPr>
          <w:sz w:val="24"/>
          <w:lang w:eastAsia="x-none"/>
        </w:rPr>
        <w:lastRenderedPageBreak/>
        <w:t>Durante os meus testes para o estudo de caso, ti</w:t>
      </w:r>
      <w:r>
        <w:rPr>
          <w:sz w:val="24"/>
          <w:lang w:eastAsia="x-none"/>
        </w:rPr>
        <w:t xml:space="preserve">ve extrema dificuldade com o </w:t>
      </w:r>
      <w:r w:rsidRPr="001D0F94">
        <w:rPr>
          <w:sz w:val="24"/>
          <w:lang w:eastAsia="x-none"/>
        </w:rPr>
        <w:t xml:space="preserve">arquivo para a arquitetura ARM, pois </w:t>
      </w:r>
      <w:r>
        <w:rPr>
          <w:sz w:val="24"/>
          <w:lang w:eastAsia="x-none"/>
        </w:rPr>
        <w:t>como é uma arquitetura diferente, tive de alterar algumas coisas para o formate da arquitetura</w:t>
      </w:r>
      <w:r w:rsidRPr="001D0F94">
        <w:rPr>
          <w:sz w:val="24"/>
          <w:lang w:eastAsia="x-none"/>
        </w:rPr>
        <w:t xml:space="preserve">, isto implicou em criar e recriar este arquivo de Dockerfile </w:t>
      </w:r>
      <w:r>
        <w:rPr>
          <w:sz w:val="24"/>
          <w:lang w:eastAsia="x-none"/>
        </w:rPr>
        <w:t xml:space="preserve">e do Docker-compose, </w:t>
      </w:r>
      <w:r w:rsidRPr="001D0F94">
        <w:rPr>
          <w:sz w:val="24"/>
          <w:lang w:eastAsia="x-none"/>
        </w:rPr>
        <w:t>algumas centenas de vezes, assim como a remoção das imagens e dos containers associados.</w:t>
      </w:r>
      <w:r>
        <w:rPr>
          <w:sz w:val="24"/>
          <w:lang w:eastAsia="x-none"/>
        </w:rPr>
        <w:t xml:space="preserve"> Esta é uma prática comum durante a construção da imagem e dos containers, visto que a imagem é imutável e se for necessário fazer alterações nela, todo o processo necessitará ser reiniciado.</w:t>
      </w:r>
      <w:r w:rsidRPr="001D0F94">
        <w:rPr>
          <w:sz w:val="24"/>
          <w:lang w:eastAsia="x-none"/>
        </w:rPr>
        <w:t xml:space="preserve"> </w:t>
      </w:r>
    </w:p>
    <w:p w14:paraId="0AB3E5FC" w14:textId="77777777" w:rsidR="007B65C4" w:rsidRDefault="007B65C4" w:rsidP="007B65C4">
      <w:pPr>
        <w:pStyle w:val="PargrafodaLista"/>
        <w:suppressAutoHyphens w:val="0"/>
        <w:spacing w:line="240" w:lineRule="auto"/>
        <w:jc w:val="left"/>
        <w:rPr>
          <w:lang w:val="x-none" w:eastAsia="x-none"/>
        </w:rPr>
      </w:pPr>
      <w:r>
        <w:rPr>
          <w:lang w:val="x-none" w:eastAsia="x-none"/>
        </w:rPr>
        <w:t>De acordo com Rafael Benevides – Diretor de Experiência de Desenvolvimento da Red Hat</w:t>
      </w:r>
      <w:r>
        <w:rPr>
          <w:rStyle w:val="Refdenotaderodap"/>
          <w:lang w:val="x-none" w:eastAsia="x-none"/>
        </w:rPr>
        <w:footnoteReference w:customMarkFollows="1" w:id="10"/>
        <w:t>2</w:t>
      </w:r>
      <w:r>
        <w:rPr>
          <w:lang w:val="x-none" w:eastAsia="x-none"/>
        </w:rPr>
        <w:t xml:space="preserve"> – “Containers são descartáveis”.</w:t>
      </w:r>
    </w:p>
    <w:p w14:paraId="77059E75" w14:textId="77777777" w:rsidR="00DB5A57" w:rsidRDefault="00DB5A57" w:rsidP="007B65C4">
      <w:pPr>
        <w:pStyle w:val="PargrafodaLista"/>
        <w:suppressAutoHyphens w:val="0"/>
        <w:spacing w:line="240" w:lineRule="auto"/>
        <w:jc w:val="left"/>
        <w:rPr>
          <w:lang w:val="x-none" w:eastAsia="x-none"/>
        </w:rPr>
      </w:pPr>
    </w:p>
    <w:p w14:paraId="2D9CEC63" w14:textId="0CA8ABA6" w:rsidR="00DB5A57" w:rsidRPr="004E2777" w:rsidRDefault="00894EE1" w:rsidP="007B65C4">
      <w:pPr>
        <w:pStyle w:val="PargrafodaLista"/>
        <w:suppressAutoHyphens w:val="0"/>
        <w:spacing w:line="240" w:lineRule="auto"/>
        <w:jc w:val="left"/>
        <w:rPr>
          <w:b/>
          <w:lang w:eastAsia="x-none"/>
        </w:rPr>
      </w:pPr>
      <w:r w:rsidRPr="004E2777">
        <w:rPr>
          <w:b/>
          <w:lang w:eastAsia="x-none"/>
        </w:rPr>
        <w:t xml:space="preserve">Principais </w:t>
      </w:r>
      <w:r w:rsidR="003566B1" w:rsidRPr="004E2777">
        <w:rPr>
          <w:b/>
          <w:lang w:eastAsia="x-none"/>
        </w:rPr>
        <w:t>instruções utilizadas no Dockerfile</w:t>
      </w:r>
      <w:r w:rsidRPr="004E2777">
        <w:rPr>
          <w:b/>
          <w:lang w:eastAsia="x-none"/>
        </w:rPr>
        <w:t>:</w:t>
      </w:r>
    </w:p>
    <w:p w14:paraId="65757F30" w14:textId="08E5276F" w:rsidR="003566B1" w:rsidRPr="003566B1" w:rsidRDefault="003566B1" w:rsidP="003566B1">
      <w:pPr>
        <w:numPr>
          <w:ilvl w:val="0"/>
          <w:numId w:val="24"/>
        </w:numPr>
        <w:spacing w:before="100" w:beforeAutospacing="1" w:after="100" w:afterAutospacing="1"/>
        <w:rPr>
          <w:rFonts w:eastAsia="Times New Roman"/>
          <w:color w:val="000000" w:themeColor="text1"/>
        </w:rPr>
      </w:pPr>
      <w:hyperlink r:id="rId29" w:anchor="dockerignore-file" w:history="1">
        <w:r w:rsidRPr="004D7AD9">
          <w:rPr>
            <w:rFonts w:eastAsia="Times New Roman"/>
            <w:color w:val="000000" w:themeColor="text1"/>
          </w:rPr>
          <w:t>.dockerignore</w:t>
        </w:r>
      </w:hyperlink>
      <w:r w:rsidR="004D7AD9">
        <w:rPr>
          <w:rFonts w:eastAsia="Times New Roman"/>
          <w:color w:val="000000" w:themeColor="text1"/>
        </w:rPr>
        <w:t xml:space="preserve"> –</w:t>
      </w:r>
      <w:r w:rsidR="002850F3">
        <w:rPr>
          <w:rFonts w:eastAsia="Times New Roman"/>
          <w:color w:val="000000" w:themeColor="text1"/>
        </w:rPr>
        <w:t xml:space="preserve"> Arquivo que contém informações que serão ignoradas pelo cliente do docker</w:t>
      </w:r>
    </w:p>
    <w:p w14:paraId="679D3611" w14:textId="4CD7FBC7" w:rsidR="003566B1" w:rsidRPr="00007375" w:rsidRDefault="003566B1" w:rsidP="003566B1">
      <w:pPr>
        <w:numPr>
          <w:ilvl w:val="0"/>
          <w:numId w:val="24"/>
        </w:numPr>
        <w:spacing w:before="60" w:after="100" w:afterAutospacing="1"/>
        <w:rPr>
          <w:rFonts w:eastAsia="Times New Roman"/>
          <w:color w:val="000000" w:themeColor="text1"/>
        </w:rPr>
      </w:pPr>
      <w:hyperlink r:id="rId30" w:anchor="from" w:history="1">
        <w:r w:rsidRPr="00007375">
          <w:rPr>
            <w:rFonts w:eastAsia="Times New Roman"/>
            <w:color w:val="000000" w:themeColor="text1"/>
          </w:rPr>
          <w:t>FROM</w:t>
        </w:r>
      </w:hyperlink>
      <w:r w:rsidRPr="00007375">
        <w:rPr>
          <w:rFonts w:eastAsia="Times New Roman"/>
          <w:color w:val="000000" w:themeColor="text1"/>
        </w:rPr>
        <w:t> </w:t>
      </w:r>
      <w:r w:rsidR="00830601" w:rsidRPr="00007375">
        <w:rPr>
          <w:rFonts w:eastAsia="Times New Roman"/>
          <w:color w:val="000000" w:themeColor="text1"/>
        </w:rPr>
        <w:t>– Informa a im</w:t>
      </w:r>
      <w:r w:rsidR="00351989" w:rsidRPr="00007375">
        <w:rPr>
          <w:rFonts w:eastAsia="Times New Roman"/>
          <w:color w:val="000000" w:themeColor="text1"/>
        </w:rPr>
        <w:t>a</w:t>
      </w:r>
      <w:r w:rsidR="00830601" w:rsidRPr="00007375">
        <w:rPr>
          <w:rFonts w:eastAsia="Times New Roman"/>
          <w:color w:val="000000" w:themeColor="text1"/>
        </w:rPr>
        <w:t xml:space="preserve">gem </w:t>
      </w:r>
      <w:r w:rsidR="00095A0E" w:rsidRPr="00007375">
        <w:rPr>
          <w:rFonts w:eastAsia="Times New Roman"/>
          <w:color w:val="000000" w:themeColor="text1"/>
        </w:rPr>
        <w:t>base, subsequente para as instruções.</w:t>
      </w:r>
    </w:p>
    <w:p w14:paraId="15301E05" w14:textId="0BCD1438" w:rsidR="003566B1" w:rsidRPr="00742252" w:rsidRDefault="003566B1" w:rsidP="003566B1">
      <w:pPr>
        <w:numPr>
          <w:ilvl w:val="0"/>
          <w:numId w:val="24"/>
        </w:numPr>
        <w:spacing w:before="60" w:after="100" w:afterAutospacing="1"/>
        <w:rPr>
          <w:rFonts w:eastAsia="Times New Roman"/>
          <w:color w:val="000000" w:themeColor="text1"/>
        </w:rPr>
      </w:pPr>
      <w:hyperlink r:id="rId31" w:anchor="maintainer-deprecated" w:history="1">
        <w:r w:rsidR="00830601" w:rsidRPr="00742252">
          <w:rPr>
            <w:rFonts w:eastAsia="Times New Roman"/>
            <w:color w:val="000000" w:themeColor="text1"/>
          </w:rPr>
          <w:t>MAINTAINER (depreciado</w:t>
        </w:r>
        <w:r w:rsidR="009E5B1D" w:rsidRPr="00742252">
          <w:rPr>
            <w:rFonts w:eastAsia="Times New Roman"/>
            <w:color w:val="000000" w:themeColor="text1"/>
          </w:rPr>
          <w:t xml:space="preserve"> – uso do LABEL</w:t>
        </w:r>
        <w:r w:rsidRPr="00742252">
          <w:rPr>
            <w:rFonts w:eastAsia="Times New Roman"/>
            <w:color w:val="000000" w:themeColor="text1"/>
          </w:rPr>
          <w:t>)</w:t>
        </w:r>
      </w:hyperlink>
      <w:r w:rsidRPr="00742252">
        <w:rPr>
          <w:rFonts w:eastAsia="Times New Roman"/>
          <w:color w:val="000000" w:themeColor="text1"/>
        </w:rPr>
        <w:t> </w:t>
      </w:r>
      <w:r w:rsidR="009E5B1D" w:rsidRPr="00742252">
        <w:rPr>
          <w:rFonts w:eastAsia="Times New Roman"/>
          <w:color w:val="000000" w:themeColor="text1"/>
        </w:rPr>
        <w:t>Informa o autor que gerou a imagem</w:t>
      </w:r>
      <w:r w:rsidRPr="00742252">
        <w:rPr>
          <w:rFonts w:eastAsia="Times New Roman"/>
          <w:color w:val="000000" w:themeColor="text1"/>
        </w:rPr>
        <w:t>.</w:t>
      </w:r>
    </w:p>
    <w:p w14:paraId="71FC523F" w14:textId="530F78AA" w:rsidR="003566B1" w:rsidRPr="001A4338" w:rsidRDefault="003566B1" w:rsidP="001A4338">
      <w:pPr>
        <w:pStyle w:val="PargrafodaLista"/>
        <w:numPr>
          <w:ilvl w:val="0"/>
          <w:numId w:val="24"/>
        </w:numPr>
        <w:rPr>
          <w:sz w:val="24"/>
        </w:rPr>
      </w:pPr>
      <w:hyperlink r:id="rId32" w:anchor="run" w:history="1">
        <w:r w:rsidRPr="001A4338">
          <w:rPr>
            <w:color w:val="000000" w:themeColor="text1"/>
          </w:rPr>
          <w:t>RUN</w:t>
        </w:r>
      </w:hyperlink>
      <w:r w:rsidRPr="001A4338">
        <w:rPr>
          <w:color w:val="000000" w:themeColor="text1"/>
        </w:rPr>
        <w:t> </w:t>
      </w:r>
      <w:r w:rsidR="00331D67" w:rsidRPr="001A4338">
        <w:rPr>
          <w:color w:val="000000" w:themeColor="text1"/>
        </w:rPr>
        <w:t>– Executa qualquer comando em uma nova camada da imagem e insere os resultados na imagem criada.</w:t>
      </w:r>
      <w:r w:rsidR="001B085D" w:rsidRPr="001A4338">
        <w:rPr>
          <w:color w:val="000000" w:themeColor="text1"/>
        </w:rPr>
        <w:t xml:space="preserve"> Os resultados inseridos na imagem, serão usados no próximo passo do Dockerfile.</w:t>
      </w:r>
    </w:p>
    <w:p w14:paraId="77EC3012" w14:textId="1394E72E" w:rsidR="003566B1" w:rsidRPr="001A4338" w:rsidRDefault="003566B1" w:rsidP="003566B1">
      <w:pPr>
        <w:numPr>
          <w:ilvl w:val="0"/>
          <w:numId w:val="24"/>
        </w:numPr>
        <w:spacing w:before="60" w:after="100" w:afterAutospacing="1"/>
        <w:rPr>
          <w:rFonts w:eastAsia="Times New Roman"/>
          <w:color w:val="000000" w:themeColor="text1"/>
        </w:rPr>
      </w:pPr>
      <w:hyperlink r:id="rId33" w:anchor="cmd" w:history="1">
        <w:r w:rsidRPr="001A4338">
          <w:rPr>
            <w:rFonts w:eastAsia="Times New Roman"/>
            <w:color w:val="000000" w:themeColor="text1"/>
          </w:rPr>
          <w:t>CMD</w:t>
        </w:r>
      </w:hyperlink>
      <w:r w:rsidRPr="001A4338">
        <w:rPr>
          <w:rFonts w:eastAsia="Times New Roman"/>
          <w:color w:val="000000" w:themeColor="text1"/>
        </w:rPr>
        <w:t> </w:t>
      </w:r>
      <w:r w:rsidR="000E261F" w:rsidRPr="001A4338">
        <w:rPr>
          <w:rFonts w:eastAsia="Times New Roman"/>
          <w:color w:val="000000" w:themeColor="text1"/>
        </w:rPr>
        <w:t>–</w:t>
      </w:r>
      <w:r w:rsidR="00DD7433" w:rsidRPr="001A4338">
        <w:rPr>
          <w:rFonts w:eastAsia="Times New Roman"/>
          <w:color w:val="000000" w:themeColor="text1"/>
        </w:rPr>
        <w:t xml:space="preserve"> </w:t>
      </w:r>
      <w:r w:rsidR="000E261F" w:rsidRPr="001A4338">
        <w:rPr>
          <w:rFonts w:eastAsia="Times New Roman"/>
          <w:color w:val="000000" w:themeColor="text1"/>
        </w:rPr>
        <w:t>Utilizado para prover argumentos para o comando ENTRYPOINT</w:t>
      </w:r>
      <w:r w:rsidR="0072234F" w:rsidRPr="001A4338">
        <w:rPr>
          <w:rFonts w:eastAsia="Times New Roman"/>
          <w:color w:val="000000" w:themeColor="text1"/>
        </w:rPr>
        <w:t>.</w:t>
      </w:r>
    </w:p>
    <w:p w14:paraId="3AFD260A" w14:textId="7B262524" w:rsidR="003566B1" w:rsidRPr="00007375" w:rsidRDefault="003566B1" w:rsidP="003566B1">
      <w:pPr>
        <w:numPr>
          <w:ilvl w:val="0"/>
          <w:numId w:val="24"/>
        </w:numPr>
        <w:spacing w:before="60" w:after="100" w:afterAutospacing="1"/>
        <w:rPr>
          <w:rFonts w:eastAsia="Times New Roman"/>
          <w:color w:val="000000" w:themeColor="text1"/>
        </w:rPr>
      </w:pPr>
      <w:hyperlink r:id="rId34" w:anchor="expose" w:history="1">
        <w:r w:rsidRPr="001A4338">
          <w:rPr>
            <w:rFonts w:eastAsia="Times New Roman"/>
            <w:color w:val="000000" w:themeColor="text1"/>
          </w:rPr>
          <w:t>EXPOSE</w:t>
        </w:r>
      </w:hyperlink>
      <w:r w:rsidRPr="001A4338">
        <w:rPr>
          <w:rFonts w:eastAsia="Times New Roman"/>
          <w:color w:val="000000" w:themeColor="text1"/>
        </w:rPr>
        <w:t> </w:t>
      </w:r>
      <w:r w:rsidR="00647050" w:rsidRPr="001A4338">
        <w:rPr>
          <w:rFonts w:eastAsia="Times New Roman"/>
          <w:color w:val="000000" w:themeColor="text1"/>
        </w:rPr>
        <w:t>–</w:t>
      </w:r>
      <w:r w:rsidR="00647050" w:rsidRPr="00647050">
        <w:rPr>
          <w:rFonts w:eastAsia="Times New Roman"/>
          <w:color w:val="000000" w:themeColor="text1"/>
        </w:rPr>
        <w:t xml:space="preserve"> Exp</w:t>
      </w:r>
      <w:r w:rsidR="00647050">
        <w:rPr>
          <w:rFonts w:eastAsia="Times New Roman"/>
          <w:color w:val="000000" w:themeColor="text1"/>
        </w:rPr>
        <w:t>õe</w:t>
      </w:r>
      <w:r w:rsidR="00647050" w:rsidRPr="001A4338">
        <w:rPr>
          <w:rFonts w:eastAsia="Times New Roman"/>
          <w:color w:val="000000" w:themeColor="text1"/>
        </w:rPr>
        <w:t xml:space="preserve"> a lista de portas que poderão estar visíveis e acessadas externamente do </w:t>
      </w:r>
      <w:r w:rsidR="00647050">
        <w:rPr>
          <w:rFonts w:eastAsia="Times New Roman"/>
          <w:color w:val="000000" w:themeColor="text1"/>
        </w:rPr>
        <w:t xml:space="preserve">host ao </w:t>
      </w:r>
      <w:r w:rsidR="00647050" w:rsidRPr="001A4338">
        <w:rPr>
          <w:rFonts w:eastAsia="Times New Roman"/>
          <w:color w:val="000000" w:themeColor="text1"/>
        </w:rPr>
        <w:t>contai</w:t>
      </w:r>
      <w:r w:rsidR="00647050">
        <w:rPr>
          <w:rFonts w:eastAsia="Times New Roman"/>
          <w:color w:val="000000" w:themeColor="text1"/>
        </w:rPr>
        <w:t>ner.</w:t>
      </w:r>
    </w:p>
    <w:p w14:paraId="1CA91F15" w14:textId="016BCA5F" w:rsidR="003566B1" w:rsidRPr="003566B1" w:rsidRDefault="003566B1" w:rsidP="003566B1">
      <w:pPr>
        <w:numPr>
          <w:ilvl w:val="0"/>
          <w:numId w:val="24"/>
        </w:numPr>
        <w:spacing w:before="60" w:after="100" w:afterAutospacing="1"/>
        <w:rPr>
          <w:rFonts w:eastAsia="Times New Roman"/>
          <w:color w:val="000000" w:themeColor="text1"/>
        </w:rPr>
      </w:pPr>
      <w:hyperlink r:id="rId35" w:anchor="env" w:history="1">
        <w:r w:rsidRPr="004D7AD9">
          <w:rPr>
            <w:rFonts w:eastAsia="Times New Roman"/>
            <w:color w:val="000000" w:themeColor="text1"/>
          </w:rPr>
          <w:t>ENV</w:t>
        </w:r>
      </w:hyperlink>
      <w:r w:rsidRPr="003566B1">
        <w:rPr>
          <w:rFonts w:eastAsia="Times New Roman"/>
          <w:color w:val="000000" w:themeColor="text1"/>
        </w:rPr>
        <w:t> </w:t>
      </w:r>
      <w:r w:rsidR="000A5B09">
        <w:rPr>
          <w:rFonts w:eastAsia="Times New Roman"/>
          <w:color w:val="000000" w:themeColor="text1"/>
        </w:rPr>
        <w:t xml:space="preserve">– Informa variáveis de ambiente </w:t>
      </w:r>
      <w:r w:rsidRPr="003566B1">
        <w:rPr>
          <w:rFonts w:eastAsia="Times New Roman"/>
          <w:color w:val="000000" w:themeColor="text1"/>
        </w:rPr>
        <w:t>.</w:t>
      </w:r>
    </w:p>
    <w:p w14:paraId="1F1A2D1E" w14:textId="205F68CA" w:rsidR="003566B1" w:rsidRPr="00007375" w:rsidRDefault="003566B1" w:rsidP="003566B1">
      <w:pPr>
        <w:numPr>
          <w:ilvl w:val="0"/>
          <w:numId w:val="24"/>
        </w:numPr>
        <w:spacing w:afterAutospacing="1"/>
        <w:rPr>
          <w:rFonts w:eastAsia="Times New Roman"/>
          <w:color w:val="000000" w:themeColor="text1"/>
        </w:rPr>
      </w:pPr>
      <w:hyperlink r:id="rId36" w:anchor="add" w:history="1">
        <w:r w:rsidRPr="001A4338">
          <w:rPr>
            <w:rFonts w:eastAsia="Times New Roman"/>
            <w:color w:val="000000" w:themeColor="text1"/>
          </w:rPr>
          <w:t>ADD</w:t>
        </w:r>
      </w:hyperlink>
      <w:r w:rsidRPr="001A4338">
        <w:rPr>
          <w:rFonts w:eastAsia="Times New Roman"/>
          <w:color w:val="000000" w:themeColor="text1"/>
        </w:rPr>
        <w:t> </w:t>
      </w:r>
      <w:r w:rsidR="00033B3B" w:rsidRPr="001A4338">
        <w:rPr>
          <w:rFonts w:eastAsia="Times New Roman"/>
          <w:color w:val="000000" w:themeColor="text1"/>
        </w:rPr>
        <w:t xml:space="preserve"> - Adiciona novos arquivos, diretórios ou remove arquivos do container. </w:t>
      </w:r>
      <w:r w:rsidR="00033B3B" w:rsidRPr="00007375">
        <w:rPr>
          <w:rFonts w:eastAsia="Times New Roman"/>
          <w:color w:val="000000" w:themeColor="text1"/>
        </w:rPr>
        <w:t>Este commando invalida o cache, para usar cache use o COPY.</w:t>
      </w:r>
    </w:p>
    <w:p w14:paraId="4A418C20" w14:textId="0683B17B" w:rsidR="003566B1" w:rsidRPr="003566B1" w:rsidRDefault="003566B1" w:rsidP="003566B1">
      <w:pPr>
        <w:numPr>
          <w:ilvl w:val="0"/>
          <w:numId w:val="24"/>
        </w:numPr>
        <w:spacing w:before="60" w:after="100" w:afterAutospacing="1"/>
        <w:rPr>
          <w:rFonts w:eastAsia="Times New Roman"/>
          <w:color w:val="000000" w:themeColor="text1"/>
        </w:rPr>
      </w:pPr>
      <w:hyperlink r:id="rId37" w:anchor="copy" w:history="1">
        <w:r w:rsidRPr="001A4338">
          <w:rPr>
            <w:rFonts w:eastAsia="Times New Roman"/>
            <w:color w:val="000000" w:themeColor="text1"/>
          </w:rPr>
          <w:t>COPY</w:t>
        </w:r>
      </w:hyperlink>
      <w:r w:rsidRPr="001A4338">
        <w:rPr>
          <w:rFonts w:eastAsia="Times New Roman"/>
          <w:color w:val="000000" w:themeColor="text1"/>
        </w:rPr>
        <w:t> </w:t>
      </w:r>
      <w:r w:rsidR="002A0862" w:rsidRPr="001A4338">
        <w:rPr>
          <w:rFonts w:eastAsia="Times New Roman"/>
          <w:color w:val="000000" w:themeColor="text1"/>
        </w:rPr>
        <w:t xml:space="preserve">– Copia </w:t>
      </w:r>
      <w:r w:rsidR="002A0862" w:rsidRPr="00E90CA5">
        <w:rPr>
          <w:rFonts w:eastAsia="Times New Roman"/>
          <w:color w:val="000000" w:themeColor="text1"/>
        </w:rPr>
        <w:t>novos arquivos, diretórios</w:t>
      </w:r>
      <w:r w:rsidR="002A0862" w:rsidRPr="001A4338">
        <w:rPr>
          <w:rFonts w:eastAsia="Times New Roman"/>
          <w:color w:val="000000" w:themeColor="text1"/>
        </w:rPr>
        <w:t xml:space="preserve"> ao container. </w:t>
      </w:r>
      <w:r w:rsidR="002A0862">
        <w:rPr>
          <w:rFonts w:eastAsia="Times New Roman"/>
          <w:color w:val="000000" w:themeColor="text1"/>
        </w:rPr>
        <w:t>Este comando somente poderá ser executado como root, necessário fazer alteração de chown manualente.</w:t>
      </w:r>
    </w:p>
    <w:p w14:paraId="4FA97241" w14:textId="7BE2D9A8" w:rsidR="003566B1" w:rsidRPr="001A4338" w:rsidRDefault="003566B1" w:rsidP="003566B1">
      <w:pPr>
        <w:numPr>
          <w:ilvl w:val="0"/>
          <w:numId w:val="24"/>
        </w:numPr>
        <w:spacing w:before="60" w:after="100" w:afterAutospacing="1"/>
        <w:rPr>
          <w:rFonts w:eastAsia="Times New Roman"/>
          <w:color w:val="000000" w:themeColor="text1"/>
        </w:rPr>
      </w:pPr>
      <w:hyperlink r:id="rId38" w:anchor="entrypoint" w:history="1">
        <w:r w:rsidRPr="001A4338">
          <w:rPr>
            <w:rFonts w:eastAsia="Times New Roman"/>
            <w:color w:val="000000" w:themeColor="text1"/>
          </w:rPr>
          <w:t>ENTRYPOINT</w:t>
        </w:r>
      </w:hyperlink>
      <w:r w:rsidRPr="001A4338">
        <w:rPr>
          <w:rFonts w:eastAsia="Times New Roman"/>
          <w:color w:val="000000" w:themeColor="text1"/>
        </w:rPr>
        <w:t> </w:t>
      </w:r>
      <w:r w:rsidR="00DA42D7" w:rsidRPr="001A4338">
        <w:rPr>
          <w:rFonts w:eastAsia="Times New Roman"/>
          <w:color w:val="000000" w:themeColor="text1"/>
        </w:rPr>
        <w:t>– Configura o container para executar comandos em shell (executáveis )</w:t>
      </w:r>
      <w:r w:rsidRPr="001A4338">
        <w:rPr>
          <w:rFonts w:eastAsia="Times New Roman"/>
          <w:color w:val="000000" w:themeColor="text1"/>
        </w:rPr>
        <w:t>.</w:t>
      </w:r>
    </w:p>
    <w:p w14:paraId="7F731680" w14:textId="5624BA1F" w:rsidR="003566B1" w:rsidRPr="00007375" w:rsidRDefault="003566B1" w:rsidP="003039F4">
      <w:pPr>
        <w:numPr>
          <w:ilvl w:val="0"/>
          <w:numId w:val="24"/>
        </w:numPr>
        <w:spacing w:before="60" w:after="100" w:afterAutospacing="1"/>
        <w:rPr>
          <w:rFonts w:eastAsia="Times New Roman"/>
          <w:color w:val="000000" w:themeColor="text1"/>
        </w:rPr>
      </w:pPr>
      <w:hyperlink r:id="rId39" w:anchor="volume" w:history="1">
        <w:r w:rsidRPr="00007375">
          <w:rPr>
            <w:rFonts w:eastAsia="Times New Roman"/>
            <w:color w:val="000000" w:themeColor="text1"/>
          </w:rPr>
          <w:t>VOLUME</w:t>
        </w:r>
      </w:hyperlink>
      <w:r w:rsidRPr="00007375">
        <w:rPr>
          <w:rFonts w:eastAsia="Times New Roman"/>
          <w:color w:val="000000" w:themeColor="text1"/>
        </w:rPr>
        <w:t> </w:t>
      </w:r>
      <w:r w:rsidR="002C13CB" w:rsidRPr="00007375">
        <w:rPr>
          <w:rFonts w:eastAsia="Times New Roman"/>
          <w:color w:val="000000" w:themeColor="text1"/>
        </w:rPr>
        <w:t xml:space="preserve"> - Cria um mount </w:t>
      </w:r>
      <w:r w:rsidR="003039F4" w:rsidRPr="00007375">
        <w:rPr>
          <w:rFonts w:eastAsia="Times New Roman"/>
          <w:color w:val="000000" w:themeColor="text1"/>
        </w:rPr>
        <w:t>point externo, que os containers irão guarder dados.</w:t>
      </w:r>
    </w:p>
    <w:p w14:paraId="7D3321C2" w14:textId="07BAAE59" w:rsidR="003566B1" w:rsidRPr="001A4338" w:rsidRDefault="003566B1" w:rsidP="003566B1">
      <w:pPr>
        <w:numPr>
          <w:ilvl w:val="0"/>
          <w:numId w:val="24"/>
        </w:numPr>
        <w:spacing w:before="60" w:after="100" w:afterAutospacing="1"/>
        <w:rPr>
          <w:rFonts w:eastAsia="Times New Roman"/>
          <w:color w:val="000000" w:themeColor="text1"/>
        </w:rPr>
      </w:pPr>
      <w:hyperlink r:id="rId40" w:anchor="workdir" w:history="1">
        <w:r w:rsidRPr="001A4338">
          <w:rPr>
            <w:rFonts w:eastAsia="Times New Roman"/>
            <w:color w:val="000000" w:themeColor="text1"/>
          </w:rPr>
          <w:t>WORKDIR</w:t>
        </w:r>
      </w:hyperlink>
      <w:r w:rsidRPr="001A4338">
        <w:rPr>
          <w:rFonts w:eastAsia="Times New Roman"/>
          <w:color w:val="000000" w:themeColor="text1"/>
        </w:rPr>
        <w:t> </w:t>
      </w:r>
      <w:r w:rsidR="0063312D" w:rsidRPr="001A4338">
        <w:rPr>
          <w:rFonts w:eastAsia="Times New Roman"/>
          <w:color w:val="000000" w:themeColor="text1"/>
        </w:rPr>
        <w:t>– Seleciona o diretório padrão que será executados os próximos passos Dockerfile.</w:t>
      </w:r>
    </w:p>
    <w:p w14:paraId="68701FDE" w14:textId="77777777" w:rsidR="003566B1" w:rsidRPr="001A4338" w:rsidRDefault="003566B1" w:rsidP="003566B1">
      <w:pPr>
        <w:numPr>
          <w:ilvl w:val="0"/>
          <w:numId w:val="24"/>
        </w:numPr>
        <w:spacing w:before="60" w:after="100" w:afterAutospacing="1"/>
        <w:rPr>
          <w:rFonts w:eastAsia="Times New Roman"/>
          <w:color w:val="000000" w:themeColor="text1"/>
          <w:highlight w:val="yellow"/>
          <w:lang w:val="en-US"/>
        </w:rPr>
      </w:pPr>
      <w:hyperlink r:id="rId41" w:history="1">
        <w:r w:rsidRPr="001A4338">
          <w:rPr>
            <w:rFonts w:eastAsia="Times New Roman"/>
            <w:color w:val="000000" w:themeColor="text1"/>
            <w:highlight w:val="yellow"/>
            <w:lang w:val="en-US"/>
          </w:rPr>
          <w:t>LABEL</w:t>
        </w:r>
      </w:hyperlink>
      <w:r w:rsidRPr="001A4338">
        <w:rPr>
          <w:rFonts w:eastAsia="Times New Roman"/>
          <w:color w:val="000000" w:themeColor="text1"/>
          <w:highlight w:val="yellow"/>
          <w:lang w:val="en-US"/>
        </w:rPr>
        <w:t> apply key/value metadata to your images, containers, or daemons.</w:t>
      </w:r>
    </w:p>
    <w:p w14:paraId="328AA939" w14:textId="77777777" w:rsidR="007B65C4" w:rsidRDefault="007B65C4" w:rsidP="007B65C4">
      <w:pPr>
        <w:pStyle w:val="PargrafodaLista"/>
        <w:suppressAutoHyphens w:val="0"/>
        <w:spacing w:line="240" w:lineRule="auto"/>
        <w:jc w:val="left"/>
        <w:rPr>
          <w:lang w:val="x-none" w:eastAsia="x-none"/>
        </w:rPr>
      </w:pPr>
    </w:p>
    <w:p w14:paraId="466B6D46" w14:textId="079AB09A" w:rsidR="005D55C2" w:rsidRDefault="00533488" w:rsidP="005D55C2">
      <w:pPr>
        <w:pStyle w:val="Ttulo21"/>
        <w:rPr>
          <w:lang w:val="pt-BR"/>
        </w:rPr>
      </w:pPr>
      <w:bookmarkStart w:id="156" w:name="_Toc497241108"/>
      <w:r>
        <w:t>4.3</w:t>
      </w:r>
      <w:r w:rsidR="005D55C2">
        <w:t>.3 Docker Swarm</w:t>
      </w:r>
      <w:bookmarkEnd w:id="156"/>
    </w:p>
    <w:p w14:paraId="3CAFFC36" w14:textId="77777777" w:rsidR="005D55C2" w:rsidRDefault="005D55C2" w:rsidP="007B65C4">
      <w:pPr>
        <w:pStyle w:val="PargrafodaLista"/>
        <w:suppressAutoHyphens w:val="0"/>
        <w:spacing w:line="240" w:lineRule="auto"/>
        <w:jc w:val="left"/>
        <w:rPr>
          <w:lang w:val="x-none" w:eastAsia="x-none"/>
        </w:rPr>
      </w:pPr>
    </w:p>
    <w:p w14:paraId="224CDCD8" w14:textId="732379FE" w:rsidR="003B79D6" w:rsidRDefault="00280D6F" w:rsidP="00944EC6">
      <w:pPr>
        <w:pStyle w:val="Ttulo11"/>
      </w:pPr>
      <w:bookmarkStart w:id="157" w:name="_Toc497241109"/>
      <w:r>
        <w:lastRenderedPageBreak/>
        <w:t>4.4</w:t>
      </w:r>
      <w:r w:rsidR="00944EC6" w:rsidRPr="00086281">
        <w:t xml:space="preserve"> Docker</w:t>
      </w:r>
      <w:r w:rsidR="00944EC6">
        <w:t xml:space="preserve"> </w:t>
      </w:r>
      <w:bookmarkEnd w:id="147"/>
      <w:bookmarkEnd w:id="148"/>
      <w:r w:rsidR="001E65B3">
        <w:t>Imagem</w:t>
      </w:r>
      <w:bookmarkEnd w:id="157"/>
    </w:p>
    <w:p w14:paraId="5A8823AA" w14:textId="72D9534A" w:rsidR="00AD751B" w:rsidRDefault="00D659D7" w:rsidP="009A0F0F">
      <w:pPr>
        <w:ind w:firstLine="708"/>
        <w:rPr>
          <w:lang w:val="x-none" w:eastAsia="x-none"/>
        </w:rPr>
      </w:pPr>
      <w:r>
        <w:rPr>
          <w:lang w:val="x-none" w:eastAsia="x-none"/>
        </w:rPr>
        <w:t>A imagem do D</w:t>
      </w:r>
      <w:r w:rsidR="004A1D20">
        <w:rPr>
          <w:lang w:val="x-none" w:eastAsia="x-none"/>
        </w:rPr>
        <w:t xml:space="preserve">ocker é um </w:t>
      </w:r>
      <w:r w:rsidR="00C1191E">
        <w:rPr>
          <w:lang w:val="x-none" w:eastAsia="x-none"/>
        </w:rPr>
        <w:t>pacote</w:t>
      </w:r>
      <w:r w:rsidR="004A1D20">
        <w:rPr>
          <w:lang w:val="x-none" w:eastAsia="x-none"/>
        </w:rPr>
        <w:t xml:space="preserve"> da aplicação</w:t>
      </w:r>
      <w:r w:rsidR="006802EC">
        <w:rPr>
          <w:lang w:val="x-none" w:eastAsia="x-none"/>
        </w:rPr>
        <w:t>,</w:t>
      </w:r>
      <w:r w:rsidR="004A1D20">
        <w:rPr>
          <w:lang w:val="x-none" w:eastAsia="x-none"/>
        </w:rPr>
        <w:t xml:space="preserve"> que acabou de ser </w:t>
      </w:r>
      <w:r w:rsidR="00664DE5">
        <w:rPr>
          <w:lang w:val="x-none" w:eastAsia="x-none"/>
        </w:rPr>
        <w:t>criada (build)</w:t>
      </w:r>
      <w:r w:rsidR="004A1D20">
        <w:rPr>
          <w:lang w:val="x-none" w:eastAsia="x-none"/>
        </w:rPr>
        <w:t xml:space="preserve"> seguindo </w:t>
      </w:r>
      <w:r w:rsidR="006802EC">
        <w:rPr>
          <w:lang w:val="x-none" w:eastAsia="x-none"/>
        </w:rPr>
        <w:t xml:space="preserve">as configurações do arquivo Docker file. A imagem é criada antes de se criar os containers com os serviços; </w:t>
      </w:r>
      <w:r w:rsidR="006802EC" w:rsidRPr="00D049F4">
        <w:rPr>
          <w:highlight w:val="yellow"/>
          <w:lang w:val="x-none" w:eastAsia="x-none"/>
        </w:rPr>
        <w:t>esses utilizam a imagem como base</w:t>
      </w:r>
      <w:r w:rsidR="00E0699D">
        <w:rPr>
          <w:highlight w:val="yellow"/>
          <w:lang w:val="x-none" w:eastAsia="x-none"/>
        </w:rPr>
        <w:t xml:space="preserve"> p</w:t>
      </w:r>
      <w:r w:rsidR="003C3299">
        <w:rPr>
          <w:highlight w:val="yellow"/>
          <w:lang w:val="x-none" w:eastAsia="x-none"/>
        </w:rPr>
        <w:t>ara prestarem seus serviços</w:t>
      </w:r>
      <w:r w:rsidR="006802EC" w:rsidRPr="00D049F4">
        <w:rPr>
          <w:highlight w:val="yellow"/>
          <w:lang w:val="x-none" w:eastAsia="x-none"/>
        </w:rPr>
        <w:t>.</w:t>
      </w:r>
    </w:p>
    <w:p w14:paraId="1512A929" w14:textId="6AB66B7D" w:rsidR="004A1D20" w:rsidRDefault="00F93EA0" w:rsidP="009A0F0F">
      <w:pPr>
        <w:ind w:firstLine="708"/>
        <w:rPr>
          <w:lang w:val="x-none" w:eastAsia="x-none"/>
        </w:rPr>
      </w:pPr>
      <w:r>
        <w:rPr>
          <w:lang w:val="x-none" w:eastAsia="x-none"/>
        </w:rPr>
        <w:t>Mais de</w:t>
      </w:r>
      <w:r w:rsidR="00AD751B">
        <w:rPr>
          <w:lang w:val="x-none" w:eastAsia="x-none"/>
        </w:rPr>
        <w:t xml:space="preserve"> </w:t>
      </w:r>
      <w:r>
        <w:rPr>
          <w:lang w:val="x-none" w:eastAsia="x-none"/>
        </w:rPr>
        <w:t xml:space="preserve">um </w:t>
      </w:r>
      <w:r w:rsidR="00AD751B">
        <w:rPr>
          <w:lang w:val="x-none" w:eastAsia="x-none"/>
        </w:rPr>
        <w:t>container de serviço pode utilizar</w:t>
      </w:r>
      <w:r w:rsidR="009A0F0F">
        <w:rPr>
          <w:lang w:val="x-none" w:eastAsia="x-none"/>
        </w:rPr>
        <w:t xml:space="preserve"> </w:t>
      </w:r>
      <w:r>
        <w:rPr>
          <w:lang w:val="x-none" w:eastAsia="x-none"/>
        </w:rPr>
        <w:t>a mesma imagem, ou um único container de serviço pode ter a sua própria imagem.</w:t>
      </w:r>
    </w:p>
    <w:p w14:paraId="1CA4823D" w14:textId="552B5697" w:rsidR="00E5025E" w:rsidRDefault="009A0F0F" w:rsidP="009A0F0F">
      <w:pPr>
        <w:rPr>
          <w:lang w:val="x-none" w:eastAsia="x-none"/>
        </w:rPr>
      </w:pPr>
      <w:r>
        <w:rPr>
          <w:lang w:val="x-none" w:eastAsia="x-none"/>
        </w:rPr>
        <w:tab/>
      </w:r>
      <w:r w:rsidR="00E5025E">
        <w:rPr>
          <w:lang w:val="x-none" w:eastAsia="x-none"/>
        </w:rPr>
        <w:t>De acordo com o livro Docker para desenvolvedores:</w:t>
      </w:r>
    </w:p>
    <w:p w14:paraId="44DD09DD" w14:textId="2A025A4D" w:rsidR="00E5025E" w:rsidRDefault="00E5025E" w:rsidP="00E5025E">
      <w:pPr>
        <w:ind w:left="2268"/>
        <w:rPr>
          <w:rFonts w:eastAsia="Times New Roman"/>
        </w:rPr>
      </w:pPr>
      <w:r>
        <w:rPr>
          <w:lang w:val="x-none" w:eastAsia="x-none"/>
        </w:rPr>
        <w:t xml:space="preserve">A imagem do docker é uma </w:t>
      </w:r>
      <w:r w:rsidRPr="00E5025E">
        <w:rPr>
          <w:lang w:val="x-none" w:eastAsia="x-none"/>
        </w:rPr>
        <w:t>abstração completa e não requer qualquer tratamento para lidar com as mais variadas distribuições GNU/Linux existentes, já que a imagem Docker carrega em si uma cópia completa dos arquivos de uma distribuição enxuta</w:t>
      </w:r>
      <w:r>
        <w:rPr>
          <w:lang w:val="x-none" w:eastAsia="x-none"/>
        </w:rPr>
        <w:t>.</w:t>
      </w:r>
      <w:r w:rsidR="007A3492">
        <w:rPr>
          <w:rStyle w:val="Refdenotaderodap"/>
          <w:rFonts w:eastAsia="Times New Roman"/>
        </w:rPr>
        <w:t xml:space="preserve"> </w:t>
      </w:r>
      <w:r w:rsidR="007A3492">
        <w:rPr>
          <w:rStyle w:val="Refdenotaderodap"/>
          <w:rFonts w:eastAsia="Times New Roman"/>
        </w:rPr>
        <w:footnoteReference w:customMarkFollows="1" w:id="11"/>
        <w:t>6</w:t>
      </w:r>
    </w:p>
    <w:p w14:paraId="2E9A0A1C" w14:textId="73434832" w:rsidR="00B80512" w:rsidRDefault="00B80512" w:rsidP="00B80512">
      <w:pPr>
        <w:rPr>
          <w:lang w:eastAsia="x-none"/>
        </w:rPr>
      </w:pPr>
    </w:p>
    <w:p w14:paraId="2E16CE4C" w14:textId="5A7F9E6E" w:rsidR="00DF52B5" w:rsidRDefault="00DF52B5" w:rsidP="00DF52B5">
      <w:pPr>
        <w:ind w:firstLine="708"/>
        <w:rPr>
          <w:lang w:eastAsia="x-none"/>
        </w:rPr>
      </w:pPr>
      <w:r>
        <w:rPr>
          <w:lang w:eastAsia="x-none"/>
        </w:rPr>
        <w:t xml:space="preserve">Através do comando de “docker images”, é possível </w:t>
      </w:r>
      <w:r w:rsidR="0090070D">
        <w:rPr>
          <w:lang w:eastAsia="x-none"/>
        </w:rPr>
        <w:t>visualizar no terminal as imagens baixadas no Docker local, conforme a tabela abaixo.</w:t>
      </w:r>
    </w:p>
    <w:p w14:paraId="4506A6E3" w14:textId="77777777" w:rsidR="00685706" w:rsidRDefault="00685706" w:rsidP="00B80512">
      <w:pPr>
        <w:rPr>
          <w:lang w:eastAsia="x-none"/>
        </w:rPr>
      </w:pPr>
    </w:p>
    <w:p w14:paraId="3D573D6D" w14:textId="180B4641" w:rsidR="0072018F" w:rsidRDefault="0072018F" w:rsidP="0072018F">
      <w:pPr>
        <w:pStyle w:val="Legenda"/>
        <w:keepNext/>
      </w:pPr>
      <w:r>
        <w:t xml:space="preserve">Tabela </w:t>
      </w:r>
      <w:fldSimple w:instr=" SEQ Tabela \* ARABIC ">
        <w:r>
          <w:rPr>
            <w:noProof/>
          </w:rPr>
          <w:t>1</w:t>
        </w:r>
      </w:fldSimple>
      <w:r>
        <w:t>- Tabela de Imagens utilizadas no Estudo de Caso</w:t>
      </w:r>
      <w:r w:rsidR="00CF1FFD">
        <w:t>, criação própria</w:t>
      </w:r>
    </w:p>
    <w:tbl>
      <w:tblPr>
        <w:tblStyle w:val="Tabelacomgrade"/>
        <w:tblW w:w="0" w:type="auto"/>
        <w:tblLook w:val="04A0" w:firstRow="1" w:lastRow="0" w:firstColumn="1" w:lastColumn="0" w:noHBand="0" w:noVBand="1"/>
      </w:tblPr>
      <w:tblGrid>
        <w:gridCol w:w="2016"/>
        <w:gridCol w:w="1728"/>
        <w:gridCol w:w="1798"/>
        <w:gridCol w:w="1772"/>
        <w:gridCol w:w="1747"/>
      </w:tblGrid>
      <w:tr w:rsidR="00C812FE" w14:paraId="0B8F3115" w14:textId="77777777" w:rsidTr="00E117A3">
        <w:tc>
          <w:tcPr>
            <w:tcW w:w="2016" w:type="dxa"/>
          </w:tcPr>
          <w:p w14:paraId="67AFC3F8" w14:textId="49EDEF0A" w:rsidR="00C812FE" w:rsidRDefault="00A314B6" w:rsidP="00B80512">
            <w:pPr>
              <w:rPr>
                <w:lang w:eastAsia="x-none"/>
              </w:rPr>
            </w:pPr>
            <w:r w:rsidRPr="00A314B6">
              <w:rPr>
                <w:lang w:eastAsia="x-none"/>
              </w:rPr>
              <w:t>REPOSITORY</w:t>
            </w:r>
          </w:p>
        </w:tc>
        <w:tc>
          <w:tcPr>
            <w:tcW w:w="1728" w:type="dxa"/>
          </w:tcPr>
          <w:p w14:paraId="5CFDE113" w14:textId="68E345EF" w:rsidR="00C812FE" w:rsidRDefault="00A314B6" w:rsidP="00B80512">
            <w:pPr>
              <w:rPr>
                <w:lang w:eastAsia="x-none"/>
              </w:rPr>
            </w:pPr>
            <w:r w:rsidRPr="00A314B6">
              <w:rPr>
                <w:lang w:eastAsia="x-none"/>
              </w:rPr>
              <w:t>TAG</w:t>
            </w:r>
          </w:p>
        </w:tc>
        <w:tc>
          <w:tcPr>
            <w:tcW w:w="1798" w:type="dxa"/>
          </w:tcPr>
          <w:p w14:paraId="12B089E5" w14:textId="13B337B3" w:rsidR="00C812FE" w:rsidRDefault="00A314B6" w:rsidP="00B80512">
            <w:pPr>
              <w:rPr>
                <w:lang w:eastAsia="x-none"/>
              </w:rPr>
            </w:pPr>
            <w:r w:rsidRPr="00A314B6">
              <w:rPr>
                <w:lang w:eastAsia="x-none"/>
              </w:rPr>
              <w:t>IMAGE ID</w:t>
            </w:r>
          </w:p>
        </w:tc>
        <w:tc>
          <w:tcPr>
            <w:tcW w:w="1772" w:type="dxa"/>
          </w:tcPr>
          <w:p w14:paraId="19A6D090" w14:textId="5E661C43" w:rsidR="00C812FE" w:rsidRDefault="00A314B6" w:rsidP="00B80512">
            <w:pPr>
              <w:rPr>
                <w:lang w:eastAsia="x-none"/>
              </w:rPr>
            </w:pPr>
            <w:r w:rsidRPr="00A314B6">
              <w:rPr>
                <w:lang w:eastAsia="x-none"/>
              </w:rPr>
              <w:t>CREATED</w:t>
            </w:r>
          </w:p>
        </w:tc>
        <w:tc>
          <w:tcPr>
            <w:tcW w:w="1747" w:type="dxa"/>
          </w:tcPr>
          <w:p w14:paraId="2F9BEAE5" w14:textId="5510DE80" w:rsidR="00C812FE" w:rsidRDefault="00A314B6" w:rsidP="00B80512">
            <w:pPr>
              <w:rPr>
                <w:lang w:eastAsia="x-none"/>
              </w:rPr>
            </w:pPr>
            <w:r w:rsidRPr="00A314B6">
              <w:rPr>
                <w:lang w:eastAsia="x-none"/>
              </w:rPr>
              <w:t>SIZE</w:t>
            </w:r>
          </w:p>
        </w:tc>
      </w:tr>
      <w:tr w:rsidR="00C812FE" w14:paraId="5CED765E" w14:textId="77777777" w:rsidTr="00E117A3">
        <w:tc>
          <w:tcPr>
            <w:tcW w:w="2016" w:type="dxa"/>
          </w:tcPr>
          <w:p w14:paraId="0F5A9699" w14:textId="00C6D62B" w:rsidR="00C812FE" w:rsidRDefault="00426E96" w:rsidP="00B80512">
            <w:pPr>
              <w:rPr>
                <w:lang w:eastAsia="x-none"/>
              </w:rPr>
            </w:pPr>
            <w:r w:rsidRPr="00426E96">
              <w:rPr>
                <w:lang w:eastAsia="x-none"/>
              </w:rPr>
              <w:t>phalanx_app</w:t>
            </w:r>
          </w:p>
        </w:tc>
        <w:tc>
          <w:tcPr>
            <w:tcW w:w="1728" w:type="dxa"/>
          </w:tcPr>
          <w:p w14:paraId="21502641" w14:textId="02925FA5" w:rsidR="00C812FE" w:rsidRDefault="00426E96" w:rsidP="00B80512">
            <w:pPr>
              <w:rPr>
                <w:lang w:eastAsia="x-none"/>
              </w:rPr>
            </w:pPr>
            <w:r w:rsidRPr="00426E96">
              <w:rPr>
                <w:lang w:eastAsia="x-none"/>
              </w:rPr>
              <w:t>Latest</w:t>
            </w:r>
          </w:p>
        </w:tc>
        <w:tc>
          <w:tcPr>
            <w:tcW w:w="1798" w:type="dxa"/>
          </w:tcPr>
          <w:p w14:paraId="1AD847B5" w14:textId="3B9D1315" w:rsidR="00C812FE" w:rsidRDefault="00426E96" w:rsidP="00B80512">
            <w:pPr>
              <w:rPr>
                <w:lang w:eastAsia="x-none"/>
              </w:rPr>
            </w:pPr>
            <w:r w:rsidRPr="00426E96">
              <w:rPr>
                <w:lang w:eastAsia="x-none"/>
              </w:rPr>
              <w:t>68587ee939ad</w:t>
            </w:r>
          </w:p>
        </w:tc>
        <w:tc>
          <w:tcPr>
            <w:tcW w:w="1772" w:type="dxa"/>
          </w:tcPr>
          <w:p w14:paraId="7643B827" w14:textId="0D3A8436" w:rsidR="00C812FE" w:rsidRDefault="00426E96" w:rsidP="00B80512">
            <w:pPr>
              <w:rPr>
                <w:lang w:eastAsia="x-none"/>
              </w:rPr>
            </w:pPr>
            <w:r w:rsidRPr="00426E96">
              <w:rPr>
                <w:lang w:eastAsia="x-none"/>
              </w:rPr>
              <w:t>4 days ago</w:t>
            </w:r>
          </w:p>
        </w:tc>
        <w:tc>
          <w:tcPr>
            <w:tcW w:w="1747" w:type="dxa"/>
          </w:tcPr>
          <w:p w14:paraId="1EFCA25C" w14:textId="740DA14C" w:rsidR="00C812FE" w:rsidRDefault="00426E96" w:rsidP="00B80512">
            <w:pPr>
              <w:rPr>
                <w:lang w:eastAsia="x-none"/>
              </w:rPr>
            </w:pPr>
            <w:r w:rsidRPr="00426E96">
              <w:rPr>
                <w:lang w:eastAsia="x-none"/>
              </w:rPr>
              <w:t>2.12GB</w:t>
            </w:r>
          </w:p>
        </w:tc>
      </w:tr>
      <w:tr w:rsidR="00C812FE" w14:paraId="7124A593" w14:textId="77777777" w:rsidTr="00E117A3">
        <w:tc>
          <w:tcPr>
            <w:tcW w:w="2016" w:type="dxa"/>
          </w:tcPr>
          <w:p w14:paraId="1CE2D0EA" w14:textId="215E37E8" w:rsidR="00C812FE" w:rsidRDefault="00426E96" w:rsidP="00B80512">
            <w:pPr>
              <w:rPr>
                <w:lang w:eastAsia="x-none"/>
              </w:rPr>
            </w:pPr>
            <w:r w:rsidRPr="00426E96">
              <w:rPr>
                <w:lang w:eastAsia="x-none"/>
              </w:rPr>
              <w:t>phalanx_worker</w:t>
            </w:r>
          </w:p>
        </w:tc>
        <w:tc>
          <w:tcPr>
            <w:tcW w:w="1728" w:type="dxa"/>
          </w:tcPr>
          <w:p w14:paraId="44754F8A" w14:textId="25C9AC7A" w:rsidR="00C812FE" w:rsidRDefault="00426E96" w:rsidP="00B80512">
            <w:pPr>
              <w:rPr>
                <w:lang w:eastAsia="x-none"/>
              </w:rPr>
            </w:pPr>
            <w:r w:rsidRPr="00426E96">
              <w:rPr>
                <w:lang w:eastAsia="x-none"/>
              </w:rPr>
              <w:t>Latest</w:t>
            </w:r>
          </w:p>
        </w:tc>
        <w:tc>
          <w:tcPr>
            <w:tcW w:w="1798" w:type="dxa"/>
          </w:tcPr>
          <w:p w14:paraId="63793341" w14:textId="72B7550B" w:rsidR="00C812FE" w:rsidRDefault="00426E96" w:rsidP="00B80512">
            <w:pPr>
              <w:rPr>
                <w:lang w:eastAsia="x-none"/>
              </w:rPr>
            </w:pPr>
            <w:r w:rsidRPr="00426E96">
              <w:rPr>
                <w:lang w:eastAsia="x-none"/>
              </w:rPr>
              <w:t>68587ee939ad</w:t>
            </w:r>
          </w:p>
        </w:tc>
        <w:tc>
          <w:tcPr>
            <w:tcW w:w="1772" w:type="dxa"/>
          </w:tcPr>
          <w:p w14:paraId="3BB02173" w14:textId="20DD8EBA" w:rsidR="00C812FE" w:rsidRDefault="00426E96" w:rsidP="00B80512">
            <w:pPr>
              <w:rPr>
                <w:lang w:eastAsia="x-none"/>
              </w:rPr>
            </w:pPr>
            <w:r w:rsidRPr="00426E96">
              <w:rPr>
                <w:lang w:eastAsia="x-none"/>
              </w:rPr>
              <w:t>4 days ago</w:t>
            </w:r>
          </w:p>
        </w:tc>
        <w:tc>
          <w:tcPr>
            <w:tcW w:w="1747" w:type="dxa"/>
          </w:tcPr>
          <w:p w14:paraId="6F0014A3" w14:textId="55E3ED54" w:rsidR="00C812FE" w:rsidRDefault="00426E96" w:rsidP="00B80512">
            <w:pPr>
              <w:rPr>
                <w:lang w:eastAsia="x-none"/>
              </w:rPr>
            </w:pPr>
            <w:r w:rsidRPr="00426E96">
              <w:rPr>
                <w:lang w:eastAsia="x-none"/>
              </w:rPr>
              <w:t>2.12GB</w:t>
            </w:r>
          </w:p>
        </w:tc>
      </w:tr>
      <w:tr w:rsidR="00C812FE" w14:paraId="515ECD91" w14:textId="77777777" w:rsidTr="00E117A3">
        <w:trPr>
          <w:trHeight w:val="316"/>
        </w:trPr>
        <w:tc>
          <w:tcPr>
            <w:tcW w:w="2016" w:type="dxa"/>
          </w:tcPr>
          <w:p w14:paraId="25F0FC0E" w14:textId="14A10363" w:rsidR="00C812FE" w:rsidRDefault="00F94544" w:rsidP="00B80512">
            <w:pPr>
              <w:rPr>
                <w:lang w:eastAsia="x-none"/>
              </w:rPr>
            </w:pPr>
            <w:r w:rsidRPr="00F94544">
              <w:rPr>
                <w:lang w:eastAsia="x-none"/>
              </w:rPr>
              <w:t>Redis</w:t>
            </w:r>
          </w:p>
        </w:tc>
        <w:tc>
          <w:tcPr>
            <w:tcW w:w="1728" w:type="dxa"/>
          </w:tcPr>
          <w:p w14:paraId="29025E1C" w14:textId="08C6AF13" w:rsidR="00C812FE" w:rsidRDefault="00F94544" w:rsidP="00B80512">
            <w:pPr>
              <w:rPr>
                <w:lang w:eastAsia="x-none"/>
              </w:rPr>
            </w:pPr>
            <w:r w:rsidRPr="00F94544">
              <w:rPr>
                <w:lang w:eastAsia="x-none"/>
              </w:rPr>
              <w:t>3.2-alpine</w:t>
            </w:r>
          </w:p>
        </w:tc>
        <w:tc>
          <w:tcPr>
            <w:tcW w:w="1798" w:type="dxa"/>
          </w:tcPr>
          <w:p w14:paraId="5AE1146A" w14:textId="3E88DE6F" w:rsidR="00C812FE" w:rsidRDefault="00F94544" w:rsidP="00B80512">
            <w:pPr>
              <w:rPr>
                <w:lang w:eastAsia="x-none"/>
              </w:rPr>
            </w:pPr>
            <w:r w:rsidRPr="00F94544">
              <w:rPr>
                <w:lang w:eastAsia="x-none"/>
              </w:rPr>
              <w:t>0a216c0d97d9</w:t>
            </w:r>
          </w:p>
        </w:tc>
        <w:tc>
          <w:tcPr>
            <w:tcW w:w="1772" w:type="dxa"/>
          </w:tcPr>
          <w:p w14:paraId="07D901D9" w14:textId="373E0BC1" w:rsidR="00C812FE" w:rsidRDefault="00F94544" w:rsidP="00B80512">
            <w:pPr>
              <w:rPr>
                <w:lang w:eastAsia="x-none"/>
              </w:rPr>
            </w:pPr>
            <w:r w:rsidRPr="00F94544">
              <w:rPr>
                <w:lang w:eastAsia="x-none"/>
              </w:rPr>
              <w:t>5 days ago</w:t>
            </w:r>
          </w:p>
        </w:tc>
        <w:tc>
          <w:tcPr>
            <w:tcW w:w="1747" w:type="dxa"/>
          </w:tcPr>
          <w:p w14:paraId="2B28A56B" w14:textId="0D8E50F1" w:rsidR="00C812FE" w:rsidRDefault="00F94544" w:rsidP="00B80512">
            <w:pPr>
              <w:rPr>
                <w:lang w:eastAsia="x-none"/>
              </w:rPr>
            </w:pPr>
            <w:r w:rsidRPr="00F94544">
              <w:rPr>
                <w:lang w:eastAsia="x-none"/>
              </w:rPr>
              <w:t>19.8MB</w:t>
            </w:r>
          </w:p>
        </w:tc>
      </w:tr>
      <w:tr w:rsidR="00C812FE" w14:paraId="1F91BC15" w14:textId="77777777" w:rsidTr="00E117A3">
        <w:tc>
          <w:tcPr>
            <w:tcW w:w="2016" w:type="dxa"/>
          </w:tcPr>
          <w:p w14:paraId="3D010965" w14:textId="731465BB" w:rsidR="00C812FE" w:rsidRDefault="00F94544" w:rsidP="00B80512">
            <w:pPr>
              <w:rPr>
                <w:lang w:eastAsia="x-none"/>
              </w:rPr>
            </w:pPr>
            <w:r w:rsidRPr="00F94544">
              <w:rPr>
                <w:lang w:eastAsia="x-none"/>
              </w:rPr>
              <w:t>Mysql</w:t>
            </w:r>
          </w:p>
        </w:tc>
        <w:tc>
          <w:tcPr>
            <w:tcW w:w="1728" w:type="dxa"/>
          </w:tcPr>
          <w:p w14:paraId="6BD239BC" w14:textId="4B1DAE44" w:rsidR="00C812FE" w:rsidRDefault="00F94544" w:rsidP="00B80512">
            <w:pPr>
              <w:rPr>
                <w:lang w:eastAsia="x-none"/>
              </w:rPr>
            </w:pPr>
            <w:r w:rsidRPr="00F94544">
              <w:rPr>
                <w:lang w:eastAsia="x-none"/>
              </w:rPr>
              <w:t>5.7</w:t>
            </w:r>
          </w:p>
        </w:tc>
        <w:tc>
          <w:tcPr>
            <w:tcW w:w="1798" w:type="dxa"/>
          </w:tcPr>
          <w:p w14:paraId="7AFDDD86" w14:textId="2873945F" w:rsidR="00C812FE" w:rsidRDefault="00F94544" w:rsidP="00B80512">
            <w:pPr>
              <w:rPr>
                <w:lang w:eastAsia="x-none"/>
              </w:rPr>
            </w:pPr>
            <w:r w:rsidRPr="00F94544">
              <w:rPr>
                <w:lang w:eastAsia="x-none"/>
              </w:rPr>
              <w:t>11615e225c92</w:t>
            </w:r>
          </w:p>
        </w:tc>
        <w:tc>
          <w:tcPr>
            <w:tcW w:w="1772" w:type="dxa"/>
          </w:tcPr>
          <w:p w14:paraId="7828642C" w14:textId="509BFB6C" w:rsidR="00C812FE" w:rsidRDefault="00F94544" w:rsidP="00B80512">
            <w:pPr>
              <w:rPr>
                <w:lang w:eastAsia="x-none"/>
              </w:rPr>
            </w:pPr>
            <w:r w:rsidRPr="00F94544">
              <w:rPr>
                <w:lang w:eastAsia="x-none"/>
              </w:rPr>
              <w:t>6 days ago</w:t>
            </w:r>
          </w:p>
        </w:tc>
        <w:tc>
          <w:tcPr>
            <w:tcW w:w="1747" w:type="dxa"/>
          </w:tcPr>
          <w:p w14:paraId="4097EDFC" w14:textId="79A5B20B" w:rsidR="00C812FE" w:rsidRDefault="00F94544" w:rsidP="00B80512">
            <w:pPr>
              <w:rPr>
                <w:lang w:eastAsia="x-none"/>
              </w:rPr>
            </w:pPr>
            <w:r w:rsidRPr="00F94544">
              <w:rPr>
                <w:lang w:eastAsia="x-none"/>
              </w:rPr>
              <w:t>408MB</w:t>
            </w:r>
          </w:p>
        </w:tc>
      </w:tr>
      <w:tr w:rsidR="00C812FE" w14:paraId="54D653A7" w14:textId="77777777" w:rsidTr="00E117A3">
        <w:tc>
          <w:tcPr>
            <w:tcW w:w="2016" w:type="dxa"/>
          </w:tcPr>
          <w:p w14:paraId="34E93BCF" w14:textId="583B04DF" w:rsidR="00C812FE" w:rsidRDefault="00F94544" w:rsidP="00B80512">
            <w:pPr>
              <w:rPr>
                <w:lang w:eastAsia="x-none"/>
              </w:rPr>
            </w:pPr>
            <w:r w:rsidRPr="00F94544">
              <w:rPr>
                <w:lang w:eastAsia="x-none"/>
              </w:rPr>
              <w:t>portainer/portainer</w:t>
            </w:r>
          </w:p>
        </w:tc>
        <w:tc>
          <w:tcPr>
            <w:tcW w:w="1728" w:type="dxa"/>
          </w:tcPr>
          <w:p w14:paraId="72A8474B" w14:textId="66AA64FA" w:rsidR="00C812FE" w:rsidRDefault="00F94544" w:rsidP="00B80512">
            <w:pPr>
              <w:rPr>
                <w:lang w:eastAsia="x-none"/>
              </w:rPr>
            </w:pPr>
            <w:r w:rsidRPr="00F94544">
              <w:rPr>
                <w:lang w:eastAsia="x-none"/>
              </w:rPr>
              <w:t>Latest</w:t>
            </w:r>
          </w:p>
        </w:tc>
        <w:tc>
          <w:tcPr>
            <w:tcW w:w="1798" w:type="dxa"/>
          </w:tcPr>
          <w:p w14:paraId="3CC3F2F2" w14:textId="44066F69" w:rsidR="00C812FE" w:rsidRDefault="00F94544" w:rsidP="00B80512">
            <w:pPr>
              <w:rPr>
                <w:lang w:eastAsia="x-none"/>
              </w:rPr>
            </w:pPr>
            <w:r w:rsidRPr="00F94544">
              <w:rPr>
                <w:lang w:eastAsia="x-none"/>
              </w:rPr>
              <w:t>771161a7316e</w:t>
            </w:r>
          </w:p>
        </w:tc>
        <w:tc>
          <w:tcPr>
            <w:tcW w:w="1772" w:type="dxa"/>
          </w:tcPr>
          <w:p w14:paraId="444BFA91" w14:textId="4F75459A" w:rsidR="00C812FE" w:rsidRDefault="00F94544" w:rsidP="00B80512">
            <w:pPr>
              <w:rPr>
                <w:lang w:eastAsia="x-none"/>
              </w:rPr>
            </w:pPr>
            <w:r w:rsidRPr="00F94544">
              <w:rPr>
                <w:lang w:eastAsia="x-none"/>
              </w:rPr>
              <w:t>2 weeks ago</w:t>
            </w:r>
          </w:p>
        </w:tc>
        <w:tc>
          <w:tcPr>
            <w:tcW w:w="1747" w:type="dxa"/>
          </w:tcPr>
          <w:p w14:paraId="31D85F8C" w14:textId="75BD2B06" w:rsidR="00C812FE" w:rsidRDefault="00F94544" w:rsidP="00B80512">
            <w:pPr>
              <w:rPr>
                <w:lang w:eastAsia="x-none"/>
              </w:rPr>
            </w:pPr>
            <w:r w:rsidRPr="00F94544">
              <w:rPr>
                <w:lang w:eastAsia="x-none"/>
              </w:rPr>
              <w:t>33MB</w:t>
            </w:r>
          </w:p>
        </w:tc>
      </w:tr>
      <w:tr w:rsidR="00C812FE" w14:paraId="59A46041" w14:textId="77777777" w:rsidTr="00E117A3">
        <w:tc>
          <w:tcPr>
            <w:tcW w:w="2016" w:type="dxa"/>
          </w:tcPr>
          <w:p w14:paraId="3D5406AF" w14:textId="5EE2B659" w:rsidR="00C812FE" w:rsidRDefault="00F94544" w:rsidP="00B80512">
            <w:pPr>
              <w:rPr>
                <w:lang w:eastAsia="x-none"/>
              </w:rPr>
            </w:pPr>
            <w:r w:rsidRPr="00F94544">
              <w:rPr>
                <w:lang w:eastAsia="x-none"/>
              </w:rPr>
              <w:t>ledermann/base</w:t>
            </w:r>
          </w:p>
        </w:tc>
        <w:tc>
          <w:tcPr>
            <w:tcW w:w="1728" w:type="dxa"/>
          </w:tcPr>
          <w:p w14:paraId="5B913952" w14:textId="22ECA546" w:rsidR="00C812FE" w:rsidRDefault="00F94544" w:rsidP="00B80512">
            <w:pPr>
              <w:rPr>
                <w:lang w:eastAsia="x-none"/>
              </w:rPr>
            </w:pPr>
            <w:r w:rsidRPr="00F94544">
              <w:rPr>
                <w:lang w:eastAsia="x-none"/>
              </w:rPr>
              <w:t>Latest</w:t>
            </w:r>
          </w:p>
        </w:tc>
        <w:tc>
          <w:tcPr>
            <w:tcW w:w="1798" w:type="dxa"/>
          </w:tcPr>
          <w:p w14:paraId="6D50DF25" w14:textId="5CADCBE3" w:rsidR="00C812FE" w:rsidRDefault="00F94544" w:rsidP="00B80512">
            <w:pPr>
              <w:rPr>
                <w:lang w:eastAsia="x-none"/>
              </w:rPr>
            </w:pPr>
            <w:r w:rsidRPr="00F94544">
              <w:rPr>
                <w:lang w:eastAsia="x-none"/>
              </w:rPr>
              <w:t>c96b29ff3989</w:t>
            </w:r>
          </w:p>
        </w:tc>
        <w:tc>
          <w:tcPr>
            <w:tcW w:w="1772" w:type="dxa"/>
          </w:tcPr>
          <w:p w14:paraId="528D7EE8" w14:textId="3481EE71" w:rsidR="00C812FE" w:rsidRDefault="00F94544" w:rsidP="00B80512">
            <w:pPr>
              <w:rPr>
                <w:lang w:eastAsia="x-none"/>
              </w:rPr>
            </w:pPr>
            <w:r w:rsidRPr="00F94544">
              <w:rPr>
                <w:lang w:eastAsia="x-none"/>
              </w:rPr>
              <w:t>2 weeks ago</w:t>
            </w:r>
          </w:p>
        </w:tc>
        <w:tc>
          <w:tcPr>
            <w:tcW w:w="1747" w:type="dxa"/>
          </w:tcPr>
          <w:p w14:paraId="194A7CD9" w14:textId="386F741F" w:rsidR="00C812FE" w:rsidRDefault="00F94544" w:rsidP="00B80512">
            <w:pPr>
              <w:rPr>
                <w:lang w:eastAsia="x-none"/>
              </w:rPr>
            </w:pPr>
            <w:r w:rsidRPr="00F94544">
              <w:rPr>
                <w:lang w:eastAsia="x-none"/>
              </w:rPr>
              <w:t>770MB</w:t>
            </w:r>
          </w:p>
        </w:tc>
      </w:tr>
      <w:tr w:rsidR="00C812FE" w14:paraId="2AA4DD93" w14:textId="77777777" w:rsidTr="00E117A3">
        <w:tc>
          <w:tcPr>
            <w:tcW w:w="2016" w:type="dxa"/>
          </w:tcPr>
          <w:p w14:paraId="120D8C23" w14:textId="333291E4" w:rsidR="00C812FE" w:rsidRDefault="003E23C5" w:rsidP="00B80512">
            <w:pPr>
              <w:rPr>
                <w:lang w:eastAsia="x-none"/>
              </w:rPr>
            </w:pPr>
            <w:r w:rsidRPr="003E23C5">
              <w:rPr>
                <w:lang w:eastAsia="x-none"/>
              </w:rPr>
              <w:t>Ubuntu</w:t>
            </w:r>
          </w:p>
        </w:tc>
        <w:tc>
          <w:tcPr>
            <w:tcW w:w="1728" w:type="dxa"/>
          </w:tcPr>
          <w:p w14:paraId="2CC5CB1F" w14:textId="1C2095B0" w:rsidR="00C812FE" w:rsidRDefault="003E23C5" w:rsidP="00B80512">
            <w:pPr>
              <w:rPr>
                <w:lang w:eastAsia="x-none"/>
              </w:rPr>
            </w:pPr>
            <w:r w:rsidRPr="003E23C5">
              <w:rPr>
                <w:lang w:eastAsia="x-none"/>
              </w:rPr>
              <w:t>12.04</w:t>
            </w:r>
          </w:p>
        </w:tc>
        <w:tc>
          <w:tcPr>
            <w:tcW w:w="1798" w:type="dxa"/>
          </w:tcPr>
          <w:p w14:paraId="3B0E24C7" w14:textId="33106DE1" w:rsidR="00C812FE" w:rsidRDefault="003E23C5" w:rsidP="00B80512">
            <w:pPr>
              <w:rPr>
                <w:lang w:eastAsia="x-none"/>
              </w:rPr>
            </w:pPr>
            <w:r w:rsidRPr="003E23C5">
              <w:rPr>
                <w:lang w:eastAsia="x-none"/>
              </w:rPr>
              <w:t>5b117edd0b76</w:t>
            </w:r>
          </w:p>
        </w:tc>
        <w:tc>
          <w:tcPr>
            <w:tcW w:w="1772" w:type="dxa"/>
          </w:tcPr>
          <w:p w14:paraId="28A5A8D5" w14:textId="7782668D" w:rsidR="00C812FE" w:rsidRDefault="003E23C5" w:rsidP="00B80512">
            <w:pPr>
              <w:rPr>
                <w:lang w:eastAsia="x-none"/>
              </w:rPr>
            </w:pPr>
            <w:r w:rsidRPr="003E23C5">
              <w:rPr>
                <w:lang w:eastAsia="x-none"/>
              </w:rPr>
              <w:t>6 months ago</w:t>
            </w:r>
          </w:p>
        </w:tc>
        <w:tc>
          <w:tcPr>
            <w:tcW w:w="1747" w:type="dxa"/>
          </w:tcPr>
          <w:p w14:paraId="764AB23E" w14:textId="431C2E09" w:rsidR="00C812FE" w:rsidRDefault="003E23C5" w:rsidP="00B80512">
            <w:pPr>
              <w:rPr>
                <w:lang w:eastAsia="x-none"/>
              </w:rPr>
            </w:pPr>
            <w:r w:rsidRPr="003E23C5">
              <w:rPr>
                <w:lang w:eastAsia="x-none"/>
              </w:rPr>
              <w:t>104MB</w:t>
            </w:r>
          </w:p>
        </w:tc>
      </w:tr>
      <w:tr w:rsidR="003E23C5" w14:paraId="56A3AEC3" w14:textId="77777777" w:rsidTr="00E117A3">
        <w:tc>
          <w:tcPr>
            <w:tcW w:w="2016" w:type="dxa"/>
          </w:tcPr>
          <w:p w14:paraId="77A9EB86" w14:textId="2075102F" w:rsidR="003E23C5" w:rsidRPr="003E23C5" w:rsidRDefault="009B2A0F" w:rsidP="00B80512">
            <w:pPr>
              <w:rPr>
                <w:lang w:eastAsia="x-none"/>
              </w:rPr>
            </w:pPr>
            <w:r>
              <w:rPr>
                <w:lang w:eastAsia="x-none"/>
              </w:rPr>
              <w:t>Ruby</w:t>
            </w:r>
          </w:p>
        </w:tc>
        <w:tc>
          <w:tcPr>
            <w:tcW w:w="1728" w:type="dxa"/>
          </w:tcPr>
          <w:p w14:paraId="4CBD78D4" w14:textId="0A4C8946" w:rsidR="003E23C5" w:rsidRPr="003E23C5" w:rsidRDefault="009B2A0F" w:rsidP="00B80512">
            <w:pPr>
              <w:rPr>
                <w:lang w:eastAsia="x-none"/>
              </w:rPr>
            </w:pPr>
            <w:r w:rsidRPr="009B2A0F">
              <w:rPr>
                <w:lang w:eastAsia="x-none"/>
              </w:rPr>
              <w:t>2.3.3</w:t>
            </w:r>
          </w:p>
        </w:tc>
        <w:tc>
          <w:tcPr>
            <w:tcW w:w="1798" w:type="dxa"/>
          </w:tcPr>
          <w:p w14:paraId="1BD12E51" w14:textId="3CA29C6B" w:rsidR="003E23C5" w:rsidRPr="003E23C5" w:rsidRDefault="009B2A0F" w:rsidP="00B80512">
            <w:pPr>
              <w:rPr>
                <w:lang w:eastAsia="x-none"/>
              </w:rPr>
            </w:pPr>
            <w:r w:rsidRPr="009B2A0F">
              <w:rPr>
                <w:lang w:eastAsia="x-none"/>
              </w:rPr>
              <w:t>0e1db669d557</w:t>
            </w:r>
          </w:p>
        </w:tc>
        <w:tc>
          <w:tcPr>
            <w:tcW w:w="1772" w:type="dxa"/>
          </w:tcPr>
          <w:p w14:paraId="42EA8FF9" w14:textId="1F4528AD" w:rsidR="003E23C5" w:rsidRPr="003E23C5" w:rsidRDefault="009B2A0F" w:rsidP="00B80512">
            <w:pPr>
              <w:rPr>
                <w:lang w:eastAsia="x-none"/>
              </w:rPr>
            </w:pPr>
            <w:r w:rsidRPr="009B2A0F">
              <w:rPr>
                <w:lang w:eastAsia="x-none"/>
              </w:rPr>
              <w:t>7 months ago</w:t>
            </w:r>
          </w:p>
        </w:tc>
        <w:tc>
          <w:tcPr>
            <w:tcW w:w="1747" w:type="dxa"/>
          </w:tcPr>
          <w:p w14:paraId="3BA2264A" w14:textId="32C9E48A" w:rsidR="003E23C5" w:rsidRPr="003E23C5" w:rsidRDefault="009B2A0F" w:rsidP="00B80512">
            <w:pPr>
              <w:rPr>
                <w:lang w:eastAsia="x-none"/>
              </w:rPr>
            </w:pPr>
            <w:r w:rsidRPr="009B2A0F">
              <w:rPr>
                <w:lang w:eastAsia="x-none"/>
              </w:rPr>
              <w:t>734MB</w:t>
            </w:r>
          </w:p>
        </w:tc>
      </w:tr>
    </w:tbl>
    <w:p w14:paraId="5945A635" w14:textId="77777777" w:rsidR="00C812FE" w:rsidRPr="00E117A3" w:rsidRDefault="00C812FE" w:rsidP="00B80512">
      <w:pPr>
        <w:rPr>
          <w:lang w:val="en-US" w:eastAsia="x-none"/>
        </w:rPr>
      </w:pPr>
    </w:p>
    <w:p w14:paraId="50577A7F" w14:textId="74479045" w:rsidR="008D7670" w:rsidRDefault="008D7670" w:rsidP="00A2031C">
      <w:pPr>
        <w:ind w:firstLine="708"/>
        <w:rPr>
          <w:lang w:eastAsia="x-none"/>
        </w:rPr>
      </w:pPr>
      <w:r>
        <w:rPr>
          <w:lang w:eastAsia="x-none"/>
        </w:rPr>
        <w:t xml:space="preserve">A imagem é um “container” intermediário que faz a abstração das aplicações para o sistema operacional. A mesma é uma cama intermediária da qual é possível </w:t>
      </w:r>
      <w:r w:rsidR="00BA5715">
        <w:rPr>
          <w:lang w:eastAsia="x-none"/>
        </w:rPr>
        <w:t>fazer instalação de bibliotecas</w:t>
      </w:r>
      <w:r w:rsidR="00B362CB">
        <w:rPr>
          <w:lang w:eastAsia="x-none"/>
        </w:rPr>
        <w:t xml:space="preserve"> (L</w:t>
      </w:r>
      <w:r>
        <w:rPr>
          <w:lang w:eastAsia="x-none"/>
        </w:rPr>
        <w:t>ibs) que serão usadas como base para a criação dos containers das aplicações.</w:t>
      </w:r>
    </w:p>
    <w:p w14:paraId="29865761" w14:textId="71835FB1" w:rsidR="00B555E6" w:rsidRDefault="00B555E6" w:rsidP="00A2031C">
      <w:pPr>
        <w:ind w:firstLine="708"/>
        <w:rPr>
          <w:lang w:eastAsia="x-none"/>
        </w:rPr>
      </w:pPr>
      <w:r>
        <w:rPr>
          <w:lang w:eastAsia="x-none"/>
        </w:rPr>
        <w:t xml:space="preserve">A imagem uma vez criada é imutável, a mesma não permite que sejam feitas alterações dentro dela. É possível entrar no container e fazer instalações de </w:t>
      </w:r>
      <w:r w:rsidR="00414AA2">
        <w:rPr>
          <w:lang w:eastAsia="x-none"/>
        </w:rPr>
        <w:t>bibliotecas, dependências e etc; porém isto somente é válido enquanto o container estiver “up” se a in</w:t>
      </w:r>
      <w:r w:rsidR="00EC4FC8">
        <w:rPr>
          <w:lang w:eastAsia="x-none"/>
        </w:rPr>
        <w:t>s</w:t>
      </w:r>
      <w:r w:rsidR="00414AA2">
        <w:rPr>
          <w:lang w:eastAsia="x-none"/>
        </w:rPr>
        <w:t>tância do mesmo</w:t>
      </w:r>
      <w:r w:rsidR="003B4D07">
        <w:rPr>
          <w:lang w:eastAsia="x-none"/>
        </w:rPr>
        <w:t xml:space="preserve"> for destruída, tudo que fora instalado, executado dentro do mesmo se perde.</w:t>
      </w:r>
    </w:p>
    <w:p w14:paraId="07070CDE" w14:textId="3EEC6663" w:rsidR="003C2963" w:rsidRDefault="003B4D07" w:rsidP="00A2031C">
      <w:pPr>
        <w:ind w:firstLine="708"/>
        <w:rPr>
          <w:lang w:eastAsia="x-none"/>
        </w:rPr>
      </w:pPr>
      <w:r>
        <w:rPr>
          <w:lang w:eastAsia="x-none"/>
        </w:rPr>
        <w:t>Há formas de se salvar dados, por volumes e logs pelas saídas específicas do drive do Docker, porém isto não se aplica à imagem.</w:t>
      </w:r>
    </w:p>
    <w:p w14:paraId="1C67309F" w14:textId="77777777" w:rsidR="00F50971" w:rsidRPr="00E117A3" w:rsidRDefault="00F50971" w:rsidP="00A2031C">
      <w:pPr>
        <w:ind w:firstLine="708"/>
        <w:rPr>
          <w:lang w:eastAsia="x-none"/>
        </w:rPr>
      </w:pPr>
    </w:p>
    <w:p w14:paraId="23A61148" w14:textId="30569003" w:rsidR="00261D71" w:rsidRPr="009B655F" w:rsidRDefault="00261D71" w:rsidP="00A2031C">
      <w:pPr>
        <w:ind w:firstLine="708"/>
        <w:rPr>
          <w:b/>
          <w:lang w:val="en-US" w:eastAsia="x-none"/>
        </w:rPr>
      </w:pPr>
      <w:r w:rsidRPr="009B655F">
        <w:rPr>
          <w:b/>
          <w:lang w:val="en-US" w:eastAsia="x-none"/>
        </w:rPr>
        <w:t>Principais commando da Imagem:</w:t>
      </w:r>
    </w:p>
    <w:p w14:paraId="0B23DD0E" w14:textId="1269B422" w:rsidR="00261D71" w:rsidRPr="00E117A3" w:rsidRDefault="00261D71" w:rsidP="00261D71">
      <w:pPr>
        <w:numPr>
          <w:ilvl w:val="0"/>
          <w:numId w:val="23"/>
        </w:numPr>
        <w:spacing w:beforeAutospacing="1" w:afterAutospacing="1"/>
        <w:rPr>
          <w:rFonts w:eastAsia="Times New Roman"/>
          <w:color w:val="000000" w:themeColor="text1"/>
        </w:rPr>
      </w:pPr>
      <w:hyperlink r:id="rId42" w:history="1">
        <w:r w:rsidRPr="00E117A3">
          <w:rPr>
            <w:rStyle w:val="CdigoHTML"/>
            <w:rFonts w:ascii="Times New Roman" w:hAnsi="Times New Roman" w:cs="Times New Roman"/>
            <w:color w:val="000000" w:themeColor="text1"/>
            <w:sz w:val="24"/>
            <w:szCs w:val="24"/>
          </w:rPr>
          <w:t>docker login</w:t>
        </w:r>
      </w:hyperlink>
      <w:r w:rsidRPr="00E117A3">
        <w:rPr>
          <w:rFonts w:eastAsia="Times New Roman"/>
          <w:color w:val="000000" w:themeColor="text1"/>
        </w:rPr>
        <w:t xml:space="preserve"> – Para </w:t>
      </w:r>
      <w:r w:rsidR="009B655F">
        <w:rPr>
          <w:rFonts w:eastAsia="Times New Roman"/>
          <w:color w:val="000000" w:themeColor="text1"/>
        </w:rPr>
        <w:t xml:space="preserve">fazer loggin </w:t>
      </w:r>
      <w:r w:rsidRPr="00E117A3">
        <w:rPr>
          <w:rFonts w:eastAsia="Times New Roman"/>
          <w:color w:val="000000" w:themeColor="text1"/>
        </w:rPr>
        <w:t>no repositório.</w:t>
      </w:r>
    </w:p>
    <w:p w14:paraId="79E421FF" w14:textId="78EFDE1B" w:rsidR="00261D71" w:rsidRPr="00E117A3" w:rsidRDefault="00261D71" w:rsidP="00261D71">
      <w:pPr>
        <w:numPr>
          <w:ilvl w:val="0"/>
          <w:numId w:val="23"/>
        </w:numPr>
        <w:spacing w:afterAutospacing="1"/>
        <w:rPr>
          <w:rFonts w:eastAsia="Times New Roman"/>
          <w:color w:val="000000" w:themeColor="text1"/>
        </w:rPr>
      </w:pPr>
      <w:hyperlink r:id="rId43" w:history="1">
        <w:r w:rsidRPr="00E117A3">
          <w:rPr>
            <w:rStyle w:val="CdigoHTML"/>
            <w:rFonts w:ascii="Times New Roman" w:hAnsi="Times New Roman" w:cs="Times New Roman"/>
            <w:color w:val="000000" w:themeColor="text1"/>
            <w:sz w:val="24"/>
            <w:szCs w:val="24"/>
          </w:rPr>
          <w:t>docker logout</w:t>
        </w:r>
      </w:hyperlink>
      <w:r w:rsidRPr="00E117A3">
        <w:rPr>
          <w:rFonts w:eastAsia="Times New Roman"/>
          <w:color w:val="000000" w:themeColor="text1"/>
        </w:rPr>
        <w:t> </w:t>
      </w:r>
      <w:r w:rsidR="00690DC0" w:rsidRPr="00E117A3">
        <w:rPr>
          <w:rFonts w:eastAsia="Times New Roman"/>
          <w:color w:val="000000" w:themeColor="text1"/>
        </w:rPr>
        <w:t xml:space="preserve">– Para fazer </w:t>
      </w:r>
      <w:r w:rsidRPr="00E117A3">
        <w:rPr>
          <w:rFonts w:eastAsia="Times New Roman"/>
          <w:color w:val="000000" w:themeColor="text1"/>
        </w:rPr>
        <w:t xml:space="preserve">logout </w:t>
      </w:r>
      <w:r w:rsidR="00690DC0" w:rsidRPr="00E117A3">
        <w:rPr>
          <w:rFonts w:eastAsia="Times New Roman"/>
          <w:color w:val="000000" w:themeColor="text1"/>
        </w:rPr>
        <w:t>do repositório</w:t>
      </w:r>
      <w:r w:rsidRPr="00E117A3">
        <w:rPr>
          <w:rFonts w:eastAsia="Times New Roman"/>
          <w:color w:val="000000" w:themeColor="text1"/>
        </w:rPr>
        <w:t>.</w:t>
      </w:r>
    </w:p>
    <w:p w14:paraId="3FF93184" w14:textId="2C593DC7" w:rsidR="00261D71" w:rsidRPr="00E117A3" w:rsidRDefault="00261D71" w:rsidP="00261D71">
      <w:pPr>
        <w:numPr>
          <w:ilvl w:val="0"/>
          <w:numId w:val="23"/>
        </w:numPr>
        <w:spacing w:afterAutospacing="1"/>
        <w:rPr>
          <w:rFonts w:eastAsia="Times New Roman"/>
          <w:color w:val="000000" w:themeColor="text1"/>
        </w:rPr>
      </w:pPr>
      <w:hyperlink r:id="rId44" w:history="1">
        <w:r w:rsidRPr="00E117A3">
          <w:rPr>
            <w:rStyle w:val="CdigoHTML"/>
            <w:rFonts w:ascii="Times New Roman" w:hAnsi="Times New Roman" w:cs="Times New Roman"/>
            <w:color w:val="000000" w:themeColor="text1"/>
            <w:sz w:val="24"/>
            <w:szCs w:val="24"/>
          </w:rPr>
          <w:t>docker search</w:t>
        </w:r>
      </w:hyperlink>
      <w:r w:rsidRPr="00E117A3">
        <w:rPr>
          <w:rFonts w:eastAsia="Times New Roman"/>
          <w:color w:val="000000" w:themeColor="text1"/>
        </w:rPr>
        <w:t> </w:t>
      </w:r>
      <w:r w:rsidR="006B7720" w:rsidRPr="00E117A3">
        <w:rPr>
          <w:rFonts w:eastAsia="Times New Roman"/>
          <w:color w:val="000000" w:themeColor="text1"/>
        </w:rPr>
        <w:t>– Para fazer pesquisas nos registros das imagens no repositório</w:t>
      </w:r>
      <w:r w:rsidRPr="00E117A3">
        <w:rPr>
          <w:rFonts w:eastAsia="Times New Roman"/>
          <w:color w:val="000000" w:themeColor="text1"/>
        </w:rPr>
        <w:t>.</w:t>
      </w:r>
    </w:p>
    <w:p w14:paraId="55ED74C9" w14:textId="014C9BCB" w:rsidR="00261D71" w:rsidRPr="00E117A3" w:rsidRDefault="00261D71" w:rsidP="00261D71">
      <w:pPr>
        <w:numPr>
          <w:ilvl w:val="0"/>
          <w:numId w:val="23"/>
        </w:numPr>
        <w:spacing w:afterAutospacing="1"/>
        <w:rPr>
          <w:rFonts w:eastAsia="Times New Roman"/>
          <w:color w:val="000000" w:themeColor="text1"/>
        </w:rPr>
      </w:pPr>
      <w:hyperlink r:id="rId45" w:history="1">
        <w:r w:rsidRPr="00E117A3">
          <w:rPr>
            <w:rStyle w:val="CdigoHTML"/>
            <w:rFonts w:ascii="Times New Roman" w:hAnsi="Times New Roman" w:cs="Times New Roman"/>
            <w:color w:val="000000" w:themeColor="text1"/>
            <w:sz w:val="24"/>
            <w:szCs w:val="24"/>
          </w:rPr>
          <w:t>docker pull</w:t>
        </w:r>
      </w:hyperlink>
      <w:r w:rsidRPr="00E117A3">
        <w:rPr>
          <w:rFonts w:eastAsia="Times New Roman"/>
          <w:color w:val="000000" w:themeColor="text1"/>
        </w:rPr>
        <w:t> </w:t>
      </w:r>
      <w:r w:rsidR="00C82989" w:rsidRPr="00E117A3">
        <w:rPr>
          <w:rFonts w:eastAsia="Times New Roman"/>
          <w:color w:val="000000" w:themeColor="text1"/>
        </w:rPr>
        <w:t xml:space="preserve">– Para fazer </w:t>
      </w:r>
      <w:r w:rsidRPr="00E117A3">
        <w:rPr>
          <w:rFonts w:eastAsia="Times New Roman"/>
          <w:color w:val="000000" w:themeColor="text1"/>
        </w:rPr>
        <w:t xml:space="preserve">pulls </w:t>
      </w:r>
      <w:r w:rsidR="00C82989" w:rsidRPr="00E117A3">
        <w:rPr>
          <w:rFonts w:eastAsia="Times New Roman"/>
          <w:color w:val="000000" w:themeColor="text1"/>
        </w:rPr>
        <w:t>de uma ou mais imagens do repositório para o cliente do docker na máquina local.</w:t>
      </w:r>
    </w:p>
    <w:p w14:paraId="11A62913" w14:textId="53BD4DD2" w:rsidR="00261D71" w:rsidRDefault="00261D71" w:rsidP="00261D71">
      <w:pPr>
        <w:numPr>
          <w:ilvl w:val="0"/>
          <w:numId w:val="23"/>
        </w:numPr>
        <w:spacing w:afterAutospacing="1"/>
        <w:rPr>
          <w:rFonts w:eastAsia="Times New Roman"/>
          <w:color w:val="24292E"/>
        </w:rPr>
      </w:pPr>
      <w:hyperlink r:id="rId46" w:history="1">
        <w:r w:rsidRPr="00E117A3">
          <w:rPr>
            <w:rStyle w:val="CdigoHTML"/>
            <w:rFonts w:ascii="Times New Roman" w:hAnsi="Times New Roman" w:cs="Times New Roman"/>
            <w:color w:val="000000" w:themeColor="text1"/>
            <w:sz w:val="24"/>
            <w:szCs w:val="24"/>
          </w:rPr>
          <w:t>docker push</w:t>
        </w:r>
      </w:hyperlink>
      <w:r w:rsidRPr="00E117A3">
        <w:rPr>
          <w:rFonts w:eastAsia="Times New Roman"/>
          <w:color w:val="000000" w:themeColor="text1"/>
        </w:rPr>
        <w:t> </w:t>
      </w:r>
      <w:r w:rsidR="00052DDF" w:rsidRPr="00E117A3">
        <w:rPr>
          <w:rFonts w:eastAsia="Times New Roman"/>
          <w:color w:val="24292E"/>
        </w:rPr>
        <w:t>– Para fazer o push</w:t>
      </w:r>
      <w:r w:rsidRPr="00E117A3">
        <w:rPr>
          <w:rFonts w:eastAsia="Times New Roman"/>
          <w:color w:val="24292E"/>
        </w:rPr>
        <w:t xml:space="preserve"> </w:t>
      </w:r>
      <w:r w:rsidR="00052DDF" w:rsidRPr="00E117A3">
        <w:rPr>
          <w:rFonts w:eastAsia="Times New Roman"/>
          <w:color w:val="24292E"/>
        </w:rPr>
        <w:t xml:space="preserve">de uma ou mais imagens </w:t>
      </w:r>
      <w:r w:rsidR="007F1777" w:rsidRPr="00E117A3">
        <w:rPr>
          <w:rFonts w:eastAsia="Times New Roman"/>
          <w:color w:val="24292E"/>
        </w:rPr>
        <w:t xml:space="preserve">do Docker local </w:t>
      </w:r>
      <w:r w:rsidR="00052DDF" w:rsidRPr="00E117A3">
        <w:rPr>
          <w:rFonts w:eastAsia="Times New Roman"/>
          <w:color w:val="24292E"/>
        </w:rPr>
        <w:t>para o repositório</w:t>
      </w:r>
      <w:r w:rsidR="007F1777" w:rsidRPr="00E117A3">
        <w:rPr>
          <w:rFonts w:eastAsia="Times New Roman"/>
          <w:color w:val="24292E"/>
        </w:rPr>
        <w:t xml:space="preserve"> do docker Hub.</w:t>
      </w:r>
    </w:p>
    <w:p w14:paraId="3F4BC808" w14:textId="11B844A5" w:rsidR="00C812FE" w:rsidRPr="00E117A3" w:rsidRDefault="00150410" w:rsidP="00261D71">
      <w:pPr>
        <w:numPr>
          <w:ilvl w:val="0"/>
          <w:numId w:val="23"/>
        </w:numPr>
        <w:spacing w:afterAutospacing="1"/>
        <w:rPr>
          <w:rFonts w:eastAsia="Times New Roman"/>
          <w:color w:val="24292E"/>
        </w:rPr>
      </w:pPr>
      <w:r>
        <w:rPr>
          <w:rFonts w:eastAsia="Times New Roman"/>
          <w:color w:val="24292E"/>
        </w:rPr>
        <w:lastRenderedPageBreak/>
        <w:t xml:space="preserve">Docker images – Mostra as principais imagens </w:t>
      </w:r>
      <w:r w:rsidR="001D759B">
        <w:rPr>
          <w:rFonts w:eastAsia="Times New Roman"/>
          <w:color w:val="24292E"/>
        </w:rPr>
        <w:t>que estã</w:t>
      </w:r>
      <w:r w:rsidR="007028EC">
        <w:rPr>
          <w:rFonts w:eastAsia="Times New Roman"/>
          <w:color w:val="24292E"/>
        </w:rPr>
        <w:t xml:space="preserve">o baixadas no </w:t>
      </w:r>
      <w:r w:rsidR="001D759B">
        <w:rPr>
          <w:rFonts w:eastAsia="Times New Roman"/>
          <w:color w:val="24292E"/>
        </w:rPr>
        <w:t>Docker</w:t>
      </w:r>
      <w:r w:rsidR="007028EC">
        <w:rPr>
          <w:rFonts w:eastAsia="Times New Roman"/>
          <w:color w:val="24292E"/>
        </w:rPr>
        <w:t xml:space="preserve"> local</w:t>
      </w:r>
      <w:r w:rsidR="001D759B">
        <w:rPr>
          <w:rFonts w:eastAsia="Times New Roman"/>
          <w:color w:val="24292E"/>
        </w:rPr>
        <w:t>.</w:t>
      </w:r>
    </w:p>
    <w:p w14:paraId="03DF8662" w14:textId="77777777" w:rsidR="00261D71" w:rsidRPr="007F1777" w:rsidRDefault="00261D71" w:rsidP="00A2031C">
      <w:pPr>
        <w:ind w:firstLine="708"/>
        <w:rPr>
          <w:lang w:eastAsia="x-none"/>
        </w:rPr>
      </w:pPr>
    </w:p>
    <w:p w14:paraId="0E20CC58" w14:textId="77777777" w:rsidR="003C2963" w:rsidRPr="00BD5075" w:rsidRDefault="003C2963">
      <w:pPr>
        <w:rPr>
          <w:lang w:eastAsia="x-none"/>
        </w:rPr>
      </w:pPr>
      <w:r w:rsidRPr="00BD5075">
        <w:rPr>
          <w:lang w:eastAsia="x-none"/>
        </w:rPr>
        <w:br w:type="page"/>
      </w:r>
    </w:p>
    <w:p w14:paraId="26700C31" w14:textId="6B406155" w:rsidR="00845ADE" w:rsidRDefault="00636FB2" w:rsidP="00E117A3">
      <w:pPr>
        <w:pStyle w:val="Ttulo11"/>
        <w:jc w:val="left"/>
      </w:pPr>
      <w:bookmarkStart w:id="158" w:name="_Toc496802704"/>
      <w:bookmarkStart w:id="159" w:name="_Toc496802933"/>
      <w:bookmarkStart w:id="160" w:name="_Toc497241110"/>
      <w:r>
        <w:lastRenderedPageBreak/>
        <w:t>4.4</w:t>
      </w:r>
      <w:r w:rsidR="00845ADE">
        <w:t>.1</w:t>
      </w:r>
      <w:r w:rsidR="00845ADE" w:rsidRPr="00086281">
        <w:t xml:space="preserve"> Docker</w:t>
      </w:r>
      <w:bookmarkEnd w:id="158"/>
      <w:bookmarkEnd w:id="159"/>
      <w:r w:rsidR="00E978F9">
        <w:t>Hub</w:t>
      </w:r>
      <w:bookmarkEnd w:id="160"/>
    </w:p>
    <w:p w14:paraId="6A5B3474" w14:textId="77777777" w:rsidR="00DA5852" w:rsidRDefault="009D1517" w:rsidP="009D1517">
      <w:pPr>
        <w:rPr>
          <w:rFonts w:eastAsia="Times New Roman"/>
          <w:color w:val="24292E"/>
          <w:shd w:val="clear" w:color="auto" w:fill="FFFFFF"/>
        </w:rPr>
      </w:pPr>
      <w:r>
        <w:rPr>
          <w:lang w:eastAsia="x-none"/>
        </w:rPr>
        <w:tab/>
      </w:r>
      <w:r w:rsidRPr="00614D34">
        <w:rPr>
          <w:lang w:eastAsia="x-none"/>
        </w:rPr>
        <w:t xml:space="preserve">O Docker </w:t>
      </w:r>
      <w:r w:rsidRPr="00614D34">
        <w:rPr>
          <w:rFonts w:eastAsia="Times New Roman"/>
          <w:color w:val="24292E"/>
          <w:shd w:val="clear" w:color="auto" w:fill="FFFFFF"/>
        </w:rPr>
        <w:t>disponibiliza uma nuvem pública para compar</w:t>
      </w:r>
      <w:r w:rsidR="001B7DEA">
        <w:rPr>
          <w:rFonts w:eastAsia="Times New Roman"/>
          <w:color w:val="24292E"/>
          <w:shd w:val="clear" w:color="auto" w:fill="FFFFFF"/>
        </w:rPr>
        <w:t>tilhamento de imagens,</w:t>
      </w:r>
      <w:r w:rsidRPr="00614D34">
        <w:rPr>
          <w:rFonts w:eastAsia="Times New Roman"/>
          <w:color w:val="24292E"/>
          <w:shd w:val="clear" w:color="auto" w:fill="FFFFFF"/>
        </w:rPr>
        <w:t xml:space="preserve"> que podem ser utilizados para viabilizar customizações para ambientes específicos</w:t>
      </w:r>
      <w:r w:rsidR="001B7DEA">
        <w:rPr>
          <w:rFonts w:eastAsia="Times New Roman"/>
          <w:color w:val="24292E"/>
          <w:shd w:val="clear" w:color="auto" w:fill="FFFFFF"/>
        </w:rPr>
        <w:t xml:space="preserve"> e podem ser customizados pelos desenvolvedores</w:t>
      </w:r>
      <w:r w:rsidR="00DA5852">
        <w:rPr>
          <w:rFonts w:eastAsia="Times New Roman"/>
          <w:color w:val="24292E"/>
          <w:shd w:val="clear" w:color="auto" w:fill="FFFFFF"/>
        </w:rPr>
        <w:t>, administradores de rede e etc.</w:t>
      </w:r>
    </w:p>
    <w:p w14:paraId="304A3073" w14:textId="46958C24" w:rsidR="000B3411" w:rsidRDefault="001B7DEA" w:rsidP="009D1517">
      <w:pPr>
        <w:rPr>
          <w:rFonts w:eastAsia="Times New Roman"/>
          <w:color w:val="24292E"/>
          <w:shd w:val="clear" w:color="auto" w:fill="FFFFFF"/>
        </w:rPr>
      </w:pPr>
      <w:r>
        <w:rPr>
          <w:rFonts w:eastAsia="Times New Roman"/>
          <w:color w:val="24292E"/>
          <w:shd w:val="clear" w:color="auto" w:fill="FFFFFF"/>
        </w:rPr>
        <w:t xml:space="preserve"> </w:t>
      </w:r>
      <w:r w:rsidR="00DA5852">
        <w:rPr>
          <w:rFonts w:eastAsia="Times New Roman"/>
          <w:color w:val="24292E"/>
          <w:shd w:val="clear" w:color="auto" w:fill="FFFFFF"/>
        </w:rPr>
        <w:tab/>
        <w:t xml:space="preserve">As customizações podem ser feitas </w:t>
      </w:r>
      <w:r>
        <w:rPr>
          <w:rFonts w:eastAsia="Times New Roman"/>
          <w:color w:val="24292E"/>
          <w:shd w:val="clear" w:color="auto" w:fill="FFFFFF"/>
        </w:rPr>
        <w:t>com alguns parâmetros passados ao instanciar o container</w:t>
      </w:r>
      <w:r w:rsidR="00DA5852">
        <w:rPr>
          <w:rFonts w:eastAsia="Times New Roman"/>
          <w:color w:val="24292E"/>
          <w:shd w:val="clear" w:color="auto" w:fill="FFFFFF"/>
        </w:rPr>
        <w:t xml:space="preserve"> e/ou utilizando arquivos de configurações específicos como o docker-compose.</w:t>
      </w:r>
      <w:r w:rsidR="006C391A">
        <w:rPr>
          <w:rFonts w:eastAsia="Times New Roman"/>
          <w:color w:val="24292E"/>
          <w:shd w:val="clear" w:color="auto" w:fill="FFFFFF"/>
        </w:rPr>
        <w:t xml:space="preserve"> Estas configurações,</w:t>
      </w:r>
      <w:r w:rsidR="000B3411">
        <w:rPr>
          <w:rFonts w:eastAsia="Times New Roman"/>
          <w:color w:val="24292E"/>
          <w:shd w:val="clear" w:color="auto" w:fill="FFFFFF"/>
        </w:rPr>
        <w:t xml:space="preserve"> repassando parâmetros</w:t>
      </w:r>
      <w:r w:rsidR="005663E8">
        <w:rPr>
          <w:rFonts w:eastAsia="Times New Roman"/>
          <w:color w:val="24292E"/>
          <w:shd w:val="clear" w:color="auto" w:fill="FFFFFF"/>
        </w:rPr>
        <w:t xml:space="preserve"> pode ser necessário para</w:t>
      </w:r>
      <w:r w:rsidR="006C391A">
        <w:rPr>
          <w:rFonts w:eastAsia="Times New Roman"/>
          <w:color w:val="24292E"/>
          <w:shd w:val="clear" w:color="auto" w:fill="FFFFFF"/>
        </w:rPr>
        <w:t xml:space="preserve"> manter a adequação do ambiente à aplicação e/ou customização necessária.</w:t>
      </w:r>
      <w:r w:rsidR="000B3411">
        <w:rPr>
          <w:rFonts w:eastAsia="Times New Roman"/>
          <w:color w:val="24292E"/>
          <w:shd w:val="clear" w:color="auto" w:fill="FFFFFF"/>
        </w:rPr>
        <w:tab/>
      </w:r>
    </w:p>
    <w:p w14:paraId="05A6202C" w14:textId="4FE1D4FC" w:rsidR="00106081" w:rsidRDefault="00722534" w:rsidP="009D1517">
      <w:pPr>
        <w:rPr>
          <w:rFonts w:eastAsia="Times New Roman"/>
          <w:color w:val="24292E"/>
          <w:shd w:val="clear" w:color="auto" w:fill="FFFFFF"/>
        </w:rPr>
      </w:pPr>
      <w:r>
        <w:rPr>
          <w:rFonts w:eastAsia="Times New Roman"/>
          <w:color w:val="24292E"/>
          <w:shd w:val="clear" w:color="auto" w:fill="FFFFFF"/>
        </w:rPr>
        <w:tab/>
        <w:t>As imagens no Docker H</w:t>
      </w:r>
      <w:r w:rsidR="00106081">
        <w:rPr>
          <w:rFonts w:eastAsia="Times New Roman"/>
          <w:color w:val="24292E"/>
          <w:shd w:val="clear" w:color="auto" w:fill="FFFFFF"/>
        </w:rPr>
        <w:t>ub são identificadas através de tags</w:t>
      </w:r>
      <w:r w:rsidR="002A5105">
        <w:rPr>
          <w:rFonts w:eastAsia="Times New Roman"/>
          <w:color w:val="24292E"/>
          <w:shd w:val="clear" w:color="auto" w:fill="FFFFFF"/>
        </w:rPr>
        <w:t xml:space="preserve">, </w:t>
      </w:r>
      <w:r w:rsidR="004E2807">
        <w:rPr>
          <w:rFonts w:eastAsia="Times New Roman"/>
          <w:color w:val="24292E"/>
          <w:shd w:val="clear" w:color="auto" w:fill="FFFFFF"/>
        </w:rPr>
        <w:t xml:space="preserve">e assim permitir o armazenamento de múltiplas versões </w:t>
      </w:r>
      <w:r w:rsidR="00B63BCF">
        <w:rPr>
          <w:rFonts w:eastAsia="Times New Roman"/>
          <w:color w:val="24292E"/>
          <w:shd w:val="clear" w:color="auto" w:fill="FFFFFF"/>
        </w:rPr>
        <w:t>da mesma aplicação</w:t>
      </w:r>
      <w:r w:rsidR="00A43D63">
        <w:rPr>
          <w:rFonts w:eastAsia="Times New Roman"/>
          <w:color w:val="24292E"/>
          <w:shd w:val="clear" w:color="auto" w:fill="FFFFFF"/>
        </w:rPr>
        <w:t>.</w:t>
      </w:r>
      <w:r w:rsidR="004E2807">
        <w:rPr>
          <w:rFonts w:eastAsia="Times New Roman"/>
          <w:color w:val="24292E"/>
          <w:shd w:val="clear" w:color="auto" w:fill="FFFFFF"/>
        </w:rPr>
        <w:t xml:space="preserve"> </w:t>
      </w:r>
      <w:r w:rsidR="00A43D63">
        <w:rPr>
          <w:rFonts w:eastAsia="Times New Roman"/>
          <w:color w:val="24292E"/>
          <w:shd w:val="clear" w:color="auto" w:fill="FFFFFF"/>
        </w:rPr>
        <w:t>As tags</w:t>
      </w:r>
      <w:r w:rsidR="002A5105">
        <w:rPr>
          <w:rFonts w:eastAsia="Times New Roman"/>
          <w:color w:val="24292E"/>
          <w:shd w:val="clear" w:color="auto" w:fill="FFFFFF"/>
        </w:rPr>
        <w:t xml:space="preserve"> podem especificar a versão do build para aquela imagem; poré</w:t>
      </w:r>
      <w:r w:rsidR="0015691C">
        <w:rPr>
          <w:rFonts w:eastAsia="Times New Roman"/>
          <w:color w:val="24292E"/>
          <w:shd w:val="clear" w:color="auto" w:fill="FFFFFF"/>
        </w:rPr>
        <w:t>m isto fica muito ao encargo de se ter</w:t>
      </w:r>
      <w:r w:rsidR="00521F7A">
        <w:rPr>
          <w:rFonts w:eastAsia="Times New Roman"/>
          <w:color w:val="24292E"/>
          <w:shd w:val="clear" w:color="auto" w:fill="FFFFFF"/>
        </w:rPr>
        <w:t xml:space="preserve"> seguido boas práticas da construção da imagem e da tag.</w:t>
      </w:r>
    </w:p>
    <w:p w14:paraId="211888E2" w14:textId="4A0F9900" w:rsidR="002A5105" w:rsidRPr="00614D34" w:rsidRDefault="001003CD" w:rsidP="009D1517">
      <w:pPr>
        <w:rPr>
          <w:rFonts w:eastAsia="Times New Roman"/>
        </w:rPr>
      </w:pPr>
      <w:r>
        <w:rPr>
          <w:rFonts w:eastAsia="Times New Roman"/>
          <w:color w:val="24292E"/>
          <w:shd w:val="clear" w:color="auto" w:fill="FFFFFF"/>
        </w:rPr>
        <w:tab/>
        <w:t>Recomenda-se sempre usar</w:t>
      </w:r>
      <w:r w:rsidR="002B35F7">
        <w:rPr>
          <w:rFonts w:eastAsia="Times New Roman"/>
          <w:color w:val="24292E"/>
          <w:shd w:val="clear" w:color="auto" w:fill="FFFFFF"/>
        </w:rPr>
        <w:t xml:space="preserve"> imagens que são de repositórios</w:t>
      </w:r>
      <w:r w:rsidR="002A5105">
        <w:rPr>
          <w:rFonts w:eastAsia="Times New Roman"/>
          <w:color w:val="24292E"/>
          <w:shd w:val="clear" w:color="auto" w:fill="FFFFFF"/>
        </w:rPr>
        <w:t xml:space="preserve"> </w:t>
      </w:r>
      <w:r w:rsidR="00E85B2D">
        <w:rPr>
          <w:rFonts w:eastAsia="Times New Roman"/>
          <w:color w:val="24292E"/>
          <w:shd w:val="clear" w:color="auto" w:fill="FFFFFF"/>
        </w:rPr>
        <w:t xml:space="preserve">oficiais, pois estas estão com as configurações padrão para o ambiente. </w:t>
      </w:r>
      <w:r w:rsidR="0085086C">
        <w:rPr>
          <w:rFonts w:eastAsia="Times New Roman"/>
          <w:color w:val="24292E"/>
          <w:shd w:val="clear" w:color="auto" w:fill="FFFFFF"/>
        </w:rPr>
        <w:t xml:space="preserve"> </w:t>
      </w:r>
    </w:p>
    <w:p w14:paraId="0AE57A78" w14:textId="215A31AD" w:rsidR="00685706" w:rsidRDefault="00F010BE" w:rsidP="00B80512">
      <w:pPr>
        <w:rPr>
          <w:lang w:eastAsia="x-none"/>
        </w:rPr>
      </w:pPr>
      <w:r>
        <w:rPr>
          <w:lang w:eastAsia="x-none"/>
        </w:rPr>
        <w:tab/>
      </w:r>
    </w:p>
    <w:p w14:paraId="03761830" w14:textId="77777777" w:rsidR="00A2031C" w:rsidRDefault="00A2031C" w:rsidP="00B80512">
      <w:pPr>
        <w:rPr>
          <w:lang w:eastAsia="x-none"/>
        </w:rPr>
      </w:pPr>
    </w:p>
    <w:p w14:paraId="0AB37347" w14:textId="0DA763BC" w:rsidR="00F010BE" w:rsidRDefault="00F010BE" w:rsidP="00B80512">
      <w:pPr>
        <w:rPr>
          <w:lang w:eastAsia="x-none"/>
        </w:rPr>
      </w:pPr>
      <w:r>
        <w:rPr>
          <w:lang w:eastAsia="x-none"/>
        </w:rPr>
        <w:t>&lt;inserir comando para baixar a imagem&gt;</w:t>
      </w:r>
    </w:p>
    <w:p w14:paraId="41DBB1E6" w14:textId="77777777" w:rsidR="005663E8" w:rsidRDefault="005663E8" w:rsidP="00B80512">
      <w:pPr>
        <w:rPr>
          <w:lang w:eastAsia="x-none"/>
        </w:rPr>
      </w:pPr>
    </w:p>
    <w:p w14:paraId="2444A3F1" w14:textId="49B8A7F6" w:rsidR="003C2963" w:rsidRDefault="005663E8" w:rsidP="00B80512">
      <w:pPr>
        <w:rPr>
          <w:lang w:eastAsia="x-none"/>
        </w:rPr>
      </w:pPr>
      <w:r>
        <w:rPr>
          <w:lang w:eastAsia="x-none"/>
        </w:rPr>
        <w:t>&lt;inserir imagem do Docker hub&gt;</w:t>
      </w:r>
    </w:p>
    <w:p w14:paraId="7A536568" w14:textId="3E17983E" w:rsidR="00E32A92" w:rsidRDefault="003C2963">
      <w:pPr>
        <w:rPr>
          <w:lang w:eastAsia="x-none"/>
        </w:rPr>
      </w:pPr>
      <w:r>
        <w:rPr>
          <w:lang w:eastAsia="x-none"/>
        </w:rPr>
        <w:br w:type="page"/>
      </w:r>
    </w:p>
    <w:p w14:paraId="488FB30B" w14:textId="3E99B0BA" w:rsidR="000A0532" w:rsidRDefault="00EF646B" w:rsidP="00B02192">
      <w:pPr>
        <w:pStyle w:val="Ttulo11"/>
        <w:ind w:firstLine="708"/>
      </w:pPr>
      <w:bookmarkStart w:id="161" w:name="_Toc496802708"/>
      <w:bookmarkStart w:id="162" w:name="_Toc496802937"/>
      <w:bookmarkStart w:id="163" w:name="_Toc495785711"/>
      <w:bookmarkStart w:id="164" w:name="_Toc497241111"/>
      <w:r>
        <w:lastRenderedPageBreak/>
        <w:t>4.5</w:t>
      </w:r>
      <w:r w:rsidR="00CE4928">
        <w:t xml:space="preserve"> </w:t>
      </w:r>
      <w:r w:rsidR="00F8236A">
        <w:t>Play with</w:t>
      </w:r>
      <w:r w:rsidR="006B6147">
        <w:t xml:space="preserve"> </w:t>
      </w:r>
      <w:bookmarkEnd w:id="161"/>
      <w:bookmarkEnd w:id="162"/>
      <w:r w:rsidR="00F8236A">
        <w:t>Docker</w:t>
      </w:r>
      <w:bookmarkEnd w:id="164"/>
    </w:p>
    <w:p w14:paraId="4EDF3FF1" w14:textId="089DD0DF" w:rsidR="006B6147" w:rsidRDefault="001B4E98" w:rsidP="006B6147">
      <w:pPr>
        <w:rPr>
          <w:lang w:val="x-none" w:eastAsia="x-none"/>
        </w:rPr>
      </w:pPr>
      <w:r>
        <w:rPr>
          <w:lang w:val="x-none" w:eastAsia="x-none"/>
        </w:rPr>
        <w:tab/>
        <w:t>O Docker possui uma engine de testes do seu próprio labortório</w:t>
      </w:r>
      <w:r w:rsidR="00E60423">
        <w:rPr>
          <w:lang w:val="x-none" w:eastAsia="x-none"/>
        </w:rPr>
        <w:t xml:space="preserve">, daqual é possível acessar através do link: </w:t>
      </w:r>
      <w:hyperlink r:id="rId47" w:history="1">
        <w:r w:rsidR="00E60423" w:rsidRPr="00186F69">
          <w:rPr>
            <w:rStyle w:val="Hiperlink"/>
            <w:lang w:val="x-none" w:eastAsia="x-none"/>
          </w:rPr>
          <w:t>http://labs.play-with-docker.com</w:t>
        </w:r>
      </w:hyperlink>
      <w:r w:rsidR="00E60423">
        <w:rPr>
          <w:lang w:val="x-none" w:eastAsia="x-none"/>
        </w:rPr>
        <w:t>.</w:t>
      </w:r>
    </w:p>
    <w:p w14:paraId="3A8C21DD" w14:textId="7EEF2877" w:rsidR="00FA6443" w:rsidRDefault="00E60423" w:rsidP="006B6147">
      <w:pPr>
        <w:rPr>
          <w:lang w:val="x-none" w:eastAsia="x-none"/>
        </w:rPr>
      </w:pPr>
      <w:r>
        <w:rPr>
          <w:lang w:val="x-none" w:eastAsia="x-none"/>
        </w:rPr>
        <w:tab/>
      </w:r>
      <w:r w:rsidR="00FA6443">
        <w:rPr>
          <w:lang w:val="x-none" w:eastAsia="x-none"/>
        </w:rPr>
        <w:t xml:space="preserve">Essa engine </w:t>
      </w:r>
      <w:r w:rsidR="00930E45">
        <w:rPr>
          <w:lang w:val="x-none" w:eastAsia="x-none"/>
        </w:rPr>
        <w:t xml:space="preserve">consiste em uma máquina virtual com Alphine Linux; </w:t>
      </w:r>
      <w:r w:rsidR="00FA6443">
        <w:rPr>
          <w:lang w:val="x-none" w:eastAsia="x-none"/>
        </w:rPr>
        <w:t>foi criada pelos capitães do Docker Marcos Nils e Jonathan Leibiusky, send</w:t>
      </w:r>
      <w:r w:rsidR="00852079">
        <w:rPr>
          <w:lang w:val="x-none" w:eastAsia="x-none"/>
        </w:rPr>
        <w:t xml:space="preserve">o possível fazer testes, </w:t>
      </w:r>
      <w:r w:rsidR="00FA6443">
        <w:rPr>
          <w:lang w:val="x-none" w:eastAsia="x-none"/>
        </w:rPr>
        <w:t>alterações</w:t>
      </w:r>
      <w:r w:rsidR="00852079">
        <w:rPr>
          <w:lang w:val="x-none" w:eastAsia="x-none"/>
        </w:rPr>
        <w:t>, criação e configurações em containers do docker, imagens</w:t>
      </w:r>
      <w:r w:rsidR="00FA6443">
        <w:rPr>
          <w:lang w:val="x-none" w:eastAsia="x-none"/>
        </w:rPr>
        <w:t xml:space="preserve"> e do mód</w:t>
      </w:r>
      <w:r w:rsidR="00852079">
        <w:rPr>
          <w:lang w:val="x-none" w:eastAsia="x-none"/>
        </w:rPr>
        <w:t>ul</w:t>
      </w:r>
      <w:r w:rsidR="00FA6443">
        <w:rPr>
          <w:lang w:val="x-none" w:eastAsia="x-none"/>
        </w:rPr>
        <w:t xml:space="preserve">o Swam </w:t>
      </w:r>
      <w:r w:rsidR="00852079">
        <w:rPr>
          <w:lang w:val="x-none" w:eastAsia="x-none"/>
        </w:rPr>
        <w:t xml:space="preserve">do docker </w:t>
      </w:r>
      <w:r w:rsidR="00FA6443">
        <w:rPr>
          <w:lang w:val="x-none" w:eastAsia="x-none"/>
        </w:rPr>
        <w:t xml:space="preserve">em alguns minutos. </w:t>
      </w:r>
      <w:r w:rsidR="00A85B21">
        <w:rPr>
          <w:rStyle w:val="Refdenotaderodap"/>
          <w:lang w:val="x-none" w:eastAsia="x-none"/>
        </w:rPr>
        <w:footnoteReference w:customMarkFollows="1" w:id="12"/>
        <w:t>7</w:t>
      </w:r>
      <w:r w:rsidR="00FA6443">
        <w:rPr>
          <w:lang w:val="x-none" w:eastAsia="x-none"/>
        </w:rPr>
        <w:t xml:space="preserve"> </w:t>
      </w:r>
    </w:p>
    <w:p w14:paraId="36B68390" w14:textId="64BCCF8F" w:rsidR="005E730E" w:rsidRDefault="00614232" w:rsidP="006B6147">
      <w:pPr>
        <w:rPr>
          <w:lang w:val="x-none" w:eastAsia="x-none"/>
        </w:rPr>
      </w:pPr>
      <w:r>
        <w:rPr>
          <w:lang w:val="x-none" w:eastAsia="x-none"/>
        </w:rPr>
        <w:tab/>
        <w:t>Maiores informações podem ser obtidas no github do projeto</w:t>
      </w:r>
      <w:r w:rsidR="00A85B21">
        <w:rPr>
          <w:rStyle w:val="Refdenotaderodap"/>
          <w:lang w:val="x-none" w:eastAsia="x-none"/>
        </w:rPr>
        <w:footnoteReference w:customMarkFollows="1" w:id="13"/>
        <w:t>8</w:t>
      </w:r>
      <w:r>
        <w:rPr>
          <w:lang w:val="x-none" w:eastAsia="x-none"/>
        </w:rPr>
        <w:t xml:space="preserve">; </w:t>
      </w:r>
      <w:r w:rsidR="008E1F22">
        <w:rPr>
          <w:lang w:val="x-none" w:eastAsia="x-none"/>
        </w:rPr>
        <w:t>Este projeto também é utilizado para treinamentos do Docker.</w:t>
      </w:r>
    </w:p>
    <w:p w14:paraId="58770C41" w14:textId="77777777" w:rsidR="008E1F22" w:rsidRDefault="008E1F22" w:rsidP="006B6147">
      <w:pPr>
        <w:rPr>
          <w:lang w:val="x-none" w:eastAsia="x-none"/>
        </w:rPr>
      </w:pPr>
    </w:p>
    <w:p w14:paraId="7A9B34DF" w14:textId="77777777" w:rsidR="008735D4" w:rsidRDefault="008931E9" w:rsidP="008735D4">
      <w:pPr>
        <w:keepNext/>
      </w:pPr>
      <w:r>
        <w:rPr>
          <w:noProof/>
        </w:rPr>
        <w:drawing>
          <wp:inline distT="0" distB="0" distL="0" distR="0" wp14:anchorId="4BBAADFF" wp14:editId="3B938626">
            <wp:extent cx="5026769" cy="2986304"/>
            <wp:effectExtent l="0" t="0" r="2540" b="1143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 de Tela 2017-10-17 às 22.00.2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100021" cy="3029822"/>
                    </a:xfrm>
                    <a:prstGeom prst="rect">
                      <a:avLst/>
                    </a:prstGeom>
                  </pic:spPr>
                </pic:pic>
              </a:graphicData>
            </a:graphic>
          </wp:inline>
        </w:drawing>
      </w:r>
    </w:p>
    <w:p w14:paraId="70540A00" w14:textId="47271E06" w:rsidR="008931E9" w:rsidRDefault="008735D4" w:rsidP="008735D4">
      <w:pPr>
        <w:pStyle w:val="Legenda"/>
        <w:jc w:val="left"/>
        <w:rPr>
          <w:lang w:val="x-none" w:eastAsia="x-none"/>
        </w:rPr>
      </w:pPr>
      <w:bookmarkStart w:id="165" w:name="_Toc496268963"/>
      <w:r w:rsidRPr="00521BCB">
        <w:rPr>
          <w:lang w:val="en-US"/>
        </w:rPr>
        <w:t xml:space="preserve">Figura </w:t>
      </w:r>
      <w:r w:rsidR="00521BCB">
        <w:fldChar w:fldCharType="begin"/>
      </w:r>
      <w:r w:rsidR="00521BCB" w:rsidRPr="00521BCB">
        <w:rPr>
          <w:lang w:val="en-US"/>
        </w:rPr>
        <w:instrText xml:space="preserve"> SEQ Figura \* ARABIC </w:instrText>
      </w:r>
      <w:r w:rsidR="00521BCB">
        <w:fldChar w:fldCharType="separate"/>
      </w:r>
      <w:r w:rsidR="001E1CF0">
        <w:rPr>
          <w:noProof/>
          <w:lang w:val="en-US"/>
        </w:rPr>
        <w:t>16</w:t>
      </w:r>
      <w:r w:rsidR="00521BCB">
        <w:rPr>
          <w:noProof/>
        </w:rPr>
        <w:fldChar w:fldCharType="end"/>
      </w:r>
      <w:r w:rsidRPr="00521BCB">
        <w:rPr>
          <w:lang w:val="en-US"/>
        </w:rPr>
        <w:t xml:space="preserve"> - Play with docker - Fonte: http://labs.play-with-docker.com/</w:t>
      </w:r>
      <w:bookmarkEnd w:id="165"/>
    </w:p>
    <w:p w14:paraId="1CA3DA45" w14:textId="51F55B25" w:rsidR="005E730E" w:rsidRDefault="005E730E" w:rsidP="006B6147">
      <w:pPr>
        <w:rPr>
          <w:lang w:val="x-none" w:eastAsia="x-none"/>
        </w:rPr>
      </w:pPr>
    </w:p>
    <w:p w14:paraId="4EA75048" w14:textId="77777777" w:rsidR="001E1CF0" w:rsidRDefault="00521BCB" w:rsidP="001E1CF0">
      <w:pPr>
        <w:keepNext/>
      </w:pPr>
      <w:r>
        <w:rPr>
          <w:noProof/>
        </w:rPr>
        <w:lastRenderedPageBreak/>
        <w:drawing>
          <wp:inline distT="0" distB="0" distL="0" distR="0" wp14:anchorId="08A890FE" wp14:editId="568F4F8D">
            <wp:extent cx="5269290" cy="2812108"/>
            <wp:effectExtent l="0" t="0" r="0" b="762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a de Tela 2017-10-17 às 22.02.43.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82601" cy="2819212"/>
                    </a:xfrm>
                    <a:prstGeom prst="rect">
                      <a:avLst/>
                    </a:prstGeom>
                  </pic:spPr>
                </pic:pic>
              </a:graphicData>
            </a:graphic>
          </wp:inline>
        </w:drawing>
      </w:r>
    </w:p>
    <w:p w14:paraId="266526CB" w14:textId="07002C6B" w:rsidR="00521BCB" w:rsidRDefault="001E1CF0" w:rsidP="001E1CF0">
      <w:pPr>
        <w:pStyle w:val="Legenda"/>
        <w:jc w:val="left"/>
      </w:pPr>
      <w:bookmarkStart w:id="166" w:name="_Toc496268964"/>
      <w:r w:rsidRPr="00863120">
        <w:rPr>
          <w:lang w:val="en-US"/>
        </w:rPr>
        <w:t xml:space="preserve">Figura </w:t>
      </w:r>
      <w:r>
        <w:fldChar w:fldCharType="begin"/>
      </w:r>
      <w:r w:rsidRPr="00863120">
        <w:rPr>
          <w:lang w:val="en-US"/>
        </w:rPr>
        <w:instrText xml:space="preserve"> SEQ Figura \* ARABIC </w:instrText>
      </w:r>
      <w:r>
        <w:fldChar w:fldCharType="separate"/>
      </w:r>
      <w:r w:rsidRPr="00863120">
        <w:rPr>
          <w:noProof/>
          <w:lang w:val="en-US"/>
        </w:rPr>
        <w:t>17</w:t>
      </w:r>
      <w:r>
        <w:fldChar w:fldCharType="end"/>
      </w:r>
      <w:r w:rsidRPr="00863120">
        <w:rPr>
          <w:lang w:val="en-US"/>
        </w:rPr>
        <w:t xml:space="preserve"> - Shell do Play with Docker. </w:t>
      </w:r>
      <w:r>
        <w:t xml:space="preserve">Fonte: </w:t>
      </w:r>
      <w:r w:rsidRPr="004B79BB">
        <w:t>http://host3.labs.play-with-docker.com/p/9fe5a73e-9d79-4b61-9c01-3365068d8bd2#9fe5a73e_node2</w:t>
      </w:r>
      <w:bookmarkEnd w:id="166"/>
    </w:p>
    <w:p w14:paraId="0902AD1A" w14:textId="77777777" w:rsidR="008376E9" w:rsidRDefault="008376E9" w:rsidP="008376E9">
      <w:pPr>
        <w:rPr>
          <w:lang w:eastAsia="en-US"/>
        </w:rPr>
      </w:pPr>
    </w:p>
    <w:p w14:paraId="4028D363" w14:textId="47BFD7F4" w:rsidR="008376E9" w:rsidRDefault="008376E9" w:rsidP="008376E9">
      <w:pPr>
        <w:ind w:firstLine="708"/>
        <w:rPr>
          <w:lang w:eastAsia="en-US"/>
        </w:rPr>
      </w:pPr>
      <w:r>
        <w:rPr>
          <w:lang w:eastAsia="en-US"/>
        </w:rPr>
        <w:t>O</w:t>
      </w:r>
      <w:r w:rsidR="007B483F">
        <w:rPr>
          <w:lang w:eastAsia="en-US"/>
        </w:rPr>
        <w:t xml:space="preserve"> projeto conta com uma documentação que poder ser obtida no link: </w:t>
      </w:r>
      <w:hyperlink r:id="rId50" w:history="1">
        <w:r w:rsidR="007B483F" w:rsidRPr="00FA7B45">
          <w:rPr>
            <w:rStyle w:val="Hiperlink"/>
            <w:lang w:eastAsia="en-US"/>
          </w:rPr>
          <w:t>http://training.play-with-docker.com/</w:t>
        </w:r>
      </w:hyperlink>
    </w:p>
    <w:p w14:paraId="27AE2192" w14:textId="0217ABAE" w:rsidR="007B483F" w:rsidRDefault="00AB0CD9" w:rsidP="008376E9">
      <w:pPr>
        <w:ind w:firstLine="708"/>
        <w:rPr>
          <w:lang w:eastAsia="en-US"/>
        </w:rPr>
      </w:pPr>
      <w:r>
        <w:rPr>
          <w:lang w:eastAsia="en-US"/>
        </w:rPr>
        <w:t>Outros treinamentos do docker podem ser obtidas atra</w:t>
      </w:r>
      <w:r w:rsidR="00913062">
        <w:rPr>
          <w:lang w:eastAsia="en-US"/>
        </w:rPr>
        <w:t xml:space="preserve">vés do link: </w:t>
      </w:r>
      <w:hyperlink r:id="rId51" w:history="1">
        <w:r w:rsidR="00913062" w:rsidRPr="00FA7B45">
          <w:rPr>
            <w:rStyle w:val="Hiperlink"/>
            <w:lang w:eastAsia="en-US"/>
          </w:rPr>
          <w:t>https://training.docker.com/</w:t>
        </w:r>
      </w:hyperlink>
    </w:p>
    <w:p w14:paraId="2AA38185" w14:textId="65C83882" w:rsidR="00CB499E" w:rsidRDefault="00CB499E">
      <w:pPr>
        <w:rPr>
          <w:lang w:eastAsia="en-US"/>
        </w:rPr>
      </w:pPr>
      <w:r>
        <w:rPr>
          <w:lang w:eastAsia="en-US"/>
        </w:rPr>
        <w:br w:type="page"/>
      </w:r>
    </w:p>
    <w:p w14:paraId="117F6FF2" w14:textId="0FFC1E79" w:rsidR="000A0532" w:rsidRDefault="000A0532" w:rsidP="000A0532">
      <w:pPr>
        <w:pStyle w:val="Ttulo11"/>
      </w:pPr>
      <w:bookmarkStart w:id="167" w:name="_Toc496802709"/>
      <w:bookmarkStart w:id="168" w:name="_Toc496802938"/>
      <w:bookmarkStart w:id="169" w:name="_Toc497241112"/>
      <w:r>
        <w:lastRenderedPageBreak/>
        <w:t>4.</w:t>
      </w:r>
      <w:r w:rsidR="00D72030">
        <w:t>6</w:t>
      </w:r>
      <w:r>
        <w:t xml:space="preserve"> </w:t>
      </w:r>
      <w:bookmarkEnd w:id="167"/>
      <w:bookmarkEnd w:id="168"/>
      <w:r w:rsidR="00F8236A">
        <w:t>Comunidade</w:t>
      </w:r>
      <w:bookmarkEnd w:id="169"/>
    </w:p>
    <w:p w14:paraId="70A110B3" w14:textId="5392E681" w:rsidR="00733F42" w:rsidRDefault="003C2963" w:rsidP="00733F42">
      <w:pPr>
        <w:rPr>
          <w:lang w:val="x-none" w:eastAsia="x-none"/>
        </w:rPr>
      </w:pPr>
      <w:r>
        <w:rPr>
          <w:lang w:val="x-none" w:eastAsia="x-none"/>
        </w:rPr>
        <w:t>&lt;Texto da comunidade e eventos do Docker ao redor do mundo&gt;</w:t>
      </w:r>
    </w:p>
    <w:p w14:paraId="45A1CDF0" w14:textId="08447BD3" w:rsidR="003C2963" w:rsidRDefault="003C2963">
      <w:pPr>
        <w:rPr>
          <w:lang w:val="x-none" w:eastAsia="x-none"/>
        </w:rPr>
      </w:pPr>
      <w:r>
        <w:rPr>
          <w:lang w:val="x-none" w:eastAsia="x-none"/>
        </w:rPr>
        <w:br w:type="page"/>
      </w:r>
    </w:p>
    <w:p w14:paraId="5755861F" w14:textId="57F2928A" w:rsidR="009C7518" w:rsidRDefault="0017031F" w:rsidP="00CE4928">
      <w:pPr>
        <w:pStyle w:val="Ttulo11"/>
        <w:jc w:val="both"/>
      </w:pPr>
      <w:bookmarkStart w:id="170" w:name="_Toc496802710"/>
      <w:bookmarkStart w:id="171" w:name="_Toc496802939"/>
      <w:bookmarkStart w:id="172" w:name="_Toc497241113"/>
      <w:bookmarkEnd w:id="163"/>
      <w:r>
        <w:rPr>
          <w:lang w:val="pt-BR"/>
        </w:rPr>
        <w:lastRenderedPageBreak/>
        <w:t>5</w:t>
      </w:r>
      <w:r w:rsidR="00C254AC">
        <w:t xml:space="preserve"> Boas práticas de Construção da aplicação (Doze fatores)</w:t>
      </w:r>
      <w:bookmarkEnd w:id="170"/>
      <w:bookmarkEnd w:id="171"/>
      <w:bookmarkEnd w:id="172"/>
    </w:p>
    <w:p w14:paraId="203C8B4A" w14:textId="356B266A" w:rsidR="00752470" w:rsidRPr="0010368D" w:rsidRDefault="00752470" w:rsidP="00752470">
      <w:pPr>
        <w:rPr>
          <w:lang w:val="x-none" w:eastAsia="x-none"/>
        </w:rPr>
      </w:pPr>
      <w:r w:rsidRPr="0010368D">
        <w:rPr>
          <w:lang w:val="x-none" w:eastAsia="x-none"/>
        </w:rPr>
        <w:t>Esses doze fatores, são fatores para a melhor</w:t>
      </w:r>
      <w:r w:rsidR="001B379C" w:rsidRPr="0010368D">
        <w:rPr>
          <w:lang w:val="x-none" w:eastAsia="x-none"/>
        </w:rPr>
        <w:t xml:space="preserve"> criação, mautenção, </w:t>
      </w:r>
      <w:r w:rsidRPr="0010368D">
        <w:rPr>
          <w:lang w:val="x-none" w:eastAsia="x-none"/>
        </w:rPr>
        <w:t>atualização</w:t>
      </w:r>
      <w:r w:rsidR="00944C9D" w:rsidRPr="0010368D">
        <w:rPr>
          <w:lang w:val="x-none" w:eastAsia="x-none"/>
        </w:rPr>
        <w:t xml:space="preserve"> </w:t>
      </w:r>
      <w:r w:rsidR="001B379C" w:rsidRPr="0010368D">
        <w:rPr>
          <w:lang w:val="x-none" w:eastAsia="x-none"/>
        </w:rPr>
        <w:t>e entregas de softwares como serviços que são</w:t>
      </w:r>
      <w:r w:rsidRPr="0010368D">
        <w:rPr>
          <w:color w:val="000000"/>
        </w:rPr>
        <w:t xml:space="preserve"> denominados </w:t>
      </w:r>
      <w:r w:rsidRPr="0010368D">
        <w:rPr>
          <w:i/>
          <w:iCs/>
          <w:color w:val="000000"/>
        </w:rPr>
        <w:t>web apps</w:t>
      </w:r>
      <w:r w:rsidRPr="0010368D">
        <w:rPr>
          <w:color w:val="000000"/>
        </w:rPr>
        <w:t>, ou </w:t>
      </w:r>
      <w:r w:rsidR="006876CB" w:rsidRPr="0010368D">
        <w:rPr>
          <w:i/>
          <w:iCs/>
          <w:color w:val="000000"/>
        </w:rPr>
        <w:t xml:space="preserve">software como </w:t>
      </w:r>
      <w:r w:rsidRPr="0010368D">
        <w:rPr>
          <w:i/>
          <w:iCs/>
          <w:color w:val="000000"/>
        </w:rPr>
        <w:t>serviço</w:t>
      </w:r>
      <w:r w:rsidRPr="0010368D">
        <w:rPr>
          <w:color w:val="000000"/>
        </w:rPr>
        <w:t xml:space="preserve">. </w:t>
      </w:r>
    </w:p>
    <w:p w14:paraId="476FA6FA" w14:textId="7F433D11" w:rsidR="00F22F25" w:rsidRPr="0010368D" w:rsidRDefault="005837C3" w:rsidP="00752470">
      <w:pPr>
        <w:ind w:left="2268"/>
        <w:rPr>
          <w:rFonts w:eastAsia="Times New Roman"/>
          <w:vertAlign w:val="superscript"/>
        </w:rPr>
      </w:pPr>
      <w:r w:rsidRPr="0010368D">
        <w:rPr>
          <w:lang w:val="x-none" w:eastAsia="x-none"/>
        </w:rPr>
        <w:t xml:space="preserve">Conforme </w:t>
      </w:r>
      <w:r w:rsidR="00F22F25" w:rsidRPr="0010368D">
        <w:rPr>
          <w:lang w:val="x-none" w:eastAsia="x-none"/>
        </w:rPr>
        <w:t>Rafael Gomes (</w:t>
      </w:r>
      <w:r w:rsidRPr="0010368D">
        <w:rPr>
          <w:lang w:val="x-none" w:eastAsia="x-none"/>
        </w:rPr>
        <w:t>docker para desenvolvedores</w:t>
      </w:r>
      <w:r w:rsidR="00F22F25" w:rsidRPr="0010368D">
        <w:rPr>
          <w:lang w:val="x-none" w:eastAsia="x-none"/>
        </w:rPr>
        <w:t xml:space="preserve">) </w:t>
      </w:r>
      <w:r w:rsidR="00F22F25" w:rsidRPr="0010368D">
        <w:rPr>
          <w:color w:val="24292E"/>
          <w:shd w:val="clear" w:color="auto" w:fill="FFFFFF"/>
        </w:rPr>
        <w:t>uma vez que sua aplicação siga todas as boas práticas apresentadas neste documento, você possivelmente estará usando todo potencial que o Docker tem a lhe proporcionar.</w:t>
      </w:r>
      <w:r w:rsidR="0072040E" w:rsidRPr="0010368D">
        <w:rPr>
          <w:rStyle w:val="Refdenotaderodap"/>
          <w:rFonts w:eastAsia="Times New Roman"/>
        </w:rPr>
        <w:footnoteReference w:customMarkFollows="1" w:id="14"/>
        <w:t>9</w:t>
      </w:r>
    </w:p>
    <w:p w14:paraId="54CBACED" w14:textId="0ADF623A" w:rsidR="00F22F25" w:rsidRPr="0010368D" w:rsidRDefault="00F22F25">
      <w:pPr>
        <w:rPr>
          <w:lang w:eastAsia="x-none"/>
        </w:rPr>
      </w:pPr>
    </w:p>
    <w:p w14:paraId="07074562" w14:textId="27319C4D" w:rsidR="009C7518" w:rsidRPr="0010368D" w:rsidRDefault="0034724E">
      <w:pPr>
        <w:rPr>
          <w:lang w:val="x-none" w:eastAsia="x-none"/>
        </w:rPr>
      </w:pPr>
      <w:r w:rsidRPr="0010368D">
        <w:rPr>
          <w:lang w:val="x-none" w:eastAsia="x-none"/>
        </w:rPr>
        <w:t xml:space="preserve">Conforme informações do oficiais, </w:t>
      </w:r>
      <w:r w:rsidR="00C254AC" w:rsidRPr="0010368D">
        <w:rPr>
          <w:lang w:val="x-none" w:eastAsia="x-none"/>
        </w:rPr>
        <w:t>segue uma breve descrição dos doze (12) fatores:</w:t>
      </w:r>
    </w:p>
    <w:p w14:paraId="3CFD6637" w14:textId="7B7809C9" w:rsidR="009C7518" w:rsidRPr="0010368D" w:rsidRDefault="00E034B5">
      <w:pPr>
        <w:rPr>
          <w:lang w:val="x-none" w:eastAsia="x-none"/>
        </w:rPr>
      </w:pPr>
      <w:r w:rsidRPr="0010368D">
        <w:rPr>
          <w:color w:val="000000"/>
        </w:rPr>
        <w:t xml:space="preserve">A aplicação doze </w:t>
      </w:r>
      <w:r w:rsidR="00C254AC" w:rsidRPr="0010368D">
        <w:rPr>
          <w:color w:val="000000"/>
        </w:rPr>
        <w:t>fatores é uma metod</w:t>
      </w:r>
      <w:r w:rsidR="006876CB" w:rsidRPr="0010368D">
        <w:rPr>
          <w:color w:val="000000"/>
        </w:rPr>
        <w:t>ologia para construir softwares como s</w:t>
      </w:r>
      <w:r w:rsidR="00C254AC" w:rsidRPr="0010368D">
        <w:rPr>
          <w:color w:val="000000"/>
        </w:rPr>
        <w:t>erviço que</w:t>
      </w:r>
      <w:r w:rsidR="005B2A32" w:rsidRPr="0010368D">
        <w:rPr>
          <w:color w:val="000000"/>
        </w:rPr>
        <w:t xml:space="preserve"> preza utilizar</w:t>
      </w:r>
      <w:r w:rsidR="00C254AC" w:rsidRPr="0010368D">
        <w:rPr>
          <w:color w:val="000000"/>
        </w:rPr>
        <w:t>:</w:t>
      </w:r>
    </w:p>
    <w:p w14:paraId="60472CDC" w14:textId="30937313" w:rsidR="009C7518" w:rsidRPr="0010368D" w:rsidRDefault="00914F24">
      <w:pPr>
        <w:numPr>
          <w:ilvl w:val="0"/>
          <w:numId w:val="11"/>
        </w:numPr>
        <w:spacing w:beforeAutospacing="1" w:afterAutospacing="1"/>
      </w:pPr>
      <w:r w:rsidRPr="0010368D">
        <w:rPr>
          <w:color w:val="000000"/>
        </w:rPr>
        <w:t>F</w:t>
      </w:r>
      <w:r w:rsidR="00C254AC" w:rsidRPr="0010368D">
        <w:rPr>
          <w:color w:val="000000"/>
        </w:rPr>
        <w:t xml:space="preserve">ormatos </w:t>
      </w:r>
      <w:r w:rsidR="00C254AC" w:rsidRPr="003C2963">
        <w:rPr>
          <w:bCs/>
          <w:color w:val="000000"/>
        </w:rPr>
        <w:t>declarativos</w:t>
      </w:r>
      <w:r w:rsidR="00C254AC" w:rsidRPr="0010368D">
        <w:rPr>
          <w:b/>
          <w:bCs/>
          <w:color w:val="000000"/>
        </w:rPr>
        <w:t xml:space="preserve"> </w:t>
      </w:r>
      <w:r w:rsidR="00C254AC" w:rsidRPr="0010368D">
        <w:rPr>
          <w:color w:val="000000"/>
        </w:rPr>
        <w:t>para automatizar a configuração inicial, minimizar tempo e custo para novos desenvolvedores participarem do projeto;</w:t>
      </w:r>
    </w:p>
    <w:p w14:paraId="2590EECE" w14:textId="77777777" w:rsidR="009C7518" w:rsidRPr="0010368D" w:rsidRDefault="00C254AC">
      <w:pPr>
        <w:numPr>
          <w:ilvl w:val="0"/>
          <w:numId w:val="11"/>
        </w:numPr>
        <w:spacing w:beforeAutospacing="1" w:afterAutospacing="1"/>
      </w:pPr>
      <w:r w:rsidRPr="0010368D">
        <w:rPr>
          <w:color w:val="000000"/>
        </w:rPr>
        <w:t xml:space="preserve">Tem um </w:t>
      </w:r>
      <w:r w:rsidRPr="003C2963">
        <w:rPr>
          <w:bCs/>
          <w:color w:val="000000"/>
        </w:rPr>
        <w:t>contrato claro</w:t>
      </w:r>
      <w:r w:rsidRPr="0010368D">
        <w:rPr>
          <w:b/>
          <w:bCs/>
          <w:color w:val="000000"/>
        </w:rPr>
        <w:t xml:space="preserve"> </w:t>
      </w:r>
      <w:r w:rsidRPr="0010368D">
        <w:rPr>
          <w:color w:val="000000"/>
        </w:rPr>
        <w:t xml:space="preserve">com o sistema operacional que o suporta, oferecendo </w:t>
      </w:r>
      <w:r w:rsidRPr="003C2963">
        <w:rPr>
          <w:bCs/>
          <w:color w:val="000000"/>
        </w:rPr>
        <w:t>portabilidade máxima</w:t>
      </w:r>
      <w:r w:rsidRPr="0010368D">
        <w:rPr>
          <w:b/>
          <w:bCs/>
          <w:color w:val="000000"/>
        </w:rPr>
        <w:t xml:space="preserve"> e</w:t>
      </w:r>
      <w:r w:rsidRPr="0010368D">
        <w:rPr>
          <w:color w:val="000000"/>
        </w:rPr>
        <w:t>ntre ambientes que o executem;</w:t>
      </w:r>
    </w:p>
    <w:p w14:paraId="44262A7B" w14:textId="77777777" w:rsidR="009C7518" w:rsidRPr="0010368D" w:rsidRDefault="00C254AC">
      <w:pPr>
        <w:numPr>
          <w:ilvl w:val="0"/>
          <w:numId w:val="11"/>
        </w:numPr>
        <w:spacing w:beforeAutospacing="1" w:afterAutospacing="1"/>
      </w:pPr>
      <w:r w:rsidRPr="0010368D">
        <w:rPr>
          <w:color w:val="000000"/>
        </w:rPr>
        <w:t xml:space="preserve">São adequados para </w:t>
      </w:r>
      <w:r w:rsidRPr="003C2963">
        <w:rPr>
          <w:bCs/>
          <w:color w:val="000000"/>
        </w:rPr>
        <w:t>implantação</w:t>
      </w:r>
      <w:r w:rsidRPr="0010368D">
        <w:rPr>
          <w:b/>
          <w:bCs/>
          <w:color w:val="000000"/>
        </w:rPr>
        <w:t xml:space="preserve"> </w:t>
      </w:r>
      <w:r w:rsidRPr="0010368D">
        <w:rPr>
          <w:color w:val="000000"/>
        </w:rPr>
        <w:t xml:space="preserve">em modernas </w:t>
      </w:r>
      <w:r w:rsidRPr="003C2963">
        <w:rPr>
          <w:bCs/>
          <w:color w:val="000000"/>
        </w:rPr>
        <w:t>plataformas em nuvem</w:t>
      </w:r>
      <w:r w:rsidRPr="0010368D">
        <w:rPr>
          <w:color w:val="000000"/>
        </w:rPr>
        <w:t>, evitando a necessidade por servidores e administração do sistema;</w:t>
      </w:r>
    </w:p>
    <w:p w14:paraId="07387BC4" w14:textId="77777777" w:rsidR="009C7518" w:rsidRPr="0010368D" w:rsidRDefault="00C254AC">
      <w:pPr>
        <w:numPr>
          <w:ilvl w:val="0"/>
          <w:numId w:val="11"/>
        </w:numPr>
        <w:spacing w:beforeAutospacing="1" w:afterAutospacing="1"/>
      </w:pPr>
      <w:r w:rsidRPr="003C2963">
        <w:rPr>
          <w:bCs/>
          <w:color w:val="000000"/>
        </w:rPr>
        <w:t>Minimizam a divergência</w:t>
      </w:r>
      <w:r w:rsidRPr="0010368D">
        <w:rPr>
          <w:b/>
          <w:bCs/>
          <w:color w:val="000000"/>
        </w:rPr>
        <w:t xml:space="preserve"> </w:t>
      </w:r>
      <w:r w:rsidRPr="0010368D">
        <w:rPr>
          <w:color w:val="000000"/>
        </w:rPr>
        <w:t xml:space="preserve">entre desenvolvimento e produção, permitindo a </w:t>
      </w:r>
      <w:r w:rsidRPr="003C2963">
        <w:rPr>
          <w:bCs/>
          <w:color w:val="000000"/>
        </w:rPr>
        <w:t>implantação contínua</w:t>
      </w:r>
      <w:r w:rsidRPr="0010368D">
        <w:rPr>
          <w:b/>
          <w:bCs/>
          <w:color w:val="000000"/>
        </w:rPr>
        <w:t xml:space="preserve"> </w:t>
      </w:r>
      <w:r w:rsidRPr="0010368D">
        <w:rPr>
          <w:color w:val="000000"/>
        </w:rPr>
        <w:t>para máxima agilidade;</w:t>
      </w:r>
    </w:p>
    <w:p w14:paraId="1CF0C1D5" w14:textId="77777777" w:rsidR="009C7518" w:rsidRPr="0010368D" w:rsidRDefault="00C254AC">
      <w:pPr>
        <w:numPr>
          <w:ilvl w:val="0"/>
          <w:numId w:val="11"/>
        </w:numPr>
        <w:spacing w:beforeAutospacing="1" w:afterAutospacing="1"/>
      </w:pPr>
      <w:r w:rsidRPr="0010368D">
        <w:rPr>
          <w:color w:val="000000"/>
        </w:rPr>
        <w:t xml:space="preserve">E podem </w:t>
      </w:r>
      <w:r w:rsidRPr="003C2963">
        <w:rPr>
          <w:bCs/>
          <w:color w:val="000000"/>
        </w:rPr>
        <w:t>escalar</w:t>
      </w:r>
      <w:r w:rsidRPr="0010368D">
        <w:rPr>
          <w:b/>
          <w:bCs/>
          <w:color w:val="000000"/>
        </w:rPr>
        <w:t xml:space="preserve"> </w:t>
      </w:r>
      <w:r w:rsidRPr="0010368D">
        <w:rPr>
          <w:color w:val="000000"/>
        </w:rPr>
        <w:t>sem significativas mudanças em ferramentas, arquiteturas, ou práticas de desenvolvimento.</w:t>
      </w:r>
    </w:p>
    <w:p w14:paraId="5B48C19F" w14:textId="70C50C68" w:rsidR="009C7518" w:rsidRPr="0010368D" w:rsidRDefault="0031712E" w:rsidP="00335BFE">
      <w:pPr>
        <w:spacing w:beforeAutospacing="1" w:afterAutospacing="1"/>
        <w:ind w:firstLine="360"/>
        <w:rPr>
          <w:color w:val="000000"/>
        </w:rPr>
      </w:pPr>
      <w:r w:rsidRPr="0010368D">
        <w:rPr>
          <w:color w:val="000000"/>
        </w:rPr>
        <w:t xml:space="preserve">A metodologia </w:t>
      </w:r>
      <w:r w:rsidR="000A7CE0" w:rsidRPr="0010368D">
        <w:rPr>
          <w:color w:val="000000"/>
        </w:rPr>
        <w:t>“</w:t>
      </w:r>
      <w:r w:rsidRPr="0010368D">
        <w:rPr>
          <w:color w:val="000000"/>
        </w:rPr>
        <w:t xml:space="preserve">doze </w:t>
      </w:r>
      <w:r w:rsidR="00C254AC" w:rsidRPr="0010368D">
        <w:rPr>
          <w:color w:val="000000"/>
        </w:rPr>
        <w:t>fatores</w:t>
      </w:r>
      <w:r w:rsidR="000A7CE0" w:rsidRPr="0010368D">
        <w:rPr>
          <w:color w:val="000000"/>
        </w:rPr>
        <w:t>”</w:t>
      </w:r>
      <w:r w:rsidR="0072040E" w:rsidRPr="0010368D">
        <w:rPr>
          <w:rStyle w:val="Refdenotaderodap"/>
          <w:color w:val="000000"/>
        </w:rPr>
        <w:footnoteReference w:customMarkFollows="1" w:id="15"/>
        <w:t>10</w:t>
      </w:r>
      <w:r w:rsidR="00C254AC" w:rsidRPr="0010368D">
        <w:rPr>
          <w:color w:val="000000"/>
        </w:rPr>
        <w:t xml:space="preserve"> pode ser aplicada a aplicações escritas em qualquer linguagem de programação, e que utilizem qualquer comb</w:t>
      </w:r>
      <w:r w:rsidR="00987E85" w:rsidRPr="0010368D">
        <w:rPr>
          <w:color w:val="000000"/>
        </w:rPr>
        <w:t xml:space="preserve">inação de serviços de suportes: </w:t>
      </w:r>
      <w:r w:rsidR="00C254AC" w:rsidRPr="0010368D">
        <w:rPr>
          <w:color w:val="000000"/>
        </w:rPr>
        <w:t>banco de dados, filas,</w:t>
      </w:r>
      <w:r w:rsidR="007A0141" w:rsidRPr="0010368D">
        <w:rPr>
          <w:color w:val="000000"/>
        </w:rPr>
        <w:t xml:space="preserve"> cache de memória e</w:t>
      </w:r>
      <w:r w:rsidR="00987E85" w:rsidRPr="0010368D">
        <w:rPr>
          <w:color w:val="000000"/>
        </w:rPr>
        <w:t xml:space="preserve"> etc</w:t>
      </w:r>
      <w:r w:rsidR="00C254AC" w:rsidRPr="0010368D">
        <w:rPr>
          <w:color w:val="000000"/>
        </w:rPr>
        <w:t>.</w:t>
      </w:r>
    </w:p>
    <w:p w14:paraId="4F339467" w14:textId="6C509E5E" w:rsidR="009C7518" w:rsidRPr="008D2322" w:rsidRDefault="00335BFE" w:rsidP="00602990">
      <w:pPr>
        <w:spacing w:beforeAutospacing="1" w:afterAutospacing="1"/>
        <w:rPr>
          <w:vertAlign w:val="superscript"/>
          <w:lang w:eastAsia="x-none"/>
        </w:rPr>
      </w:pPr>
      <w:r>
        <w:rPr>
          <w:rFonts w:ascii="Times" w:hAnsi="Times"/>
          <w:color w:val="000000"/>
        </w:rPr>
        <w:tab/>
      </w:r>
      <w:r w:rsidR="00C254AC" w:rsidRPr="002C1CF9">
        <w:rPr>
          <w:b/>
          <w:lang w:eastAsia="x-none"/>
        </w:rPr>
        <w:t>Os Doze Fatores</w:t>
      </w:r>
    </w:p>
    <w:p w14:paraId="598B90E7" w14:textId="77777777" w:rsidR="009C7518" w:rsidRDefault="00C254AC">
      <w:pPr>
        <w:rPr>
          <w:lang w:eastAsia="x-none"/>
        </w:rPr>
      </w:pPr>
      <w:r>
        <w:rPr>
          <w:lang w:eastAsia="x-none"/>
        </w:rPr>
        <w:t>I. Base de Código</w:t>
      </w:r>
    </w:p>
    <w:p w14:paraId="5A42D28C" w14:textId="77777777" w:rsidR="009C7518" w:rsidRDefault="00C254AC">
      <w:pPr>
        <w:rPr>
          <w:lang w:eastAsia="x-none"/>
        </w:rPr>
      </w:pPr>
      <w:r>
        <w:rPr>
          <w:lang w:eastAsia="x-none"/>
        </w:rPr>
        <w:t>Uma base de código com rastreamento utilizando controle de revisão, muitos deploys</w:t>
      </w:r>
    </w:p>
    <w:p w14:paraId="50941C86" w14:textId="77777777" w:rsidR="009C7518" w:rsidRDefault="00C254AC">
      <w:pPr>
        <w:rPr>
          <w:lang w:eastAsia="x-none"/>
        </w:rPr>
      </w:pPr>
      <w:r>
        <w:rPr>
          <w:lang w:eastAsia="x-none"/>
        </w:rPr>
        <w:t>II. Dependências</w:t>
      </w:r>
    </w:p>
    <w:p w14:paraId="5D172E73" w14:textId="77777777" w:rsidR="009C7518" w:rsidRDefault="00C254AC">
      <w:pPr>
        <w:rPr>
          <w:lang w:eastAsia="x-none"/>
        </w:rPr>
      </w:pPr>
      <w:r>
        <w:rPr>
          <w:lang w:eastAsia="x-none"/>
        </w:rPr>
        <w:t>Declare e isole as dependências</w:t>
      </w:r>
    </w:p>
    <w:p w14:paraId="5D5DCF96" w14:textId="77777777" w:rsidR="009C7518" w:rsidRDefault="00C254AC">
      <w:pPr>
        <w:rPr>
          <w:lang w:eastAsia="x-none"/>
        </w:rPr>
      </w:pPr>
      <w:r>
        <w:rPr>
          <w:lang w:eastAsia="x-none"/>
        </w:rPr>
        <w:t>III. Configurações</w:t>
      </w:r>
    </w:p>
    <w:p w14:paraId="72F19737" w14:textId="77777777" w:rsidR="009C7518" w:rsidRDefault="00C254AC">
      <w:pPr>
        <w:rPr>
          <w:lang w:eastAsia="x-none"/>
        </w:rPr>
      </w:pPr>
      <w:r>
        <w:rPr>
          <w:lang w:eastAsia="x-none"/>
        </w:rPr>
        <w:t>Armazene as configurações no ambiente</w:t>
      </w:r>
    </w:p>
    <w:p w14:paraId="3942FE22" w14:textId="382B6A7F" w:rsidR="009C7518" w:rsidRDefault="00C254AC">
      <w:pPr>
        <w:rPr>
          <w:lang w:eastAsia="x-none"/>
        </w:rPr>
      </w:pPr>
      <w:r>
        <w:rPr>
          <w:lang w:eastAsia="x-none"/>
        </w:rPr>
        <w:t>IV. Serviços de Apoio</w:t>
      </w:r>
    </w:p>
    <w:p w14:paraId="5A1C4095" w14:textId="77777777" w:rsidR="009C7518" w:rsidRDefault="00C254AC">
      <w:pPr>
        <w:rPr>
          <w:lang w:eastAsia="x-none"/>
        </w:rPr>
      </w:pPr>
      <w:r>
        <w:rPr>
          <w:lang w:eastAsia="x-none"/>
        </w:rPr>
        <w:t>Trate os serviços de apoio, como recursos ligados</w:t>
      </w:r>
    </w:p>
    <w:p w14:paraId="08E672FE" w14:textId="77777777" w:rsidR="009C7518" w:rsidRDefault="00C254AC">
      <w:pPr>
        <w:rPr>
          <w:lang w:eastAsia="x-none"/>
        </w:rPr>
      </w:pPr>
      <w:r>
        <w:rPr>
          <w:lang w:eastAsia="x-none"/>
        </w:rPr>
        <w:t>V. Build, release, run</w:t>
      </w:r>
    </w:p>
    <w:p w14:paraId="0BD62C1B" w14:textId="77777777" w:rsidR="009C7518" w:rsidRDefault="00C254AC">
      <w:pPr>
        <w:rPr>
          <w:lang w:eastAsia="x-none"/>
        </w:rPr>
      </w:pPr>
      <w:r>
        <w:rPr>
          <w:lang w:eastAsia="x-none"/>
        </w:rPr>
        <w:t>Separe estritamente os builds e execute em estágios</w:t>
      </w:r>
    </w:p>
    <w:p w14:paraId="3266B345" w14:textId="77777777" w:rsidR="009C7518" w:rsidRDefault="00C254AC">
      <w:pPr>
        <w:rPr>
          <w:lang w:eastAsia="x-none"/>
        </w:rPr>
      </w:pPr>
      <w:r>
        <w:rPr>
          <w:lang w:eastAsia="x-none"/>
        </w:rPr>
        <w:t>VI. Processos</w:t>
      </w:r>
    </w:p>
    <w:p w14:paraId="28F81F08" w14:textId="77777777" w:rsidR="009C7518" w:rsidRDefault="00C254AC">
      <w:pPr>
        <w:rPr>
          <w:lang w:eastAsia="x-none"/>
        </w:rPr>
      </w:pPr>
      <w:r>
        <w:rPr>
          <w:lang w:eastAsia="x-none"/>
        </w:rPr>
        <w:t>Execute a aplicação como um ou mais processos que não armazenam estado</w:t>
      </w:r>
    </w:p>
    <w:p w14:paraId="51CB3BE3" w14:textId="77777777" w:rsidR="009C7518" w:rsidRDefault="00C254AC">
      <w:pPr>
        <w:rPr>
          <w:lang w:eastAsia="x-none"/>
        </w:rPr>
      </w:pPr>
      <w:r>
        <w:rPr>
          <w:lang w:eastAsia="x-none"/>
        </w:rPr>
        <w:t>VII. Vínculo de porta</w:t>
      </w:r>
    </w:p>
    <w:p w14:paraId="7CC56654" w14:textId="77777777" w:rsidR="009C7518" w:rsidRDefault="00C254AC">
      <w:pPr>
        <w:rPr>
          <w:lang w:eastAsia="x-none"/>
        </w:rPr>
      </w:pPr>
      <w:r>
        <w:rPr>
          <w:lang w:eastAsia="x-none"/>
        </w:rPr>
        <w:t>Exporte serviços por ligação de porta</w:t>
      </w:r>
    </w:p>
    <w:p w14:paraId="3BF38FD0" w14:textId="77777777" w:rsidR="009C7518" w:rsidRDefault="00C254AC">
      <w:pPr>
        <w:rPr>
          <w:lang w:eastAsia="x-none"/>
        </w:rPr>
      </w:pPr>
      <w:r>
        <w:rPr>
          <w:lang w:eastAsia="x-none"/>
        </w:rPr>
        <w:lastRenderedPageBreak/>
        <w:t>VIII. Concorrência</w:t>
      </w:r>
    </w:p>
    <w:p w14:paraId="09E0FC9A" w14:textId="77777777" w:rsidR="009C7518" w:rsidRDefault="00C254AC">
      <w:pPr>
        <w:rPr>
          <w:lang w:eastAsia="x-none"/>
        </w:rPr>
      </w:pPr>
      <w:r>
        <w:rPr>
          <w:lang w:eastAsia="x-none"/>
        </w:rPr>
        <w:t>Dimensione por um modelo de processo</w:t>
      </w:r>
    </w:p>
    <w:p w14:paraId="174751DA" w14:textId="77777777" w:rsidR="009C7518" w:rsidRDefault="00C254AC">
      <w:pPr>
        <w:rPr>
          <w:lang w:eastAsia="x-none"/>
        </w:rPr>
      </w:pPr>
      <w:r>
        <w:rPr>
          <w:lang w:eastAsia="x-none"/>
        </w:rPr>
        <w:t>IX. Descartabilidade</w:t>
      </w:r>
    </w:p>
    <w:p w14:paraId="261BCAA0" w14:textId="29387C98" w:rsidR="009C7518" w:rsidRDefault="00C254AC">
      <w:pPr>
        <w:rPr>
          <w:lang w:eastAsia="x-none"/>
        </w:rPr>
      </w:pPr>
      <w:r>
        <w:rPr>
          <w:lang w:eastAsia="x-none"/>
        </w:rPr>
        <w:t>Maximizar a robustez com inicialização e desligamento rápido</w:t>
      </w:r>
      <w:r w:rsidR="00067D53">
        <w:rPr>
          <w:lang w:eastAsia="x-none"/>
        </w:rPr>
        <w:t>.</w:t>
      </w:r>
    </w:p>
    <w:p w14:paraId="133918F8" w14:textId="1D3D7570" w:rsidR="009C7518" w:rsidRDefault="00C254AC">
      <w:pPr>
        <w:rPr>
          <w:lang w:eastAsia="x-none"/>
        </w:rPr>
      </w:pPr>
      <w:r>
        <w:rPr>
          <w:lang w:eastAsia="x-none"/>
        </w:rPr>
        <w:t xml:space="preserve">X. </w:t>
      </w:r>
      <w:r w:rsidR="004B6454">
        <w:rPr>
          <w:lang w:eastAsia="x-none"/>
        </w:rPr>
        <w:t>Ambientes (</w:t>
      </w:r>
      <w:r w:rsidR="006258E1">
        <w:rPr>
          <w:lang w:eastAsia="x-none"/>
        </w:rPr>
        <w:t>Dev/P</w:t>
      </w:r>
      <w:r>
        <w:rPr>
          <w:lang w:eastAsia="x-none"/>
        </w:rPr>
        <w:t>rod</w:t>
      </w:r>
      <w:r w:rsidR="004B6454">
        <w:rPr>
          <w:lang w:eastAsia="x-none"/>
        </w:rPr>
        <w:t>)</w:t>
      </w:r>
      <w:r>
        <w:rPr>
          <w:lang w:eastAsia="x-none"/>
        </w:rPr>
        <w:t xml:space="preserve"> semelhantes</w:t>
      </w:r>
    </w:p>
    <w:p w14:paraId="107FA874" w14:textId="4F7AD28E" w:rsidR="009C7518" w:rsidRDefault="00C254AC">
      <w:pPr>
        <w:rPr>
          <w:lang w:eastAsia="x-none"/>
        </w:rPr>
      </w:pPr>
      <w:r>
        <w:rPr>
          <w:lang w:eastAsia="x-none"/>
        </w:rPr>
        <w:t>Mantenha o desenvolvimento, teste, produção o mais semelhante possível</w:t>
      </w:r>
      <w:r w:rsidR="00B657CE">
        <w:rPr>
          <w:lang w:eastAsia="x-none"/>
        </w:rPr>
        <w:t>.</w:t>
      </w:r>
    </w:p>
    <w:p w14:paraId="0C6E3320" w14:textId="77777777" w:rsidR="009C7518" w:rsidRDefault="00C254AC">
      <w:pPr>
        <w:rPr>
          <w:lang w:eastAsia="x-none"/>
        </w:rPr>
      </w:pPr>
      <w:r>
        <w:rPr>
          <w:lang w:eastAsia="x-none"/>
        </w:rPr>
        <w:t>XI. Logs</w:t>
      </w:r>
    </w:p>
    <w:p w14:paraId="7AAC02F3" w14:textId="19663C72" w:rsidR="009C7518" w:rsidRDefault="00C254AC">
      <w:pPr>
        <w:rPr>
          <w:lang w:eastAsia="x-none"/>
        </w:rPr>
      </w:pPr>
      <w:r>
        <w:rPr>
          <w:lang w:eastAsia="x-none"/>
        </w:rPr>
        <w:t>Trate logs como fluxo de eventos</w:t>
      </w:r>
      <w:r w:rsidR="000A080A">
        <w:rPr>
          <w:lang w:eastAsia="x-none"/>
        </w:rPr>
        <w:t>.</w:t>
      </w:r>
    </w:p>
    <w:p w14:paraId="33FA2A8D" w14:textId="77777777" w:rsidR="009C7518" w:rsidRDefault="00C254AC">
      <w:pPr>
        <w:rPr>
          <w:lang w:eastAsia="x-none"/>
        </w:rPr>
      </w:pPr>
      <w:r>
        <w:rPr>
          <w:lang w:eastAsia="x-none"/>
        </w:rPr>
        <w:t>XII. Processos de Admin</w:t>
      </w:r>
    </w:p>
    <w:p w14:paraId="1F3F29E2" w14:textId="79616CC7" w:rsidR="009C7518" w:rsidRDefault="00C254AC">
      <w:pPr>
        <w:rPr>
          <w:lang w:eastAsia="x-none"/>
        </w:rPr>
      </w:pPr>
      <w:r>
        <w:rPr>
          <w:lang w:eastAsia="x-none"/>
        </w:rPr>
        <w:t>Executar tarefas de administração/gerenciamento como processos pontuais</w:t>
      </w:r>
      <w:r w:rsidR="00D60355">
        <w:rPr>
          <w:lang w:eastAsia="x-none"/>
        </w:rPr>
        <w:t>.</w:t>
      </w:r>
    </w:p>
    <w:p w14:paraId="5E737572" w14:textId="0E6D6D09" w:rsidR="00E32A92" w:rsidRDefault="00E32A92">
      <w:pPr>
        <w:rPr>
          <w:lang w:eastAsia="x-none"/>
        </w:rPr>
      </w:pPr>
      <w:r>
        <w:rPr>
          <w:lang w:eastAsia="x-none"/>
        </w:rPr>
        <w:br w:type="page"/>
      </w:r>
    </w:p>
    <w:p w14:paraId="55368197" w14:textId="4F720411" w:rsidR="009C7518" w:rsidRDefault="00DC4729">
      <w:pPr>
        <w:pStyle w:val="Ttulo11"/>
      </w:pPr>
      <w:bookmarkStart w:id="173" w:name="_Toc496802711"/>
      <w:bookmarkStart w:id="174" w:name="_Toc496802940"/>
      <w:bookmarkStart w:id="175" w:name="_Toc497241114"/>
      <w:r>
        <w:lastRenderedPageBreak/>
        <w:t>6</w:t>
      </w:r>
      <w:r w:rsidR="00C254AC">
        <w:t xml:space="preserve"> </w:t>
      </w:r>
      <w:r w:rsidR="00D05179">
        <w:t>Software de gerenciamento de containers</w:t>
      </w:r>
      <w:bookmarkEnd w:id="173"/>
      <w:bookmarkEnd w:id="174"/>
      <w:bookmarkEnd w:id="175"/>
    </w:p>
    <w:p w14:paraId="21FDB902" w14:textId="57DADB74" w:rsidR="009C7518" w:rsidRDefault="00C254AC" w:rsidP="00561437">
      <w:pPr>
        <w:ind w:firstLine="708"/>
      </w:pPr>
      <w:r>
        <w:t>Existem algumas Plataformas (PaaS) para gerenciamento de containers em am</w:t>
      </w:r>
      <w:r w:rsidR="00310F06">
        <w:t>bientes (qa, staging e</w:t>
      </w:r>
      <w:r>
        <w:t xml:space="preserve"> produção).</w:t>
      </w:r>
    </w:p>
    <w:p w14:paraId="6CE1AFA6" w14:textId="77777777" w:rsidR="00310F06" w:rsidRDefault="00C254AC" w:rsidP="00310F06">
      <w:pPr>
        <w:ind w:left="708"/>
        <w:rPr>
          <w:lang w:eastAsia="x-none"/>
        </w:rPr>
      </w:pPr>
      <w:r>
        <w:rPr>
          <w:lang w:eastAsia="x-none"/>
        </w:rPr>
        <w:t>Essas plataformas tem a finalidade de melhorar o condicionamento de containers, de forma visual, para que n</w:t>
      </w:r>
      <w:r w:rsidR="00084DCD">
        <w:rPr>
          <w:lang w:eastAsia="x-none"/>
        </w:rPr>
        <w:t>ão seja necessário conhecimento</w:t>
      </w:r>
      <w:r>
        <w:rPr>
          <w:lang w:eastAsia="x-none"/>
        </w:rPr>
        <w:t xml:space="preserve"> de comandos, e entre outras finalidades.</w:t>
      </w:r>
    </w:p>
    <w:p w14:paraId="7F2CD743" w14:textId="2957F232" w:rsidR="009C7518" w:rsidRDefault="009048D7" w:rsidP="007B3808">
      <w:pPr>
        <w:ind w:left="708"/>
        <w:rPr>
          <w:lang w:eastAsia="x-none"/>
        </w:rPr>
      </w:pPr>
      <w:r>
        <w:rPr>
          <w:lang w:eastAsia="x-none"/>
        </w:rPr>
        <w:t>Dentre estas plataformas se destacam algumas, como</w:t>
      </w:r>
      <w:r w:rsidR="00D4075E">
        <w:rPr>
          <w:lang w:eastAsia="x-none"/>
        </w:rPr>
        <w:t>: Tsuru</w:t>
      </w:r>
      <w:r w:rsidR="00C254AC">
        <w:rPr>
          <w:lang w:eastAsia="x-none"/>
        </w:rPr>
        <w:t>, Kubernet é Vagran.</w:t>
      </w:r>
      <w:r w:rsidR="007B3808">
        <w:rPr>
          <w:lang w:eastAsia="x-none"/>
        </w:rPr>
        <w:t xml:space="preserve"> </w:t>
      </w:r>
      <w:r w:rsidR="00C254AC">
        <w:rPr>
          <w:lang w:eastAsia="x-none"/>
        </w:rPr>
        <w:t>Essas plataformas além de melhorarem o gerenciamento, provisionamento é condicionamento dos containers elas melhoram o acesso ao conhecimento e a popularização do tema; pois possibilitam que pessoas com poucos conhecimentos, profundos sobre certas áreas, possam verificar/monitorar um ambiente com serviços por container.</w:t>
      </w:r>
    </w:p>
    <w:p w14:paraId="764B3367" w14:textId="77777777" w:rsidR="009C7518" w:rsidRDefault="00C254AC" w:rsidP="007B3808">
      <w:pPr>
        <w:ind w:firstLine="708"/>
        <w:rPr>
          <w:lang w:eastAsia="x-none"/>
        </w:rPr>
      </w:pPr>
      <w:r>
        <w:rPr>
          <w:lang w:eastAsia="x-none"/>
        </w:rPr>
        <w:t>Um outro provedor/empresa que alavancou esse conhecimento sobre virtualização, foi a Amazon, com seus serviços em AWS; os mesmos são segregados em agregação de serviços e monetização por usabilidade dos mesmos.</w:t>
      </w:r>
    </w:p>
    <w:p w14:paraId="3DFFDF3E" w14:textId="77777777" w:rsidR="009C7518" w:rsidRDefault="00C254AC" w:rsidP="002E210D">
      <w:pPr>
        <w:ind w:firstLine="708"/>
        <w:rPr>
          <w:lang w:eastAsia="x-none"/>
        </w:rPr>
      </w:pPr>
      <w:r>
        <w:rPr>
          <w:lang w:eastAsia="x-none"/>
        </w:rPr>
        <w:t>Essas PaaS, citadas possuem integração com a AWS (</w:t>
      </w:r>
      <w:r>
        <w:rPr>
          <w:shd w:val="clear" w:color="auto" w:fill="FFFF00"/>
          <w:lang w:eastAsia="x-none"/>
        </w:rPr>
        <w:t xml:space="preserve">a menos o Tsuru – o mesmo é baseado em Docker, restrito ao Data Center do grupo </w:t>
      </w:r>
      <w:commentRangeStart w:id="176"/>
      <w:r>
        <w:rPr>
          <w:shd w:val="clear" w:color="auto" w:fill="FFFF00"/>
          <w:lang w:eastAsia="x-none"/>
        </w:rPr>
        <w:t>Globo</w:t>
      </w:r>
      <w:commentRangeEnd w:id="176"/>
      <w:r>
        <w:commentReference w:id="176"/>
      </w:r>
      <w:r>
        <w:rPr>
          <w:lang w:eastAsia="x-none"/>
        </w:rPr>
        <w:t>).</w:t>
      </w:r>
    </w:p>
    <w:p w14:paraId="1C242BDC" w14:textId="792D0CCD" w:rsidR="009C7518" w:rsidRDefault="00D31583">
      <w:pPr>
        <w:rPr>
          <w:lang w:eastAsia="x-none"/>
        </w:rPr>
      </w:pPr>
      <w:r>
        <w:rPr>
          <w:lang w:eastAsia="x-none"/>
        </w:rPr>
        <w:tab/>
      </w:r>
    </w:p>
    <w:p w14:paraId="32B364B3" w14:textId="77777777" w:rsidR="009C7518" w:rsidRDefault="00C254AC">
      <w:pPr>
        <w:rPr>
          <w:lang w:eastAsia="x-none"/>
        </w:rPr>
      </w:pPr>
      <w:r>
        <w:rPr>
          <w:lang w:eastAsia="x-none"/>
        </w:rPr>
        <w:t xml:space="preserve"> </w:t>
      </w:r>
    </w:p>
    <w:p w14:paraId="52B77E10" w14:textId="02A7141B" w:rsidR="009C7518" w:rsidRDefault="00C254AC">
      <w:pPr>
        <w:rPr>
          <w:lang w:val="x-none" w:eastAsia="x-none"/>
        </w:rPr>
      </w:pPr>
      <w:r>
        <w:rPr>
          <w:lang w:eastAsia="x-none"/>
        </w:rPr>
        <w:t xml:space="preserve"> </w:t>
      </w:r>
      <w:r>
        <w:br w:type="page"/>
      </w:r>
    </w:p>
    <w:p w14:paraId="646C0606" w14:textId="4B597F96" w:rsidR="009C7518" w:rsidRDefault="003129CB">
      <w:pPr>
        <w:pStyle w:val="Ttulo11"/>
      </w:pPr>
      <w:bookmarkStart w:id="177" w:name="_Toc496802713"/>
      <w:bookmarkStart w:id="178" w:name="_Toc496802942"/>
      <w:bookmarkStart w:id="179" w:name="_Toc497241115"/>
      <w:r>
        <w:lastRenderedPageBreak/>
        <w:t>13</w:t>
      </w:r>
      <w:r w:rsidR="00C254AC">
        <w:t xml:space="preserve"> </w:t>
      </w:r>
      <w:bookmarkEnd w:id="177"/>
      <w:bookmarkEnd w:id="178"/>
      <w:r w:rsidR="008F2423">
        <w:t>Estudo de Caso</w:t>
      </w:r>
      <w:bookmarkEnd w:id="179"/>
    </w:p>
    <w:p w14:paraId="1F3008B2" w14:textId="77777777" w:rsidR="009C7518" w:rsidRDefault="00C254AC">
      <w:pPr>
        <w:ind w:firstLine="708"/>
      </w:pPr>
      <w:r>
        <w:t>Como estudo de caso desta monografia, utilizarei um crawler de internet, desenvolvido na linguagem de programação Ruby.</w:t>
      </w:r>
    </w:p>
    <w:p w14:paraId="10CA5974" w14:textId="77777777" w:rsidR="009C7518" w:rsidRDefault="00C254AC">
      <w:pPr>
        <w:ind w:firstLine="708"/>
      </w:pPr>
      <w:r>
        <w:t xml:space="preserve"> Fiz a escolha desta linguagem de forma arbitrária, pois não tinha conhecimentos da linguagem e tomei como desafio aprender um pouco sobre uma nova linguagem e o paradigma da computação em serviço.</w:t>
      </w:r>
    </w:p>
    <w:p w14:paraId="644F51E1" w14:textId="77777777" w:rsidR="009C7518" w:rsidRDefault="00C254AC">
      <w:pPr>
        <w:ind w:firstLine="708"/>
      </w:pPr>
      <w:r>
        <w:t>Este crawler tem como finalidade fazer consultas no Google, sobre determinados produtos (palavras), e suas tags (atributos).</w:t>
      </w:r>
    </w:p>
    <w:p w14:paraId="52052324" w14:textId="77777777" w:rsidR="009C7518" w:rsidRDefault="009C7518">
      <w:pPr>
        <w:ind w:left="708"/>
      </w:pPr>
    </w:p>
    <w:p w14:paraId="2A220654" w14:textId="77777777" w:rsidR="009C7518" w:rsidRDefault="00C254AC">
      <w:pPr>
        <w:ind w:left="708"/>
      </w:pPr>
      <w:r>
        <w:t>&lt;</w:t>
      </w:r>
      <w:r>
        <w:rPr>
          <w:shd w:val="clear" w:color="auto" w:fill="FFFF00"/>
        </w:rPr>
        <w:t>Adicionar aqui modelo de documento de aplicação que está sendo escrito para o vod_plataforma</w:t>
      </w:r>
      <w:r>
        <w:t>&gt;</w:t>
      </w:r>
    </w:p>
    <w:p w14:paraId="76598DB8" w14:textId="77777777" w:rsidR="009C7518" w:rsidRDefault="009C7518">
      <w:pPr>
        <w:ind w:left="708"/>
      </w:pPr>
    </w:p>
    <w:p w14:paraId="649EB770" w14:textId="77777777" w:rsidR="009C7518" w:rsidRDefault="00C254AC">
      <w:pPr>
        <w:ind w:left="708"/>
      </w:pPr>
      <w:r>
        <w:rPr>
          <w:shd w:val="clear" w:color="auto" w:fill="FFFF00"/>
        </w:rPr>
        <w:t>&lt;Adicionar diagrama de caso de uso e de sequência &gt;</w:t>
      </w:r>
    </w:p>
    <w:p w14:paraId="37F03D99" w14:textId="77777777" w:rsidR="009C7518" w:rsidRDefault="009C7518">
      <w:pPr>
        <w:ind w:left="708"/>
      </w:pPr>
    </w:p>
    <w:p w14:paraId="1677DE5E" w14:textId="77777777" w:rsidR="009C7518" w:rsidRPr="006932E8" w:rsidRDefault="00C254AC">
      <w:pPr>
        <w:ind w:left="708"/>
        <w:rPr>
          <w:highlight w:val="yellow"/>
        </w:rPr>
      </w:pPr>
      <w:r w:rsidRPr="006932E8">
        <w:rPr>
          <w:highlight w:val="yellow"/>
        </w:rPr>
        <w:t>O mesmo foi criado sobre o paradigma de programação por serviço, sendo quarto (4) containers de serviço:</w:t>
      </w:r>
    </w:p>
    <w:p w14:paraId="0F9A7014"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Data base: Serviço de Banco de Dados em MySQL. Sendo o Banco de Dados permanente para a aplicação</w:t>
      </w:r>
    </w:p>
    <w:p w14:paraId="32CA5E06"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Redis: Serviço de Banco de Dados no Redis-Server. Sendo o Banco de Dados volátil da aplicação, utilizado para armazenar as buscas.</w:t>
      </w:r>
    </w:p>
    <w:p w14:paraId="1885CCD8"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Sidekiq: Serviço enfileiramento de tarefas, da qual é utilizado para poder fazer as buscas na web.</w:t>
      </w:r>
    </w:p>
    <w:p w14:paraId="60104AF1" w14:textId="77777777" w:rsidR="009C7518" w:rsidRPr="006932E8" w:rsidRDefault="00C254AC">
      <w:pPr>
        <w:pStyle w:val="PargrafodaLista"/>
        <w:numPr>
          <w:ilvl w:val="0"/>
          <w:numId w:val="9"/>
        </w:numPr>
        <w:suppressAutoHyphens w:val="0"/>
        <w:spacing w:line="240" w:lineRule="auto"/>
        <w:jc w:val="left"/>
        <w:rPr>
          <w:highlight w:val="yellow"/>
        </w:rPr>
      </w:pPr>
      <w:r w:rsidRPr="006932E8">
        <w:rPr>
          <w:highlight w:val="yellow"/>
        </w:rPr>
        <w:t>Phalanx: Aplicação em Ruby, da qual é responsável por fazer as buscas na web.</w:t>
      </w:r>
    </w:p>
    <w:p w14:paraId="6C17DC89" w14:textId="77777777" w:rsidR="009C7518" w:rsidRDefault="00C254AC">
      <w:r>
        <w:softHyphen/>
      </w:r>
      <w:r>
        <w:softHyphen/>
      </w:r>
      <w:r>
        <w:softHyphen/>
      </w:r>
    </w:p>
    <w:p w14:paraId="6A745D91" w14:textId="77777777" w:rsidR="009C7518" w:rsidRDefault="00C254AC">
      <w:pPr>
        <w:pStyle w:val="PSDS-MarcadoresNivel1"/>
        <w:ind w:left="360" w:hanging="360"/>
        <w:rPr>
          <w:b/>
          <w:sz w:val="28"/>
          <w:szCs w:val="28"/>
        </w:rPr>
      </w:pPr>
      <w:r>
        <w:rPr>
          <w:b/>
          <w:sz w:val="28"/>
          <w:szCs w:val="28"/>
        </w:rPr>
        <w:t xml:space="preserve"> &lt;Documentação de SW a ser inserida&gt;</w:t>
      </w:r>
    </w:p>
    <w:p w14:paraId="0D366FCD" w14:textId="77777777" w:rsidR="009C7518" w:rsidRDefault="009C7518">
      <w:pPr>
        <w:pStyle w:val="PSDS-MarcadoresNivel1"/>
        <w:ind w:left="360" w:hanging="360"/>
        <w:rPr>
          <w:b/>
          <w:sz w:val="28"/>
          <w:szCs w:val="28"/>
        </w:rPr>
      </w:pPr>
    </w:p>
    <w:p w14:paraId="2A6412DE" w14:textId="77777777" w:rsidR="00137C08" w:rsidRPr="005B713A" w:rsidRDefault="00137C08" w:rsidP="00137C08">
      <w:pPr>
        <w:pStyle w:val="PSDS-MarcadoresNivel1"/>
        <w:numPr>
          <w:ilvl w:val="0"/>
          <w:numId w:val="16"/>
        </w:numPr>
        <w:rPr>
          <w:b/>
          <w:sz w:val="24"/>
          <w:szCs w:val="24"/>
        </w:rPr>
      </w:pPr>
      <w:r w:rsidRPr="005B713A">
        <w:rPr>
          <w:b/>
          <w:sz w:val="24"/>
          <w:szCs w:val="24"/>
        </w:rPr>
        <w:t>Objetivo</w:t>
      </w:r>
    </w:p>
    <w:p w14:paraId="5C34899E" w14:textId="77777777" w:rsidR="00137C08" w:rsidRPr="005B713A" w:rsidRDefault="00137C08" w:rsidP="00137C08">
      <w:pPr>
        <w:pStyle w:val="PSDS-CorpodeTexto"/>
        <w:ind w:firstLine="0"/>
        <w:rPr>
          <w:sz w:val="24"/>
          <w:szCs w:val="24"/>
        </w:rPr>
      </w:pPr>
    </w:p>
    <w:p w14:paraId="66904A5D" w14:textId="77777777" w:rsidR="00137C08" w:rsidRPr="005B713A" w:rsidRDefault="00137C08" w:rsidP="00137C08">
      <w:pPr>
        <w:pStyle w:val="PSDS-CorpodeTexto"/>
        <w:spacing w:before="60"/>
        <w:ind w:firstLine="567"/>
        <w:rPr>
          <w:sz w:val="24"/>
          <w:szCs w:val="24"/>
        </w:rPr>
      </w:pPr>
      <w:r w:rsidRPr="005B713A">
        <w:rPr>
          <w:sz w:val="24"/>
          <w:szCs w:val="24"/>
        </w:rPr>
        <w:t>O propósito deste documento é coletar, analisar e definir as necessidades de alto-nível e características do sistema, focando nas potencialidades requeridas pelos afetados e usuários-alvo, e como estes requisitos foram abordados no projeto de desenvolvimento do sistema.</w:t>
      </w:r>
    </w:p>
    <w:p w14:paraId="4881B511" w14:textId="77777777" w:rsidR="00137C08" w:rsidRPr="005B713A" w:rsidRDefault="00137C08" w:rsidP="00137C08">
      <w:pPr>
        <w:pStyle w:val="PSDS-CorpodeTexto"/>
        <w:spacing w:before="60"/>
        <w:ind w:firstLine="567"/>
        <w:rPr>
          <w:sz w:val="24"/>
          <w:szCs w:val="24"/>
        </w:rPr>
      </w:pPr>
      <w:r w:rsidRPr="005B713A">
        <w:rPr>
          <w:sz w:val="24"/>
          <w:szCs w:val="24"/>
        </w:rPr>
        <w:t>A visão do sistema documenta o ambiente geral de processos desenvolvidos para o sistema, fornecendo a todos os envolvidos uma descrição compreensível deste e suas macro funcionalidades.</w:t>
      </w:r>
    </w:p>
    <w:p w14:paraId="330C1A81" w14:textId="77777777" w:rsidR="00137C08" w:rsidRPr="005B713A" w:rsidRDefault="00137C08" w:rsidP="00137C08">
      <w:pPr>
        <w:pStyle w:val="PSDS-CorpodeTexto"/>
        <w:spacing w:before="60"/>
        <w:ind w:firstLine="567"/>
        <w:rPr>
          <w:sz w:val="24"/>
          <w:szCs w:val="24"/>
        </w:rPr>
      </w:pPr>
      <w:r w:rsidRPr="005B713A">
        <w:rPr>
          <w:sz w:val="24"/>
          <w:szCs w:val="24"/>
        </w:rPr>
        <w:t xml:space="preserve">O Documento de Visão de Projeto de Sistema documenta as necessidades e funcionalidades do sistema que estarão sendo atendidas no projeto de software. </w:t>
      </w:r>
    </w:p>
    <w:p w14:paraId="72618BB8" w14:textId="77777777" w:rsidR="00137C08" w:rsidRPr="005B713A" w:rsidRDefault="00137C08" w:rsidP="00137C08">
      <w:pPr>
        <w:pStyle w:val="PSDS-CorpodeTexto"/>
        <w:ind w:firstLine="0"/>
        <w:rPr>
          <w:sz w:val="24"/>
          <w:szCs w:val="24"/>
        </w:rPr>
      </w:pPr>
    </w:p>
    <w:p w14:paraId="233A0F47" w14:textId="77777777" w:rsidR="00137C08" w:rsidRPr="005B713A" w:rsidRDefault="00137C08" w:rsidP="00137C08">
      <w:pPr>
        <w:pStyle w:val="PSDS-MarcadoresNivel1"/>
        <w:numPr>
          <w:ilvl w:val="0"/>
          <w:numId w:val="16"/>
        </w:numPr>
        <w:rPr>
          <w:b/>
          <w:sz w:val="24"/>
          <w:szCs w:val="24"/>
        </w:rPr>
      </w:pPr>
      <w:r w:rsidRPr="005B713A">
        <w:rPr>
          <w:b/>
          <w:sz w:val="24"/>
          <w:szCs w:val="24"/>
        </w:rPr>
        <w:t>Cenário Atual</w:t>
      </w:r>
    </w:p>
    <w:p w14:paraId="0568CCF8" w14:textId="77777777" w:rsidR="00137C08" w:rsidRPr="005B713A" w:rsidRDefault="00137C08" w:rsidP="00137C08">
      <w:pPr>
        <w:pStyle w:val="PSDS-MarcadoresNivel1"/>
        <w:ind w:firstLine="0"/>
        <w:rPr>
          <w:sz w:val="24"/>
          <w:szCs w:val="24"/>
        </w:rPr>
      </w:pPr>
    </w:p>
    <w:p w14:paraId="208C0616" w14:textId="77777777" w:rsidR="00137C08" w:rsidRPr="005B713A" w:rsidRDefault="00137C08" w:rsidP="00137C08">
      <w:pPr>
        <w:pStyle w:val="PSDS-CorpodeTexto"/>
        <w:spacing w:before="60"/>
        <w:ind w:firstLine="567"/>
        <w:rPr>
          <w:sz w:val="24"/>
          <w:szCs w:val="24"/>
        </w:rPr>
      </w:pPr>
      <w:r w:rsidRPr="005B713A">
        <w:rPr>
          <w:sz w:val="24"/>
          <w:szCs w:val="24"/>
        </w:rPr>
        <w:t>Atualmente as provas são elaboradas sem nenhum banco de dados e conexão das aplicações das questões já utilizadas. Os professores precisam elaborar/desenvolver a questão do zero utilizando recursos como livro, artigos, provas passadas e etc.</w:t>
      </w:r>
    </w:p>
    <w:p w14:paraId="36D2321D" w14:textId="77777777" w:rsidR="00137C08" w:rsidRPr="005B713A" w:rsidRDefault="00137C08" w:rsidP="00137C08">
      <w:pPr>
        <w:pStyle w:val="PSDS-CorpodeTexto"/>
        <w:spacing w:before="60"/>
        <w:ind w:firstLine="567"/>
        <w:rPr>
          <w:sz w:val="24"/>
          <w:szCs w:val="24"/>
        </w:rPr>
      </w:pPr>
      <w:r w:rsidRPr="005B713A">
        <w:rPr>
          <w:sz w:val="24"/>
          <w:szCs w:val="24"/>
        </w:rPr>
        <w:t>Para o desenvolvimento de uma prova não é possível consultar questões desenvolvidas e aplicadas por outros professores.</w:t>
      </w:r>
    </w:p>
    <w:p w14:paraId="38D95E40" w14:textId="77777777" w:rsidR="00137C08" w:rsidRPr="005B713A" w:rsidRDefault="00137C08" w:rsidP="00137C08">
      <w:pPr>
        <w:pStyle w:val="PSDS-CorpodeTexto"/>
        <w:spacing w:before="60"/>
        <w:ind w:firstLine="567"/>
        <w:rPr>
          <w:sz w:val="24"/>
          <w:szCs w:val="24"/>
        </w:rPr>
      </w:pPr>
      <w:r w:rsidRPr="005B713A">
        <w:rPr>
          <w:sz w:val="24"/>
          <w:szCs w:val="24"/>
        </w:rPr>
        <w:t>Atualmente não temo como classificar o grau das questões e diferença-las de uma prova de outra.</w:t>
      </w:r>
    </w:p>
    <w:p w14:paraId="06017D51" w14:textId="77777777" w:rsidR="00137C08" w:rsidRPr="005B713A" w:rsidRDefault="00137C08" w:rsidP="00137C08">
      <w:pPr>
        <w:pStyle w:val="PSDS-CorpodeTexto"/>
        <w:spacing w:before="60"/>
        <w:ind w:firstLine="567"/>
        <w:rPr>
          <w:sz w:val="24"/>
          <w:szCs w:val="24"/>
        </w:rPr>
      </w:pPr>
      <w:r w:rsidRPr="005B713A">
        <w:rPr>
          <w:sz w:val="24"/>
          <w:szCs w:val="24"/>
        </w:rPr>
        <w:lastRenderedPageBreak/>
        <w:t>Existe uma dificuldade de criar várias versões de prova com as mesmas questões, pois não temos nada automatizado para ajudar a criar a prova.</w:t>
      </w:r>
    </w:p>
    <w:p w14:paraId="02314B85" w14:textId="77777777" w:rsidR="00137C08" w:rsidRPr="005B713A" w:rsidRDefault="00137C08" w:rsidP="00137C08">
      <w:pPr>
        <w:pStyle w:val="PSDS-MarcadoresNivel1"/>
        <w:ind w:firstLine="0"/>
        <w:rPr>
          <w:sz w:val="24"/>
          <w:szCs w:val="24"/>
        </w:rPr>
      </w:pPr>
    </w:p>
    <w:p w14:paraId="382ADE8C" w14:textId="77777777" w:rsidR="00137C08" w:rsidRPr="005B713A" w:rsidRDefault="00137C08" w:rsidP="00137C08">
      <w:pPr>
        <w:pStyle w:val="PSDS-MarcadoresNivel1"/>
        <w:numPr>
          <w:ilvl w:val="0"/>
          <w:numId w:val="16"/>
        </w:numPr>
        <w:rPr>
          <w:b/>
          <w:sz w:val="24"/>
          <w:szCs w:val="24"/>
        </w:rPr>
      </w:pPr>
      <w:r w:rsidRPr="005B713A">
        <w:rPr>
          <w:b/>
          <w:sz w:val="24"/>
          <w:szCs w:val="24"/>
        </w:rPr>
        <w:t>Descrição do Projeto</w:t>
      </w:r>
    </w:p>
    <w:p w14:paraId="5FA8614C" w14:textId="77777777" w:rsidR="00137C08" w:rsidRPr="005B713A" w:rsidRDefault="00137C08" w:rsidP="00137C08">
      <w:pPr>
        <w:pStyle w:val="PSDS-CorpodeTexto"/>
        <w:ind w:firstLine="0"/>
        <w:rPr>
          <w:sz w:val="24"/>
          <w:szCs w:val="24"/>
        </w:rPr>
      </w:pPr>
    </w:p>
    <w:p w14:paraId="59A9998B" w14:textId="77777777" w:rsidR="00137C08" w:rsidRPr="005B713A" w:rsidRDefault="00137C08" w:rsidP="00137C08">
      <w:pPr>
        <w:pStyle w:val="PSDS-CorpodeTexto"/>
        <w:spacing w:before="60"/>
        <w:ind w:firstLine="567"/>
        <w:rPr>
          <w:sz w:val="24"/>
          <w:szCs w:val="24"/>
        </w:rPr>
      </w:pPr>
      <w:r w:rsidRPr="005B713A">
        <w:rPr>
          <w:sz w:val="24"/>
          <w:szCs w:val="24"/>
        </w:rPr>
        <w:t>O sistema irá permitir que qualquer professor cadastre uma questão, porém só serão salvos se a classificação de grau da questão estiver preenchida. O sistema dará a possibilidade de gerar até seis versões de provas diferentes com as mesmas questões. Existe a possibilidade de verificar se a questão já foi utilizada por quem e quando.</w:t>
      </w:r>
    </w:p>
    <w:p w14:paraId="5A7449C7" w14:textId="77777777" w:rsidR="00137C08" w:rsidRPr="005B713A" w:rsidRDefault="00137C08" w:rsidP="00137C08">
      <w:pPr>
        <w:pStyle w:val="PSDS-CorpodeTexto"/>
        <w:spacing w:before="60"/>
        <w:ind w:firstLine="567"/>
        <w:rPr>
          <w:sz w:val="24"/>
          <w:szCs w:val="24"/>
        </w:rPr>
      </w:pPr>
      <w:r w:rsidRPr="005B713A">
        <w:rPr>
          <w:sz w:val="24"/>
          <w:szCs w:val="24"/>
        </w:rPr>
        <w:t>Este sistema tem a funcionalidade de ranquear as questões de acordo com a classificação feita no momento do cadastro.</w:t>
      </w:r>
    </w:p>
    <w:p w14:paraId="3A3F40CB" w14:textId="77777777" w:rsidR="00137C08" w:rsidRPr="005B713A" w:rsidRDefault="00137C08" w:rsidP="00137C08">
      <w:pPr>
        <w:pStyle w:val="PSDS-CorpodeTexto"/>
        <w:spacing w:before="60"/>
        <w:ind w:firstLine="567"/>
        <w:rPr>
          <w:sz w:val="24"/>
          <w:szCs w:val="24"/>
        </w:rPr>
      </w:pPr>
      <w:r w:rsidRPr="005B713A">
        <w:rPr>
          <w:sz w:val="24"/>
          <w:szCs w:val="24"/>
        </w:rPr>
        <w:t xml:space="preserve">Não há a possibilidade de excluir questões já cadastradas, pois a mesma fica em histórico em banco de dados. </w:t>
      </w:r>
    </w:p>
    <w:p w14:paraId="27A57BFF" w14:textId="77777777" w:rsidR="00137C08" w:rsidRPr="005B713A" w:rsidRDefault="00137C08" w:rsidP="00137C08">
      <w:pPr>
        <w:pStyle w:val="PSDS-CorpodeTexto"/>
        <w:ind w:left="624"/>
        <w:rPr>
          <w:sz w:val="24"/>
          <w:szCs w:val="24"/>
        </w:rPr>
      </w:pPr>
    </w:p>
    <w:p w14:paraId="1292ADB9" w14:textId="77777777" w:rsidR="00137C08" w:rsidRPr="005B713A" w:rsidRDefault="00137C08" w:rsidP="00137C08">
      <w:pPr>
        <w:pStyle w:val="PSDS-MarcadoresNivel1"/>
        <w:numPr>
          <w:ilvl w:val="0"/>
          <w:numId w:val="16"/>
        </w:numPr>
        <w:rPr>
          <w:b/>
          <w:sz w:val="24"/>
          <w:szCs w:val="24"/>
        </w:rPr>
      </w:pPr>
      <w:r w:rsidRPr="005B713A">
        <w:rPr>
          <w:b/>
          <w:sz w:val="24"/>
          <w:szCs w:val="24"/>
        </w:rPr>
        <w:t>Envolvimento</w:t>
      </w:r>
    </w:p>
    <w:p w14:paraId="201F3BA5" w14:textId="77777777" w:rsidR="00137C08" w:rsidRPr="005B713A" w:rsidRDefault="00137C08" w:rsidP="00137C08">
      <w:pPr>
        <w:pStyle w:val="PSDS-CorpodeTexto"/>
        <w:ind w:firstLine="0"/>
        <w:rPr>
          <w:sz w:val="24"/>
          <w:szCs w:val="24"/>
        </w:rPr>
      </w:pPr>
    </w:p>
    <w:p w14:paraId="693FED93" w14:textId="77777777" w:rsidR="00137C08" w:rsidRPr="005B713A" w:rsidRDefault="00137C08" w:rsidP="00137C08">
      <w:pPr>
        <w:pStyle w:val="PSDS-MarcadoresNivel2"/>
        <w:tabs>
          <w:tab w:val="left" w:pos="360"/>
        </w:tabs>
        <w:ind w:firstLine="426"/>
        <w:rPr>
          <w:b/>
          <w:sz w:val="24"/>
          <w:szCs w:val="24"/>
        </w:rPr>
      </w:pPr>
      <w:r w:rsidRPr="005B713A">
        <w:rPr>
          <w:b/>
          <w:sz w:val="24"/>
          <w:szCs w:val="24"/>
        </w:rPr>
        <w:t>4.1. Abrangência</w:t>
      </w:r>
    </w:p>
    <w:p w14:paraId="548A08ED" w14:textId="77777777" w:rsidR="00137C08" w:rsidRPr="005B713A" w:rsidRDefault="00137C08" w:rsidP="00137C08">
      <w:pPr>
        <w:pStyle w:val="PSDS-CorpodeTexto"/>
        <w:spacing w:before="60"/>
        <w:ind w:firstLine="426"/>
        <w:rPr>
          <w:sz w:val="24"/>
          <w:szCs w:val="24"/>
        </w:rPr>
      </w:pPr>
    </w:p>
    <w:p w14:paraId="4E8554D9" w14:textId="77777777" w:rsidR="00137C08" w:rsidRPr="005B713A" w:rsidRDefault="00137C08" w:rsidP="00137C08">
      <w:pPr>
        <w:pStyle w:val="PSDS-CorpodeTexto"/>
        <w:spacing w:before="60"/>
        <w:ind w:firstLine="426"/>
        <w:rPr>
          <w:sz w:val="24"/>
          <w:szCs w:val="24"/>
        </w:rPr>
      </w:pPr>
      <w:r w:rsidRPr="005B713A">
        <w:rPr>
          <w:sz w:val="24"/>
          <w:szCs w:val="24"/>
        </w:rPr>
        <w:t>O sistema é desenvolvido para todos os campi da UVA, sendo um sistema Web pensado para atender todos os cursos e professores.</w:t>
      </w:r>
    </w:p>
    <w:p w14:paraId="6C14E01F" w14:textId="77777777" w:rsidR="00137C08" w:rsidRPr="005B713A" w:rsidRDefault="00137C08" w:rsidP="00137C08">
      <w:pPr>
        <w:pStyle w:val="PSDS-CorpodeTexto"/>
        <w:spacing w:before="60"/>
        <w:ind w:firstLine="426"/>
        <w:rPr>
          <w:sz w:val="24"/>
          <w:szCs w:val="24"/>
        </w:rPr>
      </w:pPr>
      <w:r w:rsidRPr="005B713A">
        <w:rPr>
          <w:sz w:val="24"/>
          <w:szCs w:val="24"/>
        </w:rPr>
        <w:t>Possui abrangência para todos os campis da UVA e conveniadas a instituição de ensino</w:t>
      </w:r>
    </w:p>
    <w:p w14:paraId="77E6F68D" w14:textId="77777777" w:rsidR="00137C08" w:rsidRPr="005B713A" w:rsidRDefault="00137C08" w:rsidP="00137C08">
      <w:pPr>
        <w:pStyle w:val="PSDS-CorpodeTexto"/>
        <w:ind w:firstLine="0"/>
        <w:rPr>
          <w:sz w:val="24"/>
          <w:szCs w:val="24"/>
        </w:rPr>
      </w:pPr>
    </w:p>
    <w:p w14:paraId="0A50E066" w14:textId="77777777" w:rsidR="00EA1848" w:rsidRPr="005B713A" w:rsidRDefault="00EA1848" w:rsidP="00EA1848">
      <w:pPr>
        <w:pStyle w:val="PSDS-CorpodeTexto"/>
        <w:ind w:left="624"/>
        <w:rPr>
          <w:sz w:val="24"/>
          <w:szCs w:val="24"/>
        </w:rPr>
      </w:pPr>
    </w:p>
    <w:p w14:paraId="5BBD666B" w14:textId="77777777" w:rsidR="00EA1848" w:rsidRPr="005B713A" w:rsidRDefault="00EA1848" w:rsidP="00EA1848">
      <w:pPr>
        <w:pStyle w:val="PSDS-MarcadoresNivel1"/>
        <w:numPr>
          <w:ilvl w:val="0"/>
          <w:numId w:val="16"/>
        </w:numPr>
        <w:rPr>
          <w:b/>
          <w:i/>
          <w:sz w:val="24"/>
          <w:szCs w:val="24"/>
        </w:rPr>
      </w:pPr>
      <w:r w:rsidRPr="005B713A">
        <w:rPr>
          <w:b/>
          <w:sz w:val="24"/>
          <w:szCs w:val="24"/>
        </w:rPr>
        <w:t>Restrições</w:t>
      </w:r>
    </w:p>
    <w:p w14:paraId="0C0F0E03" w14:textId="77777777" w:rsidR="00EA1848" w:rsidRPr="005B713A" w:rsidRDefault="00EA1848" w:rsidP="00EA1848">
      <w:pPr>
        <w:pStyle w:val="PSDS-CorpodeTexto"/>
        <w:ind w:left="624"/>
        <w:rPr>
          <w:sz w:val="24"/>
          <w:szCs w:val="24"/>
        </w:rPr>
      </w:pPr>
    </w:p>
    <w:p w14:paraId="38993539" w14:textId="77777777" w:rsidR="00EA1848" w:rsidRPr="005B713A" w:rsidRDefault="00EA1848" w:rsidP="00EA1848">
      <w:pPr>
        <w:pStyle w:val="PSDS-CorpodeTexto"/>
        <w:numPr>
          <w:ilvl w:val="0"/>
          <w:numId w:val="17"/>
        </w:numPr>
        <w:rPr>
          <w:sz w:val="24"/>
          <w:szCs w:val="24"/>
        </w:rPr>
      </w:pPr>
      <w:r w:rsidRPr="005B713A">
        <w:rPr>
          <w:b/>
          <w:sz w:val="24"/>
          <w:szCs w:val="24"/>
        </w:rPr>
        <w:t>Funcionais/Negócio</w:t>
      </w:r>
      <w:r w:rsidRPr="005B713A">
        <w:rPr>
          <w:sz w:val="24"/>
          <w:szCs w:val="24"/>
        </w:rPr>
        <w:t xml:space="preserve"> – O sistema deverá permitir a visualização de quantas vezes a questão já foi utilizada, por qual professor em qual período.</w:t>
      </w:r>
    </w:p>
    <w:p w14:paraId="689BA505" w14:textId="77777777" w:rsidR="00EA1848" w:rsidRPr="005B713A" w:rsidRDefault="00EA1848" w:rsidP="00EA1848">
      <w:pPr>
        <w:pStyle w:val="PSDS-CorpodeTexto"/>
        <w:numPr>
          <w:ilvl w:val="0"/>
          <w:numId w:val="17"/>
        </w:numPr>
        <w:rPr>
          <w:sz w:val="24"/>
          <w:szCs w:val="24"/>
        </w:rPr>
      </w:pPr>
      <w:r w:rsidRPr="005B713A">
        <w:rPr>
          <w:sz w:val="24"/>
          <w:szCs w:val="24"/>
        </w:rPr>
        <w:t>O sistema deverá não permitir que outros usuários consigam ver a prova gerada por outro professor.</w:t>
      </w:r>
    </w:p>
    <w:p w14:paraId="36169E70" w14:textId="77777777" w:rsidR="00EA1848" w:rsidRPr="005B713A" w:rsidRDefault="00EA1848" w:rsidP="00EA1848">
      <w:pPr>
        <w:pStyle w:val="PSDS-CorpodeTexto"/>
        <w:numPr>
          <w:ilvl w:val="0"/>
          <w:numId w:val="17"/>
        </w:numPr>
        <w:rPr>
          <w:sz w:val="24"/>
          <w:szCs w:val="24"/>
        </w:rPr>
      </w:pPr>
      <w:r w:rsidRPr="005B713A">
        <w:rPr>
          <w:sz w:val="24"/>
          <w:szCs w:val="24"/>
        </w:rPr>
        <w:t>O sistema não deverá permitir que seja salvo a questão sem marcar seu grau de complexidade.</w:t>
      </w:r>
    </w:p>
    <w:p w14:paraId="1CC8FE90" w14:textId="77777777" w:rsidR="00EA1848" w:rsidRPr="005B713A" w:rsidRDefault="00EA1848" w:rsidP="00EA1848">
      <w:pPr>
        <w:pStyle w:val="PSDS-CorpodeTexto"/>
        <w:numPr>
          <w:ilvl w:val="0"/>
          <w:numId w:val="17"/>
        </w:numPr>
        <w:rPr>
          <w:b/>
          <w:sz w:val="24"/>
          <w:szCs w:val="24"/>
        </w:rPr>
      </w:pPr>
      <w:r w:rsidRPr="005B713A">
        <w:rPr>
          <w:sz w:val="24"/>
          <w:szCs w:val="24"/>
        </w:rPr>
        <w:t>O sistema deverá permitir que seja gerado várias versões de provas, de acordo com o escolhido pelo usuário.</w:t>
      </w:r>
    </w:p>
    <w:p w14:paraId="65DAA5EA" w14:textId="77777777" w:rsidR="00EA1848" w:rsidRPr="005B713A" w:rsidRDefault="00EA1848" w:rsidP="00EA1848">
      <w:pPr>
        <w:pStyle w:val="PSDS-CorpodeTexto"/>
        <w:ind w:left="720" w:firstLine="0"/>
        <w:rPr>
          <w:b/>
          <w:sz w:val="24"/>
          <w:szCs w:val="24"/>
        </w:rPr>
      </w:pPr>
    </w:p>
    <w:p w14:paraId="101BE66A" w14:textId="77777777" w:rsidR="00EA1848" w:rsidRPr="005B713A" w:rsidRDefault="00EA1848" w:rsidP="00EA1848">
      <w:pPr>
        <w:pStyle w:val="PSDS-CorpodeTexto"/>
        <w:numPr>
          <w:ilvl w:val="0"/>
          <w:numId w:val="17"/>
        </w:numPr>
        <w:rPr>
          <w:b/>
          <w:sz w:val="24"/>
          <w:szCs w:val="24"/>
        </w:rPr>
      </w:pPr>
      <w:r w:rsidRPr="005B713A">
        <w:rPr>
          <w:b/>
          <w:sz w:val="24"/>
          <w:szCs w:val="24"/>
        </w:rPr>
        <w:t>Tecnológicas –</w:t>
      </w:r>
      <w:r w:rsidRPr="005B713A">
        <w:rPr>
          <w:sz w:val="24"/>
          <w:szCs w:val="24"/>
        </w:rPr>
        <w:t xml:space="preserve"> O sistema só poderá ser executado na rede da universidade.</w:t>
      </w:r>
    </w:p>
    <w:p w14:paraId="19633346" w14:textId="77777777" w:rsidR="00EA1848" w:rsidRPr="005B713A" w:rsidRDefault="00EA1848" w:rsidP="00EA1848">
      <w:pPr>
        <w:pStyle w:val="PSDS-CorpodeTexto"/>
        <w:ind w:left="720" w:firstLine="0"/>
        <w:rPr>
          <w:b/>
          <w:sz w:val="24"/>
          <w:szCs w:val="24"/>
        </w:rPr>
      </w:pPr>
    </w:p>
    <w:p w14:paraId="0DB2B1D7" w14:textId="77777777" w:rsidR="00EA1848" w:rsidRPr="005B713A" w:rsidRDefault="00EA1848" w:rsidP="00EA1848">
      <w:pPr>
        <w:pStyle w:val="PSDS-CorpodeTexto"/>
        <w:numPr>
          <w:ilvl w:val="0"/>
          <w:numId w:val="17"/>
        </w:numPr>
        <w:rPr>
          <w:b/>
          <w:sz w:val="24"/>
          <w:szCs w:val="24"/>
        </w:rPr>
      </w:pPr>
      <w:r w:rsidRPr="005B713A">
        <w:rPr>
          <w:b/>
          <w:sz w:val="24"/>
          <w:szCs w:val="24"/>
        </w:rPr>
        <w:t xml:space="preserve">Operacionais  - </w:t>
      </w:r>
      <w:r w:rsidRPr="005B713A">
        <w:rPr>
          <w:sz w:val="24"/>
          <w:szCs w:val="24"/>
        </w:rPr>
        <w:t>Teremos somente um administrador para efetuar possíveis manutenções no sistema.</w:t>
      </w:r>
    </w:p>
    <w:p w14:paraId="1B5D3B6E" w14:textId="77777777" w:rsidR="00EA1848" w:rsidRPr="005B713A" w:rsidRDefault="00EA1848" w:rsidP="00EA1848">
      <w:pPr>
        <w:pStyle w:val="PSDS-CorpodeTexto"/>
        <w:ind w:left="720" w:firstLine="0"/>
        <w:rPr>
          <w:sz w:val="24"/>
          <w:szCs w:val="24"/>
        </w:rPr>
      </w:pPr>
    </w:p>
    <w:p w14:paraId="62BDB8E2" w14:textId="77777777" w:rsidR="00EA1848" w:rsidRPr="005B713A" w:rsidRDefault="00EA1848" w:rsidP="00EA1848">
      <w:pPr>
        <w:pStyle w:val="PSDS-CorpodeTexto"/>
        <w:numPr>
          <w:ilvl w:val="0"/>
          <w:numId w:val="17"/>
        </w:numPr>
        <w:rPr>
          <w:sz w:val="24"/>
          <w:szCs w:val="24"/>
        </w:rPr>
      </w:pPr>
      <w:r w:rsidRPr="005B713A">
        <w:rPr>
          <w:b/>
          <w:sz w:val="24"/>
          <w:szCs w:val="24"/>
        </w:rPr>
        <w:t>Organizacional -</w:t>
      </w:r>
      <w:r w:rsidRPr="005B713A">
        <w:rPr>
          <w:sz w:val="24"/>
          <w:szCs w:val="24"/>
        </w:rPr>
        <w:t xml:space="preserve"> o processo de desenvolvimento do sistema e os documentos a serem entregues deverão estar de acordo com o processo e os produtos a serem entregues definidos na 1º ata de reunião.</w:t>
      </w:r>
    </w:p>
    <w:p w14:paraId="236AB2B6" w14:textId="77777777" w:rsidR="00EA1848" w:rsidRPr="005B713A" w:rsidRDefault="00EA1848" w:rsidP="00EA1848">
      <w:pPr>
        <w:pStyle w:val="PSDS-MarcadoresNivel1"/>
        <w:ind w:firstLine="0"/>
        <w:rPr>
          <w:sz w:val="24"/>
          <w:szCs w:val="24"/>
        </w:rPr>
      </w:pPr>
    </w:p>
    <w:p w14:paraId="4F56A637" w14:textId="77777777" w:rsidR="00EA1848" w:rsidRPr="005B713A" w:rsidRDefault="00EA1848" w:rsidP="00EA1848">
      <w:pPr>
        <w:pStyle w:val="PSDS-MarcadoresNivel1"/>
        <w:numPr>
          <w:ilvl w:val="0"/>
          <w:numId w:val="16"/>
        </w:numPr>
        <w:rPr>
          <w:b/>
          <w:sz w:val="24"/>
          <w:szCs w:val="24"/>
        </w:rPr>
      </w:pPr>
      <w:r w:rsidRPr="005B713A">
        <w:rPr>
          <w:b/>
          <w:sz w:val="24"/>
          <w:szCs w:val="24"/>
        </w:rPr>
        <w:t>Proposta de Solução Tecnológica Escolhida</w:t>
      </w:r>
    </w:p>
    <w:p w14:paraId="4A336B5D" w14:textId="77777777" w:rsidR="00EA1848" w:rsidRPr="005B713A" w:rsidRDefault="00EA1848" w:rsidP="00EA1848">
      <w:pPr>
        <w:pStyle w:val="PSDS-MarcadoresNivel1"/>
        <w:ind w:firstLine="0"/>
        <w:rPr>
          <w:sz w:val="24"/>
          <w:szCs w:val="24"/>
        </w:rPr>
      </w:pPr>
    </w:p>
    <w:p w14:paraId="31AAB164" w14:textId="77777777" w:rsidR="00EA1848" w:rsidRPr="005B713A" w:rsidRDefault="00EA1848" w:rsidP="00EA1848">
      <w:pPr>
        <w:pStyle w:val="PSDS-MarcadoresNivel1"/>
        <w:rPr>
          <w:sz w:val="24"/>
          <w:szCs w:val="24"/>
        </w:rPr>
      </w:pPr>
      <w:r w:rsidRPr="005B713A">
        <w:rPr>
          <w:sz w:val="24"/>
          <w:szCs w:val="24"/>
        </w:rPr>
        <w:t>Foi escolhido uma aplicação Python com framework Django para criação de componentes, utilizar Bootstrap para manipular dados do front-end. Para realizar as requisições no servidor Python iremos utilizar Ajax. Utilizaremos banco de dados MySQL.</w:t>
      </w:r>
    </w:p>
    <w:p w14:paraId="374D6224" w14:textId="77777777" w:rsidR="00137C08" w:rsidRPr="005B713A" w:rsidRDefault="00137C08" w:rsidP="0041229C"/>
    <w:p w14:paraId="45D475C8" w14:textId="77777777" w:rsidR="00A64765" w:rsidRPr="005B713A" w:rsidRDefault="00A64765" w:rsidP="00A64765">
      <w:pPr>
        <w:pStyle w:val="PSDS-MarcadoresNivel1"/>
        <w:numPr>
          <w:ilvl w:val="0"/>
          <w:numId w:val="16"/>
        </w:numPr>
        <w:rPr>
          <w:b/>
          <w:sz w:val="24"/>
          <w:szCs w:val="24"/>
        </w:rPr>
      </w:pPr>
      <w:r w:rsidRPr="005B713A">
        <w:rPr>
          <w:b/>
          <w:sz w:val="24"/>
          <w:szCs w:val="24"/>
        </w:rPr>
        <w:t>Termos de Glossário</w:t>
      </w:r>
    </w:p>
    <w:p w14:paraId="02B742B7" w14:textId="77777777" w:rsidR="00A64765" w:rsidRPr="005B713A" w:rsidRDefault="00A64765" w:rsidP="0041229C"/>
    <w:p w14:paraId="479CD232" w14:textId="77777777" w:rsidR="00A9479A" w:rsidRPr="005B713A" w:rsidRDefault="00A9479A" w:rsidP="00A9479A">
      <w:pPr>
        <w:pStyle w:val="PSDS-MarcadoresNivel1"/>
        <w:numPr>
          <w:ilvl w:val="0"/>
          <w:numId w:val="16"/>
        </w:numPr>
        <w:rPr>
          <w:b/>
          <w:sz w:val="24"/>
          <w:szCs w:val="24"/>
        </w:rPr>
      </w:pPr>
      <w:r w:rsidRPr="005B713A">
        <w:rPr>
          <w:b/>
          <w:sz w:val="24"/>
          <w:szCs w:val="24"/>
        </w:rPr>
        <w:t>Diagrama de Caso de Uso Geral</w:t>
      </w:r>
    </w:p>
    <w:p w14:paraId="5B0E1DDF" w14:textId="77777777" w:rsidR="00A9479A" w:rsidRPr="005B713A" w:rsidRDefault="00A9479A" w:rsidP="0041229C"/>
    <w:p w14:paraId="3544E826" w14:textId="77777777" w:rsidR="00031776" w:rsidRPr="005B713A" w:rsidRDefault="00031776" w:rsidP="00031776">
      <w:pPr>
        <w:pStyle w:val="PSDS-MarcadoresNivel1"/>
        <w:ind w:firstLine="0"/>
        <w:rPr>
          <w:b/>
          <w:sz w:val="24"/>
          <w:szCs w:val="24"/>
        </w:rPr>
      </w:pPr>
    </w:p>
    <w:p w14:paraId="2F8AC1E3" w14:textId="77777777" w:rsidR="00031776" w:rsidRPr="005B713A" w:rsidRDefault="00031776" w:rsidP="00031776">
      <w:pPr>
        <w:pStyle w:val="PSDS-MarcadoresNivel1"/>
        <w:numPr>
          <w:ilvl w:val="0"/>
          <w:numId w:val="16"/>
        </w:numPr>
        <w:rPr>
          <w:b/>
          <w:sz w:val="24"/>
          <w:szCs w:val="24"/>
        </w:rPr>
      </w:pPr>
      <w:r w:rsidRPr="005B713A">
        <w:rPr>
          <w:b/>
          <w:sz w:val="24"/>
          <w:szCs w:val="24"/>
        </w:rPr>
        <w:t>Regras de Negócio</w:t>
      </w:r>
    </w:p>
    <w:p w14:paraId="793CF143" w14:textId="77777777" w:rsidR="00031776" w:rsidRPr="005B713A" w:rsidRDefault="00031776" w:rsidP="00031776">
      <w:pPr>
        <w:pStyle w:val="PSDS-CorpodeTexto"/>
        <w:rPr>
          <w:sz w:val="24"/>
          <w:szCs w:val="24"/>
        </w:rPr>
      </w:pPr>
    </w:p>
    <w:p w14:paraId="32008257" w14:textId="77777777" w:rsidR="00031776" w:rsidRPr="005B713A" w:rsidRDefault="00031776" w:rsidP="00031776">
      <w:pPr>
        <w:pStyle w:val="PSDS-CorpodeTexto"/>
        <w:ind w:firstLine="0"/>
        <w:rPr>
          <w:b/>
          <w:sz w:val="24"/>
          <w:szCs w:val="24"/>
        </w:rPr>
      </w:pPr>
      <w:r w:rsidRPr="005B713A">
        <w:rPr>
          <w:b/>
          <w:sz w:val="24"/>
          <w:szCs w:val="24"/>
        </w:rPr>
        <w:t>RN1 Acesso ao Sistema</w:t>
      </w:r>
    </w:p>
    <w:p w14:paraId="589505C4" w14:textId="77777777" w:rsidR="00031776" w:rsidRPr="005B713A" w:rsidRDefault="00031776" w:rsidP="00031776">
      <w:pPr>
        <w:pStyle w:val="PSDS-CorpodeTexto"/>
        <w:rPr>
          <w:sz w:val="24"/>
          <w:szCs w:val="24"/>
        </w:rPr>
      </w:pPr>
      <w:r w:rsidRPr="005B713A">
        <w:rPr>
          <w:b/>
          <w:sz w:val="24"/>
          <w:szCs w:val="24"/>
        </w:rPr>
        <w:t xml:space="preserve">RN1.1 </w:t>
      </w:r>
      <w:r w:rsidRPr="005B713A">
        <w:rPr>
          <w:sz w:val="24"/>
          <w:szCs w:val="24"/>
        </w:rPr>
        <w:t>Somente o Administrador poderá cadastrar usuário no sistema:</w:t>
      </w:r>
    </w:p>
    <w:p w14:paraId="680B18F3" w14:textId="77777777" w:rsidR="00031776" w:rsidRPr="005B713A" w:rsidRDefault="00031776" w:rsidP="00031776">
      <w:pPr>
        <w:pStyle w:val="PSDS-CorpodeTexto"/>
        <w:numPr>
          <w:ilvl w:val="0"/>
          <w:numId w:val="19"/>
        </w:numPr>
        <w:rPr>
          <w:b/>
          <w:sz w:val="24"/>
          <w:szCs w:val="24"/>
        </w:rPr>
      </w:pPr>
      <w:r w:rsidRPr="005B713A">
        <w:rPr>
          <w:sz w:val="24"/>
          <w:szCs w:val="24"/>
        </w:rPr>
        <w:t>Todos os usuários deverão ser cadastrados pelo Administrador</w:t>
      </w:r>
    </w:p>
    <w:p w14:paraId="0CC91FEF" w14:textId="77777777" w:rsidR="00031776" w:rsidRPr="005B713A" w:rsidRDefault="00031776" w:rsidP="00031776">
      <w:pPr>
        <w:pStyle w:val="PSDS-CorpodeTexto"/>
        <w:rPr>
          <w:b/>
          <w:sz w:val="24"/>
          <w:szCs w:val="24"/>
        </w:rPr>
      </w:pPr>
    </w:p>
    <w:p w14:paraId="1ADADEC1" w14:textId="77777777" w:rsidR="00031776" w:rsidRPr="005B713A" w:rsidRDefault="00031776" w:rsidP="00031776">
      <w:pPr>
        <w:pStyle w:val="PSDS-CorpodeTexto"/>
        <w:rPr>
          <w:sz w:val="24"/>
          <w:szCs w:val="24"/>
        </w:rPr>
      </w:pPr>
      <w:r w:rsidRPr="005B713A">
        <w:rPr>
          <w:b/>
          <w:sz w:val="24"/>
          <w:szCs w:val="24"/>
        </w:rPr>
        <w:t xml:space="preserve">RN1.2 </w:t>
      </w:r>
      <w:r w:rsidRPr="005B713A">
        <w:rPr>
          <w:sz w:val="24"/>
          <w:szCs w:val="24"/>
        </w:rPr>
        <w:t>Somente o Administrador poderá definir o perfil do usuário do sistema:</w:t>
      </w:r>
    </w:p>
    <w:p w14:paraId="59A05E2A" w14:textId="77777777" w:rsidR="00031776" w:rsidRPr="005B713A" w:rsidRDefault="00031776" w:rsidP="00031776">
      <w:pPr>
        <w:pStyle w:val="PSDS-CorpodeTexto"/>
        <w:numPr>
          <w:ilvl w:val="0"/>
          <w:numId w:val="18"/>
        </w:numPr>
        <w:rPr>
          <w:sz w:val="24"/>
          <w:szCs w:val="24"/>
        </w:rPr>
      </w:pPr>
      <w:r w:rsidRPr="005B713A">
        <w:rPr>
          <w:sz w:val="24"/>
          <w:szCs w:val="24"/>
        </w:rPr>
        <w:t>Se for necessário alterar perfil de um usuário no sistema, esse pedido deverá ser encaminhado ao administrado para análise. Não existe SLA para esta troca de perfil.</w:t>
      </w:r>
    </w:p>
    <w:p w14:paraId="7849591B" w14:textId="77777777" w:rsidR="00031776" w:rsidRPr="005B713A" w:rsidRDefault="00031776" w:rsidP="00031776">
      <w:pPr>
        <w:pStyle w:val="PSDS-CorpodeTexto"/>
        <w:rPr>
          <w:b/>
          <w:sz w:val="24"/>
          <w:szCs w:val="24"/>
        </w:rPr>
      </w:pPr>
    </w:p>
    <w:p w14:paraId="30EC5792" w14:textId="77777777" w:rsidR="00031776" w:rsidRPr="005B713A" w:rsidRDefault="00031776" w:rsidP="00031776">
      <w:pPr>
        <w:pStyle w:val="PSDS-CorpodeTexto"/>
        <w:rPr>
          <w:sz w:val="24"/>
          <w:szCs w:val="24"/>
        </w:rPr>
      </w:pPr>
      <w:r w:rsidRPr="005B713A">
        <w:rPr>
          <w:b/>
          <w:sz w:val="24"/>
          <w:szCs w:val="24"/>
        </w:rPr>
        <w:t xml:space="preserve">RN1.3 </w:t>
      </w:r>
      <w:r w:rsidRPr="005B713A">
        <w:rPr>
          <w:sz w:val="24"/>
          <w:szCs w:val="24"/>
        </w:rPr>
        <w:t>Usuário só entra no sistema com loggin e senha:</w:t>
      </w:r>
    </w:p>
    <w:p w14:paraId="75E85221" w14:textId="77777777" w:rsidR="00031776" w:rsidRPr="005B713A" w:rsidRDefault="00031776" w:rsidP="00031776">
      <w:pPr>
        <w:pStyle w:val="PSDS-CorpodeTexto"/>
        <w:numPr>
          <w:ilvl w:val="0"/>
          <w:numId w:val="18"/>
        </w:numPr>
        <w:rPr>
          <w:sz w:val="24"/>
          <w:szCs w:val="24"/>
        </w:rPr>
      </w:pPr>
      <w:r w:rsidRPr="005B713A">
        <w:rPr>
          <w:sz w:val="24"/>
          <w:szCs w:val="24"/>
        </w:rPr>
        <w:t xml:space="preserve">Os usuários são identificados por loggin e senha para acesso ao sistema. Dentro do sistema, cada usuário possui um token de acesso; </w:t>
      </w:r>
    </w:p>
    <w:p w14:paraId="6CA3B0E0" w14:textId="77777777" w:rsidR="00031776" w:rsidRPr="005B713A" w:rsidRDefault="00031776" w:rsidP="00031776">
      <w:pPr>
        <w:pStyle w:val="PSDS-CorpodeTexto"/>
        <w:numPr>
          <w:ilvl w:val="0"/>
          <w:numId w:val="18"/>
        </w:numPr>
        <w:rPr>
          <w:sz w:val="24"/>
          <w:szCs w:val="24"/>
        </w:rPr>
      </w:pPr>
      <w:r w:rsidRPr="005B713A">
        <w:rPr>
          <w:sz w:val="24"/>
          <w:szCs w:val="24"/>
        </w:rPr>
        <w:t>Cabe ao administrador o reset de senha, em caso de perda de acesso. Com SLA de atendimento de até oito (8) horas;</w:t>
      </w:r>
    </w:p>
    <w:p w14:paraId="5EC56900" w14:textId="77777777" w:rsidR="00031776" w:rsidRPr="005B713A" w:rsidRDefault="00031776" w:rsidP="00031776">
      <w:pPr>
        <w:pStyle w:val="PSDS-CorpodeTexto"/>
        <w:ind w:left="709" w:firstLine="0"/>
        <w:rPr>
          <w:sz w:val="24"/>
          <w:szCs w:val="24"/>
        </w:rPr>
      </w:pPr>
    </w:p>
    <w:p w14:paraId="565A06EE" w14:textId="77777777" w:rsidR="00031776" w:rsidRPr="005B713A" w:rsidRDefault="00031776" w:rsidP="00031776">
      <w:pPr>
        <w:pStyle w:val="PSDS-CorpodeTexto"/>
        <w:ind w:firstLine="0"/>
        <w:rPr>
          <w:b/>
          <w:sz w:val="24"/>
          <w:szCs w:val="24"/>
        </w:rPr>
      </w:pPr>
      <w:r w:rsidRPr="005B713A">
        <w:rPr>
          <w:b/>
          <w:sz w:val="24"/>
          <w:szCs w:val="24"/>
        </w:rPr>
        <w:t>RN2 Ações no sistema</w:t>
      </w:r>
    </w:p>
    <w:p w14:paraId="56C8C1CF" w14:textId="77777777" w:rsidR="00031776" w:rsidRPr="005B713A" w:rsidRDefault="00031776" w:rsidP="00031776">
      <w:pPr>
        <w:pStyle w:val="PSDS-CorpodeTexto"/>
        <w:rPr>
          <w:sz w:val="24"/>
          <w:szCs w:val="24"/>
        </w:rPr>
      </w:pPr>
      <w:r w:rsidRPr="005B713A">
        <w:rPr>
          <w:b/>
          <w:sz w:val="24"/>
          <w:szCs w:val="24"/>
        </w:rPr>
        <w:t xml:space="preserve">RN2.1 </w:t>
      </w:r>
      <w:r w:rsidRPr="005B713A">
        <w:rPr>
          <w:sz w:val="24"/>
          <w:szCs w:val="24"/>
        </w:rPr>
        <w:t>Perfil de Acesso Professor:</w:t>
      </w:r>
    </w:p>
    <w:p w14:paraId="6EC00ADF"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586E03B2" w14:textId="77777777" w:rsidR="00031776" w:rsidRPr="005B713A" w:rsidRDefault="00031776" w:rsidP="00031776">
      <w:pPr>
        <w:pStyle w:val="PSDS-CorpodeTexto"/>
        <w:ind w:left="1480" w:firstLine="0"/>
        <w:rPr>
          <w:sz w:val="24"/>
          <w:szCs w:val="24"/>
        </w:rPr>
      </w:pPr>
    </w:p>
    <w:p w14:paraId="0F90B914" w14:textId="77777777" w:rsidR="00031776" w:rsidRPr="005B713A" w:rsidRDefault="00031776" w:rsidP="00031776">
      <w:pPr>
        <w:pStyle w:val="PSDS-CorpodeTexto"/>
        <w:rPr>
          <w:sz w:val="24"/>
          <w:szCs w:val="24"/>
        </w:rPr>
      </w:pPr>
      <w:r w:rsidRPr="005B713A">
        <w:rPr>
          <w:b/>
          <w:sz w:val="24"/>
          <w:szCs w:val="24"/>
        </w:rPr>
        <w:t xml:space="preserve">RN2.2 </w:t>
      </w:r>
      <w:r w:rsidRPr="005B713A">
        <w:rPr>
          <w:sz w:val="24"/>
          <w:szCs w:val="24"/>
        </w:rPr>
        <w:t>Perfil de Acesso Coordenador:</w:t>
      </w:r>
    </w:p>
    <w:p w14:paraId="3E18FFF2" w14:textId="77777777" w:rsidR="00031776" w:rsidRPr="005B713A" w:rsidRDefault="00031776" w:rsidP="00031776">
      <w:pPr>
        <w:pStyle w:val="PSDS-CorpodeTexto"/>
        <w:numPr>
          <w:ilvl w:val="0"/>
          <w:numId w:val="20"/>
        </w:numPr>
        <w:rPr>
          <w:sz w:val="24"/>
          <w:szCs w:val="24"/>
        </w:rPr>
      </w:pPr>
      <w:r w:rsidRPr="005B713A">
        <w:rPr>
          <w:sz w:val="24"/>
          <w:szCs w:val="24"/>
        </w:rPr>
        <w:t>Pode fazer o cadastro de questões no sistema, consultar questões, informar o nível de dificuldade da questão, gerar provas ou simulados, inativar questões e relatórios no sistema.</w:t>
      </w:r>
    </w:p>
    <w:p w14:paraId="601FABEC" w14:textId="77777777" w:rsidR="00031776" w:rsidRPr="005B713A" w:rsidRDefault="00031776" w:rsidP="00031776">
      <w:pPr>
        <w:pStyle w:val="PSDS-CorpodeTexto"/>
        <w:ind w:left="1480" w:firstLine="0"/>
        <w:rPr>
          <w:sz w:val="24"/>
          <w:szCs w:val="24"/>
        </w:rPr>
      </w:pPr>
    </w:p>
    <w:p w14:paraId="3A1361BD" w14:textId="77777777" w:rsidR="00031776" w:rsidRPr="005B713A" w:rsidRDefault="00031776" w:rsidP="00031776">
      <w:pPr>
        <w:pStyle w:val="PSDS-CorpodeTexto"/>
        <w:rPr>
          <w:sz w:val="24"/>
          <w:szCs w:val="24"/>
        </w:rPr>
      </w:pPr>
      <w:r w:rsidRPr="005B713A">
        <w:rPr>
          <w:b/>
          <w:sz w:val="24"/>
          <w:szCs w:val="24"/>
        </w:rPr>
        <w:t xml:space="preserve">RN2.3 </w:t>
      </w:r>
      <w:r w:rsidRPr="005B713A">
        <w:rPr>
          <w:sz w:val="24"/>
          <w:szCs w:val="24"/>
        </w:rPr>
        <w:t>Perfil de Acesso Usuário:</w:t>
      </w:r>
    </w:p>
    <w:p w14:paraId="149963CF" w14:textId="77777777" w:rsidR="00031776" w:rsidRPr="005B713A" w:rsidRDefault="00031776" w:rsidP="00031776">
      <w:pPr>
        <w:pStyle w:val="PSDS-CorpodeTexto"/>
        <w:numPr>
          <w:ilvl w:val="0"/>
          <w:numId w:val="18"/>
        </w:numPr>
        <w:rPr>
          <w:sz w:val="24"/>
          <w:szCs w:val="24"/>
        </w:rPr>
      </w:pPr>
      <w:r w:rsidRPr="005B713A">
        <w:rPr>
          <w:sz w:val="24"/>
          <w:szCs w:val="24"/>
        </w:rPr>
        <w:t>Pode somente consultar questões e gerar relatórios.</w:t>
      </w:r>
    </w:p>
    <w:p w14:paraId="5B96AF00" w14:textId="77777777" w:rsidR="00031776" w:rsidRPr="005B713A" w:rsidRDefault="00031776" w:rsidP="00031776">
      <w:pPr>
        <w:pStyle w:val="PSDS-CorpodeTexto"/>
        <w:ind w:left="1440" w:firstLine="0"/>
        <w:rPr>
          <w:sz w:val="24"/>
          <w:szCs w:val="24"/>
        </w:rPr>
      </w:pPr>
    </w:p>
    <w:p w14:paraId="3EC472AF" w14:textId="77777777" w:rsidR="00031776" w:rsidRPr="005B713A" w:rsidRDefault="00031776" w:rsidP="00031776">
      <w:pPr>
        <w:pStyle w:val="PSDS-CorpodeTexto"/>
        <w:rPr>
          <w:sz w:val="24"/>
          <w:szCs w:val="24"/>
        </w:rPr>
      </w:pPr>
      <w:r w:rsidRPr="005B713A">
        <w:rPr>
          <w:b/>
          <w:sz w:val="24"/>
          <w:szCs w:val="24"/>
        </w:rPr>
        <w:t xml:space="preserve">RN2.4 </w:t>
      </w:r>
      <w:r w:rsidRPr="005B713A">
        <w:rPr>
          <w:sz w:val="24"/>
          <w:szCs w:val="24"/>
        </w:rPr>
        <w:t>Perfil de Acesso Administrador:</w:t>
      </w:r>
    </w:p>
    <w:p w14:paraId="11707BB1" w14:textId="77777777" w:rsidR="00031776" w:rsidRPr="005B713A" w:rsidRDefault="00031776" w:rsidP="00031776">
      <w:pPr>
        <w:pStyle w:val="PSDS-CorpodeTexto"/>
        <w:numPr>
          <w:ilvl w:val="0"/>
          <w:numId w:val="18"/>
        </w:numPr>
        <w:rPr>
          <w:sz w:val="24"/>
          <w:szCs w:val="24"/>
        </w:rPr>
      </w:pPr>
      <w:r w:rsidRPr="005B713A">
        <w:rPr>
          <w:sz w:val="24"/>
          <w:szCs w:val="24"/>
        </w:rPr>
        <w:t xml:space="preserve">Pode fazer o cadastro de usuários no sistema, e cadastrar perfil de acesso ao sistema e inativar questões. </w:t>
      </w:r>
    </w:p>
    <w:p w14:paraId="23460028" w14:textId="77777777" w:rsidR="00031776" w:rsidRPr="005B713A" w:rsidRDefault="00031776" w:rsidP="00031776">
      <w:pPr>
        <w:pStyle w:val="PSDS-CorpodeTexto"/>
        <w:rPr>
          <w:sz w:val="24"/>
          <w:szCs w:val="24"/>
        </w:rPr>
      </w:pPr>
    </w:p>
    <w:p w14:paraId="4F80C39D" w14:textId="77777777" w:rsidR="00031776" w:rsidRPr="005B713A" w:rsidRDefault="00031776" w:rsidP="00031776">
      <w:pPr>
        <w:pStyle w:val="PSDS-CorpodeTexto"/>
        <w:ind w:firstLine="0"/>
        <w:rPr>
          <w:b/>
          <w:sz w:val="24"/>
          <w:szCs w:val="24"/>
        </w:rPr>
      </w:pPr>
      <w:r w:rsidRPr="005B713A">
        <w:rPr>
          <w:b/>
          <w:sz w:val="24"/>
          <w:szCs w:val="24"/>
        </w:rPr>
        <w:t>RN3 Ações Gerais no sistema</w:t>
      </w:r>
    </w:p>
    <w:p w14:paraId="19DD4A02" w14:textId="77777777" w:rsidR="00031776" w:rsidRPr="005B713A" w:rsidRDefault="00031776" w:rsidP="00031776">
      <w:pPr>
        <w:pStyle w:val="PSDS-CorpodeTexto"/>
        <w:rPr>
          <w:sz w:val="24"/>
          <w:szCs w:val="24"/>
        </w:rPr>
      </w:pPr>
      <w:r w:rsidRPr="005B713A">
        <w:rPr>
          <w:b/>
          <w:sz w:val="24"/>
          <w:szCs w:val="24"/>
        </w:rPr>
        <w:t xml:space="preserve">RN3.1 </w:t>
      </w:r>
      <w:r w:rsidRPr="005B713A">
        <w:rPr>
          <w:sz w:val="24"/>
          <w:szCs w:val="24"/>
        </w:rPr>
        <w:t>Consultar questão:</w:t>
      </w:r>
    </w:p>
    <w:p w14:paraId="596CFEC0"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ativos e logados ao sistema poderão fazer consulta de questões</w:t>
      </w:r>
    </w:p>
    <w:p w14:paraId="4575E54A" w14:textId="77777777" w:rsidR="00031776" w:rsidRPr="005B713A" w:rsidRDefault="00031776" w:rsidP="00031776">
      <w:pPr>
        <w:pStyle w:val="PSDS-CorpodeTexto"/>
        <w:ind w:left="1440" w:firstLine="0"/>
        <w:rPr>
          <w:sz w:val="24"/>
          <w:szCs w:val="24"/>
        </w:rPr>
      </w:pPr>
    </w:p>
    <w:p w14:paraId="56EA240B" w14:textId="77777777" w:rsidR="00031776" w:rsidRPr="005B713A" w:rsidRDefault="00031776" w:rsidP="00031776">
      <w:pPr>
        <w:pStyle w:val="PSDS-CorpodeTexto"/>
        <w:rPr>
          <w:b/>
          <w:sz w:val="24"/>
          <w:szCs w:val="24"/>
        </w:rPr>
      </w:pPr>
      <w:r w:rsidRPr="005B713A">
        <w:rPr>
          <w:b/>
          <w:sz w:val="24"/>
          <w:szCs w:val="24"/>
        </w:rPr>
        <w:t xml:space="preserve">RN3.2 </w:t>
      </w:r>
      <w:r w:rsidRPr="005B713A">
        <w:rPr>
          <w:sz w:val="24"/>
          <w:szCs w:val="24"/>
        </w:rPr>
        <w:t>Gerar relatório:</w:t>
      </w:r>
    </w:p>
    <w:p w14:paraId="6F75A3DE" w14:textId="77777777" w:rsidR="00031776" w:rsidRPr="005B713A" w:rsidRDefault="00031776" w:rsidP="00031776">
      <w:pPr>
        <w:pStyle w:val="PSDS-CorpodeTexto"/>
        <w:numPr>
          <w:ilvl w:val="0"/>
          <w:numId w:val="18"/>
        </w:numPr>
        <w:rPr>
          <w:sz w:val="24"/>
          <w:szCs w:val="24"/>
        </w:rPr>
      </w:pPr>
      <w:r w:rsidRPr="005B713A">
        <w:rPr>
          <w:sz w:val="24"/>
          <w:szCs w:val="24"/>
        </w:rPr>
        <w:t>Todos os usuários, menos o administrador, poderão gerar relatórios;</w:t>
      </w:r>
    </w:p>
    <w:p w14:paraId="0F1C6EBE" w14:textId="77777777" w:rsidR="00031776" w:rsidRPr="005B713A" w:rsidRDefault="00031776" w:rsidP="00031776">
      <w:pPr>
        <w:pStyle w:val="PSDS-CorpodeTexto"/>
        <w:ind w:firstLine="0"/>
        <w:rPr>
          <w:b/>
          <w:sz w:val="24"/>
          <w:szCs w:val="24"/>
        </w:rPr>
      </w:pPr>
    </w:p>
    <w:p w14:paraId="50D12280" w14:textId="77777777" w:rsidR="00031776" w:rsidRPr="005B713A" w:rsidRDefault="00031776" w:rsidP="00031776">
      <w:r w:rsidRPr="005B713A">
        <w:br w:type="page"/>
      </w:r>
    </w:p>
    <w:p w14:paraId="02255A2D" w14:textId="77777777" w:rsidR="00031776" w:rsidRPr="005B713A" w:rsidRDefault="00031776" w:rsidP="00031776">
      <w:pPr>
        <w:pStyle w:val="PSDS-MarcadoresNivel1"/>
        <w:numPr>
          <w:ilvl w:val="0"/>
          <w:numId w:val="16"/>
        </w:numPr>
        <w:rPr>
          <w:b/>
          <w:sz w:val="24"/>
          <w:szCs w:val="24"/>
        </w:rPr>
      </w:pPr>
      <w:r w:rsidRPr="005B713A">
        <w:rPr>
          <w:b/>
          <w:sz w:val="24"/>
          <w:szCs w:val="24"/>
        </w:rPr>
        <w:lastRenderedPageBreak/>
        <w:t>Requisitos Não Funcionais</w:t>
      </w:r>
    </w:p>
    <w:p w14:paraId="6638AE5D" w14:textId="77777777" w:rsidR="00A9479A" w:rsidRPr="005B713A" w:rsidRDefault="00A9479A" w:rsidP="0041229C"/>
    <w:p w14:paraId="3C9F83D0" w14:textId="77777777" w:rsidR="00F26826" w:rsidRPr="005B713A" w:rsidRDefault="00F26826" w:rsidP="0041229C"/>
    <w:p w14:paraId="4E909788" w14:textId="77777777" w:rsidR="00F26826" w:rsidRPr="005B713A" w:rsidRDefault="00F26826" w:rsidP="0041229C"/>
    <w:p w14:paraId="7CCF81D9" w14:textId="77777777" w:rsidR="00F26826" w:rsidRPr="005B713A" w:rsidRDefault="00F26826" w:rsidP="00F26826">
      <w:pPr>
        <w:pStyle w:val="PSDS-MarcadoresNivel1"/>
        <w:numPr>
          <w:ilvl w:val="0"/>
          <w:numId w:val="16"/>
        </w:numPr>
        <w:rPr>
          <w:b/>
          <w:sz w:val="24"/>
          <w:szCs w:val="24"/>
        </w:rPr>
      </w:pPr>
      <w:r w:rsidRPr="005B713A">
        <w:rPr>
          <w:b/>
          <w:sz w:val="24"/>
          <w:szCs w:val="24"/>
        </w:rPr>
        <w:t>Interface Visual</w:t>
      </w:r>
    </w:p>
    <w:p w14:paraId="1C121580" w14:textId="77777777" w:rsidR="00F26826" w:rsidRPr="005B713A" w:rsidRDefault="00F26826" w:rsidP="0041229C"/>
    <w:p w14:paraId="388F681F" w14:textId="30EC8B50" w:rsidR="008D0BD9" w:rsidRPr="005B713A" w:rsidRDefault="008D0BD9" w:rsidP="008D0BD9">
      <w:pPr>
        <w:pStyle w:val="PSDS-MarcadoresNivel3"/>
        <w:numPr>
          <w:ilvl w:val="0"/>
          <w:numId w:val="0"/>
        </w:numPr>
        <w:tabs>
          <w:tab w:val="left" w:pos="360"/>
        </w:tabs>
        <w:ind w:left="1440" w:hanging="720"/>
        <w:rPr>
          <w:b/>
          <w:sz w:val="24"/>
          <w:szCs w:val="24"/>
        </w:rPr>
      </w:pPr>
      <w:r w:rsidRPr="005B713A">
        <w:rPr>
          <w:b/>
          <w:sz w:val="24"/>
          <w:szCs w:val="24"/>
        </w:rPr>
        <w:t>11.1. Alta Fidelidade</w:t>
      </w:r>
    </w:p>
    <w:p w14:paraId="3FB5646F" w14:textId="77777777" w:rsidR="00F26826" w:rsidRPr="005B713A" w:rsidRDefault="00F26826" w:rsidP="0041229C"/>
    <w:p w14:paraId="2CDAC0E1" w14:textId="77777777" w:rsidR="00F26826" w:rsidRPr="005B713A" w:rsidRDefault="00F26826" w:rsidP="0041229C"/>
    <w:p w14:paraId="52027C71" w14:textId="77777777" w:rsidR="003A7251" w:rsidRPr="005B713A" w:rsidRDefault="003A7251" w:rsidP="0041229C"/>
    <w:p w14:paraId="1F88F0FC" w14:textId="77777777" w:rsidR="003A7251" w:rsidRPr="005B713A" w:rsidRDefault="003A7251" w:rsidP="003A7251">
      <w:pPr>
        <w:rPr>
          <w:b/>
        </w:rPr>
      </w:pPr>
      <w:r w:rsidRPr="005B713A">
        <w:rPr>
          <w:b/>
        </w:rPr>
        <w:t>Especificação do Caso de Uso</w:t>
      </w:r>
    </w:p>
    <w:p w14:paraId="6391AAC4" w14:textId="77777777" w:rsidR="003A7251" w:rsidRPr="005B713A" w:rsidRDefault="003A7251" w:rsidP="003A7251">
      <w:pPr>
        <w:pStyle w:val="PSDS-MarcadoresNivel1"/>
        <w:ind w:firstLine="0"/>
        <w:rPr>
          <w:b/>
          <w:sz w:val="24"/>
          <w:szCs w:val="24"/>
        </w:rPr>
      </w:pPr>
    </w:p>
    <w:p w14:paraId="66511C62" w14:textId="77777777" w:rsidR="003A7251" w:rsidRPr="005B713A" w:rsidRDefault="003A7251" w:rsidP="003A7251">
      <w:pPr>
        <w:pStyle w:val="PSDS-MarcadoresNivel1"/>
        <w:numPr>
          <w:ilvl w:val="0"/>
          <w:numId w:val="16"/>
        </w:numPr>
        <w:rPr>
          <w:b/>
          <w:sz w:val="24"/>
          <w:szCs w:val="24"/>
        </w:rPr>
      </w:pPr>
      <w:r w:rsidRPr="005B713A">
        <w:rPr>
          <w:b/>
          <w:sz w:val="24"/>
          <w:szCs w:val="24"/>
        </w:rPr>
        <w:t>Nome do Caso de Uso</w:t>
      </w:r>
    </w:p>
    <w:p w14:paraId="50BACD1E" w14:textId="77777777" w:rsidR="003A7251" w:rsidRPr="005B713A" w:rsidRDefault="003A7251" w:rsidP="003A7251">
      <w:pPr>
        <w:pStyle w:val="PSDS-CorpodeTexto"/>
        <w:rPr>
          <w:sz w:val="24"/>
          <w:szCs w:val="24"/>
        </w:rPr>
      </w:pPr>
    </w:p>
    <w:p w14:paraId="295BD8DB" w14:textId="77777777" w:rsidR="003A7251" w:rsidRPr="005B713A" w:rsidRDefault="003A7251" w:rsidP="003A7251">
      <w:pPr>
        <w:pStyle w:val="PSDS-CorpodeTexto"/>
        <w:ind w:firstLine="360"/>
        <w:rPr>
          <w:sz w:val="24"/>
          <w:szCs w:val="24"/>
        </w:rPr>
      </w:pPr>
      <w:r w:rsidRPr="005B713A">
        <w:rPr>
          <w:sz w:val="24"/>
          <w:szCs w:val="24"/>
        </w:rPr>
        <w:t>Cadastrar questão.</w:t>
      </w:r>
    </w:p>
    <w:p w14:paraId="439B250C" w14:textId="77777777" w:rsidR="003A7251" w:rsidRPr="005B713A" w:rsidRDefault="003A7251" w:rsidP="003A7251">
      <w:pPr>
        <w:pStyle w:val="PSDS-CorpodeTexto"/>
        <w:rPr>
          <w:sz w:val="24"/>
          <w:szCs w:val="24"/>
        </w:rPr>
      </w:pPr>
    </w:p>
    <w:p w14:paraId="31E90EE2" w14:textId="77777777" w:rsidR="003A7251" w:rsidRPr="005B713A" w:rsidRDefault="003A7251" w:rsidP="003A7251">
      <w:pPr>
        <w:pStyle w:val="PSDS-MarcadoresNivel1"/>
        <w:numPr>
          <w:ilvl w:val="0"/>
          <w:numId w:val="16"/>
        </w:numPr>
        <w:rPr>
          <w:b/>
          <w:sz w:val="24"/>
          <w:szCs w:val="24"/>
        </w:rPr>
      </w:pPr>
      <w:r w:rsidRPr="005B713A">
        <w:rPr>
          <w:b/>
          <w:sz w:val="24"/>
          <w:szCs w:val="24"/>
        </w:rPr>
        <w:t>Objetivo</w:t>
      </w:r>
    </w:p>
    <w:p w14:paraId="54ECBF8E" w14:textId="77777777" w:rsidR="003A7251" w:rsidRPr="005B713A" w:rsidRDefault="003A7251" w:rsidP="003A7251">
      <w:pPr>
        <w:pStyle w:val="PSDS-CorpodeTexto"/>
        <w:rPr>
          <w:sz w:val="24"/>
          <w:szCs w:val="24"/>
        </w:rPr>
      </w:pPr>
    </w:p>
    <w:p w14:paraId="197D810E" w14:textId="77777777" w:rsidR="003A7251" w:rsidRPr="005B713A" w:rsidRDefault="003A7251" w:rsidP="003A7251">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 xml:space="preserve">Tem por finalidade a inserção de questões ao sistema, alimentando o banco de dados de questões para serem usadas na geração de provas e simulados </w:t>
      </w:r>
    </w:p>
    <w:p w14:paraId="7ECCC116" w14:textId="77777777" w:rsidR="003A7251" w:rsidRPr="005B713A" w:rsidRDefault="003A7251" w:rsidP="003A7251">
      <w:pPr>
        <w:pStyle w:val="PSDS-CorpodeTexto"/>
        <w:rPr>
          <w:sz w:val="24"/>
          <w:szCs w:val="24"/>
        </w:rPr>
      </w:pPr>
    </w:p>
    <w:p w14:paraId="10186261" w14:textId="77777777" w:rsidR="003A7251" w:rsidRPr="005B713A" w:rsidRDefault="003A7251" w:rsidP="003A7251">
      <w:pPr>
        <w:pStyle w:val="PSDS-MarcadoresNivel1"/>
        <w:numPr>
          <w:ilvl w:val="0"/>
          <w:numId w:val="16"/>
        </w:numPr>
        <w:rPr>
          <w:b/>
          <w:sz w:val="24"/>
          <w:szCs w:val="24"/>
        </w:rPr>
      </w:pPr>
      <w:r w:rsidRPr="005B713A">
        <w:rPr>
          <w:b/>
          <w:sz w:val="24"/>
          <w:szCs w:val="24"/>
        </w:rPr>
        <w:t>Tipo de Caso de Uso</w:t>
      </w:r>
    </w:p>
    <w:p w14:paraId="1282E09C" w14:textId="77777777" w:rsidR="003A7251" w:rsidRPr="005B713A" w:rsidRDefault="003A7251" w:rsidP="003A7251">
      <w:pPr>
        <w:pStyle w:val="PSDS-MarcadoresNivel1"/>
        <w:ind w:firstLine="0"/>
        <w:rPr>
          <w:b/>
          <w:sz w:val="24"/>
          <w:szCs w:val="24"/>
        </w:rPr>
      </w:pPr>
    </w:p>
    <w:p w14:paraId="41EF6B15" w14:textId="77777777" w:rsidR="003A7251" w:rsidRPr="005B713A" w:rsidRDefault="003A7251" w:rsidP="003A7251">
      <w:pPr>
        <w:pStyle w:val="PSDS-MarcadoresNivel1"/>
        <w:ind w:firstLine="360"/>
        <w:rPr>
          <w:sz w:val="24"/>
          <w:szCs w:val="24"/>
        </w:rPr>
      </w:pPr>
      <w:r w:rsidRPr="005B713A">
        <w:rPr>
          <w:sz w:val="24"/>
          <w:szCs w:val="24"/>
        </w:rPr>
        <w:t>Concreto</w:t>
      </w:r>
    </w:p>
    <w:p w14:paraId="18EBD721" w14:textId="77777777" w:rsidR="003A7251" w:rsidRPr="005B713A" w:rsidRDefault="003A7251" w:rsidP="003A7251">
      <w:pPr>
        <w:pStyle w:val="PSDS-CorpodeTexto"/>
        <w:ind w:firstLine="0"/>
        <w:rPr>
          <w:sz w:val="24"/>
          <w:szCs w:val="24"/>
        </w:rPr>
      </w:pPr>
    </w:p>
    <w:p w14:paraId="2AA8BFF1" w14:textId="77777777" w:rsidR="003A7251" w:rsidRPr="005B713A" w:rsidRDefault="003A7251" w:rsidP="003A7251">
      <w:pPr>
        <w:pStyle w:val="PSDS-CorpodeTexto"/>
        <w:ind w:firstLine="0"/>
        <w:rPr>
          <w:b/>
          <w:sz w:val="24"/>
          <w:szCs w:val="24"/>
        </w:rPr>
      </w:pPr>
      <w:r w:rsidRPr="005B713A">
        <w:rPr>
          <w:b/>
          <w:sz w:val="24"/>
          <w:szCs w:val="24"/>
        </w:rPr>
        <w:t xml:space="preserve"> Descrição do Caso de Uso</w:t>
      </w:r>
    </w:p>
    <w:p w14:paraId="26D847CF" w14:textId="77777777" w:rsidR="003A7251" w:rsidRPr="005B713A" w:rsidRDefault="003A7251" w:rsidP="003A7251">
      <w:pPr>
        <w:pStyle w:val="PSDS-CorpodeTexto"/>
        <w:ind w:firstLine="0"/>
        <w:rPr>
          <w:b/>
          <w:sz w:val="24"/>
          <w:szCs w:val="24"/>
        </w:rPr>
      </w:pPr>
    </w:p>
    <w:p w14:paraId="5247A012" w14:textId="77777777" w:rsidR="003A7251" w:rsidRPr="005B713A" w:rsidRDefault="003A7251" w:rsidP="003A7251">
      <w:pPr>
        <w:pStyle w:val="PSDS-MarcadoresNivel1"/>
        <w:ind w:firstLine="360"/>
        <w:rPr>
          <w:sz w:val="24"/>
          <w:szCs w:val="24"/>
        </w:rPr>
      </w:pPr>
      <w:r w:rsidRPr="005B713A">
        <w:rPr>
          <w:sz w:val="24"/>
          <w:szCs w:val="24"/>
        </w:rPr>
        <w:t>O caso de uso dá-se quando o Professor/Coordenador entra no sistema e solicita o formulário de cadastro de questão, informando a matéria, o assunto, o período, o grau de dificuldade daquela questão, o local aonde a mesma foi retirada (origem); Esses sãos os dados iniciais para cadastro. Ao informar o loggin, e o mesmo ser validado com permissões de cadastro, é solicitado a data e o tipo de questão; assim como uma breve observação sobre a mesma para concluir o cadastro.</w:t>
      </w:r>
    </w:p>
    <w:p w14:paraId="20D4C482" w14:textId="77777777" w:rsidR="003A7251" w:rsidRPr="005B713A" w:rsidRDefault="003A7251" w:rsidP="003A7251">
      <w:pPr>
        <w:pStyle w:val="PSDS-MarcadoresNivel1"/>
        <w:ind w:firstLine="360"/>
        <w:rPr>
          <w:sz w:val="24"/>
          <w:szCs w:val="24"/>
        </w:rPr>
      </w:pPr>
    </w:p>
    <w:p w14:paraId="1D836D45" w14:textId="77777777" w:rsidR="003A7251" w:rsidRPr="005B713A" w:rsidRDefault="003A7251" w:rsidP="003A7251">
      <w:pPr>
        <w:pStyle w:val="PSDS-MarcadoresNivel1"/>
        <w:ind w:firstLine="0"/>
        <w:rPr>
          <w:sz w:val="24"/>
          <w:szCs w:val="24"/>
        </w:rPr>
      </w:pPr>
    </w:p>
    <w:p w14:paraId="446CDDE2" w14:textId="4DC71374" w:rsidR="003A7251" w:rsidRPr="005B713A" w:rsidRDefault="00540288" w:rsidP="003A7251">
      <w:pPr>
        <w:rPr>
          <w:b/>
        </w:rPr>
      </w:pPr>
      <w:r w:rsidRPr="005B713A">
        <w:rPr>
          <w:b/>
        </w:rPr>
        <w:t xml:space="preserve">15. </w:t>
      </w:r>
      <w:r w:rsidR="003A7251" w:rsidRPr="005B713A">
        <w:rPr>
          <w:b/>
        </w:rPr>
        <w:t>Atores</w:t>
      </w:r>
    </w:p>
    <w:p w14:paraId="65D2B58B" w14:textId="77777777" w:rsidR="00BC6076" w:rsidRPr="005B713A" w:rsidRDefault="00BC6076" w:rsidP="003A7251">
      <w:pPr>
        <w:rPr>
          <w:b/>
        </w:rPr>
      </w:pPr>
    </w:p>
    <w:p w14:paraId="5F8B7028" w14:textId="77777777" w:rsidR="00BC6076" w:rsidRPr="005B713A" w:rsidRDefault="00BC6076" w:rsidP="003A7251">
      <w:pPr>
        <w:rPr>
          <w:b/>
        </w:rPr>
      </w:pPr>
    </w:p>
    <w:p w14:paraId="47B20232" w14:textId="77777777" w:rsidR="00BC6076" w:rsidRPr="005B713A" w:rsidRDefault="00BC6076" w:rsidP="00BC6076">
      <w:pPr>
        <w:pStyle w:val="PSDS-MarcadoresNivel1"/>
        <w:ind w:firstLine="0"/>
        <w:rPr>
          <w:sz w:val="24"/>
          <w:szCs w:val="24"/>
        </w:rPr>
      </w:pPr>
    </w:p>
    <w:p w14:paraId="130B0A83" w14:textId="77777777" w:rsidR="00BC6076" w:rsidRPr="005B713A" w:rsidRDefault="00BC6076" w:rsidP="00BC6076">
      <w:pPr>
        <w:pStyle w:val="PSDS-MarcadoresNivel1"/>
        <w:numPr>
          <w:ilvl w:val="0"/>
          <w:numId w:val="16"/>
        </w:numPr>
        <w:rPr>
          <w:b/>
          <w:sz w:val="24"/>
          <w:szCs w:val="24"/>
        </w:rPr>
      </w:pPr>
      <w:r w:rsidRPr="005B713A">
        <w:rPr>
          <w:b/>
          <w:sz w:val="24"/>
          <w:szCs w:val="24"/>
        </w:rPr>
        <w:t>Precondições</w:t>
      </w:r>
    </w:p>
    <w:p w14:paraId="299F0EF8" w14:textId="77777777" w:rsidR="00BC6076" w:rsidRPr="005B713A" w:rsidRDefault="00BC6076" w:rsidP="00BC6076">
      <w:pPr>
        <w:pStyle w:val="PSDS-CorpodeTexto"/>
        <w:rPr>
          <w:b/>
          <w:sz w:val="24"/>
          <w:szCs w:val="24"/>
        </w:rPr>
      </w:pPr>
    </w:p>
    <w:p w14:paraId="560E0F97" w14:textId="77777777" w:rsidR="00BC6076" w:rsidRPr="005B713A" w:rsidRDefault="00BC6076" w:rsidP="00BC6076">
      <w:pPr>
        <w:pStyle w:val="PSDS-CorpodeTexto"/>
        <w:rPr>
          <w:sz w:val="24"/>
          <w:szCs w:val="24"/>
        </w:rPr>
      </w:pPr>
      <w:r w:rsidRPr="005B713A">
        <w:rPr>
          <w:sz w:val="24"/>
          <w:szCs w:val="24"/>
        </w:rPr>
        <w:t>Como precondição é necessário que o usuário tenha efetuado o loggin no ao sistema com perfil, de coordenador ou professor, ativo para poder fazer adição de questões.</w:t>
      </w:r>
    </w:p>
    <w:p w14:paraId="74790957" w14:textId="77777777" w:rsidR="00BC6076" w:rsidRPr="005B713A" w:rsidRDefault="00BC6076" w:rsidP="00BC6076">
      <w:pPr>
        <w:pStyle w:val="PSDS-CorpodeTexto"/>
        <w:rPr>
          <w:sz w:val="24"/>
          <w:szCs w:val="24"/>
        </w:rPr>
      </w:pPr>
      <w:r w:rsidRPr="005B713A">
        <w:rPr>
          <w:sz w:val="24"/>
          <w:szCs w:val="24"/>
        </w:rPr>
        <w:t>A questão não estar salva no sistema.</w:t>
      </w:r>
    </w:p>
    <w:p w14:paraId="6268479D" w14:textId="77777777" w:rsidR="00BC6076" w:rsidRPr="005B713A" w:rsidRDefault="00BC6076" w:rsidP="00BC6076">
      <w:r w:rsidRPr="005B713A">
        <w:br w:type="page"/>
      </w:r>
    </w:p>
    <w:p w14:paraId="5590395C" w14:textId="77777777" w:rsidR="00BC6076" w:rsidRPr="005B713A" w:rsidRDefault="00BC6076" w:rsidP="00BC6076">
      <w:pPr>
        <w:pStyle w:val="PSDS-CorpodeTexto"/>
        <w:rPr>
          <w:sz w:val="24"/>
          <w:szCs w:val="24"/>
        </w:rPr>
      </w:pPr>
    </w:p>
    <w:p w14:paraId="18F56AC5" w14:textId="77777777" w:rsidR="00BC6076" w:rsidRPr="005B713A" w:rsidRDefault="00BC6076" w:rsidP="00BC6076">
      <w:pPr>
        <w:pStyle w:val="PSDS-MarcadoresNivel1"/>
        <w:numPr>
          <w:ilvl w:val="0"/>
          <w:numId w:val="16"/>
        </w:numPr>
        <w:rPr>
          <w:b/>
          <w:sz w:val="24"/>
          <w:szCs w:val="24"/>
        </w:rPr>
      </w:pPr>
      <w:r w:rsidRPr="005B713A">
        <w:rPr>
          <w:b/>
          <w:sz w:val="24"/>
          <w:szCs w:val="24"/>
        </w:rPr>
        <w:t>Fluxo Principal</w:t>
      </w:r>
    </w:p>
    <w:p w14:paraId="1A0DD412" w14:textId="77777777" w:rsidR="00BC6076" w:rsidRPr="005B713A" w:rsidRDefault="00BC6076" w:rsidP="00BC6076">
      <w:pPr>
        <w:pStyle w:val="PSDS-CorpodeTexto"/>
        <w:ind w:left="709" w:firstLine="0"/>
        <w:rPr>
          <w:sz w:val="24"/>
          <w:szCs w:val="24"/>
        </w:rPr>
      </w:pPr>
    </w:p>
    <w:p w14:paraId="1F8D7B7A" w14:textId="77777777" w:rsidR="00BC6076" w:rsidRPr="005B713A" w:rsidRDefault="00BC6076" w:rsidP="00BC6076">
      <w:pPr>
        <w:pStyle w:val="PSDS-CorpodeTexto"/>
        <w:rPr>
          <w:sz w:val="24"/>
          <w:szCs w:val="24"/>
        </w:rPr>
      </w:pPr>
      <w:r w:rsidRPr="005B713A">
        <w:rPr>
          <w:sz w:val="24"/>
          <w:szCs w:val="24"/>
        </w:rPr>
        <w:t>P1. Sistema solicita matéria</w:t>
      </w:r>
    </w:p>
    <w:p w14:paraId="11C6AEFF" w14:textId="77777777" w:rsidR="00BC6076" w:rsidRPr="005B713A" w:rsidRDefault="00BC6076" w:rsidP="00BC6076">
      <w:pPr>
        <w:pStyle w:val="PSDS-CorpodeTexto"/>
        <w:rPr>
          <w:sz w:val="24"/>
          <w:szCs w:val="24"/>
        </w:rPr>
      </w:pPr>
      <w:r w:rsidRPr="005B713A">
        <w:rPr>
          <w:sz w:val="24"/>
          <w:szCs w:val="24"/>
        </w:rPr>
        <w:t>P2. Ator informa matéria</w:t>
      </w:r>
    </w:p>
    <w:p w14:paraId="0E341E8B" w14:textId="77777777" w:rsidR="00BC6076" w:rsidRPr="005B713A" w:rsidRDefault="00BC6076" w:rsidP="00BC6076">
      <w:pPr>
        <w:pStyle w:val="PSDS-CorpodeTexto"/>
        <w:rPr>
          <w:sz w:val="24"/>
          <w:szCs w:val="24"/>
        </w:rPr>
      </w:pPr>
      <w:r w:rsidRPr="005B713A">
        <w:rPr>
          <w:sz w:val="24"/>
          <w:szCs w:val="24"/>
        </w:rPr>
        <w:t>P3. Sistema solicita assunto</w:t>
      </w:r>
    </w:p>
    <w:p w14:paraId="00846CED" w14:textId="77777777" w:rsidR="00BC6076" w:rsidRPr="005B713A" w:rsidRDefault="00BC6076" w:rsidP="00BC6076">
      <w:pPr>
        <w:pStyle w:val="PSDS-CorpodeTexto"/>
        <w:rPr>
          <w:sz w:val="24"/>
          <w:szCs w:val="24"/>
        </w:rPr>
      </w:pPr>
      <w:r w:rsidRPr="005B713A">
        <w:rPr>
          <w:sz w:val="24"/>
          <w:szCs w:val="24"/>
        </w:rPr>
        <w:t>P4. Ator informa assunto</w:t>
      </w:r>
    </w:p>
    <w:p w14:paraId="73537CF0" w14:textId="77777777" w:rsidR="00BC6076" w:rsidRPr="005B713A" w:rsidRDefault="00BC6076" w:rsidP="00BC6076">
      <w:pPr>
        <w:pStyle w:val="PSDS-CorpodeTexto"/>
        <w:rPr>
          <w:sz w:val="24"/>
          <w:szCs w:val="24"/>
        </w:rPr>
      </w:pPr>
      <w:r w:rsidRPr="005B713A">
        <w:rPr>
          <w:sz w:val="24"/>
          <w:szCs w:val="24"/>
        </w:rPr>
        <w:t xml:space="preserve">P5. Sistema solicita o período </w:t>
      </w:r>
    </w:p>
    <w:p w14:paraId="64ECEFE8" w14:textId="77777777" w:rsidR="00BC6076" w:rsidRPr="005B713A" w:rsidRDefault="00BC6076" w:rsidP="00BC6076">
      <w:pPr>
        <w:pStyle w:val="PSDS-CorpodeTexto"/>
        <w:rPr>
          <w:sz w:val="24"/>
          <w:szCs w:val="24"/>
        </w:rPr>
      </w:pPr>
      <w:r w:rsidRPr="005B713A">
        <w:rPr>
          <w:sz w:val="24"/>
          <w:szCs w:val="24"/>
        </w:rPr>
        <w:t>P6. Ator informa período</w:t>
      </w:r>
    </w:p>
    <w:p w14:paraId="70BC923C" w14:textId="77777777" w:rsidR="00BC6076" w:rsidRPr="005B713A" w:rsidRDefault="00BC6076" w:rsidP="00BC6076">
      <w:pPr>
        <w:pStyle w:val="PSDS-CorpodeTexto"/>
        <w:rPr>
          <w:sz w:val="24"/>
          <w:szCs w:val="24"/>
        </w:rPr>
      </w:pPr>
      <w:r w:rsidRPr="005B713A">
        <w:rPr>
          <w:sz w:val="24"/>
          <w:szCs w:val="24"/>
        </w:rPr>
        <w:t>P7. Sistema solicita o grau de dificuldade da questão</w:t>
      </w:r>
    </w:p>
    <w:p w14:paraId="0D430AC6" w14:textId="77777777" w:rsidR="00BC6076" w:rsidRPr="005B713A" w:rsidRDefault="00BC6076" w:rsidP="00BC6076">
      <w:pPr>
        <w:pStyle w:val="PSDS-CorpodeTexto"/>
        <w:rPr>
          <w:sz w:val="24"/>
          <w:szCs w:val="24"/>
        </w:rPr>
      </w:pPr>
      <w:r w:rsidRPr="005B713A">
        <w:rPr>
          <w:sz w:val="24"/>
          <w:szCs w:val="24"/>
        </w:rPr>
        <w:t>P8. Ator informa o grau de dificuldade</w:t>
      </w:r>
    </w:p>
    <w:p w14:paraId="600114E3" w14:textId="77777777" w:rsidR="00BC6076" w:rsidRPr="005B713A" w:rsidRDefault="00BC6076" w:rsidP="00BC6076">
      <w:pPr>
        <w:pStyle w:val="PSDS-CorpodeTexto"/>
        <w:rPr>
          <w:sz w:val="24"/>
          <w:szCs w:val="24"/>
        </w:rPr>
      </w:pPr>
      <w:r w:rsidRPr="005B713A">
        <w:rPr>
          <w:sz w:val="24"/>
          <w:szCs w:val="24"/>
        </w:rPr>
        <w:t>P9. Sistema solicita da onde foi retirada a questão</w:t>
      </w:r>
    </w:p>
    <w:p w14:paraId="248B22D5" w14:textId="77777777" w:rsidR="00BC6076" w:rsidRPr="005B713A" w:rsidRDefault="00BC6076" w:rsidP="00BC6076">
      <w:pPr>
        <w:pStyle w:val="PSDS-CorpodeTexto"/>
        <w:rPr>
          <w:sz w:val="24"/>
          <w:szCs w:val="24"/>
        </w:rPr>
      </w:pPr>
      <w:r w:rsidRPr="005B713A">
        <w:rPr>
          <w:sz w:val="24"/>
          <w:szCs w:val="24"/>
        </w:rPr>
        <w:t>P10. Ator informa a origem da questão</w:t>
      </w:r>
    </w:p>
    <w:p w14:paraId="08C3FB1B" w14:textId="77777777" w:rsidR="00BC6076" w:rsidRPr="005B713A" w:rsidRDefault="00BC6076" w:rsidP="00BC6076">
      <w:pPr>
        <w:pStyle w:val="PSDS-CorpodeTexto"/>
        <w:rPr>
          <w:sz w:val="24"/>
          <w:szCs w:val="24"/>
        </w:rPr>
      </w:pPr>
      <w:r w:rsidRPr="005B713A">
        <w:rPr>
          <w:sz w:val="24"/>
          <w:szCs w:val="24"/>
        </w:rPr>
        <w:t>P11. Sistema solicita o loggin do usuário responsável pela questão</w:t>
      </w:r>
    </w:p>
    <w:p w14:paraId="6184F759" w14:textId="77777777" w:rsidR="00BC6076" w:rsidRPr="005B713A" w:rsidRDefault="00BC6076" w:rsidP="00BC6076">
      <w:pPr>
        <w:pStyle w:val="PSDS-CorpodeTexto"/>
        <w:rPr>
          <w:sz w:val="24"/>
          <w:szCs w:val="24"/>
        </w:rPr>
      </w:pPr>
      <w:r w:rsidRPr="005B713A">
        <w:rPr>
          <w:sz w:val="24"/>
          <w:szCs w:val="24"/>
        </w:rPr>
        <w:t>P12. Ator informa o loggin do responsável</w:t>
      </w:r>
    </w:p>
    <w:p w14:paraId="4512088B" w14:textId="77777777" w:rsidR="00BC6076" w:rsidRPr="005B713A" w:rsidRDefault="00BC6076" w:rsidP="00BC6076">
      <w:pPr>
        <w:pStyle w:val="PSDS-CorpodeTexto"/>
        <w:rPr>
          <w:sz w:val="24"/>
          <w:szCs w:val="24"/>
        </w:rPr>
      </w:pPr>
      <w:r w:rsidRPr="005B713A">
        <w:rPr>
          <w:sz w:val="24"/>
          <w:szCs w:val="24"/>
        </w:rPr>
        <w:t>P13. Sistema valida loggin do responsável (A1)</w:t>
      </w:r>
    </w:p>
    <w:p w14:paraId="5FDE95F5" w14:textId="77777777" w:rsidR="00BC6076" w:rsidRPr="005B713A" w:rsidRDefault="00BC6076" w:rsidP="00BC6076">
      <w:pPr>
        <w:pStyle w:val="PSDS-CorpodeTexto"/>
        <w:rPr>
          <w:sz w:val="24"/>
          <w:szCs w:val="24"/>
        </w:rPr>
      </w:pPr>
      <w:r w:rsidRPr="005B713A">
        <w:rPr>
          <w:sz w:val="24"/>
          <w:szCs w:val="24"/>
        </w:rPr>
        <w:t>P14. Sistema solicita a data de inserção da questão</w:t>
      </w:r>
    </w:p>
    <w:p w14:paraId="792BD38F" w14:textId="77777777" w:rsidR="00BC6076" w:rsidRPr="005B713A" w:rsidRDefault="00BC6076" w:rsidP="00BC6076">
      <w:pPr>
        <w:pStyle w:val="PSDS-CorpodeTexto"/>
        <w:rPr>
          <w:sz w:val="24"/>
          <w:szCs w:val="24"/>
        </w:rPr>
      </w:pPr>
      <w:r w:rsidRPr="005B713A">
        <w:rPr>
          <w:sz w:val="24"/>
          <w:szCs w:val="24"/>
        </w:rPr>
        <w:t xml:space="preserve">P15. Ator informa a data </w:t>
      </w:r>
    </w:p>
    <w:p w14:paraId="216002F2" w14:textId="77777777" w:rsidR="00BC6076" w:rsidRPr="005B713A" w:rsidRDefault="00BC6076" w:rsidP="00BC6076">
      <w:pPr>
        <w:pStyle w:val="PSDS-CorpodeTexto"/>
        <w:rPr>
          <w:sz w:val="24"/>
          <w:szCs w:val="24"/>
        </w:rPr>
      </w:pPr>
      <w:r w:rsidRPr="005B713A">
        <w:rPr>
          <w:sz w:val="24"/>
          <w:szCs w:val="24"/>
        </w:rPr>
        <w:t>P16. Sistema valida a data (A2)</w:t>
      </w:r>
    </w:p>
    <w:p w14:paraId="7B5DCA43" w14:textId="77777777" w:rsidR="00BC6076" w:rsidRPr="005B713A" w:rsidRDefault="00BC6076" w:rsidP="00BC6076">
      <w:pPr>
        <w:pStyle w:val="PSDS-CorpodeTexto"/>
        <w:rPr>
          <w:sz w:val="24"/>
          <w:szCs w:val="24"/>
        </w:rPr>
      </w:pPr>
      <w:r w:rsidRPr="005B713A">
        <w:rPr>
          <w:sz w:val="24"/>
          <w:szCs w:val="24"/>
        </w:rPr>
        <w:t>P17. Sistema solicita o tipo de questão</w:t>
      </w:r>
    </w:p>
    <w:p w14:paraId="58257010" w14:textId="77777777" w:rsidR="00BC6076" w:rsidRPr="005B713A" w:rsidRDefault="00BC6076" w:rsidP="00BC6076">
      <w:pPr>
        <w:pStyle w:val="PSDS-CorpodeTexto"/>
        <w:rPr>
          <w:sz w:val="24"/>
          <w:szCs w:val="24"/>
        </w:rPr>
      </w:pPr>
      <w:r w:rsidRPr="005B713A">
        <w:rPr>
          <w:sz w:val="24"/>
          <w:szCs w:val="24"/>
        </w:rPr>
        <w:t>P18. Ator informa o tipo de questão</w:t>
      </w:r>
    </w:p>
    <w:p w14:paraId="2F48FC3E" w14:textId="77777777" w:rsidR="00BC6076" w:rsidRPr="005B713A" w:rsidRDefault="00BC6076" w:rsidP="00BC6076">
      <w:pPr>
        <w:pStyle w:val="PSDS-CorpodeTexto"/>
        <w:rPr>
          <w:sz w:val="24"/>
          <w:szCs w:val="24"/>
        </w:rPr>
      </w:pPr>
      <w:r w:rsidRPr="005B713A">
        <w:rPr>
          <w:sz w:val="24"/>
          <w:szCs w:val="24"/>
        </w:rPr>
        <w:t>P19. Sistema solicita a questão</w:t>
      </w:r>
    </w:p>
    <w:p w14:paraId="1E01959E" w14:textId="77777777" w:rsidR="00BC6076" w:rsidRPr="005B713A" w:rsidRDefault="00BC6076" w:rsidP="00BC6076">
      <w:pPr>
        <w:pStyle w:val="PSDS-CorpodeTexto"/>
        <w:rPr>
          <w:sz w:val="24"/>
          <w:szCs w:val="24"/>
        </w:rPr>
      </w:pPr>
      <w:r w:rsidRPr="005B713A">
        <w:rPr>
          <w:sz w:val="24"/>
          <w:szCs w:val="24"/>
        </w:rPr>
        <w:t>P20. Ator informa a questão</w:t>
      </w:r>
    </w:p>
    <w:p w14:paraId="3DD57FA0" w14:textId="77777777" w:rsidR="00BC6076" w:rsidRPr="005B713A" w:rsidRDefault="00BC6076" w:rsidP="00BC6076">
      <w:pPr>
        <w:pStyle w:val="PSDS-CorpodeTexto"/>
        <w:rPr>
          <w:sz w:val="24"/>
          <w:szCs w:val="24"/>
        </w:rPr>
      </w:pPr>
      <w:r w:rsidRPr="005B713A">
        <w:rPr>
          <w:sz w:val="24"/>
          <w:szCs w:val="24"/>
        </w:rPr>
        <w:t>P21. Sistema solicita comentário</w:t>
      </w:r>
    </w:p>
    <w:p w14:paraId="428E03ED" w14:textId="77777777" w:rsidR="00BC6076" w:rsidRPr="005B713A" w:rsidRDefault="00BC6076" w:rsidP="00BC6076">
      <w:pPr>
        <w:pStyle w:val="PSDS-CorpodeTexto"/>
        <w:rPr>
          <w:sz w:val="24"/>
          <w:szCs w:val="24"/>
        </w:rPr>
      </w:pPr>
      <w:r w:rsidRPr="005B713A">
        <w:rPr>
          <w:sz w:val="24"/>
          <w:szCs w:val="24"/>
        </w:rPr>
        <w:t>P22. Ator informa comentário</w:t>
      </w:r>
    </w:p>
    <w:p w14:paraId="5D397D07" w14:textId="77777777" w:rsidR="00BC6076" w:rsidRPr="005B713A" w:rsidRDefault="00BC6076" w:rsidP="00BC6076">
      <w:pPr>
        <w:pStyle w:val="PSDS-CorpodeTexto"/>
        <w:rPr>
          <w:sz w:val="24"/>
          <w:szCs w:val="24"/>
        </w:rPr>
      </w:pPr>
      <w:r w:rsidRPr="005B713A">
        <w:rPr>
          <w:sz w:val="24"/>
          <w:szCs w:val="24"/>
        </w:rPr>
        <w:t>P23. Ator clica no botão salvar</w:t>
      </w:r>
    </w:p>
    <w:p w14:paraId="017E5EE5" w14:textId="77777777" w:rsidR="00BC6076" w:rsidRPr="005B713A" w:rsidRDefault="00BC6076" w:rsidP="00BC6076">
      <w:pPr>
        <w:pStyle w:val="PSDS-CorpodeTexto"/>
        <w:rPr>
          <w:sz w:val="24"/>
          <w:szCs w:val="24"/>
        </w:rPr>
      </w:pPr>
      <w:r w:rsidRPr="005B713A">
        <w:rPr>
          <w:sz w:val="24"/>
          <w:szCs w:val="24"/>
        </w:rPr>
        <w:t>P24. Sistema valida todos os dados (A3)</w:t>
      </w:r>
    </w:p>
    <w:p w14:paraId="680B3980" w14:textId="77777777" w:rsidR="00BC6076" w:rsidRPr="005B713A" w:rsidRDefault="00BC6076" w:rsidP="00BC6076">
      <w:pPr>
        <w:pStyle w:val="PSDS-CorpodeTexto"/>
        <w:rPr>
          <w:sz w:val="24"/>
          <w:szCs w:val="24"/>
        </w:rPr>
      </w:pPr>
      <w:r w:rsidRPr="005B713A">
        <w:rPr>
          <w:sz w:val="24"/>
          <w:szCs w:val="24"/>
        </w:rPr>
        <w:t>P25. Sistema cadastra a questão no banco de dados (E1)</w:t>
      </w:r>
    </w:p>
    <w:p w14:paraId="11A9DA31" w14:textId="77777777" w:rsidR="00BC6076" w:rsidRPr="005B713A" w:rsidRDefault="00BC6076" w:rsidP="00BC6076">
      <w:pPr>
        <w:pStyle w:val="PSDS-CorpodeTexto"/>
        <w:rPr>
          <w:sz w:val="24"/>
          <w:szCs w:val="24"/>
        </w:rPr>
      </w:pPr>
      <w:r w:rsidRPr="005B713A">
        <w:rPr>
          <w:sz w:val="24"/>
          <w:szCs w:val="24"/>
        </w:rPr>
        <w:t>P26. Sistema exibe mensagem “Questão cadastrada com sucesso”</w:t>
      </w:r>
    </w:p>
    <w:p w14:paraId="3C243DF4" w14:textId="77777777" w:rsidR="00BC6076" w:rsidRPr="005B713A" w:rsidRDefault="00BC6076" w:rsidP="00BC6076">
      <w:pPr>
        <w:pStyle w:val="PSDS-CorpodeTexto"/>
        <w:rPr>
          <w:sz w:val="24"/>
          <w:szCs w:val="24"/>
        </w:rPr>
      </w:pPr>
    </w:p>
    <w:p w14:paraId="55697D4D" w14:textId="77777777" w:rsidR="00BC6076" w:rsidRPr="005B713A" w:rsidRDefault="00BC6076" w:rsidP="00BC6076">
      <w:r w:rsidRPr="005B713A">
        <w:br w:type="page"/>
      </w:r>
    </w:p>
    <w:p w14:paraId="4AF8CDA3" w14:textId="77777777" w:rsidR="00BC6076" w:rsidRPr="005B713A" w:rsidRDefault="00BC6076" w:rsidP="00BC6076">
      <w:pPr>
        <w:pStyle w:val="PSDS-CorpodeTexto"/>
        <w:rPr>
          <w:sz w:val="24"/>
          <w:szCs w:val="24"/>
        </w:rPr>
      </w:pPr>
    </w:p>
    <w:p w14:paraId="45F5B7D0" w14:textId="77777777" w:rsidR="00BC6076" w:rsidRPr="005B713A" w:rsidRDefault="00BC6076" w:rsidP="00BC6076">
      <w:pPr>
        <w:pStyle w:val="PSDS-CorpodeTexto"/>
        <w:rPr>
          <w:sz w:val="24"/>
          <w:szCs w:val="24"/>
        </w:rPr>
      </w:pPr>
    </w:p>
    <w:p w14:paraId="7E9978FB" w14:textId="77777777" w:rsidR="00BC6076" w:rsidRPr="005B713A" w:rsidRDefault="00BC6076" w:rsidP="00BC6076">
      <w:pPr>
        <w:pStyle w:val="PSDS-MarcadoresNivel1"/>
        <w:numPr>
          <w:ilvl w:val="0"/>
          <w:numId w:val="16"/>
        </w:numPr>
        <w:rPr>
          <w:b/>
          <w:sz w:val="24"/>
          <w:szCs w:val="24"/>
        </w:rPr>
      </w:pPr>
      <w:r w:rsidRPr="005B713A">
        <w:rPr>
          <w:b/>
          <w:sz w:val="24"/>
          <w:szCs w:val="24"/>
        </w:rPr>
        <w:t>Fluxos Alternativos</w:t>
      </w:r>
    </w:p>
    <w:p w14:paraId="60C32DE4" w14:textId="77777777" w:rsidR="00BC6076" w:rsidRPr="005B713A" w:rsidRDefault="00BC6076" w:rsidP="00BC6076">
      <w:pPr>
        <w:pStyle w:val="PSDS-MarcadoresNivel1"/>
        <w:ind w:firstLine="0"/>
        <w:rPr>
          <w:b/>
          <w:sz w:val="24"/>
          <w:szCs w:val="24"/>
        </w:rPr>
      </w:pPr>
    </w:p>
    <w:p w14:paraId="3AC475A5" w14:textId="77777777" w:rsidR="00BC6076" w:rsidRPr="005B713A" w:rsidRDefault="00BC6076" w:rsidP="00BC6076">
      <w:pPr>
        <w:pStyle w:val="PSDS-CorpodeTexto"/>
        <w:ind w:firstLine="0"/>
        <w:rPr>
          <w:sz w:val="24"/>
          <w:szCs w:val="24"/>
        </w:rPr>
      </w:pPr>
      <w:r w:rsidRPr="005B713A">
        <w:rPr>
          <w:sz w:val="24"/>
          <w:szCs w:val="24"/>
        </w:rPr>
        <w:t>Esse fluxo alternativo ao passo 13 (P13).</w:t>
      </w:r>
    </w:p>
    <w:p w14:paraId="1DE21169" w14:textId="77777777" w:rsidR="00BC6076" w:rsidRPr="005B713A" w:rsidRDefault="00BC6076" w:rsidP="00BC6076">
      <w:pPr>
        <w:pStyle w:val="PSDS-CorpodeTexto"/>
        <w:rPr>
          <w:sz w:val="24"/>
          <w:szCs w:val="24"/>
        </w:rPr>
      </w:pPr>
    </w:p>
    <w:p w14:paraId="04C2B427" w14:textId="77777777" w:rsidR="00BC6076" w:rsidRPr="005B713A" w:rsidRDefault="00BC6076" w:rsidP="00BC6076">
      <w:pPr>
        <w:pStyle w:val="PSDS-CorpodeTexto"/>
        <w:rPr>
          <w:sz w:val="24"/>
          <w:szCs w:val="24"/>
        </w:rPr>
      </w:pPr>
      <w:r w:rsidRPr="005B713A">
        <w:rPr>
          <w:sz w:val="24"/>
          <w:szCs w:val="24"/>
        </w:rPr>
        <w:t>(A1) Loggin incorreto</w:t>
      </w:r>
    </w:p>
    <w:p w14:paraId="3C85E8D3" w14:textId="77777777" w:rsidR="00BC6076" w:rsidRPr="005B713A" w:rsidRDefault="00BC6076" w:rsidP="00BC6076">
      <w:pPr>
        <w:pStyle w:val="PSDS-CorpodeTexto"/>
        <w:rPr>
          <w:sz w:val="24"/>
          <w:szCs w:val="24"/>
        </w:rPr>
      </w:pPr>
      <w:r w:rsidRPr="005B713A">
        <w:rPr>
          <w:sz w:val="24"/>
          <w:szCs w:val="24"/>
        </w:rPr>
        <w:tab/>
        <w:t>A1.1 Sistema informa que loggin não existe;</w:t>
      </w:r>
    </w:p>
    <w:p w14:paraId="7841CA61" w14:textId="77777777" w:rsidR="00BC6076" w:rsidRPr="005B713A" w:rsidRDefault="00BC6076" w:rsidP="00BC6076">
      <w:pPr>
        <w:pStyle w:val="PSDS-CorpodeTexto"/>
        <w:rPr>
          <w:sz w:val="24"/>
          <w:szCs w:val="24"/>
        </w:rPr>
      </w:pPr>
      <w:r w:rsidRPr="005B713A">
        <w:rPr>
          <w:sz w:val="24"/>
          <w:szCs w:val="24"/>
        </w:rPr>
        <w:tab/>
        <w:t>A1.2 Volta para o passo 12.</w:t>
      </w:r>
    </w:p>
    <w:p w14:paraId="0EFDE261" w14:textId="77777777" w:rsidR="00BC6076" w:rsidRPr="005B713A" w:rsidRDefault="00BC6076" w:rsidP="00BC6076">
      <w:pPr>
        <w:pStyle w:val="PSDS-CorpodeTexto"/>
        <w:rPr>
          <w:sz w:val="24"/>
          <w:szCs w:val="24"/>
        </w:rPr>
      </w:pPr>
    </w:p>
    <w:p w14:paraId="3CE24F85" w14:textId="77777777" w:rsidR="00BC6076" w:rsidRPr="005B713A" w:rsidRDefault="00BC6076" w:rsidP="00BC6076">
      <w:pPr>
        <w:pStyle w:val="PSDS-CorpodeTexto"/>
        <w:ind w:firstLine="0"/>
        <w:rPr>
          <w:sz w:val="24"/>
          <w:szCs w:val="24"/>
        </w:rPr>
      </w:pPr>
      <w:r w:rsidRPr="005B713A">
        <w:rPr>
          <w:sz w:val="24"/>
          <w:szCs w:val="24"/>
        </w:rPr>
        <w:t>Esse fluxo alternativo ao passo 16 (P16).</w:t>
      </w:r>
    </w:p>
    <w:p w14:paraId="51118891" w14:textId="77777777" w:rsidR="00BC6076" w:rsidRPr="005B713A" w:rsidRDefault="00BC6076" w:rsidP="00BC6076">
      <w:pPr>
        <w:pStyle w:val="PSDS-CorpodeTexto"/>
        <w:rPr>
          <w:sz w:val="24"/>
          <w:szCs w:val="24"/>
        </w:rPr>
      </w:pPr>
    </w:p>
    <w:p w14:paraId="28B1080E" w14:textId="77777777" w:rsidR="00BC6076" w:rsidRPr="005B713A" w:rsidRDefault="00BC6076" w:rsidP="00BC6076">
      <w:pPr>
        <w:pStyle w:val="PSDS-CorpodeTexto"/>
        <w:rPr>
          <w:sz w:val="24"/>
          <w:szCs w:val="24"/>
        </w:rPr>
      </w:pPr>
      <w:r w:rsidRPr="005B713A">
        <w:rPr>
          <w:sz w:val="24"/>
          <w:szCs w:val="24"/>
        </w:rPr>
        <w:t>(A2) Data incorreta</w:t>
      </w:r>
    </w:p>
    <w:p w14:paraId="2A8ED1B6" w14:textId="77777777" w:rsidR="00BC6076" w:rsidRPr="005B713A" w:rsidRDefault="00BC6076" w:rsidP="00BC6076">
      <w:pPr>
        <w:pStyle w:val="PSDS-CorpodeTexto"/>
        <w:rPr>
          <w:sz w:val="24"/>
          <w:szCs w:val="24"/>
        </w:rPr>
      </w:pPr>
      <w:r w:rsidRPr="005B713A">
        <w:rPr>
          <w:sz w:val="24"/>
          <w:szCs w:val="24"/>
        </w:rPr>
        <w:tab/>
        <w:t>A2.1 Sistema informa que a data está incorreta;</w:t>
      </w:r>
    </w:p>
    <w:p w14:paraId="440FF7AD" w14:textId="77777777" w:rsidR="00BC6076" w:rsidRPr="005B713A" w:rsidRDefault="00BC6076" w:rsidP="00BC6076">
      <w:pPr>
        <w:pStyle w:val="PSDS-CorpodeTexto"/>
        <w:rPr>
          <w:sz w:val="24"/>
          <w:szCs w:val="24"/>
        </w:rPr>
      </w:pPr>
      <w:r w:rsidRPr="005B713A">
        <w:rPr>
          <w:sz w:val="24"/>
          <w:szCs w:val="24"/>
        </w:rPr>
        <w:tab/>
        <w:t>A2.2 Voltar ao passo 15 (P15).</w:t>
      </w:r>
    </w:p>
    <w:p w14:paraId="339D8968" w14:textId="77777777" w:rsidR="00BC6076" w:rsidRPr="005B713A" w:rsidRDefault="00BC6076" w:rsidP="00BC6076">
      <w:pPr>
        <w:pStyle w:val="PSDS-CorpodeTexto"/>
        <w:rPr>
          <w:sz w:val="24"/>
          <w:szCs w:val="24"/>
        </w:rPr>
      </w:pPr>
    </w:p>
    <w:p w14:paraId="3DAD214A" w14:textId="77777777" w:rsidR="00BC6076" w:rsidRPr="005B713A" w:rsidRDefault="00BC6076" w:rsidP="00BC6076">
      <w:pPr>
        <w:pStyle w:val="PSDS-CorpodeTexto"/>
        <w:ind w:firstLine="0"/>
        <w:rPr>
          <w:sz w:val="24"/>
          <w:szCs w:val="24"/>
        </w:rPr>
      </w:pPr>
      <w:r w:rsidRPr="005B713A">
        <w:rPr>
          <w:sz w:val="24"/>
          <w:szCs w:val="24"/>
        </w:rPr>
        <w:t>Esse fluxo alternativo ao passo 24 (P24).</w:t>
      </w:r>
    </w:p>
    <w:p w14:paraId="35E2EACD" w14:textId="77777777" w:rsidR="00BC6076" w:rsidRPr="005B713A" w:rsidRDefault="00BC6076" w:rsidP="00BC6076">
      <w:pPr>
        <w:pStyle w:val="PSDS-CorpodeTexto"/>
        <w:rPr>
          <w:sz w:val="24"/>
          <w:szCs w:val="24"/>
        </w:rPr>
      </w:pPr>
    </w:p>
    <w:p w14:paraId="5D5688EC" w14:textId="77777777" w:rsidR="00BC6076" w:rsidRPr="005B713A" w:rsidRDefault="00BC6076" w:rsidP="00BC6076">
      <w:pPr>
        <w:pStyle w:val="PSDS-CorpodeTexto"/>
        <w:rPr>
          <w:sz w:val="24"/>
          <w:szCs w:val="24"/>
        </w:rPr>
      </w:pPr>
      <w:r w:rsidRPr="005B713A">
        <w:rPr>
          <w:sz w:val="24"/>
          <w:szCs w:val="24"/>
        </w:rPr>
        <w:t>(A3) Dados Incorretos</w:t>
      </w:r>
    </w:p>
    <w:p w14:paraId="5BCFA664" w14:textId="77777777" w:rsidR="00BC6076" w:rsidRPr="005B713A" w:rsidRDefault="00BC6076" w:rsidP="00BC6076">
      <w:pPr>
        <w:pStyle w:val="PSDS-CorpodeTexto"/>
        <w:rPr>
          <w:sz w:val="24"/>
          <w:szCs w:val="24"/>
        </w:rPr>
      </w:pPr>
      <w:r w:rsidRPr="005B713A">
        <w:rPr>
          <w:sz w:val="24"/>
          <w:szCs w:val="24"/>
        </w:rPr>
        <w:tab/>
        <w:t>A3.1 Sistema informa que possuí dados incorretos;</w:t>
      </w:r>
    </w:p>
    <w:p w14:paraId="482F304E" w14:textId="77777777" w:rsidR="00BC6076" w:rsidRPr="005B713A" w:rsidRDefault="00BC6076" w:rsidP="00BC6076">
      <w:pPr>
        <w:pStyle w:val="PSDS-CorpodeTexto"/>
        <w:rPr>
          <w:sz w:val="24"/>
          <w:szCs w:val="24"/>
        </w:rPr>
      </w:pPr>
      <w:r w:rsidRPr="005B713A">
        <w:rPr>
          <w:sz w:val="24"/>
          <w:szCs w:val="24"/>
        </w:rPr>
        <w:tab/>
        <w:t>A3.2 Sistema realça os campos inválidos;</w:t>
      </w:r>
    </w:p>
    <w:p w14:paraId="555D0257" w14:textId="77777777" w:rsidR="00BC6076" w:rsidRPr="005B713A" w:rsidRDefault="00BC6076" w:rsidP="00BC6076">
      <w:pPr>
        <w:pStyle w:val="PSDS-CorpodeTexto"/>
        <w:ind w:left="709"/>
        <w:rPr>
          <w:sz w:val="24"/>
          <w:szCs w:val="24"/>
        </w:rPr>
      </w:pPr>
      <w:r w:rsidRPr="005B713A">
        <w:rPr>
          <w:sz w:val="24"/>
          <w:szCs w:val="24"/>
        </w:rPr>
        <w:t>A3.3 Voltar ao passo com erro.</w:t>
      </w:r>
    </w:p>
    <w:p w14:paraId="6C2FB3EC" w14:textId="77777777" w:rsidR="00BC6076" w:rsidRPr="005B713A" w:rsidRDefault="00BC6076" w:rsidP="00BC6076">
      <w:pPr>
        <w:pStyle w:val="PSDS-CorpodeTexto"/>
        <w:ind w:firstLine="0"/>
        <w:rPr>
          <w:sz w:val="24"/>
          <w:szCs w:val="24"/>
        </w:rPr>
      </w:pPr>
    </w:p>
    <w:p w14:paraId="7D164949" w14:textId="77777777" w:rsidR="00BC6076" w:rsidRPr="005B713A" w:rsidRDefault="00BC6076" w:rsidP="00BC6076">
      <w:pPr>
        <w:pStyle w:val="PSDS-MarcadoresNivel1"/>
        <w:numPr>
          <w:ilvl w:val="0"/>
          <w:numId w:val="16"/>
        </w:numPr>
        <w:rPr>
          <w:b/>
          <w:sz w:val="24"/>
          <w:szCs w:val="24"/>
        </w:rPr>
      </w:pPr>
      <w:r w:rsidRPr="005B713A">
        <w:rPr>
          <w:b/>
          <w:sz w:val="24"/>
          <w:szCs w:val="24"/>
        </w:rPr>
        <w:t>Fluxos de Exceção</w:t>
      </w:r>
    </w:p>
    <w:p w14:paraId="5B066CBB" w14:textId="77777777" w:rsidR="00BC6076" w:rsidRPr="005B713A" w:rsidRDefault="00BC6076" w:rsidP="00BC6076">
      <w:pPr>
        <w:pStyle w:val="PSDS-CorpodeTexto"/>
        <w:rPr>
          <w:b/>
          <w:sz w:val="24"/>
          <w:szCs w:val="24"/>
        </w:rPr>
      </w:pPr>
    </w:p>
    <w:p w14:paraId="20861B7A" w14:textId="77777777" w:rsidR="00BC6076" w:rsidRPr="005B713A" w:rsidRDefault="00BC6076" w:rsidP="00BC6076">
      <w:pPr>
        <w:pStyle w:val="PSDS-CorpodeTexto"/>
        <w:ind w:firstLine="0"/>
        <w:rPr>
          <w:sz w:val="24"/>
          <w:szCs w:val="24"/>
        </w:rPr>
      </w:pPr>
      <w:r w:rsidRPr="005B713A">
        <w:rPr>
          <w:sz w:val="24"/>
          <w:szCs w:val="24"/>
        </w:rPr>
        <w:t>Esse fluxo de exceção ao passo 25 (P25).</w:t>
      </w:r>
    </w:p>
    <w:p w14:paraId="53D8CD1E" w14:textId="77777777" w:rsidR="00BC6076" w:rsidRPr="005B713A" w:rsidRDefault="00BC6076" w:rsidP="00BC6076">
      <w:pPr>
        <w:pStyle w:val="PSDS-CorpodeTexto"/>
        <w:rPr>
          <w:sz w:val="24"/>
          <w:szCs w:val="24"/>
        </w:rPr>
      </w:pPr>
    </w:p>
    <w:p w14:paraId="3F41E1C6" w14:textId="77777777" w:rsidR="00BC6076" w:rsidRPr="005B713A" w:rsidRDefault="00BC6076" w:rsidP="00BC6076">
      <w:pPr>
        <w:pStyle w:val="PSDS-CorpodeTexto"/>
        <w:rPr>
          <w:sz w:val="24"/>
          <w:szCs w:val="24"/>
        </w:rPr>
      </w:pPr>
      <w:r w:rsidRPr="005B713A">
        <w:rPr>
          <w:sz w:val="24"/>
          <w:szCs w:val="24"/>
        </w:rPr>
        <w:t>(E1) Erro no cadastro da questão</w:t>
      </w:r>
    </w:p>
    <w:p w14:paraId="5D7F35A8" w14:textId="77777777" w:rsidR="00BC6076" w:rsidRPr="005B713A" w:rsidRDefault="00BC6076" w:rsidP="00BC6076">
      <w:pPr>
        <w:pStyle w:val="PSDS-CorpodeTexto"/>
        <w:rPr>
          <w:sz w:val="24"/>
          <w:szCs w:val="24"/>
        </w:rPr>
      </w:pPr>
      <w:r w:rsidRPr="005B713A">
        <w:rPr>
          <w:sz w:val="24"/>
          <w:szCs w:val="24"/>
        </w:rPr>
        <w:tab/>
        <w:t>E1.1 Sistema informa que não foi possível cadastrar questão no banco de dados</w:t>
      </w:r>
    </w:p>
    <w:p w14:paraId="743A47DE" w14:textId="77777777" w:rsidR="00BC6076" w:rsidRPr="005B713A" w:rsidRDefault="00BC6076" w:rsidP="00BC6076">
      <w:pPr>
        <w:pStyle w:val="PSDS-CorpodeTexto"/>
        <w:rPr>
          <w:sz w:val="24"/>
          <w:szCs w:val="24"/>
        </w:rPr>
      </w:pPr>
      <w:r w:rsidRPr="005B713A">
        <w:rPr>
          <w:sz w:val="24"/>
          <w:szCs w:val="24"/>
        </w:rPr>
        <w:tab/>
        <w:t>E1.2 Caso de uso encerrado</w:t>
      </w:r>
    </w:p>
    <w:p w14:paraId="7AE407AE" w14:textId="77777777" w:rsidR="00BC6076" w:rsidRPr="005B713A" w:rsidRDefault="00BC6076" w:rsidP="00BC6076">
      <w:pPr>
        <w:pStyle w:val="PSDS-CorpodeTexto"/>
        <w:ind w:firstLine="0"/>
        <w:rPr>
          <w:sz w:val="24"/>
          <w:szCs w:val="24"/>
        </w:rPr>
      </w:pPr>
    </w:p>
    <w:p w14:paraId="19079E1E" w14:textId="77777777" w:rsidR="00BC6076" w:rsidRPr="005B713A" w:rsidRDefault="00BC6076" w:rsidP="00BC6076">
      <w:pPr>
        <w:pStyle w:val="PSDS-MarcadoresNivel1"/>
        <w:numPr>
          <w:ilvl w:val="0"/>
          <w:numId w:val="16"/>
        </w:numPr>
        <w:rPr>
          <w:b/>
          <w:sz w:val="24"/>
          <w:szCs w:val="24"/>
        </w:rPr>
      </w:pPr>
      <w:r w:rsidRPr="005B713A">
        <w:rPr>
          <w:b/>
          <w:sz w:val="24"/>
          <w:szCs w:val="24"/>
        </w:rPr>
        <w:t>Pós-condições</w:t>
      </w:r>
    </w:p>
    <w:p w14:paraId="54499AC5" w14:textId="77777777" w:rsidR="00BC6076" w:rsidRPr="005B713A" w:rsidRDefault="00BC6076" w:rsidP="00BC6076">
      <w:pPr>
        <w:pStyle w:val="PSDS-MarcadoresNivel1"/>
        <w:ind w:left="709" w:firstLine="0"/>
        <w:rPr>
          <w:b/>
          <w:sz w:val="24"/>
          <w:szCs w:val="24"/>
        </w:rPr>
      </w:pPr>
    </w:p>
    <w:p w14:paraId="26C36869" w14:textId="77777777" w:rsidR="00BC6076" w:rsidRPr="005B713A" w:rsidRDefault="00BC6076" w:rsidP="00BC6076">
      <w:pPr>
        <w:pStyle w:val="PSDS-CorpodeItem"/>
        <w:rPr>
          <w:rFonts w:ascii="Times New Roman" w:hAnsi="Times New Roman" w:cs="Times New Roman"/>
          <w:sz w:val="24"/>
          <w:szCs w:val="24"/>
        </w:rPr>
      </w:pPr>
      <w:r w:rsidRPr="005B713A">
        <w:rPr>
          <w:rFonts w:ascii="Times New Roman" w:hAnsi="Times New Roman" w:cs="Times New Roman"/>
          <w:sz w:val="24"/>
          <w:szCs w:val="24"/>
        </w:rPr>
        <w:t>Nenhuma pós-condição identificada</w:t>
      </w:r>
    </w:p>
    <w:p w14:paraId="31894CC0" w14:textId="77777777" w:rsidR="00BC6076" w:rsidRPr="005B713A" w:rsidRDefault="00BC6076" w:rsidP="00BC6076">
      <w:pPr>
        <w:pStyle w:val="PSDS-CorpodeItem"/>
        <w:rPr>
          <w:rFonts w:ascii="Times New Roman" w:hAnsi="Times New Roman" w:cs="Times New Roman"/>
          <w:sz w:val="24"/>
          <w:szCs w:val="24"/>
        </w:rPr>
      </w:pPr>
    </w:p>
    <w:p w14:paraId="7B523BF6" w14:textId="77777777" w:rsidR="00BC6076" w:rsidRPr="005B713A" w:rsidRDefault="00BC6076" w:rsidP="00BC6076">
      <w:pPr>
        <w:pStyle w:val="PSDS-MarcadoresNivel1"/>
        <w:numPr>
          <w:ilvl w:val="0"/>
          <w:numId w:val="16"/>
        </w:numPr>
        <w:rPr>
          <w:b/>
          <w:sz w:val="24"/>
          <w:szCs w:val="24"/>
        </w:rPr>
      </w:pPr>
      <w:r w:rsidRPr="005B713A">
        <w:rPr>
          <w:b/>
          <w:sz w:val="24"/>
          <w:szCs w:val="24"/>
        </w:rPr>
        <w:t>Requisitos Não Funcionais</w:t>
      </w:r>
    </w:p>
    <w:p w14:paraId="1CD340E2" w14:textId="77777777" w:rsidR="00BC6076" w:rsidRPr="005B713A" w:rsidRDefault="00BC6076" w:rsidP="00BC6076">
      <w:pPr>
        <w:pStyle w:val="PSDS-CorpodeTexto"/>
        <w:rPr>
          <w:b/>
          <w:sz w:val="24"/>
          <w:szCs w:val="24"/>
        </w:rPr>
      </w:pPr>
    </w:p>
    <w:p w14:paraId="6F6CE2F5"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requisito não funcional identificado</w:t>
      </w:r>
    </w:p>
    <w:p w14:paraId="3F4BCE6F" w14:textId="77777777" w:rsidR="00BC6076" w:rsidRPr="005B713A" w:rsidRDefault="00BC6076" w:rsidP="00BC6076">
      <w:pPr>
        <w:pStyle w:val="PSDS-CorpodeItem"/>
        <w:ind w:left="0" w:firstLine="709"/>
        <w:rPr>
          <w:rFonts w:ascii="Times New Roman" w:hAnsi="Times New Roman" w:cs="Times New Roman"/>
          <w:sz w:val="24"/>
          <w:szCs w:val="24"/>
        </w:rPr>
      </w:pPr>
    </w:p>
    <w:p w14:paraId="5A3B54DC" w14:textId="77777777" w:rsidR="00BC6076" w:rsidRPr="005B713A" w:rsidRDefault="00BC6076" w:rsidP="00BC6076">
      <w:pPr>
        <w:pStyle w:val="PSDS-MarcadoresNivel1"/>
        <w:numPr>
          <w:ilvl w:val="0"/>
          <w:numId w:val="16"/>
        </w:numPr>
        <w:rPr>
          <w:b/>
          <w:sz w:val="24"/>
          <w:szCs w:val="24"/>
        </w:rPr>
      </w:pPr>
      <w:r w:rsidRPr="005B713A">
        <w:rPr>
          <w:b/>
          <w:sz w:val="24"/>
          <w:szCs w:val="24"/>
        </w:rPr>
        <w:t>Ponto de Extensão</w:t>
      </w:r>
    </w:p>
    <w:p w14:paraId="31336246" w14:textId="77777777" w:rsidR="00BC6076" w:rsidRPr="005B713A" w:rsidRDefault="00BC6076" w:rsidP="00BC6076">
      <w:pPr>
        <w:pStyle w:val="PSDS-CorpodeTexto"/>
        <w:rPr>
          <w:b/>
          <w:sz w:val="24"/>
          <w:szCs w:val="24"/>
        </w:rPr>
      </w:pPr>
    </w:p>
    <w:p w14:paraId="1B4DF5EB"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Nenhum ponto de extensão identificado</w:t>
      </w:r>
    </w:p>
    <w:p w14:paraId="18DFEDB9" w14:textId="77777777" w:rsidR="00BC6076" w:rsidRPr="005B713A" w:rsidRDefault="00BC6076" w:rsidP="00BC6076">
      <w:pPr>
        <w:pStyle w:val="PSDS-CorpodeTexto"/>
        <w:rPr>
          <w:sz w:val="24"/>
          <w:szCs w:val="24"/>
        </w:rPr>
      </w:pPr>
    </w:p>
    <w:p w14:paraId="61AF9245" w14:textId="77777777" w:rsidR="00BC6076" w:rsidRPr="005B713A" w:rsidRDefault="00BC6076" w:rsidP="00BC6076">
      <w:pPr>
        <w:pStyle w:val="PSDS-MarcadoresNivel1"/>
        <w:numPr>
          <w:ilvl w:val="0"/>
          <w:numId w:val="16"/>
        </w:numPr>
        <w:rPr>
          <w:b/>
          <w:sz w:val="24"/>
          <w:szCs w:val="24"/>
        </w:rPr>
      </w:pPr>
      <w:r w:rsidRPr="005B713A">
        <w:rPr>
          <w:b/>
          <w:sz w:val="24"/>
          <w:szCs w:val="24"/>
        </w:rPr>
        <w:t>Frequência de Utilização</w:t>
      </w:r>
    </w:p>
    <w:p w14:paraId="278B4685" w14:textId="77777777" w:rsidR="00BC6076" w:rsidRPr="005B713A" w:rsidRDefault="00BC6076" w:rsidP="00BC6076">
      <w:pPr>
        <w:pStyle w:val="PSDS-CorpodeItem"/>
        <w:rPr>
          <w:rFonts w:ascii="Times New Roman" w:hAnsi="Times New Roman" w:cs="Times New Roman"/>
          <w:sz w:val="24"/>
          <w:szCs w:val="24"/>
        </w:rPr>
      </w:pPr>
    </w:p>
    <w:p w14:paraId="251D33E9" w14:textId="77777777" w:rsidR="00BC6076" w:rsidRPr="005B713A" w:rsidRDefault="00BC6076" w:rsidP="00BC6076">
      <w:pPr>
        <w:pStyle w:val="PSDS-CorpodeItem"/>
        <w:ind w:left="0" w:firstLine="709"/>
        <w:rPr>
          <w:rFonts w:ascii="Times New Roman" w:hAnsi="Times New Roman" w:cs="Times New Roman"/>
          <w:sz w:val="24"/>
          <w:szCs w:val="24"/>
        </w:rPr>
      </w:pPr>
      <w:r w:rsidRPr="005B713A">
        <w:rPr>
          <w:rFonts w:ascii="Times New Roman" w:hAnsi="Times New Roman" w:cs="Times New Roman"/>
          <w:sz w:val="24"/>
          <w:szCs w:val="24"/>
        </w:rPr>
        <w:t>Frequência Alta.</w:t>
      </w:r>
    </w:p>
    <w:p w14:paraId="035AA67F" w14:textId="6C5D3215" w:rsidR="00BC6076" w:rsidRPr="005B713A" w:rsidRDefault="00BC6076" w:rsidP="00BC6076">
      <w:r w:rsidRPr="005B713A">
        <w:t>Pois o caso de uso é a principal forma de inserção de dados na aplicação. Sendo bastante utilizado pelos perfis Professor e Coordenador.</w:t>
      </w:r>
    </w:p>
    <w:p w14:paraId="5087592F" w14:textId="77777777" w:rsidR="00192057" w:rsidRPr="005B713A" w:rsidRDefault="00192057" w:rsidP="00BC6076"/>
    <w:p w14:paraId="72AEBE04" w14:textId="77777777" w:rsidR="00192057" w:rsidRPr="005B713A" w:rsidRDefault="00192057" w:rsidP="00192057">
      <w:pPr>
        <w:pStyle w:val="PSDS-MarcadoresNivel1"/>
        <w:numPr>
          <w:ilvl w:val="1"/>
          <w:numId w:val="16"/>
        </w:numPr>
        <w:rPr>
          <w:b/>
          <w:sz w:val="24"/>
          <w:szCs w:val="24"/>
        </w:rPr>
      </w:pPr>
      <w:r w:rsidRPr="005B713A">
        <w:rPr>
          <w:b/>
          <w:sz w:val="24"/>
          <w:szCs w:val="24"/>
        </w:rPr>
        <w:t xml:space="preserve">Componentes Utilizados </w:t>
      </w:r>
    </w:p>
    <w:p w14:paraId="34BC8309" w14:textId="77777777" w:rsidR="00192057" w:rsidRPr="005B713A" w:rsidRDefault="00192057" w:rsidP="00192057">
      <w:pPr>
        <w:pStyle w:val="PSDS-MarcadoresNivel1"/>
        <w:ind w:left="360" w:firstLine="0"/>
        <w:rPr>
          <w:sz w:val="24"/>
          <w:szCs w:val="24"/>
        </w:rPr>
      </w:pPr>
    </w:p>
    <w:p w14:paraId="3EFBB32E" w14:textId="77777777" w:rsidR="00192057" w:rsidRPr="005B713A" w:rsidRDefault="00192057" w:rsidP="00192057">
      <w:pPr>
        <w:pStyle w:val="PSDS-MarcadoresNivel1"/>
        <w:ind w:left="360" w:firstLine="0"/>
        <w:rPr>
          <w:b/>
          <w:sz w:val="24"/>
          <w:szCs w:val="24"/>
        </w:rPr>
      </w:pPr>
      <w:r w:rsidRPr="005B713A">
        <w:rPr>
          <w:sz w:val="24"/>
          <w:szCs w:val="24"/>
        </w:rPr>
        <w:t>Utilizado a tecnologia Bootstrap para o front-end. Componentes utilizados:</w:t>
      </w:r>
      <w:r w:rsidRPr="005B713A">
        <w:rPr>
          <w:b/>
          <w:sz w:val="24"/>
          <w:szCs w:val="24"/>
        </w:rPr>
        <w:t xml:space="preserve"> </w:t>
      </w:r>
    </w:p>
    <w:p w14:paraId="5915CD6B" w14:textId="77777777" w:rsidR="00192057" w:rsidRPr="005B713A" w:rsidRDefault="00192057" w:rsidP="00192057">
      <w:pPr>
        <w:pStyle w:val="PSDS-MarcadoresNivel1"/>
        <w:ind w:left="360" w:firstLine="0"/>
        <w:rPr>
          <w:b/>
          <w:sz w:val="24"/>
          <w:szCs w:val="24"/>
        </w:rPr>
      </w:pPr>
    </w:p>
    <w:p w14:paraId="34765651"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Label (class="label label-default")</w:t>
      </w:r>
    </w:p>
    <w:p w14:paraId="3ADA301A"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 xml:space="preserve">Bootstrap Nav-bar fFxed to bottom (class="navbar navbar-default navbar-fixed-bottom")  </w:t>
      </w:r>
    </w:p>
    <w:p w14:paraId="5F7424A5"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Input-Group (class="input-group-addon")</w:t>
      </w:r>
    </w:p>
    <w:p w14:paraId="05AEA78F" w14:textId="77777777" w:rsidR="00192057" w:rsidRPr="005B713A" w:rsidRDefault="00192057" w:rsidP="00192057">
      <w:pPr>
        <w:pStyle w:val="PSDS-MarcadoresNivel1"/>
        <w:numPr>
          <w:ilvl w:val="0"/>
          <w:numId w:val="22"/>
        </w:numPr>
        <w:rPr>
          <w:sz w:val="24"/>
          <w:szCs w:val="24"/>
          <w:lang w:val="en-US"/>
        </w:rPr>
      </w:pPr>
      <w:r w:rsidRPr="005B713A">
        <w:rPr>
          <w:sz w:val="24"/>
          <w:szCs w:val="24"/>
          <w:lang w:val="en-US"/>
        </w:rPr>
        <w:t>Bootstrap Nav-bar Button (class="btn btn-default navbar-btn")</w:t>
      </w:r>
    </w:p>
    <w:p w14:paraId="185ED5B8" w14:textId="77777777" w:rsidR="00192057" w:rsidRPr="005B713A" w:rsidRDefault="00192057" w:rsidP="00192057">
      <w:pPr>
        <w:pStyle w:val="PSDS-MarcadoresNivel1"/>
        <w:ind w:left="360" w:hanging="360"/>
        <w:rPr>
          <w:b/>
          <w:sz w:val="24"/>
          <w:szCs w:val="24"/>
          <w:lang w:val="en-US"/>
        </w:rPr>
      </w:pPr>
    </w:p>
    <w:p w14:paraId="0939B33D" w14:textId="77777777" w:rsidR="00192057" w:rsidRPr="005B713A" w:rsidRDefault="00192057" w:rsidP="00192057">
      <w:pPr>
        <w:pStyle w:val="PSDS-MarcadoresNivel1"/>
        <w:ind w:left="360" w:hanging="360"/>
        <w:rPr>
          <w:b/>
          <w:sz w:val="24"/>
          <w:szCs w:val="24"/>
          <w:lang w:val="en-US"/>
        </w:rPr>
      </w:pPr>
    </w:p>
    <w:p w14:paraId="059DD1E7" w14:textId="77777777" w:rsidR="00192057" w:rsidRPr="005B713A" w:rsidRDefault="00192057" w:rsidP="00192057">
      <w:pPr>
        <w:pStyle w:val="PSDS-MarcadoresNivel1"/>
        <w:numPr>
          <w:ilvl w:val="0"/>
          <w:numId w:val="16"/>
        </w:numPr>
        <w:rPr>
          <w:b/>
          <w:sz w:val="24"/>
          <w:szCs w:val="24"/>
        </w:rPr>
      </w:pPr>
      <w:r w:rsidRPr="005B713A">
        <w:rPr>
          <w:b/>
          <w:sz w:val="24"/>
          <w:szCs w:val="24"/>
        </w:rPr>
        <w:t>Observações</w:t>
      </w:r>
    </w:p>
    <w:p w14:paraId="128A3AE0" w14:textId="77777777" w:rsidR="00192057" w:rsidRPr="005B713A" w:rsidRDefault="00192057" w:rsidP="00192057">
      <w:pPr>
        <w:pStyle w:val="PSDS-CorpodeTexto"/>
        <w:rPr>
          <w:b/>
          <w:sz w:val="24"/>
          <w:szCs w:val="24"/>
        </w:rPr>
      </w:pPr>
    </w:p>
    <w:p w14:paraId="5C016071" w14:textId="77777777" w:rsidR="00192057" w:rsidRPr="005B713A" w:rsidRDefault="00192057" w:rsidP="00192057">
      <w:pPr>
        <w:pStyle w:val="PSDS-CorpodeItem"/>
        <w:ind w:left="0" w:firstLine="360"/>
        <w:rPr>
          <w:rFonts w:ascii="Times New Roman" w:hAnsi="Times New Roman" w:cs="Times New Roman"/>
          <w:sz w:val="24"/>
          <w:szCs w:val="24"/>
        </w:rPr>
      </w:pPr>
      <w:r w:rsidRPr="005B713A">
        <w:rPr>
          <w:rFonts w:ascii="Times New Roman" w:hAnsi="Times New Roman" w:cs="Times New Roman"/>
          <w:sz w:val="24"/>
          <w:szCs w:val="24"/>
        </w:rPr>
        <w:t>Nenhuma observação identificada</w:t>
      </w:r>
    </w:p>
    <w:p w14:paraId="3BDDAA50" w14:textId="77777777" w:rsidR="00192057" w:rsidRPr="005B713A" w:rsidRDefault="00192057" w:rsidP="00192057">
      <w:pPr>
        <w:pStyle w:val="PSDS-CorpodeItem"/>
        <w:rPr>
          <w:rFonts w:ascii="Times New Roman" w:hAnsi="Times New Roman" w:cs="Times New Roman"/>
          <w:sz w:val="24"/>
          <w:szCs w:val="24"/>
        </w:rPr>
      </w:pPr>
    </w:p>
    <w:p w14:paraId="41DBA20B" w14:textId="77777777" w:rsidR="00192057" w:rsidRPr="005B713A" w:rsidRDefault="00192057" w:rsidP="00192057">
      <w:pPr>
        <w:pStyle w:val="PSDS-MarcadoresNivel1"/>
        <w:numPr>
          <w:ilvl w:val="0"/>
          <w:numId w:val="16"/>
        </w:numPr>
        <w:rPr>
          <w:b/>
          <w:sz w:val="24"/>
          <w:szCs w:val="24"/>
        </w:rPr>
      </w:pPr>
      <w:r w:rsidRPr="005B713A">
        <w:rPr>
          <w:b/>
          <w:sz w:val="24"/>
          <w:szCs w:val="24"/>
        </w:rPr>
        <w:t>Referências</w:t>
      </w:r>
    </w:p>
    <w:p w14:paraId="21E457D0" w14:textId="77777777" w:rsidR="00192057" w:rsidRPr="005B713A" w:rsidRDefault="00192057" w:rsidP="00192057">
      <w:pPr>
        <w:pStyle w:val="PSDS-MarcadoresNivel1"/>
        <w:ind w:left="360" w:firstLine="0"/>
        <w:rPr>
          <w:sz w:val="24"/>
          <w:szCs w:val="24"/>
        </w:rPr>
      </w:pPr>
    </w:p>
    <w:p w14:paraId="50099BE8" w14:textId="77777777" w:rsidR="00192057" w:rsidRPr="005B713A" w:rsidRDefault="00192057" w:rsidP="00192057">
      <w:pPr>
        <w:pStyle w:val="PSDS-MarcadoresNivel1"/>
        <w:ind w:firstLine="360"/>
        <w:rPr>
          <w:sz w:val="24"/>
          <w:szCs w:val="24"/>
        </w:rPr>
      </w:pPr>
      <w:r w:rsidRPr="005B713A">
        <w:rPr>
          <w:sz w:val="24"/>
          <w:szCs w:val="24"/>
        </w:rPr>
        <w:t>Nenhuma observação identificada</w:t>
      </w:r>
    </w:p>
    <w:p w14:paraId="1BAEE8DA" w14:textId="77777777" w:rsidR="00192057" w:rsidRPr="005B713A" w:rsidRDefault="00192057" w:rsidP="00192057">
      <w:pPr>
        <w:pStyle w:val="PSDS-MarcadoresNivel1"/>
        <w:ind w:firstLine="360"/>
        <w:rPr>
          <w:sz w:val="24"/>
          <w:szCs w:val="24"/>
        </w:rPr>
      </w:pPr>
    </w:p>
    <w:p w14:paraId="2027B74F" w14:textId="77777777" w:rsidR="00192057" w:rsidRPr="005B713A" w:rsidRDefault="00192057" w:rsidP="00192057">
      <w:pPr>
        <w:pStyle w:val="PSDS-MarcadoresNivel1"/>
        <w:numPr>
          <w:ilvl w:val="0"/>
          <w:numId w:val="16"/>
        </w:numPr>
        <w:rPr>
          <w:b/>
          <w:sz w:val="24"/>
          <w:szCs w:val="24"/>
        </w:rPr>
      </w:pPr>
      <w:r w:rsidRPr="005B713A">
        <w:rPr>
          <w:b/>
          <w:sz w:val="24"/>
          <w:szCs w:val="24"/>
        </w:rPr>
        <w:t>Histórias do Usuário</w:t>
      </w:r>
    </w:p>
    <w:p w14:paraId="2EB00972" w14:textId="77777777" w:rsidR="00192057" w:rsidRPr="005B713A" w:rsidRDefault="00192057" w:rsidP="00192057">
      <w:pPr>
        <w:pStyle w:val="PSDS-CorpodeTexto"/>
        <w:rPr>
          <w:b/>
          <w:sz w:val="24"/>
          <w:szCs w:val="24"/>
        </w:rPr>
      </w:pPr>
    </w:p>
    <w:p w14:paraId="326739A6" w14:textId="77777777" w:rsidR="00192057" w:rsidRPr="005B713A" w:rsidRDefault="00192057" w:rsidP="00192057">
      <w:pPr>
        <w:pStyle w:val="PSDS-CorpodeTexto"/>
        <w:rPr>
          <w:sz w:val="24"/>
          <w:szCs w:val="24"/>
        </w:rPr>
      </w:pPr>
      <w:r w:rsidRPr="005B713A">
        <w:rPr>
          <w:sz w:val="24"/>
          <w:szCs w:val="24"/>
        </w:rPr>
        <w:t>Como Professor/orientador,</w:t>
      </w:r>
    </w:p>
    <w:p w14:paraId="3D1B69F9" w14:textId="77777777" w:rsidR="00192057" w:rsidRPr="005B713A" w:rsidRDefault="00192057" w:rsidP="00192057">
      <w:pPr>
        <w:pStyle w:val="PSDS-CorpodeTexto"/>
        <w:rPr>
          <w:sz w:val="24"/>
          <w:szCs w:val="24"/>
        </w:rPr>
      </w:pPr>
      <w:r w:rsidRPr="005B713A">
        <w:rPr>
          <w:sz w:val="24"/>
          <w:szCs w:val="24"/>
        </w:rPr>
        <w:t>Quero cadastrar questões</w:t>
      </w:r>
    </w:p>
    <w:p w14:paraId="5FBD5909" w14:textId="77777777" w:rsidR="00192057" w:rsidRPr="005B713A" w:rsidRDefault="00192057" w:rsidP="00192057">
      <w:pPr>
        <w:pStyle w:val="PSDS-CorpodeTexto"/>
        <w:rPr>
          <w:sz w:val="24"/>
          <w:szCs w:val="24"/>
        </w:rPr>
      </w:pPr>
      <w:r w:rsidRPr="005B713A">
        <w:rPr>
          <w:sz w:val="24"/>
          <w:szCs w:val="24"/>
        </w:rPr>
        <w:t>Para gerar uma prova.</w:t>
      </w:r>
    </w:p>
    <w:p w14:paraId="7E0D9777" w14:textId="77777777" w:rsidR="00192057" w:rsidRPr="005B713A" w:rsidRDefault="00192057" w:rsidP="00192057">
      <w:pPr>
        <w:pStyle w:val="PSDS-CorpodeTexto"/>
        <w:rPr>
          <w:sz w:val="24"/>
          <w:szCs w:val="24"/>
        </w:rPr>
      </w:pPr>
    </w:p>
    <w:p w14:paraId="6A78B154" w14:textId="77777777" w:rsidR="00192057" w:rsidRPr="005B713A" w:rsidRDefault="00192057" w:rsidP="00192057">
      <w:pPr>
        <w:pStyle w:val="PSDS-CorpodeTexto"/>
        <w:rPr>
          <w:b/>
          <w:sz w:val="24"/>
          <w:szCs w:val="24"/>
        </w:rPr>
      </w:pPr>
      <w:r w:rsidRPr="005B713A">
        <w:rPr>
          <w:b/>
          <w:sz w:val="24"/>
          <w:szCs w:val="24"/>
        </w:rPr>
        <w:t>Cenário 1</w:t>
      </w:r>
    </w:p>
    <w:p w14:paraId="3337E285" w14:textId="77777777" w:rsidR="00192057" w:rsidRPr="005B713A" w:rsidRDefault="00192057" w:rsidP="00192057">
      <w:pPr>
        <w:pStyle w:val="PSDS-CorpodeTexto"/>
        <w:rPr>
          <w:sz w:val="24"/>
          <w:szCs w:val="24"/>
        </w:rPr>
      </w:pPr>
      <w:r w:rsidRPr="005B713A">
        <w:rPr>
          <w:sz w:val="24"/>
          <w:szCs w:val="24"/>
        </w:rPr>
        <w:t>Dado que meu perfil permita cadastrar uma questão</w:t>
      </w:r>
    </w:p>
    <w:p w14:paraId="01F9DD97" w14:textId="77777777" w:rsidR="00192057" w:rsidRPr="005B713A" w:rsidRDefault="00192057" w:rsidP="00192057">
      <w:pPr>
        <w:pStyle w:val="PSDS-CorpodeTexto"/>
        <w:rPr>
          <w:sz w:val="24"/>
          <w:szCs w:val="24"/>
        </w:rPr>
      </w:pPr>
      <w:r w:rsidRPr="005B713A">
        <w:rPr>
          <w:sz w:val="24"/>
          <w:szCs w:val="24"/>
        </w:rPr>
        <w:t>Quando eu entro no sistema</w:t>
      </w:r>
    </w:p>
    <w:p w14:paraId="69B69217" w14:textId="77777777" w:rsidR="00192057" w:rsidRPr="005B713A" w:rsidRDefault="00192057" w:rsidP="00192057">
      <w:pPr>
        <w:pStyle w:val="PSDS-CorpodeTexto"/>
        <w:rPr>
          <w:sz w:val="24"/>
          <w:szCs w:val="24"/>
        </w:rPr>
      </w:pPr>
      <w:r w:rsidRPr="005B713A">
        <w:rPr>
          <w:sz w:val="24"/>
          <w:szCs w:val="24"/>
        </w:rPr>
        <w:t>E acesso a opção de cadastrar uma questão</w:t>
      </w:r>
    </w:p>
    <w:p w14:paraId="1C0F6AF4" w14:textId="77777777" w:rsidR="00192057" w:rsidRPr="005B713A" w:rsidRDefault="00192057" w:rsidP="00192057">
      <w:pPr>
        <w:pStyle w:val="PSDS-CorpodeTexto"/>
        <w:rPr>
          <w:sz w:val="24"/>
          <w:szCs w:val="24"/>
        </w:rPr>
      </w:pPr>
      <w:r w:rsidRPr="005B713A">
        <w:rPr>
          <w:sz w:val="24"/>
          <w:szCs w:val="24"/>
        </w:rPr>
        <w:t>Então abre o formulário</w:t>
      </w:r>
    </w:p>
    <w:p w14:paraId="1686E105" w14:textId="77777777" w:rsidR="00192057" w:rsidRPr="005B713A" w:rsidRDefault="00192057" w:rsidP="00192057">
      <w:pPr>
        <w:pStyle w:val="PSDS-CorpodeItem"/>
        <w:ind w:left="0"/>
        <w:rPr>
          <w:rFonts w:ascii="Times New Roman" w:hAnsi="Times New Roman" w:cs="Times New Roman"/>
          <w:sz w:val="24"/>
          <w:szCs w:val="24"/>
        </w:rPr>
      </w:pPr>
    </w:p>
    <w:p w14:paraId="4F733024" w14:textId="77777777" w:rsidR="00192057" w:rsidRPr="005B713A" w:rsidRDefault="00192057" w:rsidP="00192057">
      <w:pPr>
        <w:pStyle w:val="PSDS-CorpodeTexto"/>
        <w:rPr>
          <w:b/>
          <w:sz w:val="24"/>
          <w:szCs w:val="24"/>
        </w:rPr>
      </w:pPr>
      <w:r w:rsidRPr="005B713A">
        <w:rPr>
          <w:b/>
          <w:sz w:val="24"/>
          <w:szCs w:val="24"/>
        </w:rPr>
        <w:t>Cenário 2</w:t>
      </w:r>
    </w:p>
    <w:p w14:paraId="110ABF2E"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645502FA" w14:textId="77777777" w:rsidR="00192057" w:rsidRPr="005B713A" w:rsidRDefault="00192057" w:rsidP="00192057">
      <w:pPr>
        <w:pStyle w:val="PSDS-CorpodeTexto"/>
        <w:rPr>
          <w:sz w:val="24"/>
          <w:szCs w:val="24"/>
        </w:rPr>
      </w:pPr>
      <w:r w:rsidRPr="005B713A">
        <w:rPr>
          <w:sz w:val="24"/>
          <w:szCs w:val="24"/>
        </w:rPr>
        <w:t xml:space="preserve">Quando eu preencho todas as informações solicitadas pelo formulário </w:t>
      </w:r>
    </w:p>
    <w:p w14:paraId="2C6024A9" w14:textId="77777777" w:rsidR="00192057" w:rsidRPr="005B713A" w:rsidRDefault="00192057" w:rsidP="00192057">
      <w:pPr>
        <w:pStyle w:val="PSDS-CorpodeTexto"/>
        <w:rPr>
          <w:sz w:val="24"/>
          <w:szCs w:val="24"/>
        </w:rPr>
      </w:pPr>
      <w:r w:rsidRPr="005B713A">
        <w:rPr>
          <w:sz w:val="24"/>
          <w:szCs w:val="24"/>
        </w:rPr>
        <w:t>E eu clico no botão de salvar</w:t>
      </w:r>
    </w:p>
    <w:p w14:paraId="7F6B3A30" w14:textId="77777777" w:rsidR="00192057" w:rsidRPr="005B713A" w:rsidRDefault="00192057" w:rsidP="00192057">
      <w:pPr>
        <w:pStyle w:val="PSDS-CorpodeTexto"/>
        <w:rPr>
          <w:sz w:val="24"/>
          <w:szCs w:val="24"/>
        </w:rPr>
      </w:pPr>
      <w:r w:rsidRPr="005B713A">
        <w:rPr>
          <w:sz w:val="24"/>
          <w:szCs w:val="24"/>
        </w:rPr>
        <w:t>Então o sistema de devolver um pop-up informando que “a questão foi salva com sucesso”.</w:t>
      </w:r>
    </w:p>
    <w:p w14:paraId="4FA438A0" w14:textId="77777777" w:rsidR="00192057" w:rsidRPr="005B713A" w:rsidRDefault="00192057" w:rsidP="00192057">
      <w:pPr>
        <w:pStyle w:val="PSDS-CorpodeItem"/>
        <w:ind w:left="0"/>
        <w:rPr>
          <w:rFonts w:ascii="Times New Roman" w:hAnsi="Times New Roman" w:cs="Times New Roman"/>
          <w:sz w:val="24"/>
          <w:szCs w:val="24"/>
        </w:rPr>
      </w:pPr>
    </w:p>
    <w:p w14:paraId="6A1D2F42" w14:textId="77777777" w:rsidR="00192057" w:rsidRPr="005B713A" w:rsidRDefault="00192057" w:rsidP="00192057">
      <w:pPr>
        <w:pStyle w:val="PSDS-CorpodeTexto"/>
        <w:rPr>
          <w:b/>
          <w:sz w:val="24"/>
          <w:szCs w:val="24"/>
        </w:rPr>
      </w:pPr>
      <w:r w:rsidRPr="005B713A">
        <w:rPr>
          <w:b/>
          <w:sz w:val="24"/>
          <w:szCs w:val="24"/>
        </w:rPr>
        <w:t>Cenário 3</w:t>
      </w:r>
    </w:p>
    <w:p w14:paraId="7CAAEEB5" w14:textId="77777777" w:rsidR="00192057" w:rsidRPr="005B713A" w:rsidRDefault="00192057" w:rsidP="00192057">
      <w:pPr>
        <w:pStyle w:val="PSDS-CorpodeTexto"/>
        <w:rPr>
          <w:sz w:val="24"/>
          <w:szCs w:val="24"/>
        </w:rPr>
      </w:pPr>
      <w:r w:rsidRPr="005B713A">
        <w:rPr>
          <w:sz w:val="24"/>
          <w:szCs w:val="24"/>
        </w:rPr>
        <w:t>Dado que eu acesso o formulário de cadastrar questão</w:t>
      </w:r>
    </w:p>
    <w:p w14:paraId="44949FFF" w14:textId="77777777" w:rsidR="00192057" w:rsidRPr="005B713A" w:rsidRDefault="00192057" w:rsidP="00192057">
      <w:pPr>
        <w:pStyle w:val="PSDS-CorpodeTexto"/>
        <w:rPr>
          <w:sz w:val="24"/>
          <w:szCs w:val="24"/>
        </w:rPr>
      </w:pPr>
      <w:r w:rsidRPr="005B713A">
        <w:rPr>
          <w:sz w:val="24"/>
          <w:szCs w:val="24"/>
        </w:rPr>
        <w:t>Quando eu preencho com as informações, mais deixo informações necessárias em branco</w:t>
      </w:r>
    </w:p>
    <w:p w14:paraId="14CAD86D" w14:textId="77777777" w:rsidR="00192057" w:rsidRPr="005B713A" w:rsidRDefault="00192057" w:rsidP="00192057">
      <w:pPr>
        <w:pStyle w:val="PSDS-CorpodeTexto"/>
        <w:rPr>
          <w:sz w:val="24"/>
          <w:szCs w:val="24"/>
        </w:rPr>
      </w:pPr>
      <w:r w:rsidRPr="005B713A">
        <w:rPr>
          <w:sz w:val="24"/>
          <w:szCs w:val="24"/>
        </w:rPr>
        <w:t>E eu clico no botão de salvar</w:t>
      </w:r>
    </w:p>
    <w:p w14:paraId="7375363D" w14:textId="44DD7875" w:rsidR="00192057" w:rsidRPr="005B713A" w:rsidRDefault="00192057" w:rsidP="00192057">
      <w:r w:rsidRPr="005B713A">
        <w:t>Então o sistema de devolver um pop-up informando que “Favor preencher os campos requeridos”.</w:t>
      </w:r>
    </w:p>
    <w:p w14:paraId="2DD61DB6" w14:textId="69F615A9" w:rsidR="009C7518" w:rsidRDefault="00C254AC" w:rsidP="0041229C">
      <w:r>
        <w:br w:type="page"/>
      </w:r>
    </w:p>
    <w:p w14:paraId="0A3EA7E9" w14:textId="3E427F6C" w:rsidR="009C7518" w:rsidRDefault="001C4B8F">
      <w:pPr>
        <w:pStyle w:val="Ttulo11"/>
      </w:pPr>
      <w:bookmarkStart w:id="180" w:name="_Toc496802714"/>
      <w:bookmarkStart w:id="181" w:name="_Toc496802943"/>
      <w:bookmarkStart w:id="182" w:name="_Toc497241116"/>
      <w:r>
        <w:lastRenderedPageBreak/>
        <w:t>14</w:t>
      </w:r>
      <w:r w:rsidR="00C254AC">
        <w:t xml:space="preserve"> Infraestrutura</w:t>
      </w:r>
      <w:bookmarkEnd w:id="180"/>
      <w:bookmarkEnd w:id="181"/>
      <w:bookmarkEnd w:id="182"/>
    </w:p>
    <w:p w14:paraId="20BC527D" w14:textId="6B549AD2" w:rsidR="009C7518" w:rsidRDefault="00485E2C" w:rsidP="00485E2C">
      <w:pPr>
        <w:ind w:firstLine="708"/>
        <w:rPr>
          <w:lang w:val="x-none" w:eastAsia="x-none"/>
        </w:rPr>
      </w:pPr>
      <w:r>
        <w:rPr>
          <w:lang w:val="x-none" w:eastAsia="x-none"/>
        </w:rPr>
        <w:t>O</w:t>
      </w:r>
      <w:r w:rsidR="00347AD0">
        <w:rPr>
          <w:lang w:val="x-none" w:eastAsia="x-none"/>
        </w:rPr>
        <w:t xml:space="preserve"> estudo de caso está rodando em duas infraestruturas</w:t>
      </w:r>
      <w:r w:rsidR="000020D6">
        <w:rPr>
          <w:lang w:val="x-none" w:eastAsia="x-none"/>
        </w:rPr>
        <w:t xml:space="preserve"> para poder comprovar a portabilidade de código efetuada pelo Docker.</w:t>
      </w:r>
    </w:p>
    <w:p w14:paraId="4531F57B" w14:textId="384BD25E" w:rsidR="000C5351" w:rsidRDefault="000C5351" w:rsidP="00485E2C">
      <w:pPr>
        <w:ind w:firstLine="708"/>
        <w:rPr>
          <w:lang w:val="x-none" w:eastAsia="x-none"/>
        </w:rPr>
      </w:pPr>
      <w:r>
        <w:rPr>
          <w:lang w:val="x-none" w:eastAsia="x-none"/>
        </w:rPr>
        <w:t>O projeto roda em arquitetura X86 para Linux e Mac e em uma arqu</w:t>
      </w:r>
      <w:r w:rsidR="002561A2">
        <w:rPr>
          <w:lang w:val="x-none" w:eastAsia="x-none"/>
        </w:rPr>
        <w:t>itetura ARM para placas de Rasp</w:t>
      </w:r>
      <w:r>
        <w:rPr>
          <w:lang w:val="x-none" w:eastAsia="x-none"/>
        </w:rPr>
        <w:t>be</w:t>
      </w:r>
      <w:r w:rsidR="007204D3">
        <w:rPr>
          <w:lang w:val="x-none" w:eastAsia="x-none"/>
        </w:rPr>
        <w:t>r</w:t>
      </w:r>
      <w:r>
        <w:rPr>
          <w:lang w:val="x-none" w:eastAsia="x-none"/>
        </w:rPr>
        <w:t xml:space="preserve">ryPi 3 usadas como infraestrutura própria ao projeto. </w:t>
      </w:r>
    </w:p>
    <w:p w14:paraId="67D82D74" w14:textId="282703CB" w:rsidR="000020D6" w:rsidRDefault="000C5351" w:rsidP="00485E2C">
      <w:pPr>
        <w:ind w:firstLine="708"/>
        <w:rPr>
          <w:lang w:val="x-none" w:eastAsia="x-none"/>
        </w:rPr>
      </w:pPr>
      <w:r>
        <w:rPr>
          <w:lang w:val="x-none" w:eastAsia="x-none"/>
        </w:rPr>
        <w:t>Possuo dois arquivos de configurações do docker-compose</w:t>
      </w:r>
      <w:r w:rsidR="00481231">
        <w:rPr>
          <w:lang w:val="x-none" w:eastAsia="x-none"/>
        </w:rPr>
        <w:t xml:space="preserve"> e docker file adapta</w:t>
      </w:r>
      <w:r w:rsidR="00D04A58">
        <w:rPr>
          <w:lang w:val="x-none" w:eastAsia="x-none"/>
        </w:rPr>
        <w:t>dos para cada arquitetura. Foi</w:t>
      </w:r>
      <w:r w:rsidR="00481231">
        <w:rPr>
          <w:lang w:val="x-none" w:eastAsia="x-none"/>
        </w:rPr>
        <w:t xml:space="preserve"> necessário fazer essas adaptações devido a diferença de arquiteturas de processadores que executarão os códigos.</w:t>
      </w:r>
    </w:p>
    <w:p w14:paraId="69DE2D5E" w14:textId="2E0E78D9" w:rsidR="00D9318B" w:rsidRDefault="00D9318B" w:rsidP="00D9318B">
      <w:pPr>
        <w:ind w:left="708"/>
        <w:rPr>
          <w:lang w:val="x-none" w:eastAsia="x-none"/>
        </w:rPr>
      </w:pPr>
      <w:r>
        <w:rPr>
          <w:lang w:val="x-none" w:eastAsia="x-none"/>
        </w:rPr>
        <w:t xml:space="preserve">Arquivos das Arquiteturas: </w:t>
      </w:r>
    </w:p>
    <w:p w14:paraId="0B7F4F36" w14:textId="77777777" w:rsidR="00D9318B" w:rsidRDefault="00D9318B" w:rsidP="00485E2C">
      <w:pPr>
        <w:ind w:firstLine="708"/>
        <w:rPr>
          <w:lang w:val="x-none" w:eastAsia="x-none"/>
        </w:rPr>
      </w:pPr>
    </w:p>
    <w:p w14:paraId="49441D7C" w14:textId="77777777" w:rsidR="00B95B4F" w:rsidRPr="00D9318B" w:rsidRDefault="00B95B4F" w:rsidP="00B95B4F">
      <w:r w:rsidRPr="00D9318B">
        <w:tab/>
        <w:t>X86:</w:t>
      </w:r>
    </w:p>
    <w:p w14:paraId="552C05AC" w14:textId="554F88EB" w:rsidR="00B95B4F" w:rsidRPr="00D9318B" w:rsidRDefault="00B95B4F" w:rsidP="00B95B4F">
      <w:r w:rsidRPr="00D9318B">
        <w:tab/>
        <w:t xml:space="preserve">Docker file: Anexo </w:t>
      </w:r>
      <w:r w:rsidR="000A0935">
        <w:t>11.</w:t>
      </w:r>
      <w:r w:rsidRPr="00D9318B">
        <w:t>1</w:t>
      </w:r>
    </w:p>
    <w:p w14:paraId="14E27958" w14:textId="67448B6A" w:rsidR="00B95B4F" w:rsidRPr="00D9318B" w:rsidRDefault="00B95B4F" w:rsidP="00B95B4F">
      <w:r w:rsidRPr="00D9318B">
        <w:tab/>
        <w:t xml:space="preserve">Docker-compose: Anexo </w:t>
      </w:r>
      <w:r w:rsidR="000A0935">
        <w:t>11.</w:t>
      </w:r>
      <w:r w:rsidRPr="00D9318B">
        <w:t>2</w:t>
      </w:r>
    </w:p>
    <w:p w14:paraId="224EEF6E" w14:textId="77777777" w:rsidR="00B95B4F" w:rsidRDefault="00B95B4F" w:rsidP="00485E2C">
      <w:pPr>
        <w:ind w:firstLine="708"/>
        <w:rPr>
          <w:lang w:val="x-none" w:eastAsia="x-none"/>
        </w:rPr>
      </w:pPr>
    </w:p>
    <w:p w14:paraId="309111E7" w14:textId="72546ED6" w:rsidR="006B41B9" w:rsidRDefault="006B41B9" w:rsidP="00485E2C">
      <w:pPr>
        <w:ind w:firstLine="708"/>
        <w:rPr>
          <w:lang w:val="x-none" w:eastAsia="x-none"/>
        </w:rPr>
      </w:pPr>
      <w:r>
        <w:rPr>
          <w:lang w:val="x-none" w:eastAsia="x-none"/>
        </w:rPr>
        <w:t>ARM:</w:t>
      </w:r>
    </w:p>
    <w:p w14:paraId="4868AA27" w14:textId="15478B4A" w:rsidR="006B41B9" w:rsidRDefault="006B41B9" w:rsidP="00485E2C">
      <w:pPr>
        <w:ind w:firstLine="708"/>
        <w:rPr>
          <w:lang w:val="x-none" w:eastAsia="x-none"/>
        </w:rPr>
      </w:pPr>
      <w:r>
        <w:rPr>
          <w:lang w:val="x-none" w:eastAsia="x-none"/>
        </w:rPr>
        <w:t>Docker file</w:t>
      </w:r>
      <w:r w:rsidR="00142517">
        <w:rPr>
          <w:lang w:val="x-none" w:eastAsia="x-none"/>
        </w:rPr>
        <w:t>:</w:t>
      </w:r>
      <w:r w:rsidR="009272F2">
        <w:rPr>
          <w:lang w:val="x-none" w:eastAsia="x-none"/>
        </w:rPr>
        <w:t xml:space="preserve"> Anexo </w:t>
      </w:r>
      <w:r w:rsidR="00FD102F">
        <w:rPr>
          <w:lang w:val="x-none" w:eastAsia="x-none"/>
        </w:rPr>
        <w:t>11.</w:t>
      </w:r>
      <w:r w:rsidR="009272F2">
        <w:rPr>
          <w:lang w:val="x-none" w:eastAsia="x-none"/>
        </w:rPr>
        <w:t>3</w:t>
      </w:r>
    </w:p>
    <w:p w14:paraId="7DC3EF60" w14:textId="74B75C76" w:rsidR="00462A6B" w:rsidRDefault="009272F2">
      <w:pPr>
        <w:rPr>
          <w:lang w:val="x-none"/>
        </w:rPr>
      </w:pPr>
      <w:r>
        <w:rPr>
          <w:lang w:val="x-none"/>
        </w:rPr>
        <w:tab/>
        <w:t xml:space="preserve">Docker-compose versao 2 : Anexo </w:t>
      </w:r>
      <w:r w:rsidR="00FD102F">
        <w:rPr>
          <w:lang w:val="x-none"/>
        </w:rPr>
        <w:t>11.</w:t>
      </w:r>
      <w:r>
        <w:rPr>
          <w:lang w:val="x-none"/>
        </w:rPr>
        <w:t>4</w:t>
      </w:r>
    </w:p>
    <w:p w14:paraId="429B67E4" w14:textId="5EEC4DF9" w:rsidR="009272F2" w:rsidRDefault="009272F2" w:rsidP="009272F2">
      <w:pPr>
        <w:rPr>
          <w:lang w:val="x-none"/>
        </w:rPr>
      </w:pPr>
      <w:r w:rsidRPr="00D9318B">
        <w:tab/>
      </w:r>
      <w:r w:rsidR="00FD102F">
        <w:rPr>
          <w:lang w:val="x-none"/>
        </w:rPr>
        <w:t>Docker-compose versao 3</w:t>
      </w:r>
      <w:r>
        <w:rPr>
          <w:lang w:val="x-none"/>
        </w:rPr>
        <w:t xml:space="preserve"> : Anexo </w:t>
      </w:r>
      <w:r w:rsidR="00FD102F">
        <w:rPr>
          <w:lang w:val="x-none"/>
        </w:rPr>
        <w:t>11.</w:t>
      </w:r>
      <w:r>
        <w:rPr>
          <w:lang w:val="x-none"/>
        </w:rPr>
        <w:t>5</w:t>
      </w:r>
    </w:p>
    <w:p w14:paraId="7F99ACFF" w14:textId="77777777" w:rsidR="007204D3" w:rsidRPr="005B1535" w:rsidRDefault="007204D3"/>
    <w:p w14:paraId="7CD6DEFD" w14:textId="77777777" w:rsidR="00024811" w:rsidRDefault="007204D3" w:rsidP="009056A8">
      <w:pPr>
        <w:ind w:firstLine="708"/>
      </w:pPr>
      <w:r>
        <w:t>Durante o desenvolvimento do pr</w:t>
      </w:r>
      <w:r w:rsidR="002561A2">
        <w:t>ojeto conheci o projeto do Rasp</w:t>
      </w:r>
      <w:r>
        <w:t>berryPi</w:t>
      </w:r>
      <w:r w:rsidR="008250B9">
        <w:t xml:space="preserve"> 3</w:t>
      </w:r>
      <w:r w:rsidR="00414453">
        <w:rPr>
          <w:rStyle w:val="Refdenotaderodap"/>
        </w:rPr>
        <w:footnoteReference w:customMarkFollows="1" w:id="16"/>
        <w:t>6</w:t>
      </w:r>
      <w:r w:rsidR="000B7445">
        <w:t>; Como se trata de um projeto que visa a implantação de conhecimentos e possibilidades de acesso à computadores de baixo custo e com poder razoáve</w:t>
      </w:r>
      <w:r w:rsidR="00A74FE8">
        <w:t>l de processamento. Usei</w:t>
      </w:r>
      <w:r w:rsidR="00825438">
        <w:t xml:space="preserve"> est</w:t>
      </w:r>
      <w:r w:rsidR="000B7445">
        <w:t>a a</w:t>
      </w:r>
      <w:r w:rsidR="000B30B9">
        <w:t>rquitetura para poder comprovar</w:t>
      </w:r>
      <w:r w:rsidR="000B7445">
        <w:t xml:space="preserve"> a port</w:t>
      </w:r>
      <w:r w:rsidR="00C447ED">
        <w:t>abilidade</w:t>
      </w:r>
      <w:r w:rsidR="00856462">
        <w:t xml:space="preserve"> do docker e melhorar o</w:t>
      </w:r>
      <w:r w:rsidR="00C447ED">
        <w:t xml:space="preserve"> meu estudo de c</w:t>
      </w:r>
      <w:r w:rsidR="00856462">
        <w:t>aso, com a</w:t>
      </w:r>
      <w:r w:rsidR="005D23A5">
        <w:t xml:space="preserve"> possibilidade de execução em infraestrutura própria</w:t>
      </w:r>
      <w:r w:rsidR="00856462">
        <w:t xml:space="preserve"> e distribuída</w:t>
      </w:r>
      <w:r w:rsidR="005D23A5">
        <w:t>.</w:t>
      </w:r>
    </w:p>
    <w:p w14:paraId="458E9F5C" w14:textId="15446FF9" w:rsidR="007204D3" w:rsidRDefault="00024811" w:rsidP="009056A8">
      <w:pPr>
        <w:ind w:firstLine="708"/>
      </w:pPr>
      <w:r>
        <w:t>Para a orquestração dos containers estou usando o docker swarm, que é um orquestrador nativo da plataforma. Pode ser usado outros orquestra</w:t>
      </w:r>
      <w:r w:rsidR="00431480">
        <w:t>dores como o Kubernet</w:t>
      </w:r>
      <w:r w:rsidR="00006F16">
        <w:t xml:space="preserve">, Vagrant e </w:t>
      </w:r>
      <w:r>
        <w:t>Mesos OS</w:t>
      </w:r>
      <w:r w:rsidR="00006F16">
        <w:t>. A utilização destes orquestradores ficará para melhorias futuras.</w:t>
      </w:r>
      <w:r w:rsidR="008250B9">
        <w:t xml:space="preserve"> </w:t>
      </w:r>
    </w:p>
    <w:p w14:paraId="715C5E47" w14:textId="77777777" w:rsidR="007204D3" w:rsidRDefault="007204D3">
      <w:r>
        <w:br w:type="page"/>
      </w:r>
    </w:p>
    <w:p w14:paraId="3A95A701" w14:textId="77777777" w:rsidR="00C4500A" w:rsidRPr="007204D3" w:rsidRDefault="00C4500A"/>
    <w:p w14:paraId="10D3632C" w14:textId="77777777" w:rsidR="007204D3" w:rsidRDefault="007204D3">
      <w:pPr>
        <w:rPr>
          <w:b/>
          <w:sz w:val="28"/>
          <w:szCs w:val="28"/>
        </w:rPr>
      </w:pPr>
    </w:p>
    <w:p w14:paraId="672C6045" w14:textId="2A0C5684" w:rsidR="001502E0" w:rsidRPr="00F643F2" w:rsidRDefault="00F643F2" w:rsidP="00C0428B">
      <w:pPr>
        <w:jc w:val="center"/>
        <w:rPr>
          <w:b/>
          <w:sz w:val="28"/>
          <w:szCs w:val="28"/>
        </w:rPr>
      </w:pPr>
      <w:r w:rsidRPr="00F643F2">
        <w:rPr>
          <w:b/>
          <w:sz w:val="28"/>
          <w:szCs w:val="28"/>
        </w:rPr>
        <w:t>15</w:t>
      </w:r>
      <w:r w:rsidR="00C254AC" w:rsidRPr="00F643F2">
        <w:rPr>
          <w:b/>
          <w:sz w:val="28"/>
          <w:szCs w:val="28"/>
        </w:rPr>
        <w:t xml:space="preserve"> CONCLUSAO</w:t>
      </w:r>
    </w:p>
    <w:p w14:paraId="4A5EEFD7" w14:textId="77777777" w:rsidR="001502E0" w:rsidRDefault="001502E0">
      <w:pPr>
        <w:rPr>
          <w:b/>
        </w:rPr>
      </w:pPr>
      <w:r>
        <w:rPr>
          <w:b/>
        </w:rPr>
        <w:br w:type="page"/>
      </w:r>
    </w:p>
    <w:p w14:paraId="49540AC2" w14:textId="77777777" w:rsidR="005E4CE9" w:rsidRDefault="009D4E07">
      <w:pPr>
        <w:jc w:val="center"/>
        <w:rPr>
          <w:b/>
          <w:sz w:val="28"/>
          <w:szCs w:val="28"/>
        </w:rPr>
      </w:pPr>
      <w:r>
        <w:rPr>
          <w:b/>
          <w:sz w:val="28"/>
          <w:szCs w:val="28"/>
        </w:rPr>
        <w:lastRenderedPageBreak/>
        <w:t>16</w:t>
      </w:r>
      <w:r w:rsidR="001502E0" w:rsidRPr="009D4E07">
        <w:rPr>
          <w:b/>
          <w:sz w:val="28"/>
          <w:szCs w:val="28"/>
        </w:rPr>
        <w:t xml:space="preserve"> </w:t>
      </w:r>
      <w:r w:rsidR="0064121B" w:rsidRPr="009D4E07">
        <w:rPr>
          <w:b/>
          <w:sz w:val="28"/>
          <w:szCs w:val="28"/>
        </w:rPr>
        <w:t>MELHORIAS FUTURAS</w:t>
      </w:r>
    </w:p>
    <w:p w14:paraId="39EBE9CA" w14:textId="4C5D1B2A" w:rsidR="009C7518" w:rsidRDefault="009C7518" w:rsidP="005E4CE9">
      <w:pPr>
        <w:rPr>
          <w:sz w:val="28"/>
          <w:szCs w:val="28"/>
        </w:rPr>
      </w:pPr>
    </w:p>
    <w:p w14:paraId="2AE7FF30" w14:textId="5CE2FEDB" w:rsidR="00D27F3A" w:rsidRDefault="00D27F3A" w:rsidP="00D27F3A">
      <w:pPr>
        <w:ind w:firstLine="708"/>
      </w:pPr>
      <w:r>
        <w:t xml:space="preserve">Como melhoria futura, proponho a adaptação do projeto para a orquestração em outros softwares orquestradores, como: </w:t>
      </w:r>
      <w:r w:rsidR="0079088C">
        <w:t>Kubernet, Vagrant e Mesos OS.</w:t>
      </w:r>
    </w:p>
    <w:p w14:paraId="0B5807CE" w14:textId="6556523C" w:rsidR="0079088C" w:rsidRDefault="0079088C" w:rsidP="00D27F3A">
      <w:pPr>
        <w:ind w:firstLine="708"/>
      </w:pPr>
      <w:r>
        <w:t>A utilização destes orquestradores, resultará em adaptações feitas no projeto, pois cada um possui linguagem e sintaxe própria de utilização.</w:t>
      </w:r>
    </w:p>
    <w:p w14:paraId="47BB828B" w14:textId="781891EC" w:rsidR="00CB499E" w:rsidRDefault="00CB499E">
      <w:r>
        <w:br w:type="page"/>
      </w:r>
    </w:p>
    <w:p w14:paraId="2A74D010" w14:textId="2B75DE0F" w:rsidR="009C7518" w:rsidRDefault="00E96A15">
      <w:pPr>
        <w:pStyle w:val="Ttulo11"/>
        <w:ind w:firstLine="0"/>
      </w:pPr>
      <w:bookmarkStart w:id="183" w:name="_Toc496802715"/>
      <w:bookmarkStart w:id="184" w:name="_Toc496802944"/>
      <w:bookmarkStart w:id="185" w:name="_Toc497241117"/>
      <w:r>
        <w:lastRenderedPageBreak/>
        <w:t>19</w:t>
      </w:r>
      <w:r w:rsidR="00C254AC">
        <w:t xml:space="preserve"> Referências</w:t>
      </w:r>
      <w:bookmarkEnd w:id="183"/>
      <w:bookmarkEnd w:id="184"/>
      <w:bookmarkEnd w:id="185"/>
    </w:p>
    <w:p w14:paraId="5E5EBBF2" w14:textId="77777777" w:rsidR="009C7518" w:rsidRDefault="00C254AC">
      <w:r>
        <w:t xml:space="preserve">História da computação em nuvens. Disponível em &lt;http://www.dsc.ufcg.edu.br/~pet/jornal/agosto2012/materias/historia_da_computacao.html&gt;. Acessado em 18/11/2016 </w:t>
      </w:r>
    </w:p>
    <w:p w14:paraId="735D0D5A" w14:textId="77777777" w:rsidR="009C7518" w:rsidRDefault="009C7518"/>
    <w:p w14:paraId="53D618C0" w14:textId="77777777" w:rsidR="009C7518" w:rsidRDefault="00C254AC">
      <w:r>
        <w:t>Clound Computing. Disponível em &lt;https://en.wikipedia.org/wiki/Cloud_computing&gt;. Acessado em 20/11/2016.</w:t>
      </w:r>
    </w:p>
    <w:p w14:paraId="57805CAF" w14:textId="77777777" w:rsidR="009C7518" w:rsidRDefault="009C7518"/>
    <w:p w14:paraId="727084BB" w14:textId="77777777" w:rsidR="009C7518" w:rsidRDefault="00C254AC">
      <w:r>
        <w:t>O que é clound computing. Disponível em &lt;http://www.infowester.com/cloudcomputing.php&gt;.  Acessado em 20/11/2016.</w:t>
      </w:r>
    </w:p>
    <w:p w14:paraId="61A0EDFF" w14:textId="77777777" w:rsidR="009C7518" w:rsidRDefault="009C7518"/>
    <w:p w14:paraId="75D73769" w14:textId="77777777" w:rsidR="009C7518" w:rsidRDefault="00C254AC">
      <w:r>
        <w:t>Fundamentos de Computação Nuvem para Governos. Disponível em &lt;http://www4.serpro.gov.br/wcge2010/artigos/Artigo-Fundamentos%20de%20Computacao%20Nuvem%20para%20Governos.pdf&gt;. Acessado em 21/11/2016.</w:t>
      </w:r>
    </w:p>
    <w:p w14:paraId="5C75A6F0" w14:textId="77777777" w:rsidR="009C7518" w:rsidRDefault="009C7518"/>
    <w:p w14:paraId="28921F54" w14:textId="77777777" w:rsidR="009C7518" w:rsidRDefault="00C254AC">
      <w:r>
        <w:t>Clound computing estamos nas nuvens voando. Disponível em &lt;http://ppgi.ci.ufpb.br/wp-content/uploads/palestra-cloud-computing.pdf&gt;. Acessado em 21/11/2016</w:t>
      </w:r>
    </w:p>
    <w:p w14:paraId="08C8A0B4" w14:textId="77777777" w:rsidR="009C7518" w:rsidRDefault="009C7518"/>
    <w:p w14:paraId="13C9BBF0" w14:textId="77777777" w:rsidR="009C7518" w:rsidRDefault="00C254AC">
      <w:r>
        <w:t>“The NIST Definition of Cloud Computing”. Disponível em &lt;http://nvlpubs.nist.gov/nistpubs/Legacy/SP/nistspecialpublication800-145.pdf &gt;. Acessado em 24/11/2016</w:t>
      </w:r>
    </w:p>
    <w:p w14:paraId="3D3B8F8C" w14:textId="77777777" w:rsidR="009C7518" w:rsidRDefault="009C7518"/>
    <w:p w14:paraId="30FED1E4" w14:textId="6C6AA99F" w:rsidR="009C7518" w:rsidRDefault="00C254AC">
      <w:r>
        <w:t>Conceitos de computação em nuvem. Disponível em &lt;http://ftp.unipar.br/~seinpar/2013/artigos/Rogerio%20Schueroff%20Vandresen.pdf&gt;. Acessado em 24/11/2016</w:t>
      </w:r>
    </w:p>
    <w:p w14:paraId="3AC6DE1D" w14:textId="77777777" w:rsidR="009C7518" w:rsidRDefault="009C7518"/>
    <w:p w14:paraId="7A43C08B" w14:textId="77777777" w:rsidR="009C7518" w:rsidRDefault="00C254AC">
      <w:r>
        <w:t>Nogueira, Matheus Cadori1; PEZZI, Daniel da Cunha (2010) “A Computação Agora é nas Nuvens” Universidade de Cruz Alta (UNICRUZ) – Cruz Alta, RS – Brasil.</w:t>
      </w:r>
    </w:p>
    <w:p w14:paraId="143E95AD" w14:textId="77777777" w:rsidR="009C7518" w:rsidRDefault="009C7518"/>
    <w:p w14:paraId="4000C705" w14:textId="2A9C982A" w:rsidR="009C7518" w:rsidRDefault="00266F4B">
      <w:r>
        <w:t xml:space="preserve">Veras, Manoel </w:t>
      </w:r>
      <w:r w:rsidR="00D3463E">
        <w:t>(2012)</w:t>
      </w:r>
      <w:r w:rsidR="00A33A8E">
        <w:t xml:space="preserve"> “</w:t>
      </w:r>
      <w:r w:rsidR="00C254AC">
        <w:t>Cloud Computing: Nova Arquitetura da TI”. Editora Brasport: Rio de Janeiro, Brasil.</w:t>
      </w:r>
    </w:p>
    <w:p w14:paraId="78DFD4FE" w14:textId="77777777" w:rsidR="009C7518" w:rsidRDefault="009C7518"/>
    <w:p w14:paraId="3DFB0DBC" w14:textId="77777777" w:rsidR="009C7518" w:rsidRDefault="00C254AC">
      <w:r>
        <w:t>Souza, Flávio R. C.; Moreira, Leonardo O.; Machado, Javam C. Computação em Nuvem: Conceitos, Tecnologias, Aplicações e Desafios. ERCEMAPI 2009.</w:t>
      </w:r>
    </w:p>
    <w:p w14:paraId="634AA9B4" w14:textId="77777777" w:rsidR="009C7518" w:rsidRDefault="009C7518"/>
    <w:p w14:paraId="4E088774" w14:textId="6EA6D54F" w:rsidR="00006F5D" w:rsidRDefault="008C5EF0" w:rsidP="00006F5D">
      <w:r>
        <w:t>“</w:t>
      </w:r>
      <w:r w:rsidR="00006F5D">
        <w:t>Saiba como a virtualização por container revolucionou a infraestrutura de TI. Parte 1</w:t>
      </w:r>
      <w:r>
        <w:t>”</w:t>
      </w:r>
      <w:r w:rsidR="00B42F44">
        <w:t>. Disponível em</w:t>
      </w:r>
      <w:r w:rsidR="00006F5D">
        <w:t xml:space="preserve"> </w:t>
      </w:r>
      <w:r w:rsidR="00B42F44">
        <w:t>&lt;</w:t>
      </w:r>
      <w:r w:rsidR="00006F5D">
        <w:t>https://www.3way.com.br/saiba-como-a-virtualizacao-por-container-mudou-a-infraestrutura-de-ti/</w:t>
      </w:r>
      <w:r w:rsidR="00B42F44">
        <w:t>&gt;. Acessado em 03/05/2017</w:t>
      </w:r>
    </w:p>
    <w:p w14:paraId="38414495" w14:textId="77777777" w:rsidR="00006F5D" w:rsidRDefault="00006F5D" w:rsidP="00006F5D"/>
    <w:p w14:paraId="3AF0E0FF" w14:textId="7B67AAA3" w:rsidR="00006F5D" w:rsidRDefault="00CB6EC5" w:rsidP="00006F5D">
      <w:r>
        <w:t>“</w:t>
      </w:r>
      <w:r w:rsidR="00006F5D">
        <w:t>Saiba como a virtualização por container revolucionou a infraestrutura de TI. Parte 2</w:t>
      </w:r>
      <w:r>
        <w:t>”. Disponível em &lt;</w:t>
      </w:r>
      <w:r w:rsidR="00006F5D">
        <w:t>https://www.3way.com.br/saiba-como-a-virtualizacao-por-container-revolucionou-a-infraestrutura-de-ti-part2/</w:t>
      </w:r>
      <w:r>
        <w:t>&gt;. Acessado em 03/05/2017</w:t>
      </w:r>
    </w:p>
    <w:p w14:paraId="45F45A72" w14:textId="77777777" w:rsidR="00006F5D" w:rsidRDefault="00006F5D" w:rsidP="00006F5D"/>
    <w:p w14:paraId="02082D1A" w14:textId="5802BE9E" w:rsidR="00006F5D" w:rsidRDefault="003F254F" w:rsidP="00006F5D">
      <w:r>
        <w:t>“</w:t>
      </w:r>
      <w:r w:rsidRPr="003F254F">
        <w:t>Saiba como a virtualização por container revolucionou a infraestrutura de ti! Parte 3</w:t>
      </w:r>
      <w:r>
        <w:t>”. Disponível em</w:t>
      </w:r>
      <w:r w:rsidRPr="003F254F">
        <w:t xml:space="preserve"> </w:t>
      </w:r>
      <w:r>
        <w:t>&lt;</w:t>
      </w:r>
      <w:r w:rsidRPr="003F254F">
        <w:t>https://www.3way.com.br/gerenciando-containers-usando-kubernetes/</w:t>
      </w:r>
      <w:r>
        <w:t>&gt;. Acessado em 03/05/2017</w:t>
      </w:r>
    </w:p>
    <w:p w14:paraId="121429A1" w14:textId="77777777" w:rsidR="009C7518" w:rsidRDefault="009C7518">
      <w:pPr>
        <w:rPr>
          <w:bCs/>
          <w:color w:val="313539"/>
          <w:shd w:val="clear" w:color="auto" w:fill="F6F6F7"/>
        </w:rPr>
      </w:pPr>
    </w:p>
    <w:p w14:paraId="4CCB0FD0" w14:textId="77777777" w:rsidR="003A7EF2" w:rsidRPr="003A7EF2" w:rsidRDefault="003A7EF2" w:rsidP="003A7EF2">
      <w:r w:rsidRPr="003A7EF2">
        <w:lastRenderedPageBreak/>
        <w:t>“O que é Container?”. Disponível em &lt;http://www.mundodocker.com.br/o-que-e-container/&gt;. Acessado em 04/05/2017</w:t>
      </w:r>
    </w:p>
    <w:p w14:paraId="1970D3BE" w14:textId="6A34832A" w:rsidR="009C7518" w:rsidRDefault="009C7518"/>
    <w:p w14:paraId="186A2660" w14:textId="26F48010" w:rsidR="003D2836" w:rsidRPr="003811C5" w:rsidRDefault="0022087F">
      <w:r w:rsidRPr="00571925">
        <w:t>“</w:t>
      </w:r>
      <w:r w:rsidR="00266F4B" w:rsidRPr="00571925">
        <w:t>10 things to avoid in docker containers</w:t>
      </w:r>
      <w:r w:rsidRPr="00571925">
        <w:t xml:space="preserve">”. </w:t>
      </w:r>
      <w:r w:rsidRPr="003811C5">
        <w:t>Disponível em: &lt;</w:t>
      </w:r>
      <w:r w:rsidR="003D2836" w:rsidRPr="003811C5">
        <w:t>https://developers.redhat.com/blog/2016/02/24/10-things-to-avoid-in-docker-containers/</w:t>
      </w:r>
      <w:r w:rsidRPr="003811C5">
        <w:t>&gt;</w:t>
      </w:r>
      <w:r w:rsidR="00571925">
        <w:t>. Acessado em 25/10/2017</w:t>
      </w:r>
    </w:p>
    <w:p w14:paraId="1877DD2B" w14:textId="77777777" w:rsidR="009C7518" w:rsidRPr="003811C5" w:rsidRDefault="00C254AC">
      <w:r w:rsidRPr="003811C5">
        <w:br w:type="page"/>
      </w:r>
    </w:p>
    <w:p w14:paraId="496C767D" w14:textId="77777777" w:rsidR="009C7518" w:rsidRDefault="00C254AC">
      <w:pPr>
        <w:pStyle w:val="Ttulo11"/>
        <w:ind w:firstLine="0"/>
      </w:pPr>
      <w:bookmarkStart w:id="186" w:name="_Toc496802716"/>
      <w:bookmarkStart w:id="187" w:name="_Toc496802945"/>
      <w:bookmarkStart w:id="188" w:name="_Toc497241118"/>
      <w:r>
        <w:lastRenderedPageBreak/>
        <w:t>11 Anexos</w:t>
      </w:r>
      <w:bookmarkEnd w:id="186"/>
      <w:bookmarkEnd w:id="187"/>
      <w:bookmarkEnd w:id="188"/>
    </w:p>
    <w:p w14:paraId="610A7845" w14:textId="5E341021" w:rsidR="009C7518" w:rsidRDefault="00C254AC" w:rsidP="00763C82">
      <w:pPr>
        <w:pStyle w:val="Ttulo21"/>
      </w:pPr>
      <w:bookmarkStart w:id="189" w:name="_Toc497241119"/>
      <w:r>
        <w:t xml:space="preserve">Anexo </w:t>
      </w:r>
      <w:r w:rsidR="00CB499E">
        <w:t>11.</w:t>
      </w:r>
      <w:r>
        <w:t>1 – Dockerfile</w:t>
      </w:r>
      <w:r w:rsidR="00DD156D">
        <w:t xml:space="preserve"> - </w:t>
      </w:r>
      <w:r w:rsidR="00DD156D" w:rsidRPr="000B5349">
        <w:rPr>
          <w:lang w:val="pt-BR"/>
        </w:rPr>
        <w:t>X86</w:t>
      </w:r>
      <w:bookmarkEnd w:id="189"/>
    </w:p>
    <w:p w14:paraId="69B4C741" w14:textId="77777777" w:rsidR="009C7518" w:rsidRDefault="009C7518"/>
    <w:p w14:paraId="4815E1C0" w14:textId="77777777" w:rsidR="003A59F0" w:rsidRPr="000B5349" w:rsidRDefault="003A59F0" w:rsidP="003A59F0">
      <w:r w:rsidRPr="000B5349">
        <w:t>FROM ubuntu:12.04</w:t>
      </w:r>
    </w:p>
    <w:p w14:paraId="0A825793" w14:textId="77777777" w:rsidR="003A59F0" w:rsidRPr="000B5349" w:rsidRDefault="003A59F0" w:rsidP="003A59F0">
      <w:r w:rsidRPr="000B5349">
        <w:t>FROM ruby:2.3.3</w:t>
      </w:r>
    </w:p>
    <w:p w14:paraId="45664731" w14:textId="77777777" w:rsidR="003A59F0" w:rsidRPr="000B5349" w:rsidRDefault="003A59F0" w:rsidP="003A59F0"/>
    <w:p w14:paraId="7FC603C1" w14:textId="77777777" w:rsidR="003A59F0" w:rsidRPr="003A59F0" w:rsidRDefault="003A59F0" w:rsidP="003A59F0">
      <w:pPr>
        <w:rPr>
          <w:lang w:val="en-US"/>
        </w:rPr>
      </w:pPr>
      <w:r w:rsidRPr="003A59F0">
        <w:rPr>
          <w:lang w:val="en-US"/>
        </w:rPr>
        <w:t>MAINTAINER Thiago Soares &lt;thiagosoarescruz0@gmail.com&gt;</w:t>
      </w:r>
    </w:p>
    <w:p w14:paraId="6A8B04F6" w14:textId="77777777" w:rsidR="003A59F0" w:rsidRPr="003A59F0" w:rsidRDefault="003A59F0" w:rsidP="003A59F0">
      <w:pPr>
        <w:rPr>
          <w:lang w:val="en-US"/>
        </w:rPr>
      </w:pPr>
    </w:p>
    <w:p w14:paraId="724A4953" w14:textId="7259F6B8" w:rsidR="003A59F0" w:rsidRPr="003A59F0" w:rsidRDefault="00544D4A" w:rsidP="003A59F0">
      <w:pPr>
        <w:rPr>
          <w:lang w:val="en-US"/>
        </w:rPr>
      </w:pPr>
      <w:r>
        <w:rPr>
          <w:lang w:val="en-US"/>
        </w:rPr>
        <w:t>#</w:t>
      </w:r>
      <w:r w:rsidR="003A59F0" w:rsidRPr="003A59F0">
        <w:rPr>
          <w:lang w:val="en-US"/>
        </w:rPr>
        <w:t>Install Build essentials</w:t>
      </w:r>
    </w:p>
    <w:p w14:paraId="26EBEDF0" w14:textId="77777777" w:rsidR="003A59F0" w:rsidRPr="003A59F0" w:rsidRDefault="003A59F0" w:rsidP="003A59F0">
      <w:pPr>
        <w:rPr>
          <w:lang w:val="en-US"/>
        </w:rPr>
      </w:pPr>
      <w:r w:rsidRPr="003A59F0">
        <w:rPr>
          <w:lang w:val="en-US"/>
        </w:rPr>
        <w:t>RUN apt-get update -qq &amp;&amp; apt-get install -y build-essential libpq-dev nodejs-legacy mysql-client \</w:t>
      </w:r>
    </w:p>
    <w:p w14:paraId="4413E289" w14:textId="77777777" w:rsidR="003A59F0" w:rsidRPr="003A59F0" w:rsidRDefault="003A59F0" w:rsidP="003A59F0">
      <w:pPr>
        <w:rPr>
          <w:lang w:val="en-US"/>
        </w:rPr>
      </w:pPr>
      <w:r w:rsidRPr="003A59F0">
        <w:rPr>
          <w:lang w:val="en-US"/>
        </w:rPr>
        <w:t>libssl-dev apt-utils nodejs</w:t>
      </w:r>
    </w:p>
    <w:p w14:paraId="49E66D26" w14:textId="77777777" w:rsidR="003A59F0" w:rsidRPr="003A59F0" w:rsidRDefault="003A59F0" w:rsidP="003A59F0">
      <w:pPr>
        <w:rPr>
          <w:lang w:val="en-US"/>
        </w:rPr>
      </w:pPr>
    </w:p>
    <w:p w14:paraId="27F61A4E" w14:textId="06C94885" w:rsidR="003A59F0" w:rsidRPr="003A59F0" w:rsidRDefault="00544D4A" w:rsidP="003A59F0">
      <w:pPr>
        <w:rPr>
          <w:lang w:val="en-US"/>
        </w:rPr>
      </w:pPr>
      <w:r>
        <w:rPr>
          <w:lang w:val="en-US"/>
        </w:rPr>
        <w:t>#</w:t>
      </w:r>
      <w:r w:rsidR="003A59F0" w:rsidRPr="003A59F0">
        <w:rPr>
          <w:lang w:val="en-US"/>
        </w:rPr>
        <w:t>Install MySQL client</w:t>
      </w:r>
    </w:p>
    <w:p w14:paraId="275BF176" w14:textId="77777777" w:rsidR="003A59F0" w:rsidRPr="003A59F0" w:rsidRDefault="003A59F0" w:rsidP="003A59F0">
      <w:pPr>
        <w:rPr>
          <w:lang w:val="en-US"/>
        </w:rPr>
      </w:pPr>
      <w:r w:rsidRPr="003A59F0">
        <w:rPr>
          <w:lang w:val="en-US"/>
        </w:rPr>
        <w:t>RUN apt-get update &amp;&amp; \</w:t>
      </w:r>
    </w:p>
    <w:p w14:paraId="0D4B0E84" w14:textId="77777777" w:rsidR="003A59F0" w:rsidRPr="003A59F0" w:rsidRDefault="003A59F0" w:rsidP="003A59F0">
      <w:pPr>
        <w:rPr>
          <w:lang w:val="en-US"/>
        </w:rPr>
      </w:pPr>
      <w:r w:rsidRPr="003A59F0">
        <w:rPr>
          <w:lang w:val="en-US"/>
        </w:rPr>
        <w:t xml:space="preserve">      apt-get -y install sudo</w:t>
      </w:r>
    </w:p>
    <w:p w14:paraId="13789ED8" w14:textId="77777777" w:rsidR="003A59F0" w:rsidRPr="003A59F0" w:rsidRDefault="003A59F0" w:rsidP="003A59F0">
      <w:pPr>
        <w:rPr>
          <w:lang w:val="en-US"/>
        </w:rPr>
      </w:pPr>
    </w:p>
    <w:p w14:paraId="4E6AF7A3" w14:textId="775ED4A8" w:rsidR="003A59F0" w:rsidRPr="003A59F0" w:rsidRDefault="00544D4A" w:rsidP="003A59F0">
      <w:pPr>
        <w:rPr>
          <w:lang w:val="en-US"/>
        </w:rPr>
      </w:pPr>
      <w:r>
        <w:rPr>
          <w:lang w:val="en-US"/>
        </w:rPr>
        <w:t>#</w:t>
      </w:r>
      <w:r w:rsidR="003A59F0" w:rsidRPr="003A59F0">
        <w:rPr>
          <w:lang w:val="en-US"/>
        </w:rPr>
        <w:t>Install MySQL client</w:t>
      </w:r>
    </w:p>
    <w:p w14:paraId="78AAF6A9" w14:textId="77777777" w:rsidR="003A59F0" w:rsidRPr="003A59F0" w:rsidRDefault="003A59F0" w:rsidP="003A59F0">
      <w:pPr>
        <w:rPr>
          <w:lang w:val="en-US"/>
        </w:rPr>
      </w:pPr>
      <w:r w:rsidRPr="003A59F0">
        <w:rPr>
          <w:lang w:val="en-US"/>
        </w:rPr>
        <w:t>RUN sudo apt-get install -y mysql-client &amp;&amp; \</w:t>
      </w:r>
    </w:p>
    <w:p w14:paraId="51C5B86A" w14:textId="77777777" w:rsidR="003A59F0" w:rsidRPr="003A59F0" w:rsidRDefault="003A59F0" w:rsidP="003A59F0">
      <w:pPr>
        <w:rPr>
          <w:lang w:val="en-US"/>
        </w:rPr>
      </w:pPr>
      <w:r w:rsidRPr="003A59F0">
        <w:rPr>
          <w:lang w:val="en-US"/>
        </w:rPr>
        <w:t xml:space="preserve">    sudo apt-get autoremove -y &amp;&amp; \</w:t>
      </w:r>
    </w:p>
    <w:p w14:paraId="2940A0A3" w14:textId="77777777" w:rsidR="003A59F0" w:rsidRPr="003A59F0" w:rsidRDefault="003A59F0" w:rsidP="003A59F0">
      <w:pPr>
        <w:rPr>
          <w:lang w:val="en-US"/>
        </w:rPr>
      </w:pPr>
      <w:r w:rsidRPr="003A59F0">
        <w:rPr>
          <w:lang w:val="en-US"/>
        </w:rPr>
        <w:t xml:space="preserve">    sudo rm -rf /var/lib/apt/lists/*</w:t>
      </w:r>
    </w:p>
    <w:p w14:paraId="2F5F56CC" w14:textId="77777777" w:rsidR="003A59F0" w:rsidRPr="003A59F0" w:rsidRDefault="003A59F0" w:rsidP="003A59F0">
      <w:pPr>
        <w:rPr>
          <w:lang w:val="en-US"/>
        </w:rPr>
      </w:pPr>
    </w:p>
    <w:p w14:paraId="779191D2" w14:textId="77777777" w:rsidR="003A59F0" w:rsidRPr="003A59F0" w:rsidRDefault="003A59F0" w:rsidP="003A59F0">
      <w:pPr>
        <w:rPr>
          <w:lang w:val="en-US"/>
        </w:rPr>
      </w:pPr>
    </w:p>
    <w:p w14:paraId="26940A98" w14:textId="3E01FF8F" w:rsidR="003A59F0" w:rsidRPr="003A59F0" w:rsidRDefault="003A59F0" w:rsidP="003A59F0">
      <w:pPr>
        <w:rPr>
          <w:lang w:val="en-US"/>
        </w:rPr>
      </w:pPr>
      <w:r w:rsidRPr="003A59F0">
        <w:rPr>
          <w:lang w:val="en-US"/>
        </w:rPr>
        <w:t>#Set some config</w:t>
      </w:r>
    </w:p>
    <w:p w14:paraId="186732E0" w14:textId="77777777" w:rsidR="003A59F0" w:rsidRPr="003A59F0" w:rsidRDefault="003A59F0" w:rsidP="003A59F0">
      <w:pPr>
        <w:rPr>
          <w:lang w:val="en-US"/>
        </w:rPr>
      </w:pPr>
      <w:r w:rsidRPr="003A59F0">
        <w:rPr>
          <w:lang w:val="en-US"/>
        </w:rPr>
        <w:t>ENV RAILS_LOG_TO_STDOUT true</w:t>
      </w:r>
    </w:p>
    <w:p w14:paraId="4A17840E" w14:textId="77777777" w:rsidR="003A59F0" w:rsidRPr="003A59F0" w:rsidRDefault="003A59F0" w:rsidP="003A59F0">
      <w:pPr>
        <w:rPr>
          <w:lang w:val="en-US"/>
        </w:rPr>
      </w:pPr>
    </w:p>
    <w:p w14:paraId="0331EE46" w14:textId="09528697" w:rsidR="003A59F0" w:rsidRPr="003A59F0" w:rsidRDefault="00544D4A" w:rsidP="003A59F0">
      <w:pPr>
        <w:rPr>
          <w:lang w:val="en-US"/>
        </w:rPr>
      </w:pPr>
      <w:r>
        <w:rPr>
          <w:lang w:val="en-US"/>
        </w:rPr>
        <w:t>#</w:t>
      </w:r>
      <w:r w:rsidR="003A59F0" w:rsidRPr="003A59F0">
        <w:rPr>
          <w:lang w:val="en-US"/>
        </w:rPr>
        <w:t>Mkdir</w:t>
      </w:r>
    </w:p>
    <w:p w14:paraId="2D8E9719" w14:textId="77777777" w:rsidR="003A59F0" w:rsidRPr="003A59F0" w:rsidRDefault="003A59F0" w:rsidP="003A59F0">
      <w:pPr>
        <w:rPr>
          <w:lang w:val="en-US"/>
        </w:rPr>
      </w:pPr>
      <w:r w:rsidRPr="003A59F0">
        <w:rPr>
          <w:lang w:val="en-US"/>
        </w:rPr>
        <w:t>RUN mkdir -p /home/app</w:t>
      </w:r>
    </w:p>
    <w:p w14:paraId="52475F3E" w14:textId="77777777" w:rsidR="003A59F0" w:rsidRPr="003A59F0" w:rsidRDefault="003A59F0" w:rsidP="003A59F0">
      <w:pPr>
        <w:rPr>
          <w:lang w:val="en-US"/>
        </w:rPr>
      </w:pPr>
    </w:p>
    <w:p w14:paraId="171DB11B" w14:textId="0D1E0387" w:rsidR="003A59F0" w:rsidRPr="003A59F0" w:rsidRDefault="00544D4A" w:rsidP="003A59F0">
      <w:pPr>
        <w:rPr>
          <w:lang w:val="en-US"/>
        </w:rPr>
      </w:pPr>
      <w:r>
        <w:rPr>
          <w:lang w:val="en-US"/>
        </w:rPr>
        <w:t>#</w:t>
      </w:r>
      <w:r w:rsidR="003A59F0" w:rsidRPr="003A59F0">
        <w:rPr>
          <w:lang w:val="en-US"/>
        </w:rPr>
        <w:t>Workdir</w:t>
      </w:r>
    </w:p>
    <w:p w14:paraId="69201BA4" w14:textId="77777777" w:rsidR="003A59F0" w:rsidRPr="003A59F0" w:rsidRDefault="003A59F0" w:rsidP="003A59F0">
      <w:pPr>
        <w:rPr>
          <w:lang w:val="en-US"/>
        </w:rPr>
      </w:pPr>
      <w:r w:rsidRPr="003A59F0">
        <w:rPr>
          <w:lang w:val="en-US"/>
        </w:rPr>
        <w:t>WORKDIR /home/app/</w:t>
      </w:r>
    </w:p>
    <w:p w14:paraId="0FD163AF" w14:textId="77777777" w:rsidR="003A59F0" w:rsidRPr="003A59F0" w:rsidRDefault="003A59F0" w:rsidP="003A59F0">
      <w:pPr>
        <w:rPr>
          <w:lang w:val="en-US"/>
        </w:rPr>
      </w:pPr>
    </w:p>
    <w:p w14:paraId="6EE9E2C6" w14:textId="77777777" w:rsidR="003A59F0" w:rsidRPr="003A59F0" w:rsidRDefault="003A59F0" w:rsidP="003A59F0">
      <w:pPr>
        <w:rPr>
          <w:lang w:val="en-US"/>
        </w:rPr>
      </w:pPr>
      <w:r w:rsidRPr="003A59F0">
        <w:rPr>
          <w:lang w:val="en-US"/>
        </w:rPr>
        <w:t>#Add Docker path</w:t>
      </w:r>
    </w:p>
    <w:p w14:paraId="1DADBA98" w14:textId="77777777" w:rsidR="003A59F0" w:rsidRPr="003A59F0" w:rsidRDefault="003A59F0" w:rsidP="003A59F0">
      <w:pPr>
        <w:rPr>
          <w:lang w:val="en-US"/>
        </w:rPr>
      </w:pPr>
      <w:r w:rsidRPr="003A59F0">
        <w:rPr>
          <w:lang w:val="en-US"/>
        </w:rPr>
        <w:t>ADD docker /home/app/</w:t>
      </w:r>
    </w:p>
    <w:p w14:paraId="2CDC2C04" w14:textId="77777777" w:rsidR="003A59F0" w:rsidRPr="003A59F0" w:rsidRDefault="003A59F0" w:rsidP="003A59F0">
      <w:pPr>
        <w:rPr>
          <w:lang w:val="en-US"/>
        </w:rPr>
      </w:pPr>
    </w:p>
    <w:p w14:paraId="15916448" w14:textId="77777777" w:rsidR="003A59F0" w:rsidRPr="003A59F0" w:rsidRDefault="003A59F0" w:rsidP="003A59F0">
      <w:pPr>
        <w:rPr>
          <w:lang w:val="en-US"/>
        </w:rPr>
      </w:pPr>
      <w:r w:rsidRPr="003A59F0">
        <w:rPr>
          <w:lang w:val="en-US"/>
        </w:rPr>
        <w:t>WORKDIR /home/app</w:t>
      </w:r>
    </w:p>
    <w:p w14:paraId="05C0D4EF" w14:textId="77777777" w:rsidR="003A59F0" w:rsidRPr="003A59F0" w:rsidRDefault="003A59F0" w:rsidP="003A59F0">
      <w:pPr>
        <w:rPr>
          <w:lang w:val="en-US"/>
        </w:rPr>
      </w:pPr>
    </w:p>
    <w:p w14:paraId="51B57FD5" w14:textId="6FB549FF" w:rsidR="003A59F0" w:rsidRPr="003A59F0" w:rsidRDefault="00852BD3" w:rsidP="003A59F0">
      <w:pPr>
        <w:rPr>
          <w:lang w:val="en-US"/>
        </w:rPr>
      </w:pPr>
      <w:r>
        <w:rPr>
          <w:lang w:val="en-US"/>
        </w:rPr>
        <w:t>#</w:t>
      </w:r>
      <w:r w:rsidR="00C16035">
        <w:rPr>
          <w:lang w:val="en-US"/>
        </w:rPr>
        <w:t>Add</w:t>
      </w:r>
      <w:r w:rsidR="003A59F0" w:rsidRPr="003A59F0">
        <w:rPr>
          <w:lang w:val="en-US"/>
        </w:rPr>
        <w:t xml:space="preserve"> gems</w:t>
      </w:r>
    </w:p>
    <w:p w14:paraId="3AF5F242" w14:textId="77777777" w:rsidR="003A59F0" w:rsidRPr="003A59F0" w:rsidRDefault="003A59F0" w:rsidP="003A59F0">
      <w:pPr>
        <w:rPr>
          <w:lang w:val="en-US"/>
        </w:rPr>
      </w:pPr>
      <w:r w:rsidRPr="003A59F0">
        <w:rPr>
          <w:lang w:val="en-US"/>
        </w:rPr>
        <w:t>ADD Gemfile /home/app/Gemfile</w:t>
      </w:r>
    </w:p>
    <w:p w14:paraId="085BACB1" w14:textId="77777777" w:rsidR="003A59F0" w:rsidRPr="003A59F0" w:rsidRDefault="003A59F0" w:rsidP="003A59F0">
      <w:pPr>
        <w:rPr>
          <w:lang w:val="en-US"/>
        </w:rPr>
      </w:pPr>
      <w:r w:rsidRPr="003A59F0">
        <w:rPr>
          <w:lang w:val="en-US"/>
        </w:rPr>
        <w:t>ADD Gemfile.lock /home/app/Gemfile.lock</w:t>
      </w:r>
    </w:p>
    <w:p w14:paraId="3FFCA631" w14:textId="77777777" w:rsidR="003A59F0" w:rsidRPr="003A59F0" w:rsidRDefault="003A59F0" w:rsidP="003A59F0">
      <w:pPr>
        <w:rPr>
          <w:lang w:val="en-US"/>
        </w:rPr>
      </w:pPr>
    </w:p>
    <w:p w14:paraId="5A807FDD" w14:textId="77777777" w:rsidR="003A59F0" w:rsidRPr="003A59F0" w:rsidRDefault="003A59F0" w:rsidP="003A59F0">
      <w:pPr>
        <w:rPr>
          <w:lang w:val="en-US"/>
        </w:rPr>
      </w:pPr>
      <w:r w:rsidRPr="003A59F0">
        <w:rPr>
          <w:lang w:val="en-US"/>
        </w:rPr>
        <w:t>#Add sidekiq pid</w:t>
      </w:r>
    </w:p>
    <w:p w14:paraId="0EB627DE" w14:textId="77777777" w:rsidR="003A59F0" w:rsidRPr="003A59F0" w:rsidRDefault="003A59F0" w:rsidP="003A59F0">
      <w:pPr>
        <w:rPr>
          <w:lang w:val="en-US"/>
        </w:rPr>
      </w:pPr>
      <w:r w:rsidRPr="003A59F0">
        <w:rPr>
          <w:lang w:val="en-US"/>
        </w:rPr>
        <w:t>ADD sidekiq.pid /home/app/tmp/pids/</w:t>
      </w:r>
    </w:p>
    <w:p w14:paraId="7D24164F" w14:textId="77777777" w:rsidR="003A59F0" w:rsidRPr="003A59F0" w:rsidRDefault="003A59F0" w:rsidP="003A59F0">
      <w:pPr>
        <w:rPr>
          <w:lang w:val="en-US"/>
        </w:rPr>
      </w:pPr>
    </w:p>
    <w:p w14:paraId="6C78CA69" w14:textId="77777777" w:rsidR="003A59F0" w:rsidRPr="003A59F0" w:rsidRDefault="003A59F0" w:rsidP="003A59F0">
      <w:pPr>
        <w:rPr>
          <w:lang w:val="en-US"/>
        </w:rPr>
      </w:pPr>
      <w:r w:rsidRPr="003A59F0">
        <w:rPr>
          <w:lang w:val="en-US"/>
        </w:rPr>
        <w:t>#Run bundle</w:t>
      </w:r>
    </w:p>
    <w:p w14:paraId="70FA05C5" w14:textId="77777777" w:rsidR="003A59F0" w:rsidRPr="003A59F0" w:rsidRDefault="003A59F0" w:rsidP="003A59F0">
      <w:pPr>
        <w:rPr>
          <w:lang w:val="en-US"/>
        </w:rPr>
      </w:pPr>
      <w:r w:rsidRPr="003A59F0">
        <w:rPr>
          <w:lang w:val="en-US"/>
        </w:rPr>
        <w:t>RUN bundle install</w:t>
      </w:r>
    </w:p>
    <w:p w14:paraId="42BC387F" w14:textId="77777777" w:rsidR="003A59F0" w:rsidRPr="003A59F0" w:rsidRDefault="003A59F0" w:rsidP="003A59F0">
      <w:pPr>
        <w:rPr>
          <w:lang w:val="en-US"/>
        </w:rPr>
      </w:pPr>
    </w:p>
    <w:p w14:paraId="49D04990" w14:textId="3B0035F7" w:rsidR="003A59F0" w:rsidRPr="003A59F0" w:rsidRDefault="00C878A1" w:rsidP="003A59F0">
      <w:pPr>
        <w:rPr>
          <w:lang w:val="en-US"/>
        </w:rPr>
      </w:pPr>
      <w:r>
        <w:rPr>
          <w:lang w:val="en-US"/>
        </w:rPr>
        <w:t>#</w:t>
      </w:r>
      <w:r w:rsidR="003A59F0" w:rsidRPr="003A59F0">
        <w:rPr>
          <w:lang w:val="en-US"/>
        </w:rPr>
        <w:t>Add the Rails app</w:t>
      </w:r>
    </w:p>
    <w:p w14:paraId="56A2E297" w14:textId="77777777" w:rsidR="003A59F0" w:rsidRPr="003A59F0" w:rsidRDefault="003A59F0" w:rsidP="003A59F0">
      <w:pPr>
        <w:rPr>
          <w:lang w:val="en-US"/>
        </w:rPr>
      </w:pPr>
      <w:r w:rsidRPr="003A59F0">
        <w:rPr>
          <w:lang w:val="en-US"/>
        </w:rPr>
        <w:lastRenderedPageBreak/>
        <w:t>ADD . /home/app</w:t>
      </w:r>
    </w:p>
    <w:p w14:paraId="41DBAD6C" w14:textId="77777777" w:rsidR="003A59F0" w:rsidRPr="003A59F0" w:rsidRDefault="003A59F0" w:rsidP="003A59F0">
      <w:pPr>
        <w:rPr>
          <w:lang w:val="en-US"/>
        </w:rPr>
      </w:pPr>
    </w:p>
    <w:p w14:paraId="2398D7A9" w14:textId="0A3F68C2" w:rsidR="003A59F0" w:rsidRPr="003A59F0" w:rsidRDefault="00FE1F1C" w:rsidP="003A59F0">
      <w:pPr>
        <w:rPr>
          <w:lang w:val="en-US"/>
        </w:rPr>
      </w:pPr>
      <w:r>
        <w:rPr>
          <w:lang w:val="en-US"/>
        </w:rPr>
        <w:t>#</w:t>
      </w:r>
      <w:r w:rsidR="003A59F0" w:rsidRPr="003A59F0">
        <w:rPr>
          <w:lang w:val="en-US"/>
        </w:rPr>
        <w:t>Create user and group</w:t>
      </w:r>
    </w:p>
    <w:p w14:paraId="3996368D" w14:textId="77777777" w:rsidR="003A59F0" w:rsidRPr="003A59F0" w:rsidRDefault="003A59F0" w:rsidP="003A59F0">
      <w:pPr>
        <w:rPr>
          <w:lang w:val="en-US"/>
        </w:rPr>
      </w:pPr>
      <w:r w:rsidRPr="003A59F0">
        <w:rPr>
          <w:lang w:val="en-US"/>
        </w:rPr>
        <w:t>RUN groupadd --gid 9999 app &amp;&amp; \</w:t>
      </w:r>
    </w:p>
    <w:p w14:paraId="52B795FD" w14:textId="77777777" w:rsidR="003A59F0" w:rsidRPr="003A59F0" w:rsidRDefault="003A59F0" w:rsidP="003A59F0">
      <w:pPr>
        <w:rPr>
          <w:lang w:val="en-US"/>
        </w:rPr>
      </w:pPr>
      <w:r w:rsidRPr="003A59F0">
        <w:rPr>
          <w:lang w:val="en-US"/>
        </w:rPr>
        <w:t xml:space="preserve">    useradd --uid 9999 --gid app app &amp;&amp; \</w:t>
      </w:r>
    </w:p>
    <w:p w14:paraId="6801F1C9" w14:textId="77777777" w:rsidR="003A59F0" w:rsidRPr="003A59F0" w:rsidRDefault="003A59F0" w:rsidP="003A59F0">
      <w:pPr>
        <w:rPr>
          <w:lang w:val="en-US"/>
        </w:rPr>
      </w:pPr>
      <w:r w:rsidRPr="003A59F0">
        <w:rPr>
          <w:lang w:val="en-US"/>
        </w:rPr>
        <w:t xml:space="preserve">    chown -R app:app /home/app</w:t>
      </w:r>
    </w:p>
    <w:p w14:paraId="2DA594EC" w14:textId="77777777" w:rsidR="003A59F0" w:rsidRPr="003A59F0" w:rsidRDefault="003A59F0" w:rsidP="003A59F0">
      <w:pPr>
        <w:rPr>
          <w:lang w:val="en-US"/>
        </w:rPr>
      </w:pPr>
    </w:p>
    <w:p w14:paraId="444EE099" w14:textId="77777777" w:rsidR="003A59F0" w:rsidRPr="003A59F0" w:rsidRDefault="003A59F0" w:rsidP="003A59F0">
      <w:pPr>
        <w:rPr>
          <w:lang w:val="en-US"/>
        </w:rPr>
      </w:pPr>
      <w:r w:rsidRPr="003A59F0">
        <w:rPr>
          <w:lang w:val="en-US"/>
        </w:rPr>
        <w:t>#Expose app port</w:t>
      </w:r>
    </w:p>
    <w:p w14:paraId="210B36A2" w14:textId="77777777" w:rsidR="003A59F0" w:rsidRPr="003A59F0" w:rsidRDefault="003A59F0" w:rsidP="003A59F0">
      <w:pPr>
        <w:rPr>
          <w:lang w:val="en-US"/>
        </w:rPr>
      </w:pPr>
      <w:r w:rsidRPr="003A59F0">
        <w:rPr>
          <w:lang w:val="en-US"/>
        </w:rPr>
        <w:t>EXPOSE 80 300 9000</w:t>
      </w:r>
    </w:p>
    <w:p w14:paraId="463BB1A7" w14:textId="77777777" w:rsidR="003A59F0" w:rsidRPr="003A59F0" w:rsidRDefault="003A59F0" w:rsidP="003A59F0">
      <w:pPr>
        <w:rPr>
          <w:lang w:val="en-US"/>
        </w:rPr>
      </w:pPr>
    </w:p>
    <w:p w14:paraId="7B1B3479" w14:textId="33953AB8" w:rsidR="003A59F0" w:rsidRPr="003A59F0" w:rsidRDefault="00D86736" w:rsidP="003A59F0">
      <w:pPr>
        <w:rPr>
          <w:lang w:val="en-US"/>
        </w:rPr>
      </w:pPr>
      <w:r>
        <w:rPr>
          <w:lang w:val="en-US"/>
        </w:rPr>
        <w:t>#</w:t>
      </w:r>
      <w:r w:rsidR="003A59F0" w:rsidRPr="003A59F0">
        <w:rPr>
          <w:lang w:val="en-US"/>
        </w:rPr>
        <w:t>Save timestamp of image building</w:t>
      </w:r>
    </w:p>
    <w:p w14:paraId="5DB8F9DF" w14:textId="39785A8C" w:rsidR="00B32420" w:rsidRPr="000B5349" w:rsidRDefault="003A59F0" w:rsidP="003A59F0">
      <w:pPr>
        <w:rPr>
          <w:lang w:val="en-US"/>
        </w:rPr>
      </w:pPr>
      <w:r w:rsidRPr="000B5349">
        <w:rPr>
          <w:lang w:val="en-US"/>
        </w:rPr>
        <w:t>RUN date -u &gt; BUILD_TIME</w:t>
      </w:r>
    </w:p>
    <w:p w14:paraId="59367670" w14:textId="77777777" w:rsidR="00B32420" w:rsidRPr="000B5349" w:rsidRDefault="00B32420">
      <w:pPr>
        <w:rPr>
          <w:lang w:val="en-US"/>
        </w:rPr>
      </w:pPr>
      <w:r w:rsidRPr="000B5349">
        <w:rPr>
          <w:lang w:val="en-US"/>
        </w:rPr>
        <w:br w:type="page"/>
      </w:r>
    </w:p>
    <w:p w14:paraId="35DF0E40" w14:textId="1E0BEE78" w:rsidR="00826C4F" w:rsidRPr="008F2423" w:rsidRDefault="00826C4F" w:rsidP="007344CF">
      <w:pPr>
        <w:pStyle w:val="Ttulo21"/>
      </w:pPr>
      <w:bookmarkStart w:id="190" w:name="_Toc497241120"/>
      <w:r w:rsidRPr="007344CF">
        <w:lastRenderedPageBreak/>
        <w:t>Anexo</w:t>
      </w:r>
      <w:r w:rsidR="007344CF">
        <w:t xml:space="preserve"> 11.</w:t>
      </w:r>
      <w:r w:rsidRPr="007344CF">
        <w:t>2 – Docker-compose</w:t>
      </w:r>
      <w:r w:rsidR="005B1CAB" w:rsidRPr="007344CF">
        <w:t xml:space="preserve"> versão 2</w:t>
      </w:r>
      <w:r w:rsidR="000E6F57" w:rsidRPr="0033526A">
        <w:t xml:space="preserve"> - X86</w:t>
      </w:r>
      <w:bookmarkEnd w:id="190"/>
    </w:p>
    <w:p w14:paraId="207DF1DC" w14:textId="77777777" w:rsidR="005B1CAB" w:rsidRPr="000B5349" w:rsidRDefault="005B1CAB" w:rsidP="00826C4F">
      <w:pPr>
        <w:rPr>
          <w:lang w:val="en-US"/>
        </w:rPr>
      </w:pPr>
    </w:p>
    <w:p w14:paraId="122AA847" w14:textId="77777777" w:rsidR="005B1CAB" w:rsidRPr="000B5349" w:rsidRDefault="005B1CAB" w:rsidP="005B1CAB">
      <w:pPr>
        <w:rPr>
          <w:lang w:val="en-US"/>
        </w:rPr>
      </w:pPr>
      <w:r w:rsidRPr="000B5349">
        <w:rPr>
          <w:lang w:val="en-US"/>
        </w:rPr>
        <w:t>version: '2'</w:t>
      </w:r>
    </w:p>
    <w:p w14:paraId="09865BFA" w14:textId="77777777" w:rsidR="005B1CAB" w:rsidRPr="005B1CAB" w:rsidRDefault="005B1CAB" w:rsidP="005B1CAB">
      <w:pPr>
        <w:rPr>
          <w:lang w:val="en-US"/>
        </w:rPr>
      </w:pPr>
      <w:r w:rsidRPr="005B1CAB">
        <w:rPr>
          <w:lang w:val="en-US"/>
        </w:rPr>
        <w:t>services:</w:t>
      </w:r>
    </w:p>
    <w:p w14:paraId="0283316F" w14:textId="77777777" w:rsidR="005B1CAB" w:rsidRPr="005B1CAB" w:rsidRDefault="005B1CAB" w:rsidP="005B1CAB">
      <w:pPr>
        <w:rPr>
          <w:lang w:val="en-US"/>
        </w:rPr>
      </w:pPr>
      <w:r w:rsidRPr="005B1CAB">
        <w:rPr>
          <w:lang w:val="en-US"/>
        </w:rPr>
        <w:t xml:space="preserve">  db:</w:t>
      </w:r>
    </w:p>
    <w:p w14:paraId="7E0C17DB" w14:textId="77777777" w:rsidR="005B1CAB" w:rsidRPr="005B1CAB" w:rsidRDefault="005B1CAB" w:rsidP="005B1CAB">
      <w:pPr>
        <w:rPr>
          <w:lang w:val="en-US"/>
        </w:rPr>
      </w:pPr>
      <w:r w:rsidRPr="005B1CAB">
        <w:rPr>
          <w:lang w:val="en-US"/>
        </w:rPr>
        <w:t xml:space="preserve">    image: mysql:5.7</w:t>
      </w:r>
    </w:p>
    <w:p w14:paraId="30FC3708" w14:textId="77777777" w:rsidR="005B1CAB" w:rsidRPr="005B1CAB" w:rsidRDefault="005B1CAB" w:rsidP="005B1CAB">
      <w:pPr>
        <w:rPr>
          <w:lang w:val="en-US"/>
        </w:rPr>
      </w:pPr>
      <w:r w:rsidRPr="005B1CAB">
        <w:rPr>
          <w:lang w:val="en-US"/>
        </w:rPr>
        <w:t xml:space="preserve">    restart: always</w:t>
      </w:r>
    </w:p>
    <w:p w14:paraId="56D7EBDF" w14:textId="77777777" w:rsidR="005B1CAB" w:rsidRPr="005B1CAB" w:rsidRDefault="005B1CAB" w:rsidP="005B1CAB">
      <w:pPr>
        <w:rPr>
          <w:lang w:val="en-US"/>
        </w:rPr>
      </w:pPr>
      <w:r w:rsidRPr="005B1CAB">
        <w:rPr>
          <w:lang w:val="en-US"/>
        </w:rPr>
        <w:t xml:space="preserve">    environment:</w:t>
      </w:r>
    </w:p>
    <w:p w14:paraId="3480AC2B" w14:textId="77777777" w:rsidR="005B1CAB" w:rsidRPr="005B1CAB" w:rsidRDefault="005B1CAB" w:rsidP="005B1CAB">
      <w:pPr>
        <w:rPr>
          <w:lang w:val="en-US"/>
        </w:rPr>
      </w:pPr>
      <w:r w:rsidRPr="005B1CAB">
        <w:rPr>
          <w:lang w:val="en-US"/>
        </w:rPr>
        <w:t xml:space="preserve">      MYSQL_ROOT_PASSWORD: password</w:t>
      </w:r>
    </w:p>
    <w:p w14:paraId="4759C583" w14:textId="77777777" w:rsidR="005B1CAB" w:rsidRPr="005B1CAB" w:rsidRDefault="005B1CAB" w:rsidP="005B1CAB">
      <w:pPr>
        <w:rPr>
          <w:lang w:val="en-US"/>
        </w:rPr>
      </w:pPr>
      <w:r w:rsidRPr="005B1CAB">
        <w:rPr>
          <w:lang w:val="en-US"/>
        </w:rPr>
        <w:t xml:space="preserve">      MYSQL_DATABASE: phalanx-development</w:t>
      </w:r>
    </w:p>
    <w:p w14:paraId="59FB0EE6" w14:textId="77777777" w:rsidR="005B1CAB" w:rsidRPr="005B1CAB" w:rsidRDefault="005B1CAB" w:rsidP="005B1CAB">
      <w:pPr>
        <w:rPr>
          <w:lang w:val="en-US"/>
        </w:rPr>
      </w:pPr>
      <w:r w:rsidRPr="005B1CAB">
        <w:rPr>
          <w:lang w:val="en-US"/>
        </w:rPr>
        <w:t xml:space="preserve">      MYSQL_USER:  root</w:t>
      </w:r>
    </w:p>
    <w:p w14:paraId="0F77855E" w14:textId="77777777" w:rsidR="005B1CAB" w:rsidRPr="005B1CAB" w:rsidRDefault="005B1CAB" w:rsidP="005B1CAB">
      <w:pPr>
        <w:rPr>
          <w:lang w:val="en-US"/>
        </w:rPr>
      </w:pPr>
      <w:r w:rsidRPr="005B1CAB">
        <w:rPr>
          <w:lang w:val="en-US"/>
        </w:rPr>
        <w:t xml:space="preserve">      MYSQL_PASSWORD: password</w:t>
      </w:r>
    </w:p>
    <w:p w14:paraId="77442BA1" w14:textId="77777777" w:rsidR="005B1CAB" w:rsidRPr="005B1CAB" w:rsidRDefault="005B1CAB" w:rsidP="005B1CAB">
      <w:pPr>
        <w:rPr>
          <w:lang w:val="en-US"/>
        </w:rPr>
      </w:pPr>
      <w:r w:rsidRPr="005B1CAB">
        <w:rPr>
          <w:lang w:val="en-US"/>
        </w:rPr>
        <w:t xml:space="preserve">    ports:</w:t>
      </w:r>
    </w:p>
    <w:p w14:paraId="0D4AC071" w14:textId="77777777" w:rsidR="005B1CAB" w:rsidRPr="005B1CAB" w:rsidRDefault="005B1CAB" w:rsidP="005B1CAB">
      <w:pPr>
        <w:rPr>
          <w:lang w:val="en-US"/>
        </w:rPr>
      </w:pPr>
      <w:r w:rsidRPr="005B1CAB">
        <w:rPr>
          <w:lang w:val="en-US"/>
        </w:rPr>
        <w:t xml:space="preserve">      - "3307:3306"</w:t>
      </w:r>
    </w:p>
    <w:p w14:paraId="07C579C2" w14:textId="77777777" w:rsidR="005B1CAB" w:rsidRPr="005B1CAB" w:rsidRDefault="005B1CAB" w:rsidP="005B1CAB">
      <w:pPr>
        <w:rPr>
          <w:lang w:val="en-US"/>
        </w:rPr>
      </w:pPr>
      <w:r w:rsidRPr="005B1CAB">
        <w:rPr>
          <w:lang w:val="en-US"/>
        </w:rPr>
        <w:t xml:space="preserve">    volumes:</w:t>
      </w:r>
    </w:p>
    <w:p w14:paraId="3DDCBEA0" w14:textId="77777777" w:rsidR="005B1CAB" w:rsidRPr="000B5349" w:rsidRDefault="005B1CAB" w:rsidP="005B1CAB">
      <w:r w:rsidRPr="005B1CAB">
        <w:rPr>
          <w:lang w:val="en-US"/>
        </w:rPr>
        <w:t xml:space="preserve">      </w:t>
      </w:r>
      <w:r w:rsidRPr="000B5349">
        <w:t>- "db-data:/var/lib/mysql"</w:t>
      </w:r>
    </w:p>
    <w:p w14:paraId="5889CDF9" w14:textId="77777777" w:rsidR="005B1CAB" w:rsidRPr="000B5349" w:rsidRDefault="005B1CAB" w:rsidP="005B1CAB"/>
    <w:p w14:paraId="39AFBF18" w14:textId="77777777" w:rsidR="005B1CAB" w:rsidRPr="005B1CAB" w:rsidRDefault="005B1CAB" w:rsidP="005B1CAB">
      <w:pPr>
        <w:rPr>
          <w:lang w:val="en-US"/>
        </w:rPr>
      </w:pPr>
      <w:r w:rsidRPr="000B5349">
        <w:t xml:space="preserve">  </w:t>
      </w:r>
      <w:r w:rsidRPr="005B1CAB">
        <w:rPr>
          <w:lang w:val="en-US"/>
        </w:rPr>
        <w:t>redis:</w:t>
      </w:r>
    </w:p>
    <w:p w14:paraId="2642DC4E" w14:textId="77777777" w:rsidR="005B1CAB" w:rsidRPr="005B1CAB" w:rsidRDefault="005B1CAB" w:rsidP="005B1CAB">
      <w:pPr>
        <w:rPr>
          <w:lang w:val="en-US"/>
        </w:rPr>
      </w:pPr>
      <w:r w:rsidRPr="005B1CAB">
        <w:rPr>
          <w:lang w:val="en-US"/>
        </w:rPr>
        <w:t xml:space="preserve">    image: redis:3.2-alpine</w:t>
      </w:r>
    </w:p>
    <w:p w14:paraId="6E0A54FB" w14:textId="77777777" w:rsidR="005B1CAB" w:rsidRPr="005B1CAB" w:rsidRDefault="005B1CAB" w:rsidP="005B1CAB">
      <w:pPr>
        <w:rPr>
          <w:lang w:val="en-US"/>
        </w:rPr>
      </w:pPr>
      <w:r w:rsidRPr="005B1CAB">
        <w:rPr>
          <w:lang w:val="en-US"/>
        </w:rPr>
        <w:t xml:space="preserve">    restart: always</w:t>
      </w:r>
    </w:p>
    <w:p w14:paraId="1D6B0750" w14:textId="77777777" w:rsidR="005B1CAB" w:rsidRPr="005B1CAB" w:rsidRDefault="005B1CAB" w:rsidP="005B1CAB">
      <w:pPr>
        <w:rPr>
          <w:lang w:val="en-US"/>
        </w:rPr>
      </w:pPr>
    </w:p>
    <w:p w14:paraId="2E0451B8" w14:textId="77777777" w:rsidR="005B1CAB" w:rsidRPr="005B1CAB" w:rsidRDefault="005B1CAB" w:rsidP="005B1CAB">
      <w:pPr>
        <w:rPr>
          <w:lang w:val="en-US"/>
        </w:rPr>
      </w:pPr>
      <w:r w:rsidRPr="005B1CAB">
        <w:rPr>
          <w:lang w:val="en-US"/>
        </w:rPr>
        <w:t xml:space="preserve">  app: &amp;app_base</w:t>
      </w:r>
    </w:p>
    <w:p w14:paraId="76BFC885" w14:textId="77777777" w:rsidR="005B1CAB" w:rsidRPr="005B1CAB" w:rsidRDefault="005B1CAB" w:rsidP="005B1CAB">
      <w:pPr>
        <w:rPr>
          <w:lang w:val="en-US"/>
        </w:rPr>
      </w:pPr>
      <w:r w:rsidRPr="005B1CAB">
        <w:rPr>
          <w:lang w:val="en-US"/>
        </w:rPr>
        <w:t xml:space="preserve">    build: .</w:t>
      </w:r>
    </w:p>
    <w:p w14:paraId="367C9DDD" w14:textId="77777777" w:rsidR="005B1CAB" w:rsidRPr="005B1CAB" w:rsidRDefault="005B1CAB" w:rsidP="005B1CAB">
      <w:pPr>
        <w:rPr>
          <w:lang w:val="en-US"/>
        </w:rPr>
      </w:pPr>
      <w:r w:rsidRPr="005B1CAB">
        <w:rPr>
          <w:lang w:val="en-US"/>
        </w:rPr>
        <w:t xml:space="preserve">    command: bundle exec rails s -p 3000 -b '0.0.0.0'</w:t>
      </w:r>
    </w:p>
    <w:p w14:paraId="65C0F163" w14:textId="77777777" w:rsidR="005B1CAB" w:rsidRPr="005B1CAB" w:rsidRDefault="005B1CAB" w:rsidP="005B1CAB">
      <w:pPr>
        <w:rPr>
          <w:lang w:val="en-US"/>
        </w:rPr>
      </w:pPr>
      <w:r w:rsidRPr="005B1CAB">
        <w:rPr>
          <w:lang w:val="en-US"/>
        </w:rPr>
        <w:t xml:space="preserve">    restart: always</w:t>
      </w:r>
    </w:p>
    <w:p w14:paraId="35F95575" w14:textId="77777777" w:rsidR="005B1CAB" w:rsidRPr="005B1CAB" w:rsidRDefault="005B1CAB" w:rsidP="005B1CAB">
      <w:pPr>
        <w:rPr>
          <w:lang w:val="en-US"/>
        </w:rPr>
      </w:pPr>
      <w:r w:rsidRPr="005B1CAB">
        <w:rPr>
          <w:lang w:val="en-US"/>
        </w:rPr>
        <w:t xml:space="preserve">    volumes:</w:t>
      </w:r>
    </w:p>
    <w:p w14:paraId="395031F6" w14:textId="77777777" w:rsidR="005B1CAB" w:rsidRPr="005B1CAB" w:rsidRDefault="005B1CAB" w:rsidP="005B1CAB">
      <w:pPr>
        <w:rPr>
          <w:lang w:val="en-US"/>
        </w:rPr>
      </w:pPr>
      <w:r w:rsidRPr="005B1CAB">
        <w:rPr>
          <w:lang w:val="en-US"/>
        </w:rPr>
        <w:t xml:space="preserve">      - .:/www/phalanx/app</w:t>
      </w:r>
    </w:p>
    <w:p w14:paraId="549976A5" w14:textId="77777777" w:rsidR="005B1CAB" w:rsidRPr="005B1CAB" w:rsidRDefault="005B1CAB" w:rsidP="005B1CAB">
      <w:pPr>
        <w:rPr>
          <w:lang w:val="en-US"/>
        </w:rPr>
      </w:pPr>
      <w:r w:rsidRPr="005B1CAB">
        <w:rPr>
          <w:lang w:val="en-US"/>
        </w:rPr>
        <w:t xml:space="preserve">    environment:</w:t>
      </w:r>
    </w:p>
    <w:p w14:paraId="1E696E56" w14:textId="77777777" w:rsidR="005B1CAB" w:rsidRPr="00007375" w:rsidRDefault="005B1CAB" w:rsidP="005B1CAB">
      <w:pPr>
        <w:rPr>
          <w:lang w:val="en-US"/>
        </w:rPr>
      </w:pPr>
      <w:r w:rsidRPr="005B1CAB">
        <w:rPr>
          <w:lang w:val="en-US"/>
        </w:rPr>
        <w:t xml:space="preserve">      </w:t>
      </w:r>
      <w:r w:rsidRPr="00007375">
        <w:rPr>
          <w:lang w:val="en-US"/>
        </w:rPr>
        <w:t>REDIS_SIDEKIQ_URL: redis://redis:6379/0</w:t>
      </w:r>
    </w:p>
    <w:p w14:paraId="4DBA9D47" w14:textId="77777777" w:rsidR="005B1CAB" w:rsidRPr="005B1CAB" w:rsidRDefault="005B1CAB" w:rsidP="005B1CAB">
      <w:pPr>
        <w:rPr>
          <w:lang w:val="en-US"/>
        </w:rPr>
      </w:pPr>
      <w:r w:rsidRPr="00007375">
        <w:rPr>
          <w:lang w:val="en-US"/>
        </w:rPr>
        <w:t xml:space="preserve">      </w:t>
      </w:r>
      <w:r w:rsidRPr="005B1CAB">
        <w:rPr>
          <w:lang w:val="en-US"/>
        </w:rPr>
        <w:t>REDIS_CABLE_URL: redis://redis:6379/1</w:t>
      </w:r>
    </w:p>
    <w:p w14:paraId="0B3083F0" w14:textId="77777777" w:rsidR="005B1CAB" w:rsidRPr="005B1CAB" w:rsidRDefault="005B1CAB" w:rsidP="005B1CAB">
      <w:pPr>
        <w:rPr>
          <w:lang w:val="en-US"/>
        </w:rPr>
      </w:pPr>
      <w:r w:rsidRPr="005B1CAB">
        <w:rPr>
          <w:lang w:val="en-US"/>
        </w:rPr>
        <w:t xml:space="preserve">      DB_HOST: db</w:t>
      </w:r>
    </w:p>
    <w:p w14:paraId="5F424B2D" w14:textId="77777777" w:rsidR="005B1CAB" w:rsidRPr="005B1CAB" w:rsidRDefault="005B1CAB" w:rsidP="005B1CAB">
      <w:pPr>
        <w:rPr>
          <w:lang w:val="en-US"/>
        </w:rPr>
      </w:pPr>
      <w:r w:rsidRPr="005B1CAB">
        <w:rPr>
          <w:lang w:val="en-US"/>
        </w:rPr>
        <w:t xml:space="preserve">      DB_USER:  root</w:t>
      </w:r>
    </w:p>
    <w:p w14:paraId="0D4AF802" w14:textId="77777777" w:rsidR="005B1CAB" w:rsidRPr="005B1CAB" w:rsidRDefault="005B1CAB" w:rsidP="005B1CAB">
      <w:pPr>
        <w:rPr>
          <w:lang w:val="en-US"/>
        </w:rPr>
      </w:pPr>
      <w:r w:rsidRPr="005B1CAB">
        <w:rPr>
          <w:lang w:val="en-US"/>
        </w:rPr>
        <w:t xml:space="preserve">      DB_NAME: phalanx-development</w:t>
      </w:r>
    </w:p>
    <w:p w14:paraId="10192578" w14:textId="77777777" w:rsidR="005B1CAB" w:rsidRPr="005B1CAB" w:rsidRDefault="005B1CAB" w:rsidP="005B1CAB">
      <w:pPr>
        <w:rPr>
          <w:lang w:val="en-US"/>
        </w:rPr>
      </w:pPr>
      <w:r w:rsidRPr="005B1CAB">
        <w:rPr>
          <w:lang w:val="en-US"/>
        </w:rPr>
        <w:t xml:space="preserve">      DB_PASSWORD: password</w:t>
      </w:r>
    </w:p>
    <w:p w14:paraId="2FBF1DAC" w14:textId="77777777" w:rsidR="005B1CAB" w:rsidRPr="005B1CAB" w:rsidRDefault="005B1CAB" w:rsidP="005B1CAB">
      <w:pPr>
        <w:rPr>
          <w:lang w:val="en-US"/>
        </w:rPr>
      </w:pPr>
      <w:r w:rsidRPr="005B1CAB">
        <w:rPr>
          <w:lang w:val="en-US"/>
        </w:rPr>
        <w:t xml:space="preserve">    ports:</w:t>
      </w:r>
    </w:p>
    <w:p w14:paraId="51E22859" w14:textId="77777777" w:rsidR="005B1CAB" w:rsidRPr="005B1CAB" w:rsidRDefault="005B1CAB" w:rsidP="005B1CAB">
      <w:pPr>
        <w:rPr>
          <w:lang w:val="en-US"/>
        </w:rPr>
      </w:pPr>
      <w:r w:rsidRPr="005B1CAB">
        <w:rPr>
          <w:lang w:val="en-US"/>
        </w:rPr>
        <w:t xml:space="preserve">      - "3001:3000"</w:t>
      </w:r>
    </w:p>
    <w:p w14:paraId="6C32C881" w14:textId="77777777" w:rsidR="005B1CAB" w:rsidRPr="005B1CAB" w:rsidRDefault="005B1CAB" w:rsidP="005B1CAB">
      <w:pPr>
        <w:rPr>
          <w:lang w:val="en-US"/>
        </w:rPr>
      </w:pPr>
      <w:r w:rsidRPr="005B1CAB">
        <w:rPr>
          <w:lang w:val="en-US"/>
        </w:rPr>
        <w:t xml:space="preserve">    depends_on:</w:t>
      </w:r>
    </w:p>
    <w:p w14:paraId="7342E576" w14:textId="77777777" w:rsidR="005B1CAB" w:rsidRPr="005B1CAB" w:rsidRDefault="005B1CAB" w:rsidP="005B1CAB">
      <w:pPr>
        <w:rPr>
          <w:lang w:val="en-US"/>
        </w:rPr>
      </w:pPr>
      <w:r w:rsidRPr="005B1CAB">
        <w:rPr>
          <w:lang w:val="en-US"/>
        </w:rPr>
        <w:t xml:space="preserve">            - db</w:t>
      </w:r>
    </w:p>
    <w:p w14:paraId="6869CF95" w14:textId="77777777" w:rsidR="005B1CAB" w:rsidRPr="005B1CAB" w:rsidRDefault="005B1CAB" w:rsidP="005B1CAB">
      <w:pPr>
        <w:rPr>
          <w:lang w:val="en-US"/>
        </w:rPr>
      </w:pPr>
      <w:r w:rsidRPr="005B1CAB">
        <w:rPr>
          <w:lang w:val="en-US"/>
        </w:rPr>
        <w:t xml:space="preserve">            - redis</w:t>
      </w:r>
    </w:p>
    <w:p w14:paraId="3E4D80BD" w14:textId="77777777" w:rsidR="005B1CAB" w:rsidRPr="005B1CAB" w:rsidRDefault="005B1CAB" w:rsidP="005B1CAB">
      <w:pPr>
        <w:rPr>
          <w:lang w:val="en-US"/>
        </w:rPr>
      </w:pPr>
      <w:r w:rsidRPr="005B1CAB">
        <w:rPr>
          <w:lang w:val="en-US"/>
        </w:rPr>
        <w:t xml:space="preserve">    links:</w:t>
      </w:r>
    </w:p>
    <w:p w14:paraId="3E50A4EF" w14:textId="77777777" w:rsidR="005B1CAB" w:rsidRPr="005B1CAB" w:rsidRDefault="005B1CAB" w:rsidP="005B1CAB">
      <w:pPr>
        <w:rPr>
          <w:lang w:val="en-US"/>
        </w:rPr>
      </w:pPr>
      <w:r w:rsidRPr="005B1CAB">
        <w:rPr>
          <w:lang w:val="en-US"/>
        </w:rPr>
        <w:t xml:space="preserve">            - redis</w:t>
      </w:r>
    </w:p>
    <w:p w14:paraId="36D4293C" w14:textId="77777777" w:rsidR="005B1CAB" w:rsidRPr="005B1CAB" w:rsidRDefault="005B1CAB" w:rsidP="005B1CAB">
      <w:pPr>
        <w:rPr>
          <w:lang w:val="en-US"/>
        </w:rPr>
      </w:pPr>
      <w:r w:rsidRPr="005B1CAB">
        <w:rPr>
          <w:lang w:val="en-US"/>
        </w:rPr>
        <w:t xml:space="preserve">            - db</w:t>
      </w:r>
    </w:p>
    <w:p w14:paraId="043EB66C" w14:textId="77777777" w:rsidR="005B1CAB" w:rsidRPr="005B1CAB" w:rsidRDefault="005B1CAB" w:rsidP="005B1CAB">
      <w:pPr>
        <w:rPr>
          <w:lang w:val="en-US"/>
        </w:rPr>
      </w:pPr>
    </w:p>
    <w:p w14:paraId="74E8F59E" w14:textId="77777777" w:rsidR="005B1CAB" w:rsidRPr="005B1CAB" w:rsidRDefault="005B1CAB" w:rsidP="005B1CAB">
      <w:pPr>
        <w:rPr>
          <w:lang w:val="en-US"/>
        </w:rPr>
      </w:pPr>
      <w:r w:rsidRPr="005B1CAB">
        <w:rPr>
          <w:lang w:val="en-US"/>
        </w:rPr>
        <w:t xml:space="preserve">  worker:</w:t>
      </w:r>
    </w:p>
    <w:p w14:paraId="2823AAEE" w14:textId="77777777" w:rsidR="005B1CAB" w:rsidRPr="005B1CAB" w:rsidRDefault="005B1CAB" w:rsidP="005B1CAB">
      <w:pPr>
        <w:rPr>
          <w:lang w:val="en-US"/>
        </w:rPr>
      </w:pPr>
      <w:r w:rsidRPr="005B1CAB">
        <w:rPr>
          <w:lang w:val="en-US"/>
        </w:rPr>
        <w:t xml:space="preserve">    &lt;&lt;: *app_base</w:t>
      </w:r>
    </w:p>
    <w:p w14:paraId="7B61421A" w14:textId="77777777" w:rsidR="005B1CAB" w:rsidRPr="005B1CAB" w:rsidRDefault="005B1CAB" w:rsidP="005B1CAB">
      <w:pPr>
        <w:rPr>
          <w:lang w:val="en-US"/>
        </w:rPr>
      </w:pPr>
      <w:r w:rsidRPr="005B1CAB">
        <w:rPr>
          <w:lang w:val="en-US"/>
        </w:rPr>
        <w:t xml:space="preserve">    command: bundle exec sidekiq</w:t>
      </w:r>
    </w:p>
    <w:p w14:paraId="5D31D0E3" w14:textId="77777777" w:rsidR="005B1CAB" w:rsidRPr="005B1CAB" w:rsidRDefault="005B1CAB" w:rsidP="005B1CAB">
      <w:pPr>
        <w:rPr>
          <w:lang w:val="en-US"/>
        </w:rPr>
      </w:pPr>
      <w:r w:rsidRPr="005B1CAB">
        <w:rPr>
          <w:lang w:val="en-US"/>
        </w:rPr>
        <w:t xml:space="preserve">    ports: []</w:t>
      </w:r>
    </w:p>
    <w:p w14:paraId="5B276E9A" w14:textId="77777777" w:rsidR="005B1CAB" w:rsidRPr="005B1CAB" w:rsidRDefault="005B1CAB" w:rsidP="005B1CAB">
      <w:pPr>
        <w:rPr>
          <w:lang w:val="en-US"/>
        </w:rPr>
      </w:pPr>
      <w:r w:rsidRPr="005B1CAB">
        <w:rPr>
          <w:lang w:val="en-US"/>
        </w:rPr>
        <w:t xml:space="preserve">    restart: always</w:t>
      </w:r>
    </w:p>
    <w:p w14:paraId="12CAF77E" w14:textId="77777777" w:rsidR="005B1CAB" w:rsidRPr="005B1CAB" w:rsidRDefault="005B1CAB" w:rsidP="005B1CAB">
      <w:pPr>
        <w:rPr>
          <w:lang w:val="en-US"/>
        </w:rPr>
      </w:pPr>
      <w:r w:rsidRPr="005B1CAB">
        <w:rPr>
          <w:lang w:val="en-US"/>
        </w:rPr>
        <w:t xml:space="preserve">    depends_on:</w:t>
      </w:r>
    </w:p>
    <w:p w14:paraId="0F8565AF" w14:textId="77777777" w:rsidR="005B1CAB" w:rsidRPr="005B1CAB" w:rsidRDefault="005B1CAB" w:rsidP="005B1CAB">
      <w:pPr>
        <w:rPr>
          <w:lang w:val="en-US"/>
        </w:rPr>
      </w:pPr>
      <w:r w:rsidRPr="005B1CAB">
        <w:rPr>
          <w:lang w:val="en-US"/>
        </w:rPr>
        <w:t xml:space="preserve">      - app</w:t>
      </w:r>
    </w:p>
    <w:p w14:paraId="0B9A93F0" w14:textId="77777777" w:rsidR="005B1CAB" w:rsidRPr="005B1CAB" w:rsidRDefault="005B1CAB" w:rsidP="005B1CAB">
      <w:pPr>
        <w:rPr>
          <w:lang w:val="en-US"/>
        </w:rPr>
      </w:pPr>
    </w:p>
    <w:p w14:paraId="442A1BDB" w14:textId="77777777" w:rsidR="005B1CAB" w:rsidRPr="005B1CAB" w:rsidRDefault="005B1CAB" w:rsidP="005B1CAB">
      <w:pPr>
        <w:rPr>
          <w:lang w:val="en-US"/>
        </w:rPr>
      </w:pPr>
      <w:r w:rsidRPr="005B1CAB">
        <w:rPr>
          <w:lang w:val="en-US"/>
        </w:rPr>
        <w:t xml:space="preserve">  ui:</w:t>
      </w:r>
    </w:p>
    <w:p w14:paraId="1E7B66D8" w14:textId="77777777" w:rsidR="005B1CAB" w:rsidRPr="005B1CAB" w:rsidRDefault="005B1CAB" w:rsidP="005B1CAB">
      <w:pPr>
        <w:rPr>
          <w:lang w:val="en-US"/>
        </w:rPr>
      </w:pPr>
      <w:r w:rsidRPr="005B1CAB">
        <w:rPr>
          <w:lang w:val="en-US"/>
        </w:rPr>
        <w:t xml:space="preserve">      image: portainer/portainer</w:t>
      </w:r>
    </w:p>
    <w:p w14:paraId="7F252E7A" w14:textId="77777777" w:rsidR="005B1CAB" w:rsidRPr="005B1CAB" w:rsidRDefault="005B1CAB" w:rsidP="005B1CAB">
      <w:pPr>
        <w:rPr>
          <w:lang w:val="en-US"/>
        </w:rPr>
      </w:pPr>
      <w:r w:rsidRPr="005B1CAB">
        <w:rPr>
          <w:lang w:val="en-US"/>
        </w:rPr>
        <w:t xml:space="preserve">      restart: always</w:t>
      </w:r>
    </w:p>
    <w:p w14:paraId="5074FF7F" w14:textId="77777777" w:rsidR="005B1CAB" w:rsidRPr="005B1CAB" w:rsidRDefault="005B1CAB" w:rsidP="005B1CAB">
      <w:pPr>
        <w:rPr>
          <w:lang w:val="en-US"/>
        </w:rPr>
      </w:pPr>
      <w:r w:rsidRPr="005B1CAB">
        <w:rPr>
          <w:lang w:val="en-US"/>
        </w:rPr>
        <w:t xml:space="preserve">      volumes:</w:t>
      </w:r>
    </w:p>
    <w:p w14:paraId="337A8AAC" w14:textId="77777777" w:rsidR="005B1CAB" w:rsidRPr="005B1CAB" w:rsidRDefault="005B1CAB" w:rsidP="005B1CAB">
      <w:pPr>
        <w:rPr>
          <w:lang w:val="en-US"/>
        </w:rPr>
      </w:pPr>
      <w:r w:rsidRPr="005B1CAB">
        <w:rPr>
          <w:lang w:val="en-US"/>
        </w:rPr>
        <w:t xml:space="preserve">        - '/var/run/docker.sock:/var/run/docker.sock'</w:t>
      </w:r>
    </w:p>
    <w:p w14:paraId="7F26B2A9" w14:textId="77777777" w:rsidR="005B1CAB" w:rsidRPr="000B5349" w:rsidRDefault="005B1CAB" w:rsidP="005B1CAB">
      <w:pPr>
        <w:rPr>
          <w:lang w:val="en-US"/>
        </w:rPr>
      </w:pPr>
      <w:r w:rsidRPr="005B1CAB">
        <w:rPr>
          <w:lang w:val="en-US"/>
        </w:rPr>
        <w:t xml:space="preserve">      </w:t>
      </w:r>
      <w:r w:rsidRPr="000B5349">
        <w:rPr>
          <w:lang w:val="en-US"/>
        </w:rPr>
        <w:t>expose:</w:t>
      </w:r>
    </w:p>
    <w:p w14:paraId="0AA0F6DB" w14:textId="77777777" w:rsidR="005B1CAB" w:rsidRPr="000B5349" w:rsidRDefault="005B1CAB" w:rsidP="005B1CAB">
      <w:pPr>
        <w:rPr>
          <w:lang w:val="en-US"/>
        </w:rPr>
      </w:pPr>
      <w:r w:rsidRPr="000B5349">
        <w:rPr>
          <w:lang w:val="en-US"/>
        </w:rPr>
        <w:t xml:space="preserve">        - 9000</w:t>
      </w:r>
    </w:p>
    <w:p w14:paraId="5C2AF3F7" w14:textId="77777777" w:rsidR="005B1CAB" w:rsidRPr="000B5349" w:rsidRDefault="005B1CAB" w:rsidP="005B1CAB">
      <w:pPr>
        <w:rPr>
          <w:lang w:val="en-US"/>
        </w:rPr>
      </w:pPr>
      <w:r w:rsidRPr="000B5349">
        <w:rPr>
          <w:lang w:val="en-US"/>
        </w:rPr>
        <w:t xml:space="preserve">      ports:</w:t>
      </w:r>
    </w:p>
    <w:p w14:paraId="76DE44B6" w14:textId="77777777" w:rsidR="005B1CAB" w:rsidRPr="000B5349" w:rsidRDefault="005B1CAB" w:rsidP="005B1CAB">
      <w:pPr>
        <w:rPr>
          <w:lang w:val="en-US"/>
        </w:rPr>
      </w:pPr>
      <w:r w:rsidRPr="000B5349">
        <w:rPr>
          <w:lang w:val="en-US"/>
        </w:rPr>
        <w:t xml:space="preserve">        - 3002:9000</w:t>
      </w:r>
    </w:p>
    <w:p w14:paraId="47FEEF3B" w14:textId="77777777" w:rsidR="005B1CAB" w:rsidRPr="000B5349" w:rsidRDefault="005B1CAB" w:rsidP="005B1CAB">
      <w:pPr>
        <w:rPr>
          <w:lang w:val="en-US"/>
        </w:rPr>
      </w:pPr>
    </w:p>
    <w:p w14:paraId="1A2C80AE" w14:textId="77777777" w:rsidR="005B1CAB" w:rsidRPr="000B5349" w:rsidRDefault="005B1CAB" w:rsidP="005B1CAB">
      <w:pPr>
        <w:rPr>
          <w:lang w:val="en-US"/>
        </w:rPr>
      </w:pPr>
      <w:r w:rsidRPr="000B5349">
        <w:rPr>
          <w:lang w:val="en-US"/>
        </w:rPr>
        <w:t>volumes:</w:t>
      </w:r>
    </w:p>
    <w:p w14:paraId="3851494F" w14:textId="77777777" w:rsidR="005B1CAB" w:rsidRPr="000B5349" w:rsidRDefault="005B1CAB" w:rsidP="005B1CAB">
      <w:pPr>
        <w:rPr>
          <w:lang w:val="en-US"/>
        </w:rPr>
      </w:pPr>
      <w:r w:rsidRPr="000B5349">
        <w:rPr>
          <w:lang w:val="en-US"/>
        </w:rPr>
        <w:t xml:space="preserve">  db-data:</w:t>
      </w:r>
    </w:p>
    <w:p w14:paraId="142E55D1" w14:textId="795DB09B" w:rsidR="00210B91" w:rsidRPr="000B5349" w:rsidRDefault="00210B91">
      <w:pPr>
        <w:rPr>
          <w:lang w:val="en-US"/>
        </w:rPr>
      </w:pPr>
      <w:r w:rsidRPr="000B5349">
        <w:rPr>
          <w:lang w:val="en-US"/>
        </w:rPr>
        <w:br w:type="page"/>
      </w:r>
    </w:p>
    <w:p w14:paraId="1A4D2FE9" w14:textId="3742C6EB" w:rsidR="005B1CAB" w:rsidRPr="005E463D" w:rsidRDefault="00210B91" w:rsidP="001D3F2C">
      <w:pPr>
        <w:pStyle w:val="Ttulo21"/>
      </w:pPr>
      <w:bookmarkStart w:id="191" w:name="_Toc497241121"/>
      <w:r w:rsidRPr="001D3F2C">
        <w:lastRenderedPageBreak/>
        <w:t xml:space="preserve">Anexo </w:t>
      </w:r>
      <w:r w:rsidR="001D3F2C">
        <w:t>11.</w:t>
      </w:r>
      <w:r w:rsidRPr="001D3F2C">
        <w:t>3 – Dockerfile</w:t>
      </w:r>
      <w:r w:rsidR="009A72E7" w:rsidRPr="001D3F2C">
        <w:t xml:space="preserve"> </w:t>
      </w:r>
      <w:r w:rsidR="00666779" w:rsidRPr="0033526A">
        <w:t>–</w:t>
      </w:r>
      <w:r w:rsidRPr="008F2423">
        <w:t xml:space="preserve"> AR</w:t>
      </w:r>
      <w:r w:rsidRPr="005E463D">
        <w:t>M</w:t>
      </w:r>
      <w:bookmarkEnd w:id="191"/>
    </w:p>
    <w:p w14:paraId="6B5D6599" w14:textId="77777777" w:rsidR="00666779" w:rsidRPr="000B5349" w:rsidRDefault="00666779" w:rsidP="00826C4F">
      <w:pPr>
        <w:rPr>
          <w:lang w:val="en-US"/>
        </w:rPr>
      </w:pPr>
    </w:p>
    <w:p w14:paraId="03532BCD" w14:textId="77777777" w:rsidR="00666779" w:rsidRPr="00666779" w:rsidRDefault="00666779" w:rsidP="00666779">
      <w:pPr>
        <w:rPr>
          <w:lang w:val="en-US"/>
        </w:rPr>
      </w:pPr>
      <w:r w:rsidRPr="00666779">
        <w:rPr>
          <w:lang w:val="en-US"/>
        </w:rPr>
        <w:t>FROM resin/rpi-raspbian:jessie</w:t>
      </w:r>
    </w:p>
    <w:p w14:paraId="28C40E79" w14:textId="77777777" w:rsidR="00666779" w:rsidRPr="00666779" w:rsidRDefault="00666779" w:rsidP="00666779">
      <w:pPr>
        <w:rPr>
          <w:lang w:val="en-US"/>
        </w:rPr>
      </w:pPr>
    </w:p>
    <w:p w14:paraId="046BF7E1" w14:textId="77777777" w:rsidR="00666779" w:rsidRPr="00666779" w:rsidRDefault="00666779" w:rsidP="00666779">
      <w:pPr>
        <w:rPr>
          <w:lang w:val="en-US"/>
        </w:rPr>
      </w:pPr>
      <w:r w:rsidRPr="00666779">
        <w:rPr>
          <w:lang w:val="en-US"/>
        </w:rPr>
        <w:t>MAINTAINER Thiago Soares &lt;thiagosoarescruz0@gmail.com&gt;</w:t>
      </w:r>
    </w:p>
    <w:p w14:paraId="3D111488" w14:textId="77777777" w:rsidR="00666779" w:rsidRPr="00666779" w:rsidRDefault="00666779" w:rsidP="00666779">
      <w:pPr>
        <w:rPr>
          <w:lang w:val="en-US"/>
        </w:rPr>
      </w:pPr>
    </w:p>
    <w:p w14:paraId="534D7C2C" w14:textId="15127EDB" w:rsidR="00666779" w:rsidRPr="00666779" w:rsidRDefault="007B7CD7" w:rsidP="00666779">
      <w:pPr>
        <w:rPr>
          <w:lang w:val="en-US"/>
        </w:rPr>
      </w:pPr>
      <w:r>
        <w:rPr>
          <w:lang w:val="en-US"/>
        </w:rPr>
        <w:t>#</w:t>
      </w:r>
      <w:r w:rsidR="00666779" w:rsidRPr="00666779">
        <w:rPr>
          <w:lang w:val="en-US"/>
        </w:rPr>
        <w:t>Install MySQL client</w:t>
      </w:r>
    </w:p>
    <w:p w14:paraId="5EA18ADC" w14:textId="77777777" w:rsidR="00666779" w:rsidRPr="00666779" w:rsidRDefault="00666779" w:rsidP="00666779">
      <w:pPr>
        <w:rPr>
          <w:lang w:val="en-US"/>
        </w:rPr>
      </w:pPr>
      <w:r w:rsidRPr="00666779">
        <w:rPr>
          <w:lang w:val="en-US"/>
        </w:rPr>
        <w:t>RUN apt-get update -qq</w:t>
      </w:r>
    </w:p>
    <w:p w14:paraId="765902D2" w14:textId="77777777" w:rsidR="00666779" w:rsidRPr="00666779" w:rsidRDefault="00666779" w:rsidP="00666779">
      <w:pPr>
        <w:rPr>
          <w:lang w:val="en-US"/>
        </w:rPr>
      </w:pPr>
    </w:p>
    <w:p w14:paraId="4FCE1784" w14:textId="4B0DD240" w:rsidR="00666779" w:rsidRPr="00666779" w:rsidRDefault="007B7CD7" w:rsidP="00666779">
      <w:pPr>
        <w:rPr>
          <w:lang w:val="en-US"/>
        </w:rPr>
      </w:pPr>
      <w:r>
        <w:rPr>
          <w:lang w:val="en-US"/>
        </w:rPr>
        <w:t>#</w:t>
      </w:r>
      <w:r w:rsidR="00666779" w:rsidRPr="00666779">
        <w:rPr>
          <w:lang w:val="en-US"/>
        </w:rPr>
        <w:t>Install Build essentials</w:t>
      </w:r>
    </w:p>
    <w:p w14:paraId="30690C14" w14:textId="77777777" w:rsidR="00666779" w:rsidRPr="00666779" w:rsidRDefault="00666779" w:rsidP="00666779">
      <w:pPr>
        <w:rPr>
          <w:lang w:val="en-US"/>
        </w:rPr>
      </w:pPr>
      <w:r w:rsidRPr="00666779">
        <w:rPr>
          <w:lang w:val="en-US"/>
        </w:rPr>
        <w:t xml:space="preserve">RUN apt-get update -yq </w:t>
      </w:r>
    </w:p>
    <w:p w14:paraId="49012F09" w14:textId="77777777" w:rsidR="00666779" w:rsidRPr="00666779" w:rsidRDefault="00666779" w:rsidP="00666779">
      <w:pPr>
        <w:rPr>
          <w:lang w:val="en-US"/>
        </w:rPr>
      </w:pPr>
    </w:p>
    <w:p w14:paraId="4D7648F5" w14:textId="77777777" w:rsidR="00666779" w:rsidRPr="00666779" w:rsidRDefault="00666779" w:rsidP="00666779">
      <w:pPr>
        <w:rPr>
          <w:lang w:val="en-US"/>
        </w:rPr>
      </w:pPr>
      <w:r w:rsidRPr="00666779">
        <w:rPr>
          <w:lang w:val="en-US"/>
        </w:rPr>
        <w:t>RUN apt-get install -y mysql-client build-essential ca-certificates curl build-essential \</w:t>
      </w:r>
    </w:p>
    <w:p w14:paraId="4DD9ACEE" w14:textId="77777777" w:rsidR="00666779" w:rsidRPr="00666779" w:rsidRDefault="00666779" w:rsidP="00666779">
      <w:pPr>
        <w:rPr>
          <w:lang w:val="en-US"/>
        </w:rPr>
      </w:pPr>
      <w:r w:rsidRPr="00666779">
        <w:rPr>
          <w:lang w:val="en-US"/>
        </w:rPr>
        <w:t xml:space="preserve">    libpq-dev nodejs nodejs-legacy mysql-server libmysqlclient-dev &amp;&amp; \</w:t>
      </w:r>
    </w:p>
    <w:p w14:paraId="32CBFCB4" w14:textId="77777777" w:rsidR="00666779" w:rsidRPr="00666779" w:rsidRDefault="00666779" w:rsidP="00666779">
      <w:pPr>
        <w:rPr>
          <w:lang w:val="en-US"/>
        </w:rPr>
      </w:pPr>
      <w:r w:rsidRPr="00666779">
        <w:rPr>
          <w:lang w:val="en-US"/>
        </w:rPr>
        <w:t xml:space="preserve">    sudo apt-get autoremove -y &amp;&amp; \</w:t>
      </w:r>
    </w:p>
    <w:p w14:paraId="56AA61DA" w14:textId="77777777" w:rsidR="00666779" w:rsidRPr="00666779" w:rsidRDefault="00666779" w:rsidP="00666779">
      <w:pPr>
        <w:rPr>
          <w:lang w:val="en-US"/>
        </w:rPr>
      </w:pPr>
      <w:r w:rsidRPr="00666779">
        <w:rPr>
          <w:lang w:val="en-US"/>
        </w:rPr>
        <w:t xml:space="preserve">    sudo rm -rf /var/lib/apt/lists/*</w:t>
      </w:r>
    </w:p>
    <w:p w14:paraId="6178C794" w14:textId="77777777" w:rsidR="00666779" w:rsidRPr="00666779" w:rsidRDefault="00666779" w:rsidP="00666779">
      <w:pPr>
        <w:rPr>
          <w:lang w:val="en-US"/>
        </w:rPr>
      </w:pPr>
    </w:p>
    <w:p w14:paraId="718D5B5E" w14:textId="4D70F99A" w:rsidR="00666779" w:rsidRPr="00666779" w:rsidRDefault="007B7CD7" w:rsidP="00666779">
      <w:pPr>
        <w:rPr>
          <w:lang w:val="en-US"/>
        </w:rPr>
      </w:pPr>
      <w:r>
        <w:rPr>
          <w:lang w:val="en-US"/>
        </w:rPr>
        <w:t>#</w:t>
      </w:r>
      <w:r w:rsidR="00666779" w:rsidRPr="00666779">
        <w:rPr>
          <w:lang w:val="en-US"/>
        </w:rPr>
        <w:t>Mkdir</w:t>
      </w:r>
    </w:p>
    <w:p w14:paraId="56F726D9" w14:textId="77777777" w:rsidR="00666779" w:rsidRPr="00666779" w:rsidRDefault="00666779" w:rsidP="00666779">
      <w:pPr>
        <w:rPr>
          <w:lang w:val="en-US"/>
        </w:rPr>
      </w:pPr>
      <w:r w:rsidRPr="00666779">
        <w:rPr>
          <w:lang w:val="en-US"/>
        </w:rPr>
        <w:t>RUN mkdir -p /home/app</w:t>
      </w:r>
    </w:p>
    <w:p w14:paraId="629A3CDB" w14:textId="77777777" w:rsidR="00666779" w:rsidRPr="00666779" w:rsidRDefault="00666779" w:rsidP="00666779">
      <w:pPr>
        <w:rPr>
          <w:lang w:val="en-US"/>
        </w:rPr>
      </w:pPr>
    </w:p>
    <w:p w14:paraId="521D7839" w14:textId="23D4F2CC" w:rsidR="00666779" w:rsidRPr="00666779" w:rsidRDefault="007B7CD7" w:rsidP="00666779">
      <w:pPr>
        <w:rPr>
          <w:lang w:val="en-US"/>
        </w:rPr>
      </w:pPr>
      <w:r>
        <w:rPr>
          <w:lang w:val="en-US"/>
        </w:rPr>
        <w:t>#</w:t>
      </w:r>
      <w:r w:rsidR="00666779" w:rsidRPr="00666779">
        <w:rPr>
          <w:lang w:val="en-US"/>
        </w:rPr>
        <w:t>Workdir</w:t>
      </w:r>
    </w:p>
    <w:p w14:paraId="4F99F44E" w14:textId="77777777" w:rsidR="00666779" w:rsidRPr="00666779" w:rsidRDefault="00666779" w:rsidP="00666779">
      <w:pPr>
        <w:rPr>
          <w:lang w:val="en-US"/>
        </w:rPr>
      </w:pPr>
      <w:r w:rsidRPr="00666779">
        <w:rPr>
          <w:lang w:val="en-US"/>
        </w:rPr>
        <w:t>WORKDIR /home/app/</w:t>
      </w:r>
    </w:p>
    <w:p w14:paraId="603E26C1" w14:textId="77777777" w:rsidR="00666779" w:rsidRPr="00666779" w:rsidRDefault="00666779" w:rsidP="00666779">
      <w:pPr>
        <w:rPr>
          <w:lang w:val="en-US"/>
        </w:rPr>
      </w:pPr>
    </w:p>
    <w:p w14:paraId="4B61B2D3" w14:textId="77777777" w:rsidR="00666779" w:rsidRPr="00666779" w:rsidRDefault="00666779" w:rsidP="00666779">
      <w:pPr>
        <w:rPr>
          <w:lang w:val="en-US"/>
        </w:rPr>
      </w:pPr>
      <w:r w:rsidRPr="00666779">
        <w:rPr>
          <w:lang w:val="en-US"/>
        </w:rPr>
        <w:t>#Add Docker path</w:t>
      </w:r>
    </w:p>
    <w:p w14:paraId="7E161407" w14:textId="77777777" w:rsidR="00666779" w:rsidRPr="00666779" w:rsidRDefault="00666779" w:rsidP="00666779">
      <w:pPr>
        <w:rPr>
          <w:lang w:val="en-US"/>
        </w:rPr>
      </w:pPr>
      <w:r w:rsidRPr="00666779">
        <w:rPr>
          <w:lang w:val="en-US"/>
        </w:rPr>
        <w:t>ADD docker /home/app/</w:t>
      </w:r>
    </w:p>
    <w:p w14:paraId="300B4668" w14:textId="77777777" w:rsidR="00666779" w:rsidRPr="00666779" w:rsidRDefault="00666779" w:rsidP="00666779">
      <w:pPr>
        <w:rPr>
          <w:lang w:val="en-US"/>
        </w:rPr>
      </w:pPr>
    </w:p>
    <w:p w14:paraId="3B98D2FB" w14:textId="77777777" w:rsidR="00666779" w:rsidRPr="00666779" w:rsidRDefault="00666779" w:rsidP="00666779">
      <w:pPr>
        <w:rPr>
          <w:lang w:val="en-US"/>
        </w:rPr>
      </w:pPr>
      <w:r w:rsidRPr="00666779">
        <w:rPr>
          <w:lang w:val="en-US"/>
        </w:rPr>
        <w:t>#Add sidekiq pid</w:t>
      </w:r>
    </w:p>
    <w:p w14:paraId="70E2C0CC" w14:textId="77777777" w:rsidR="00666779" w:rsidRPr="00666779" w:rsidRDefault="00666779" w:rsidP="00666779">
      <w:pPr>
        <w:rPr>
          <w:lang w:val="en-US"/>
        </w:rPr>
      </w:pPr>
      <w:r w:rsidRPr="00666779">
        <w:rPr>
          <w:lang w:val="en-US"/>
        </w:rPr>
        <w:t>ADD sidekiq.pid /home/app/tmp/pids/</w:t>
      </w:r>
    </w:p>
    <w:p w14:paraId="460B353D" w14:textId="77777777" w:rsidR="00666779" w:rsidRPr="00666779" w:rsidRDefault="00666779" w:rsidP="00666779">
      <w:pPr>
        <w:rPr>
          <w:lang w:val="en-US"/>
        </w:rPr>
      </w:pPr>
    </w:p>
    <w:p w14:paraId="37064AFD" w14:textId="7A1CECDA" w:rsidR="00666779" w:rsidRPr="00666779" w:rsidRDefault="00666779" w:rsidP="00666779">
      <w:pPr>
        <w:rPr>
          <w:lang w:val="en-US"/>
        </w:rPr>
      </w:pPr>
      <w:r w:rsidRPr="00666779">
        <w:rPr>
          <w:lang w:val="en-US"/>
        </w:rPr>
        <w:t>#ADD gems</w:t>
      </w:r>
    </w:p>
    <w:p w14:paraId="07779FFC" w14:textId="77777777" w:rsidR="00666779" w:rsidRPr="00666779" w:rsidRDefault="00666779" w:rsidP="00666779">
      <w:pPr>
        <w:rPr>
          <w:lang w:val="en-US"/>
        </w:rPr>
      </w:pPr>
      <w:r w:rsidRPr="00666779">
        <w:rPr>
          <w:lang w:val="en-US"/>
        </w:rPr>
        <w:t>ADD Gemfile /home/app/Gemfile</w:t>
      </w:r>
    </w:p>
    <w:p w14:paraId="13413262" w14:textId="77777777" w:rsidR="00666779" w:rsidRPr="00666779" w:rsidRDefault="00666779" w:rsidP="00666779">
      <w:pPr>
        <w:rPr>
          <w:lang w:val="en-US"/>
        </w:rPr>
      </w:pPr>
      <w:r w:rsidRPr="00666779">
        <w:rPr>
          <w:lang w:val="en-US"/>
        </w:rPr>
        <w:t>ADD Gemfile.lock /home/app/Gemfile.lock</w:t>
      </w:r>
    </w:p>
    <w:p w14:paraId="4736970B" w14:textId="77777777" w:rsidR="00666779" w:rsidRPr="00666779" w:rsidRDefault="00666779" w:rsidP="00666779">
      <w:pPr>
        <w:rPr>
          <w:lang w:val="en-US"/>
        </w:rPr>
      </w:pPr>
    </w:p>
    <w:p w14:paraId="144D58BD" w14:textId="40AF2B49" w:rsidR="00666779" w:rsidRPr="00666779" w:rsidRDefault="00B21215" w:rsidP="00666779">
      <w:pPr>
        <w:rPr>
          <w:lang w:val="en-US"/>
        </w:rPr>
      </w:pPr>
      <w:r>
        <w:rPr>
          <w:lang w:val="en-US"/>
        </w:rPr>
        <w:t>#</w:t>
      </w:r>
      <w:r w:rsidR="00666779" w:rsidRPr="00666779">
        <w:rPr>
          <w:lang w:val="en-US"/>
        </w:rPr>
        <w:t>Install RVM, Ruby, and Bundler</w:t>
      </w:r>
    </w:p>
    <w:p w14:paraId="76521908" w14:textId="77777777" w:rsidR="00666779" w:rsidRPr="00666779" w:rsidRDefault="00666779" w:rsidP="00666779">
      <w:pPr>
        <w:rPr>
          <w:lang w:val="en-US"/>
        </w:rPr>
      </w:pPr>
      <w:r w:rsidRPr="00666779">
        <w:rPr>
          <w:lang w:val="en-US"/>
        </w:rPr>
        <w:t>RUN \curl -sSL https://rvm.io/mpapis.asc | gpg --import -</w:t>
      </w:r>
    </w:p>
    <w:p w14:paraId="469747F5" w14:textId="77777777" w:rsidR="00666779" w:rsidRPr="00666779" w:rsidRDefault="00666779" w:rsidP="00666779">
      <w:pPr>
        <w:rPr>
          <w:lang w:val="en-US"/>
        </w:rPr>
      </w:pPr>
      <w:r w:rsidRPr="00666779">
        <w:rPr>
          <w:lang w:val="en-US"/>
        </w:rPr>
        <w:t>RUN \curl -L http://get.rvm.io | bash -s stable</w:t>
      </w:r>
    </w:p>
    <w:p w14:paraId="34B06C2E" w14:textId="77777777" w:rsidR="00666779" w:rsidRPr="00666779" w:rsidRDefault="00666779" w:rsidP="00666779">
      <w:pPr>
        <w:rPr>
          <w:lang w:val="en-US"/>
        </w:rPr>
      </w:pPr>
      <w:r w:rsidRPr="00666779">
        <w:rPr>
          <w:lang w:val="en-US"/>
        </w:rPr>
        <w:t>RUN /bin/bash -l -c "source /etc/profile.d/rvm.sh"</w:t>
      </w:r>
    </w:p>
    <w:p w14:paraId="6F32E2F2" w14:textId="77777777" w:rsidR="00666779" w:rsidRPr="00666779" w:rsidRDefault="00666779" w:rsidP="00666779">
      <w:pPr>
        <w:rPr>
          <w:lang w:val="en-US"/>
        </w:rPr>
      </w:pPr>
      <w:r w:rsidRPr="00666779">
        <w:rPr>
          <w:lang w:val="en-US"/>
        </w:rPr>
        <w:t>RUN /bin/bash -l -c "rvm install 2.3.3"</w:t>
      </w:r>
    </w:p>
    <w:p w14:paraId="0E394DA3" w14:textId="77777777" w:rsidR="00666779" w:rsidRPr="00666779" w:rsidRDefault="00666779" w:rsidP="00666779">
      <w:pPr>
        <w:rPr>
          <w:lang w:val="en-US"/>
        </w:rPr>
      </w:pPr>
      <w:r w:rsidRPr="00666779">
        <w:rPr>
          <w:lang w:val="en-US"/>
        </w:rPr>
        <w:t>RUN /bin/bash -l -c "gem install bundle --no-ri --no-rdoc"</w:t>
      </w:r>
    </w:p>
    <w:p w14:paraId="023EFF79" w14:textId="77777777" w:rsidR="00666779" w:rsidRPr="00666779" w:rsidRDefault="00666779" w:rsidP="00666779">
      <w:pPr>
        <w:rPr>
          <w:lang w:val="en-US"/>
        </w:rPr>
      </w:pPr>
    </w:p>
    <w:p w14:paraId="45DB7237" w14:textId="47824E49" w:rsidR="00666779" w:rsidRPr="00666779" w:rsidRDefault="003D6640" w:rsidP="00666779">
      <w:pPr>
        <w:rPr>
          <w:lang w:val="en-US"/>
        </w:rPr>
      </w:pPr>
      <w:r>
        <w:rPr>
          <w:lang w:val="en-US"/>
        </w:rPr>
        <w:t>#</w:t>
      </w:r>
      <w:r w:rsidR="00666779" w:rsidRPr="00666779">
        <w:rPr>
          <w:lang w:val="en-US"/>
        </w:rPr>
        <w:t>Workdir</w:t>
      </w:r>
    </w:p>
    <w:p w14:paraId="0EB976BC" w14:textId="77777777" w:rsidR="00666779" w:rsidRPr="00666779" w:rsidRDefault="00666779" w:rsidP="00666779">
      <w:pPr>
        <w:rPr>
          <w:lang w:val="en-US"/>
        </w:rPr>
      </w:pPr>
      <w:r w:rsidRPr="00666779">
        <w:rPr>
          <w:lang w:val="en-US"/>
        </w:rPr>
        <w:t>#WORKDIR /home/app/</w:t>
      </w:r>
    </w:p>
    <w:p w14:paraId="7C0CD11A" w14:textId="77777777" w:rsidR="00666779" w:rsidRPr="00666779" w:rsidRDefault="00666779" w:rsidP="00666779">
      <w:pPr>
        <w:rPr>
          <w:lang w:val="en-US"/>
        </w:rPr>
      </w:pPr>
    </w:p>
    <w:p w14:paraId="12BEC53D" w14:textId="77777777" w:rsidR="00666779" w:rsidRPr="00666779" w:rsidRDefault="00666779" w:rsidP="00666779">
      <w:pPr>
        <w:rPr>
          <w:lang w:val="en-US"/>
        </w:rPr>
      </w:pPr>
      <w:r w:rsidRPr="00666779">
        <w:rPr>
          <w:lang w:val="en-US"/>
        </w:rPr>
        <w:t>#Run bundle</w:t>
      </w:r>
    </w:p>
    <w:p w14:paraId="3BA17320" w14:textId="77777777" w:rsidR="00666779" w:rsidRPr="00666779" w:rsidRDefault="00666779" w:rsidP="00666779">
      <w:pPr>
        <w:rPr>
          <w:lang w:val="en-US"/>
        </w:rPr>
      </w:pPr>
      <w:r w:rsidRPr="00666779">
        <w:rPr>
          <w:lang w:val="en-US"/>
        </w:rPr>
        <w:t>RUN /bin/bash -l -c "bundle install"</w:t>
      </w:r>
    </w:p>
    <w:p w14:paraId="3BCA74C8" w14:textId="77777777" w:rsidR="00666779" w:rsidRPr="00666779" w:rsidRDefault="00666779" w:rsidP="00666779">
      <w:pPr>
        <w:rPr>
          <w:lang w:val="en-US"/>
        </w:rPr>
      </w:pPr>
    </w:p>
    <w:p w14:paraId="60EEF48C" w14:textId="77777777" w:rsidR="00666779" w:rsidRPr="00666779" w:rsidRDefault="00666779" w:rsidP="00666779">
      <w:pPr>
        <w:rPr>
          <w:lang w:val="en-US"/>
        </w:rPr>
      </w:pPr>
      <w:r w:rsidRPr="00666779">
        <w:rPr>
          <w:lang w:val="en-US"/>
        </w:rPr>
        <w:t># Add the Rails app</w:t>
      </w:r>
    </w:p>
    <w:p w14:paraId="4A287B2C" w14:textId="77777777" w:rsidR="00666779" w:rsidRPr="00666779" w:rsidRDefault="00666779" w:rsidP="00666779">
      <w:pPr>
        <w:rPr>
          <w:lang w:val="en-US"/>
        </w:rPr>
      </w:pPr>
      <w:r w:rsidRPr="00666779">
        <w:rPr>
          <w:lang w:val="en-US"/>
        </w:rPr>
        <w:t>ADD . /home/app</w:t>
      </w:r>
    </w:p>
    <w:p w14:paraId="0E0A186F" w14:textId="77777777" w:rsidR="00666779" w:rsidRPr="00666779" w:rsidRDefault="00666779" w:rsidP="00666779">
      <w:pPr>
        <w:rPr>
          <w:lang w:val="en-US"/>
        </w:rPr>
      </w:pPr>
    </w:p>
    <w:p w14:paraId="34581ECF" w14:textId="4FED7406" w:rsidR="00666779" w:rsidRPr="00666779" w:rsidRDefault="00340653" w:rsidP="00666779">
      <w:pPr>
        <w:rPr>
          <w:lang w:val="en-US"/>
        </w:rPr>
      </w:pPr>
      <w:r>
        <w:rPr>
          <w:lang w:val="en-US"/>
        </w:rPr>
        <w:t>#</w:t>
      </w:r>
      <w:r w:rsidR="00666779" w:rsidRPr="00666779">
        <w:rPr>
          <w:lang w:val="en-US"/>
        </w:rPr>
        <w:t>Create user and group</w:t>
      </w:r>
    </w:p>
    <w:p w14:paraId="33A2C5CA" w14:textId="77777777" w:rsidR="00666779" w:rsidRPr="00666779" w:rsidRDefault="00666779" w:rsidP="00666779">
      <w:pPr>
        <w:rPr>
          <w:lang w:val="en-US"/>
        </w:rPr>
      </w:pPr>
      <w:r w:rsidRPr="00666779">
        <w:rPr>
          <w:lang w:val="en-US"/>
        </w:rPr>
        <w:lastRenderedPageBreak/>
        <w:t>RUN groupadd --gid 9999 app</w:t>
      </w:r>
    </w:p>
    <w:p w14:paraId="068AA104" w14:textId="77777777" w:rsidR="00666779" w:rsidRPr="00666779" w:rsidRDefault="00666779" w:rsidP="00666779">
      <w:pPr>
        <w:rPr>
          <w:lang w:val="en-US"/>
        </w:rPr>
      </w:pPr>
      <w:r w:rsidRPr="00666779">
        <w:rPr>
          <w:lang w:val="en-US"/>
        </w:rPr>
        <w:t>RUN useradd --uid 9999 --gid app app</w:t>
      </w:r>
    </w:p>
    <w:p w14:paraId="0F4FC6A3" w14:textId="77777777" w:rsidR="00666779" w:rsidRPr="00666779" w:rsidRDefault="00666779" w:rsidP="00666779">
      <w:pPr>
        <w:rPr>
          <w:lang w:val="en-US"/>
        </w:rPr>
      </w:pPr>
      <w:r w:rsidRPr="00666779">
        <w:rPr>
          <w:lang w:val="en-US"/>
        </w:rPr>
        <w:t>RUN chown -R app:app /home/app</w:t>
      </w:r>
    </w:p>
    <w:p w14:paraId="028406D4" w14:textId="77777777" w:rsidR="00666779" w:rsidRPr="00666779" w:rsidRDefault="00666779" w:rsidP="00666779">
      <w:pPr>
        <w:rPr>
          <w:lang w:val="en-US"/>
        </w:rPr>
      </w:pPr>
    </w:p>
    <w:p w14:paraId="1E069B8E" w14:textId="6E0134EF" w:rsidR="00666779" w:rsidRPr="00666779" w:rsidRDefault="00F718AA" w:rsidP="00666779">
      <w:pPr>
        <w:rPr>
          <w:lang w:val="en-US"/>
        </w:rPr>
      </w:pPr>
      <w:r>
        <w:rPr>
          <w:lang w:val="en-US"/>
        </w:rPr>
        <w:t>#</w:t>
      </w:r>
      <w:r w:rsidR="00666779" w:rsidRPr="00666779">
        <w:rPr>
          <w:lang w:val="en-US"/>
        </w:rPr>
        <w:t>Save timestamp of image building</w:t>
      </w:r>
    </w:p>
    <w:p w14:paraId="7E8A5453" w14:textId="77777777" w:rsidR="00666779" w:rsidRPr="00666779" w:rsidRDefault="00666779" w:rsidP="00666779">
      <w:pPr>
        <w:rPr>
          <w:lang w:val="en-US"/>
        </w:rPr>
      </w:pPr>
      <w:r w:rsidRPr="00666779">
        <w:rPr>
          <w:lang w:val="en-US"/>
        </w:rPr>
        <w:t>RUN date -u &gt; BUILD_TIME</w:t>
      </w:r>
    </w:p>
    <w:p w14:paraId="1BD1FEC6" w14:textId="77777777" w:rsidR="00666779" w:rsidRPr="00666779" w:rsidRDefault="00666779" w:rsidP="00666779">
      <w:pPr>
        <w:rPr>
          <w:lang w:val="en-US"/>
        </w:rPr>
      </w:pPr>
    </w:p>
    <w:p w14:paraId="6227A6E7" w14:textId="77777777" w:rsidR="00666779" w:rsidRDefault="00666779" w:rsidP="00666779">
      <w:r>
        <w:t># Expose app port</w:t>
      </w:r>
    </w:p>
    <w:p w14:paraId="263AD5DE" w14:textId="77777777" w:rsidR="00666779" w:rsidRDefault="00666779" w:rsidP="00666779">
      <w:r>
        <w:t>EXPOSE 80 3000</w:t>
      </w:r>
    </w:p>
    <w:p w14:paraId="782623A5" w14:textId="3A2B7958" w:rsidR="00666779" w:rsidRDefault="00666779">
      <w:r>
        <w:br w:type="page"/>
      </w:r>
    </w:p>
    <w:p w14:paraId="0D2FE211" w14:textId="17D5EE81" w:rsidR="001C5D56" w:rsidRPr="00076584" w:rsidRDefault="00076584" w:rsidP="001D3F2C">
      <w:pPr>
        <w:pStyle w:val="Ttulo21"/>
      </w:pPr>
      <w:bookmarkStart w:id="192" w:name="_Toc497241122"/>
      <w:r>
        <w:lastRenderedPageBreak/>
        <w:t xml:space="preserve">Anexo </w:t>
      </w:r>
      <w:r w:rsidR="001D3F2C">
        <w:t>11.</w:t>
      </w:r>
      <w:r>
        <w:t>4 – Docker-compose versão 2 - ARM</w:t>
      </w:r>
      <w:bookmarkEnd w:id="192"/>
    </w:p>
    <w:p w14:paraId="11725661" w14:textId="77777777" w:rsidR="00076584" w:rsidRDefault="00076584" w:rsidP="001C5D56"/>
    <w:p w14:paraId="2F3F79A2" w14:textId="77777777" w:rsidR="001C5D56" w:rsidRPr="000B5349" w:rsidRDefault="001C5D56" w:rsidP="001C5D56">
      <w:pPr>
        <w:rPr>
          <w:lang w:val="en-US"/>
        </w:rPr>
      </w:pPr>
      <w:r w:rsidRPr="000B5349">
        <w:rPr>
          <w:lang w:val="en-US"/>
        </w:rPr>
        <w:t>version: '2'</w:t>
      </w:r>
    </w:p>
    <w:p w14:paraId="312A0967" w14:textId="77777777" w:rsidR="001C5D56" w:rsidRPr="001C5D56" w:rsidRDefault="001C5D56" w:rsidP="001C5D56">
      <w:pPr>
        <w:rPr>
          <w:lang w:val="en-US"/>
        </w:rPr>
      </w:pPr>
      <w:r w:rsidRPr="001C5D56">
        <w:rPr>
          <w:lang w:val="en-US"/>
        </w:rPr>
        <w:t>services:</w:t>
      </w:r>
    </w:p>
    <w:p w14:paraId="34B78E2F" w14:textId="77777777" w:rsidR="001C5D56" w:rsidRPr="001C5D56" w:rsidRDefault="001C5D56" w:rsidP="001C5D56">
      <w:pPr>
        <w:rPr>
          <w:lang w:val="en-US"/>
        </w:rPr>
      </w:pPr>
      <w:r w:rsidRPr="001C5D56">
        <w:rPr>
          <w:lang w:val="en-US"/>
        </w:rPr>
        <w:t xml:space="preserve">   db:</w:t>
      </w:r>
    </w:p>
    <w:p w14:paraId="00D66BC8" w14:textId="77777777" w:rsidR="001C5D56" w:rsidRPr="001C5D56" w:rsidRDefault="001C5D56" w:rsidP="001C5D56">
      <w:pPr>
        <w:rPr>
          <w:lang w:val="en-US"/>
        </w:rPr>
      </w:pPr>
      <w:r w:rsidRPr="001C5D56">
        <w:rPr>
          <w:lang w:val="en-US"/>
        </w:rPr>
        <w:t xml:space="preserve">     image: hypriot/rpi-mysql</w:t>
      </w:r>
    </w:p>
    <w:p w14:paraId="3CF18ECE" w14:textId="77777777" w:rsidR="001C5D56" w:rsidRPr="001C5D56" w:rsidRDefault="001C5D56" w:rsidP="001C5D56">
      <w:pPr>
        <w:rPr>
          <w:lang w:val="en-US"/>
        </w:rPr>
      </w:pPr>
      <w:r w:rsidRPr="001C5D56">
        <w:rPr>
          <w:lang w:val="en-US"/>
        </w:rPr>
        <w:t xml:space="preserve">     environment:</w:t>
      </w:r>
    </w:p>
    <w:p w14:paraId="1A0042B1" w14:textId="77777777" w:rsidR="001C5D56" w:rsidRPr="001C5D56" w:rsidRDefault="001C5D56" w:rsidP="001C5D56">
      <w:pPr>
        <w:rPr>
          <w:lang w:val="en-US"/>
        </w:rPr>
      </w:pPr>
      <w:r w:rsidRPr="001C5D56">
        <w:rPr>
          <w:lang w:val="en-US"/>
        </w:rPr>
        <w:t xml:space="preserve">       MYSQL_ROOT_PASSWORD: password</w:t>
      </w:r>
    </w:p>
    <w:p w14:paraId="170B34AE" w14:textId="77777777" w:rsidR="001C5D56" w:rsidRPr="001C5D56" w:rsidRDefault="001C5D56" w:rsidP="001C5D56">
      <w:pPr>
        <w:rPr>
          <w:lang w:val="en-US"/>
        </w:rPr>
      </w:pPr>
      <w:r w:rsidRPr="001C5D56">
        <w:rPr>
          <w:lang w:val="en-US"/>
        </w:rPr>
        <w:t xml:space="preserve">       MYSQL_DATABASE: phalanx-development</w:t>
      </w:r>
    </w:p>
    <w:p w14:paraId="23F0A96A" w14:textId="77777777" w:rsidR="001C5D56" w:rsidRPr="001C5D56" w:rsidRDefault="001C5D56" w:rsidP="001C5D56">
      <w:pPr>
        <w:rPr>
          <w:lang w:val="en-US"/>
        </w:rPr>
      </w:pPr>
      <w:r w:rsidRPr="001C5D56">
        <w:rPr>
          <w:lang w:val="en-US"/>
        </w:rPr>
        <w:t xml:space="preserve">       MYSQL_USER:  root</w:t>
      </w:r>
    </w:p>
    <w:p w14:paraId="62A015CE" w14:textId="77777777" w:rsidR="001C5D56" w:rsidRPr="001C5D56" w:rsidRDefault="001C5D56" w:rsidP="001C5D56">
      <w:pPr>
        <w:rPr>
          <w:lang w:val="en-US"/>
        </w:rPr>
      </w:pPr>
      <w:r w:rsidRPr="001C5D56">
        <w:rPr>
          <w:lang w:val="en-US"/>
        </w:rPr>
        <w:t xml:space="preserve">       MYSQL_PASSWORD: password</w:t>
      </w:r>
    </w:p>
    <w:p w14:paraId="327178EC" w14:textId="77777777" w:rsidR="001C5D56" w:rsidRPr="001C5D56" w:rsidRDefault="001C5D56" w:rsidP="001C5D56">
      <w:pPr>
        <w:rPr>
          <w:lang w:val="en-US"/>
        </w:rPr>
      </w:pPr>
      <w:r w:rsidRPr="001C5D56">
        <w:rPr>
          <w:lang w:val="en-US"/>
        </w:rPr>
        <w:t xml:space="preserve"> </w:t>
      </w:r>
    </w:p>
    <w:p w14:paraId="4638BD97" w14:textId="77777777" w:rsidR="001C5D56" w:rsidRPr="001C5D56" w:rsidRDefault="001C5D56" w:rsidP="001C5D56">
      <w:pPr>
        <w:rPr>
          <w:lang w:val="en-US"/>
        </w:rPr>
      </w:pPr>
      <w:r w:rsidRPr="001C5D56">
        <w:rPr>
          <w:lang w:val="en-US"/>
        </w:rPr>
        <w:t xml:space="preserve">     ports:</w:t>
      </w:r>
    </w:p>
    <w:p w14:paraId="09CE2B1E" w14:textId="77777777" w:rsidR="001C5D56" w:rsidRPr="001C5D56" w:rsidRDefault="001C5D56" w:rsidP="001C5D56">
      <w:pPr>
        <w:rPr>
          <w:lang w:val="en-US"/>
        </w:rPr>
      </w:pPr>
      <w:r w:rsidRPr="001C5D56">
        <w:rPr>
          <w:lang w:val="en-US"/>
        </w:rPr>
        <w:t xml:space="preserve">       - "3307:3306"</w:t>
      </w:r>
    </w:p>
    <w:p w14:paraId="4558C888" w14:textId="77777777" w:rsidR="001C5D56" w:rsidRPr="001C5D56" w:rsidRDefault="001C5D56" w:rsidP="001C5D56">
      <w:pPr>
        <w:rPr>
          <w:lang w:val="en-US"/>
        </w:rPr>
      </w:pPr>
      <w:r w:rsidRPr="001C5D56">
        <w:rPr>
          <w:lang w:val="en-US"/>
        </w:rPr>
        <w:t xml:space="preserve">     volumes:</w:t>
      </w:r>
    </w:p>
    <w:p w14:paraId="7A11F0CE" w14:textId="77777777" w:rsidR="001C5D56" w:rsidRPr="001C5D56" w:rsidRDefault="001C5D56" w:rsidP="001C5D56">
      <w:pPr>
        <w:rPr>
          <w:lang w:val="en-US"/>
        </w:rPr>
      </w:pPr>
      <w:r w:rsidRPr="001C5D56">
        <w:rPr>
          <w:lang w:val="en-US"/>
        </w:rPr>
        <w:t xml:space="preserve">       - "db-data:/var/lib/mysql"</w:t>
      </w:r>
    </w:p>
    <w:p w14:paraId="1D500227" w14:textId="77777777" w:rsidR="001C5D56" w:rsidRPr="001C5D56" w:rsidRDefault="001C5D56" w:rsidP="001C5D56">
      <w:pPr>
        <w:rPr>
          <w:lang w:val="en-US"/>
        </w:rPr>
      </w:pPr>
      <w:r w:rsidRPr="001C5D56">
        <w:rPr>
          <w:lang w:val="en-US"/>
        </w:rPr>
        <w:t xml:space="preserve"> </w:t>
      </w:r>
    </w:p>
    <w:p w14:paraId="216F5AA0" w14:textId="77777777" w:rsidR="001C5D56" w:rsidRPr="001C5D56" w:rsidRDefault="001C5D56" w:rsidP="001C5D56">
      <w:pPr>
        <w:rPr>
          <w:lang w:val="en-US"/>
        </w:rPr>
      </w:pPr>
      <w:r w:rsidRPr="001C5D56">
        <w:rPr>
          <w:lang w:val="en-US"/>
        </w:rPr>
        <w:t xml:space="preserve">   redis:</w:t>
      </w:r>
    </w:p>
    <w:p w14:paraId="47F47867" w14:textId="77777777" w:rsidR="001C5D56" w:rsidRPr="001C5D56" w:rsidRDefault="001C5D56" w:rsidP="001C5D56">
      <w:pPr>
        <w:rPr>
          <w:lang w:val="en-US"/>
        </w:rPr>
      </w:pPr>
      <w:r w:rsidRPr="001C5D56">
        <w:rPr>
          <w:lang w:val="en-US"/>
        </w:rPr>
        <w:t xml:space="preserve">     image: hypriot/rpi-redis</w:t>
      </w:r>
    </w:p>
    <w:p w14:paraId="08BBDDD0" w14:textId="77777777" w:rsidR="001C5D56" w:rsidRPr="001C5D56" w:rsidRDefault="001C5D56" w:rsidP="001C5D56">
      <w:pPr>
        <w:rPr>
          <w:lang w:val="en-US"/>
        </w:rPr>
      </w:pPr>
      <w:r w:rsidRPr="001C5D56">
        <w:rPr>
          <w:lang w:val="en-US"/>
        </w:rPr>
        <w:t xml:space="preserve"> </w:t>
      </w:r>
    </w:p>
    <w:p w14:paraId="2A393899" w14:textId="77777777" w:rsidR="001C5D56" w:rsidRPr="001C5D56" w:rsidRDefault="001C5D56" w:rsidP="001C5D56">
      <w:pPr>
        <w:rPr>
          <w:lang w:val="en-US"/>
        </w:rPr>
      </w:pPr>
      <w:r w:rsidRPr="001C5D56">
        <w:rPr>
          <w:lang w:val="en-US"/>
        </w:rPr>
        <w:t xml:space="preserve">   app: &amp;app_base</w:t>
      </w:r>
    </w:p>
    <w:p w14:paraId="703D1CB9" w14:textId="77777777" w:rsidR="001C5D56" w:rsidRPr="001C5D56" w:rsidRDefault="001C5D56" w:rsidP="001C5D56">
      <w:pPr>
        <w:rPr>
          <w:lang w:val="en-US"/>
        </w:rPr>
      </w:pPr>
      <w:r w:rsidRPr="001C5D56">
        <w:rPr>
          <w:lang w:val="en-US"/>
        </w:rPr>
        <w:t xml:space="preserve">     build: .</w:t>
      </w:r>
    </w:p>
    <w:p w14:paraId="21B210C2" w14:textId="2108FE09" w:rsidR="001C5D56" w:rsidRPr="001C5D56" w:rsidRDefault="001C5D56" w:rsidP="001C5D56">
      <w:pPr>
        <w:rPr>
          <w:lang w:val="en-US"/>
        </w:rPr>
      </w:pPr>
      <w:r w:rsidRPr="001C5D56">
        <w:rPr>
          <w:lang w:val="en-US"/>
        </w:rPr>
        <w:t xml:space="preserve">     command: bash -lc 'bundler exec rails s -b 0.0.0.0'</w:t>
      </w:r>
    </w:p>
    <w:p w14:paraId="4739B13A" w14:textId="77777777" w:rsidR="001C5D56" w:rsidRPr="001C5D56" w:rsidRDefault="001C5D56" w:rsidP="001C5D56">
      <w:pPr>
        <w:rPr>
          <w:lang w:val="en-US"/>
        </w:rPr>
      </w:pPr>
      <w:r w:rsidRPr="001C5D56">
        <w:rPr>
          <w:lang w:val="en-US"/>
        </w:rPr>
        <w:t xml:space="preserve">     volumes:</w:t>
      </w:r>
    </w:p>
    <w:p w14:paraId="0B50D43E" w14:textId="77777777" w:rsidR="001C5D56" w:rsidRPr="001C5D56" w:rsidRDefault="001C5D56" w:rsidP="001C5D56">
      <w:pPr>
        <w:rPr>
          <w:lang w:val="en-US"/>
        </w:rPr>
      </w:pPr>
      <w:r w:rsidRPr="001C5D56">
        <w:rPr>
          <w:lang w:val="en-US"/>
        </w:rPr>
        <w:t xml:space="preserve">       - .:/www/phalanx/app</w:t>
      </w:r>
    </w:p>
    <w:p w14:paraId="36EAFDA7" w14:textId="77777777" w:rsidR="001C5D56" w:rsidRPr="001C5D56" w:rsidRDefault="001C5D56" w:rsidP="001C5D56">
      <w:pPr>
        <w:rPr>
          <w:lang w:val="en-US"/>
        </w:rPr>
      </w:pPr>
      <w:r w:rsidRPr="001C5D56">
        <w:rPr>
          <w:lang w:val="en-US"/>
        </w:rPr>
        <w:t xml:space="preserve">     environment:</w:t>
      </w:r>
    </w:p>
    <w:p w14:paraId="7011D32C" w14:textId="77777777" w:rsidR="001C5D56" w:rsidRPr="001C5D56" w:rsidRDefault="001C5D56" w:rsidP="001C5D56">
      <w:pPr>
        <w:rPr>
          <w:lang w:val="en-US"/>
        </w:rPr>
      </w:pPr>
      <w:r w:rsidRPr="001C5D56">
        <w:rPr>
          <w:lang w:val="en-US"/>
        </w:rPr>
        <w:t xml:space="preserve">       REDIS_SIDEKIQ_URL: redis://redis:6379/0</w:t>
      </w:r>
    </w:p>
    <w:p w14:paraId="76DF2136" w14:textId="77777777" w:rsidR="001C5D56" w:rsidRPr="001C5D56" w:rsidRDefault="001C5D56" w:rsidP="001C5D56">
      <w:pPr>
        <w:rPr>
          <w:lang w:val="en-US"/>
        </w:rPr>
      </w:pPr>
      <w:r w:rsidRPr="001C5D56">
        <w:rPr>
          <w:lang w:val="en-US"/>
        </w:rPr>
        <w:t xml:space="preserve">       REDIS_CABLE_URL: redis://redis:6379/1</w:t>
      </w:r>
    </w:p>
    <w:p w14:paraId="690A19EA" w14:textId="77777777" w:rsidR="001C5D56" w:rsidRPr="001C5D56" w:rsidRDefault="001C5D56" w:rsidP="001C5D56">
      <w:pPr>
        <w:rPr>
          <w:lang w:val="en-US"/>
        </w:rPr>
      </w:pPr>
      <w:r w:rsidRPr="001C5D56">
        <w:rPr>
          <w:lang w:val="en-US"/>
        </w:rPr>
        <w:t xml:space="preserve">       DB_HOST: db</w:t>
      </w:r>
    </w:p>
    <w:p w14:paraId="4391053E" w14:textId="77777777" w:rsidR="001C5D56" w:rsidRPr="001C5D56" w:rsidRDefault="001C5D56" w:rsidP="001C5D56">
      <w:pPr>
        <w:rPr>
          <w:lang w:val="en-US"/>
        </w:rPr>
      </w:pPr>
      <w:r w:rsidRPr="001C5D56">
        <w:rPr>
          <w:lang w:val="en-US"/>
        </w:rPr>
        <w:t xml:space="preserve">       DB_USER:  root</w:t>
      </w:r>
    </w:p>
    <w:p w14:paraId="2D82F032" w14:textId="77777777" w:rsidR="001C5D56" w:rsidRPr="001C5D56" w:rsidRDefault="001C5D56" w:rsidP="001C5D56">
      <w:pPr>
        <w:rPr>
          <w:lang w:val="en-US"/>
        </w:rPr>
      </w:pPr>
      <w:r w:rsidRPr="001C5D56">
        <w:rPr>
          <w:lang w:val="en-US"/>
        </w:rPr>
        <w:t xml:space="preserve">       DB_NAME: phalanx-development</w:t>
      </w:r>
    </w:p>
    <w:p w14:paraId="13456B62" w14:textId="77777777" w:rsidR="001C5D56" w:rsidRPr="001C5D56" w:rsidRDefault="001C5D56" w:rsidP="001C5D56">
      <w:pPr>
        <w:rPr>
          <w:lang w:val="en-US"/>
        </w:rPr>
      </w:pPr>
      <w:r w:rsidRPr="001C5D56">
        <w:rPr>
          <w:lang w:val="en-US"/>
        </w:rPr>
        <w:t xml:space="preserve">       DB_PASSWORD: password</w:t>
      </w:r>
    </w:p>
    <w:p w14:paraId="6935516F" w14:textId="77777777" w:rsidR="001C5D56" w:rsidRPr="001C5D56" w:rsidRDefault="001C5D56" w:rsidP="001C5D56">
      <w:pPr>
        <w:rPr>
          <w:lang w:val="en-US"/>
        </w:rPr>
      </w:pPr>
      <w:r w:rsidRPr="001C5D56">
        <w:rPr>
          <w:lang w:val="en-US"/>
        </w:rPr>
        <w:t xml:space="preserve">     ports:</w:t>
      </w:r>
    </w:p>
    <w:p w14:paraId="3D82106D" w14:textId="77777777" w:rsidR="001C5D56" w:rsidRPr="001C5D56" w:rsidRDefault="001C5D56" w:rsidP="001C5D56">
      <w:pPr>
        <w:rPr>
          <w:lang w:val="en-US"/>
        </w:rPr>
      </w:pPr>
      <w:r w:rsidRPr="001C5D56">
        <w:rPr>
          <w:lang w:val="en-US"/>
        </w:rPr>
        <w:t xml:space="preserve">       - "3001:3000"</w:t>
      </w:r>
    </w:p>
    <w:p w14:paraId="41BCFE2A" w14:textId="77777777" w:rsidR="001C5D56" w:rsidRPr="001C5D56" w:rsidRDefault="001C5D56" w:rsidP="001C5D56">
      <w:pPr>
        <w:rPr>
          <w:lang w:val="en-US"/>
        </w:rPr>
      </w:pPr>
      <w:r w:rsidRPr="001C5D56">
        <w:rPr>
          <w:lang w:val="en-US"/>
        </w:rPr>
        <w:t xml:space="preserve">     depends_on:</w:t>
      </w:r>
    </w:p>
    <w:p w14:paraId="0A6F5F90" w14:textId="77777777" w:rsidR="001C5D56" w:rsidRPr="001C5D56" w:rsidRDefault="001C5D56" w:rsidP="001C5D56">
      <w:pPr>
        <w:rPr>
          <w:lang w:val="en-US"/>
        </w:rPr>
      </w:pPr>
      <w:r w:rsidRPr="001C5D56">
        <w:rPr>
          <w:lang w:val="en-US"/>
        </w:rPr>
        <w:t xml:space="preserve">             - db</w:t>
      </w:r>
    </w:p>
    <w:p w14:paraId="6DB1C3AB" w14:textId="77777777" w:rsidR="001C5D56" w:rsidRPr="001C5D56" w:rsidRDefault="001C5D56" w:rsidP="001C5D56">
      <w:pPr>
        <w:rPr>
          <w:lang w:val="en-US"/>
        </w:rPr>
      </w:pPr>
      <w:r w:rsidRPr="001C5D56">
        <w:rPr>
          <w:lang w:val="en-US"/>
        </w:rPr>
        <w:t xml:space="preserve">             - redis</w:t>
      </w:r>
    </w:p>
    <w:p w14:paraId="57AC6557" w14:textId="77777777" w:rsidR="001C5D56" w:rsidRPr="001C5D56" w:rsidRDefault="001C5D56" w:rsidP="001C5D56">
      <w:pPr>
        <w:rPr>
          <w:lang w:val="en-US"/>
        </w:rPr>
      </w:pPr>
      <w:r w:rsidRPr="001C5D56">
        <w:rPr>
          <w:lang w:val="en-US"/>
        </w:rPr>
        <w:t xml:space="preserve">     links:</w:t>
      </w:r>
    </w:p>
    <w:p w14:paraId="0BB89BF1" w14:textId="77777777" w:rsidR="001C5D56" w:rsidRPr="001C5D56" w:rsidRDefault="001C5D56" w:rsidP="001C5D56">
      <w:pPr>
        <w:rPr>
          <w:lang w:val="en-US"/>
        </w:rPr>
      </w:pPr>
      <w:r w:rsidRPr="001C5D56">
        <w:rPr>
          <w:lang w:val="en-US"/>
        </w:rPr>
        <w:t xml:space="preserve">             - redis</w:t>
      </w:r>
    </w:p>
    <w:p w14:paraId="44431E27" w14:textId="77777777" w:rsidR="001C5D56" w:rsidRPr="001C5D56" w:rsidRDefault="001C5D56" w:rsidP="001C5D56">
      <w:pPr>
        <w:rPr>
          <w:lang w:val="en-US"/>
        </w:rPr>
      </w:pPr>
      <w:r w:rsidRPr="001C5D56">
        <w:rPr>
          <w:lang w:val="en-US"/>
        </w:rPr>
        <w:t xml:space="preserve">             - db</w:t>
      </w:r>
    </w:p>
    <w:p w14:paraId="5DE8A172" w14:textId="77777777" w:rsidR="001C5D56" w:rsidRPr="001C5D56" w:rsidRDefault="001C5D56" w:rsidP="001C5D56">
      <w:pPr>
        <w:rPr>
          <w:lang w:val="en-US"/>
        </w:rPr>
      </w:pPr>
      <w:r w:rsidRPr="001C5D56">
        <w:rPr>
          <w:lang w:val="en-US"/>
        </w:rPr>
        <w:t xml:space="preserve"> </w:t>
      </w:r>
    </w:p>
    <w:p w14:paraId="4086861B" w14:textId="77777777" w:rsidR="001C5D56" w:rsidRPr="001C5D56" w:rsidRDefault="001C5D56" w:rsidP="001C5D56">
      <w:pPr>
        <w:rPr>
          <w:lang w:val="en-US"/>
        </w:rPr>
      </w:pPr>
      <w:r w:rsidRPr="001C5D56">
        <w:rPr>
          <w:lang w:val="en-US"/>
        </w:rPr>
        <w:t xml:space="preserve">   worker:</w:t>
      </w:r>
    </w:p>
    <w:p w14:paraId="03D37EAC" w14:textId="77777777" w:rsidR="001C5D56" w:rsidRPr="001C5D56" w:rsidRDefault="001C5D56" w:rsidP="001C5D56">
      <w:pPr>
        <w:rPr>
          <w:lang w:val="en-US"/>
        </w:rPr>
      </w:pPr>
      <w:r w:rsidRPr="001C5D56">
        <w:rPr>
          <w:lang w:val="en-US"/>
        </w:rPr>
        <w:t xml:space="preserve">     &lt;&lt;: *app_base</w:t>
      </w:r>
    </w:p>
    <w:p w14:paraId="63AF3D30" w14:textId="77777777" w:rsidR="001C5D56" w:rsidRPr="001C5D56" w:rsidRDefault="001C5D56" w:rsidP="001C5D56">
      <w:pPr>
        <w:rPr>
          <w:lang w:val="en-US"/>
        </w:rPr>
      </w:pPr>
      <w:r w:rsidRPr="001C5D56">
        <w:rPr>
          <w:lang w:val="en-US"/>
        </w:rPr>
        <w:t xml:space="preserve"> #command: bundler exec sidekiq</w:t>
      </w:r>
    </w:p>
    <w:p w14:paraId="54CB36D3" w14:textId="77777777" w:rsidR="001C5D56" w:rsidRPr="001C5D56" w:rsidRDefault="001C5D56" w:rsidP="001C5D56">
      <w:pPr>
        <w:rPr>
          <w:lang w:val="en-US"/>
        </w:rPr>
      </w:pPr>
      <w:r w:rsidRPr="001C5D56">
        <w:rPr>
          <w:lang w:val="en-US"/>
        </w:rPr>
        <w:t xml:space="preserve">     command: bash -lc 'bundler exec sidekiq'</w:t>
      </w:r>
    </w:p>
    <w:p w14:paraId="13031512" w14:textId="77777777" w:rsidR="001C5D56" w:rsidRPr="001C5D56" w:rsidRDefault="001C5D56" w:rsidP="001C5D56">
      <w:pPr>
        <w:rPr>
          <w:lang w:val="en-US"/>
        </w:rPr>
      </w:pPr>
      <w:r w:rsidRPr="001C5D56">
        <w:rPr>
          <w:lang w:val="en-US"/>
        </w:rPr>
        <w:t xml:space="preserve">     ports: []</w:t>
      </w:r>
    </w:p>
    <w:p w14:paraId="784C13E6" w14:textId="77777777" w:rsidR="001C5D56" w:rsidRPr="001C5D56" w:rsidRDefault="001C5D56" w:rsidP="001C5D56">
      <w:pPr>
        <w:rPr>
          <w:lang w:val="en-US"/>
        </w:rPr>
      </w:pPr>
      <w:r w:rsidRPr="001C5D56">
        <w:rPr>
          <w:lang w:val="en-US"/>
        </w:rPr>
        <w:t xml:space="preserve">     depends_on:</w:t>
      </w:r>
    </w:p>
    <w:p w14:paraId="19A45FE2" w14:textId="77777777" w:rsidR="001C5D56" w:rsidRPr="001C5D56" w:rsidRDefault="001C5D56" w:rsidP="001C5D56">
      <w:pPr>
        <w:rPr>
          <w:lang w:val="en-US"/>
        </w:rPr>
      </w:pPr>
      <w:r w:rsidRPr="001C5D56">
        <w:rPr>
          <w:lang w:val="en-US"/>
        </w:rPr>
        <w:t xml:space="preserve">       - app</w:t>
      </w:r>
    </w:p>
    <w:p w14:paraId="51FF285C" w14:textId="77777777" w:rsidR="001C5D56" w:rsidRPr="001C5D56" w:rsidRDefault="001C5D56" w:rsidP="001C5D56">
      <w:pPr>
        <w:rPr>
          <w:lang w:val="en-US"/>
        </w:rPr>
      </w:pPr>
      <w:r w:rsidRPr="001C5D56">
        <w:rPr>
          <w:lang w:val="en-US"/>
        </w:rPr>
        <w:t xml:space="preserve">   ui:</w:t>
      </w:r>
    </w:p>
    <w:p w14:paraId="44BC214C" w14:textId="77777777" w:rsidR="001C5D56" w:rsidRPr="001C5D56" w:rsidRDefault="001C5D56" w:rsidP="001C5D56">
      <w:pPr>
        <w:rPr>
          <w:lang w:val="en-US"/>
        </w:rPr>
      </w:pPr>
      <w:r w:rsidRPr="001C5D56">
        <w:rPr>
          <w:lang w:val="en-US"/>
        </w:rPr>
        <w:t xml:space="preserve">      image: portainer/portainer</w:t>
      </w:r>
    </w:p>
    <w:p w14:paraId="00562C37" w14:textId="77777777" w:rsidR="001C5D56" w:rsidRPr="001C5D56" w:rsidRDefault="001C5D56" w:rsidP="001C5D56">
      <w:pPr>
        <w:rPr>
          <w:lang w:val="en-US"/>
        </w:rPr>
      </w:pPr>
      <w:r w:rsidRPr="001C5D56">
        <w:rPr>
          <w:lang w:val="en-US"/>
        </w:rPr>
        <w:lastRenderedPageBreak/>
        <w:t xml:space="preserve">      restart: always</w:t>
      </w:r>
    </w:p>
    <w:p w14:paraId="04EAF806" w14:textId="77777777" w:rsidR="001C5D56" w:rsidRPr="001C5D56" w:rsidRDefault="001C5D56" w:rsidP="001C5D56">
      <w:pPr>
        <w:rPr>
          <w:lang w:val="en-US"/>
        </w:rPr>
      </w:pPr>
      <w:r w:rsidRPr="001C5D56">
        <w:rPr>
          <w:lang w:val="en-US"/>
        </w:rPr>
        <w:t xml:space="preserve">      volumes:</w:t>
      </w:r>
    </w:p>
    <w:p w14:paraId="4539C0F1" w14:textId="77777777" w:rsidR="001C5D56" w:rsidRPr="001C5D56" w:rsidRDefault="001C5D56" w:rsidP="001C5D56">
      <w:pPr>
        <w:rPr>
          <w:lang w:val="en-US"/>
        </w:rPr>
      </w:pPr>
      <w:r w:rsidRPr="001C5D56">
        <w:rPr>
          <w:lang w:val="en-US"/>
        </w:rPr>
        <w:t xml:space="preserve">        - '/var/run/docker.sock:/var/run/docker.sock'</w:t>
      </w:r>
    </w:p>
    <w:p w14:paraId="53ABBFB1" w14:textId="77777777" w:rsidR="001C5D56" w:rsidRDefault="001C5D56" w:rsidP="001C5D56">
      <w:r w:rsidRPr="001C5D56">
        <w:rPr>
          <w:lang w:val="en-US"/>
        </w:rPr>
        <w:t xml:space="preserve">      </w:t>
      </w:r>
      <w:r>
        <w:t>expose:</w:t>
      </w:r>
    </w:p>
    <w:p w14:paraId="7EE5D0B3" w14:textId="77777777" w:rsidR="001C5D56" w:rsidRDefault="001C5D56" w:rsidP="001C5D56">
      <w:r>
        <w:t xml:space="preserve">        - 9000</w:t>
      </w:r>
    </w:p>
    <w:p w14:paraId="51845657" w14:textId="77777777" w:rsidR="001C5D56" w:rsidRDefault="001C5D56" w:rsidP="001C5D56">
      <w:r>
        <w:t xml:space="preserve">      ports:</w:t>
      </w:r>
    </w:p>
    <w:p w14:paraId="5CF1366C" w14:textId="77777777" w:rsidR="001C5D56" w:rsidRDefault="001C5D56" w:rsidP="001C5D56">
      <w:r>
        <w:t xml:space="preserve">        - 3002:9000</w:t>
      </w:r>
    </w:p>
    <w:p w14:paraId="2CC1BFE0" w14:textId="77777777" w:rsidR="001C5D56" w:rsidRDefault="001C5D56" w:rsidP="001C5D56">
      <w:r>
        <w:t xml:space="preserve">        </w:t>
      </w:r>
    </w:p>
    <w:p w14:paraId="1FEACAC5" w14:textId="77777777" w:rsidR="001C5D56" w:rsidRDefault="001C5D56" w:rsidP="001C5D56">
      <w:r>
        <w:t>volumes:</w:t>
      </w:r>
    </w:p>
    <w:p w14:paraId="0D71AB9B" w14:textId="77777777" w:rsidR="001C5D56" w:rsidRDefault="001C5D56" w:rsidP="001C5D56">
      <w:r>
        <w:t xml:space="preserve">   db-data:</w:t>
      </w:r>
    </w:p>
    <w:p w14:paraId="690A7889" w14:textId="51BF04B2" w:rsidR="001C5D56" w:rsidRDefault="001C5D56"/>
    <w:p w14:paraId="5A7CD159" w14:textId="77777777" w:rsidR="001C5D56" w:rsidRDefault="001C5D56">
      <w:r>
        <w:br w:type="page"/>
      </w:r>
    </w:p>
    <w:p w14:paraId="18FAFDB4" w14:textId="052B8922" w:rsidR="005B1CAB" w:rsidRDefault="00076584" w:rsidP="001D3F2C">
      <w:pPr>
        <w:pStyle w:val="Ttulo21"/>
      </w:pPr>
      <w:bookmarkStart w:id="193" w:name="_Toc497241123"/>
      <w:r>
        <w:lastRenderedPageBreak/>
        <w:t xml:space="preserve">Anexo </w:t>
      </w:r>
      <w:r w:rsidR="001D3F2C">
        <w:t>11.</w:t>
      </w:r>
      <w:r>
        <w:t>5</w:t>
      </w:r>
      <w:r w:rsidR="005B1CAB">
        <w:t xml:space="preserve"> – Docker-compose versão 3</w:t>
      </w:r>
      <w:r w:rsidR="00142517">
        <w:t xml:space="preserve"> - ARM</w:t>
      </w:r>
      <w:bookmarkEnd w:id="193"/>
    </w:p>
    <w:p w14:paraId="511A0AC1" w14:textId="77777777" w:rsidR="009C7518" w:rsidRDefault="009C7518" w:rsidP="003A59F0"/>
    <w:p w14:paraId="2829453B" w14:textId="77777777" w:rsidR="00B60B16" w:rsidRPr="00B60B16" w:rsidRDefault="00B60B16" w:rsidP="00B60B16">
      <w:pPr>
        <w:rPr>
          <w:lang w:val="en-US"/>
        </w:rPr>
      </w:pPr>
      <w:r w:rsidRPr="00B60B16">
        <w:rPr>
          <w:lang w:val="en-US"/>
        </w:rPr>
        <w:t>version: "3"</w:t>
      </w:r>
    </w:p>
    <w:p w14:paraId="5251AD5E" w14:textId="77777777" w:rsidR="00B60B16" w:rsidRPr="00B60B16" w:rsidRDefault="00B60B16" w:rsidP="00B60B16">
      <w:pPr>
        <w:rPr>
          <w:lang w:val="en-US"/>
        </w:rPr>
      </w:pPr>
    </w:p>
    <w:p w14:paraId="2274CD30" w14:textId="77777777" w:rsidR="00B60B16" w:rsidRPr="00B60B16" w:rsidRDefault="00B60B16" w:rsidP="00B60B16">
      <w:pPr>
        <w:rPr>
          <w:lang w:val="en-US"/>
        </w:rPr>
      </w:pPr>
      <w:r w:rsidRPr="00B60B16">
        <w:rPr>
          <w:lang w:val="en-US"/>
        </w:rPr>
        <w:t>services:</w:t>
      </w:r>
    </w:p>
    <w:p w14:paraId="75F05C56" w14:textId="77777777" w:rsidR="00B60B16" w:rsidRPr="00B60B16" w:rsidRDefault="00B60B16" w:rsidP="00B60B16">
      <w:pPr>
        <w:rPr>
          <w:lang w:val="en-US"/>
        </w:rPr>
      </w:pPr>
      <w:r w:rsidRPr="00B60B16">
        <w:rPr>
          <w:lang w:val="en-US"/>
        </w:rPr>
        <w:t xml:space="preserve">  db:</w:t>
      </w:r>
    </w:p>
    <w:p w14:paraId="21134E66" w14:textId="77777777" w:rsidR="00B60B16" w:rsidRPr="00B60B16" w:rsidRDefault="00B60B16" w:rsidP="00B60B16">
      <w:pPr>
        <w:rPr>
          <w:lang w:val="en-US"/>
        </w:rPr>
      </w:pPr>
      <w:r w:rsidRPr="00B60B16">
        <w:rPr>
          <w:lang w:val="en-US"/>
        </w:rPr>
        <w:t xml:space="preserve">    image: hypriot/rpi-mysql</w:t>
      </w:r>
    </w:p>
    <w:p w14:paraId="7CB35BF8" w14:textId="77777777" w:rsidR="00B60B16" w:rsidRPr="00B60B16" w:rsidRDefault="00B60B16" w:rsidP="00B60B16">
      <w:pPr>
        <w:rPr>
          <w:lang w:val="en-US"/>
        </w:rPr>
      </w:pPr>
      <w:r w:rsidRPr="00B60B16">
        <w:rPr>
          <w:lang w:val="en-US"/>
        </w:rPr>
        <w:t xml:space="preserve">    environment:</w:t>
      </w:r>
    </w:p>
    <w:p w14:paraId="07DC2CC9" w14:textId="77777777" w:rsidR="00B60B16" w:rsidRPr="00B60B16" w:rsidRDefault="00B60B16" w:rsidP="00B60B16">
      <w:pPr>
        <w:rPr>
          <w:lang w:val="en-US"/>
        </w:rPr>
      </w:pPr>
      <w:r w:rsidRPr="00B60B16">
        <w:rPr>
          <w:lang w:val="en-US"/>
        </w:rPr>
        <w:t xml:space="preserve">      MYSQL_ROOT_PASSWORD: password</w:t>
      </w:r>
    </w:p>
    <w:p w14:paraId="24AEDFE1" w14:textId="77777777" w:rsidR="00B60B16" w:rsidRPr="00B60B16" w:rsidRDefault="00B60B16" w:rsidP="00B60B16">
      <w:pPr>
        <w:rPr>
          <w:lang w:val="en-US"/>
        </w:rPr>
      </w:pPr>
      <w:r w:rsidRPr="00B60B16">
        <w:rPr>
          <w:lang w:val="en-US"/>
        </w:rPr>
        <w:t xml:space="preserve">      MYSQL_DATABASE: phalanx-development</w:t>
      </w:r>
    </w:p>
    <w:p w14:paraId="63CF91CE" w14:textId="77777777" w:rsidR="00B60B16" w:rsidRPr="00B60B16" w:rsidRDefault="00B60B16" w:rsidP="00B60B16">
      <w:pPr>
        <w:rPr>
          <w:lang w:val="en-US"/>
        </w:rPr>
      </w:pPr>
      <w:r w:rsidRPr="00B60B16">
        <w:rPr>
          <w:lang w:val="en-US"/>
        </w:rPr>
        <w:t xml:space="preserve">      MYSQL_USER:  root</w:t>
      </w:r>
    </w:p>
    <w:p w14:paraId="2D196839" w14:textId="77777777" w:rsidR="00B60B16" w:rsidRPr="00B60B16" w:rsidRDefault="00B60B16" w:rsidP="00B60B16">
      <w:pPr>
        <w:rPr>
          <w:lang w:val="en-US"/>
        </w:rPr>
      </w:pPr>
      <w:r w:rsidRPr="00B60B16">
        <w:rPr>
          <w:lang w:val="en-US"/>
        </w:rPr>
        <w:t xml:space="preserve">      MYSQL_PASSWORD: password</w:t>
      </w:r>
    </w:p>
    <w:p w14:paraId="42C02B1F" w14:textId="77777777" w:rsidR="00B60B16" w:rsidRPr="00B60B16" w:rsidRDefault="00B60B16" w:rsidP="00B60B16">
      <w:pPr>
        <w:rPr>
          <w:lang w:val="en-US"/>
        </w:rPr>
      </w:pPr>
      <w:r w:rsidRPr="00B60B16">
        <w:rPr>
          <w:lang w:val="en-US"/>
        </w:rPr>
        <w:t xml:space="preserve">    ports:</w:t>
      </w:r>
    </w:p>
    <w:p w14:paraId="61432AFD" w14:textId="77777777" w:rsidR="00B60B16" w:rsidRPr="00B60B16" w:rsidRDefault="00B60B16" w:rsidP="00B60B16">
      <w:pPr>
        <w:rPr>
          <w:lang w:val="en-US"/>
        </w:rPr>
      </w:pPr>
      <w:r w:rsidRPr="00B60B16">
        <w:rPr>
          <w:lang w:val="en-US"/>
        </w:rPr>
        <w:t xml:space="preserve">      - "3307:3306"</w:t>
      </w:r>
    </w:p>
    <w:p w14:paraId="68D506DF" w14:textId="77777777" w:rsidR="00B60B16" w:rsidRPr="00B60B16" w:rsidRDefault="00B60B16" w:rsidP="00B60B16">
      <w:pPr>
        <w:rPr>
          <w:lang w:val="en-US"/>
        </w:rPr>
      </w:pPr>
      <w:r w:rsidRPr="00B60B16">
        <w:rPr>
          <w:lang w:val="en-US"/>
        </w:rPr>
        <w:t xml:space="preserve">    volumes:</w:t>
      </w:r>
    </w:p>
    <w:p w14:paraId="4F75867B" w14:textId="77777777" w:rsidR="00B60B16" w:rsidRPr="00B60B16" w:rsidRDefault="00B60B16" w:rsidP="00B60B16">
      <w:pPr>
        <w:rPr>
          <w:lang w:val="en-US"/>
        </w:rPr>
      </w:pPr>
      <w:r w:rsidRPr="00B60B16">
        <w:rPr>
          <w:lang w:val="en-US"/>
        </w:rPr>
        <w:t xml:space="preserve">      - "db-data:/var/lib/mysql"</w:t>
      </w:r>
    </w:p>
    <w:p w14:paraId="6AB504FB" w14:textId="77777777" w:rsidR="00B60B16" w:rsidRPr="00B60B16" w:rsidRDefault="00B60B16" w:rsidP="00B60B16">
      <w:pPr>
        <w:rPr>
          <w:lang w:val="en-US"/>
        </w:rPr>
      </w:pPr>
      <w:r w:rsidRPr="00B60B16">
        <w:rPr>
          <w:lang w:val="en-US"/>
        </w:rPr>
        <w:t xml:space="preserve">    networks:</w:t>
      </w:r>
    </w:p>
    <w:p w14:paraId="3D8D0B64" w14:textId="77777777" w:rsidR="00B60B16" w:rsidRPr="00B60B16" w:rsidRDefault="00B60B16" w:rsidP="00B60B16">
      <w:pPr>
        <w:rPr>
          <w:lang w:val="en-US"/>
        </w:rPr>
      </w:pPr>
      <w:r w:rsidRPr="00B60B16">
        <w:rPr>
          <w:lang w:val="en-US"/>
        </w:rPr>
        <w:t xml:space="preserve">      - phalanx_app</w:t>
      </w:r>
    </w:p>
    <w:p w14:paraId="66FADEFB" w14:textId="77777777" w:rsidR="00B60B16" w:rsidRPr="00B60B16" w:rsidRDefault="00B60B16" w:rsidP="00B60B16">
      <w:pPr>
        <w:rPr>
          <w:lang w:val="en-US"/>
        </w:rPr>
      </w:pPr>
      <w:r w:rsidRPr="00B60B16">
        <w:rPr>
          <w:lang w:val="en-US"/>
        </w:rPr>
        <w:t xml:space="preserve">    deploy:</w:t>
      </w:r>
    </w:p>
    <w:p w14:paraId="4149335A" w14:textId="77777777" w:rsidR="00B60B16" w:rsidRPr="00B60B16" w:rsidRDefault="00B60B16" w:rsidP="00B60B16">
      <w:pPr>
        <w:rPr>
          <w:lang w:val="en-US"/>
        </w:rPr>
      </w:pPr>
      <w:r w:rsidRPr="00B60B16">
        <w:rPr>
          <w:lang w:val="en-US"/>
        </w:rPr>
        <w:t xml:space="preserve">      placement:</w:t>
      </w:r>
    </w:p>
    <w:p w14:paraId="3043DA50" w14:textId="77777777" w:rsidR="00B60B16" w:rsidRPr="00B60B16" w:rsidRDefault="00B60B16" w:rsidP="00B60B16">
      <w:pPr>
        <w:rPr>
          <w:lang w:val="en-US"/>
        </w:rPr>
      </w:pPr>
      <w:r w:rsidRPr="00B60B16">
        <w:rPr>
          <w:lang w:val="en-US"/>
        </w:rPr>
        <w:t xml:space="preserve">        constraints: [node.role == manager]</w:t>
      </w:r>
    </w:p>
    <w:p w14:paraId="361B0801" w14:textId="77777777" w:rsidR="00B60B16" w:rsidRPr="00B60B16" w:rsidRDefault="00B60B16" w:rsidP="00B60B16">
      <w:pPr>
        <w:rPr>
          <w:lang w:val="en-US"/>
        </w:rPr>
      </w:pPr>
    </w:p>
    <w:p w14:paraId="460ED924" w14:textId="77777777" w:rsidR="00B60B16" w:rsidRPr="000B5349" w:rsidRDefault="00B60B16" w:rsidP="00B60B16">
      <w:pPr>
        <w:rPr>
          <w:lang w:val="en-US"/>
        </w:rPr>
      </w:pPr>
      <w:r w:rsidRPr="00B60B16">
        <w:rPr>
          <w:lang w:val="en-US"/>
        </w:rPr>
        <w:t xml:space="preserve">  </w:t>
      </w:r>
      <w:r w:rsidRPr="000B5349">
        <w:rPr>
          <w:lang w:val="en-US"/>
        </w:rPr>
        <w:t>redis:</w:t>
      </w:r>
    </w:p>
    <w:p w14:paraId="42AD1E8F" w14:textId="77777777" w:rsidR="00B60B16" w:rsidRPr="000B5349" w:rsidRDefault="00B60B16" w:rsidP="00B60B16">
      <w:pPr>
        <w:rPr>
          <w:lang w:val="en-US"/>
        </w:rPr>
      </w:pPr>
      <w:r w:rsidRPr="000B5349">
        <w:rPr>
          <w:lang w:val="en-US"/>
        </w:rPr>
        <w:t xml:space="preserve">    image: hypriot/rpi-redis</w:t>
      </w:r>
    </w:p>
    <w:p w14:paraId="067A1DAF" w14:textId="77777777" w:rsidR="00B60B16" w:rsidRPr="000B5349" w:rsidRDefault="00B60B16" w:rsidP="00B60B16">
      <w:pPr>
        <w:rPr>
          <w:lang w:val="en-US"/>
        </w:rPr>
      </w:pPr>
      <w:r w:rsidRPr="000B5349">
        <w:rPr>
          <w:lang w:val="en-US"/>
        </w:rPr>
        <w:t xml:space="preserve">    ports:</w:t>
      </w:r>
    </w:p>
    <w:p w14:paraId="15D16BDD" w14:textId="77777777" w:rsidR="00B60B16" w:rsidRPr="000B5349" w:rsidRDefault="00B60B16" w:rsidP="00B60B16">
      <w:pPr>
        <w:rPr>
          <w:lang w:val="en-US"/>
        </w:rPr>
      </w:pPr>
      <w:r w:rsidRPr="000B5349">
        <w:rPr>
          <w:lang w:val="en-US"/>
        </w:rPr>
        <w:t xml:space="preserve">      - "6379:6379"</w:t>
      </w:r>
    </w:p>
    <w:p w14:paraId="1E23B3FC" w14:textId="77777777" w:rsidR="00B60B16" w:rsidRPr="000B5349" w:rsidRDefault="00B60B16" w:rsidP="00B60B16">
      <w:pPr>
        <w:rPr>
          <w:lang w:val="en-US"/>
        </w:rPr>
      </w:pPr>
      <w:r w:rsidRPr="000B5349">
        <w:rPr>
          <w:lang w:val="en-US"/>
        </w:rPr>
        <w:t xml:space="preserve">    volumes:</w:t>
      </w:r>
    </w:p>
    <w:p w14:paraId="5ABC94F3" w14:textId="77777777" w:rsidR="00B60B16" w:rsidRPr="000B5349" w:rsidRDefault="00B60B16" w:rsidP="00B60B16">
      <w:pPr>
        <w:rPr>
          <w:lang w:val="en-US"/>
        </w:rPr>
      </w:pPr>
      <w:r w:rsidRPr="000B5349">
        <w:rPr>
          <w:lang w:val="en-US"/>
        </w:rPr>
        <w:t xml:space="preserve">      - "/home/docker/data:/data"</w:t>
      </w:r>
    </w:p>
    <w:p w14:paraId="0FAB1648" w14:textId="77777777" w:rsidR="00B60B16" w:rsidRPr="00B60B16" w:rsidRDefault="00B60B16" w:rsidP="00B60B16">
      <w:pPr>
        <w:rPr>
          <w:lang w:val="en-US"/>
        </w:rPr>
      </w:pPr>
      <w:r w:rsidRPr="00B60B16">
        <w:rPr>
          <w:lang w:val="en-US"/>
        </w:rPr>
        <w:t xml:space="preserve">    networks:</w:t>
      </w:r>
    </w:p>
    <w:p w14:paraId="31828021" w14:textId="77777777" w:rsidR="00B60B16" w:rsidRPr="00B60B16" w:rsidRDefault="00B60B16" w:rsidP="00B60B16">
      <w:pPr>
        <w:rPr>
          <w:lang w:val="en-US"/>
        </w:rPr>
      </w:pPr>
      <w:r w:rsidRPr="00B60B16">
        <w:rPr>
          <w:lang w:val="en-US"/>
        </w:rPr>
        <w:t xml:space="preserve">      - phalanx_app</w:t>
      </w:r>
    </w:p>
    <w:p w14:paraId="767A3FC3" w14:textId="77777777" w:rsidR="00B60B16" w:rsidRPr="00B60B16" w:rsidRDefault="00B60B16" w:rsidP="00B60B16">
      <w:pPr>
        <w:rPr>
          <w:lang w:val="en-US"/>
        </w:rPr>
      </w:pPr>
      <w:r w:rsidRPr="00B60B16">
        <w:rPr>
          <w:lang w:val="en-US"/>
        </w:rPr>
        <w:t xml:space="preserve">    deploy:</w:t>
      </w:r>
    </w:p>
    <w:p w14:paraId="4AED0A82" w14:textId="77777777" w:rsidR="00B60B16" w:rsidRPr="00B60B16" w:rsidRDefault="00B60B16" w:rsidP="00B60B16">
      <w:pPr>
        <w:rPr>
          <w:lang w:val="en-US"/>
        </w:rPr>
      </w:pPr>
      <w:r w:rsidRPr="00B60B16">
        <w:rPr>
          <w:lang w:val="en-US"/>
        </w:rPr>
        <w:t xml:space="preserve">      placement:</w:t>
      </w:r>
    </w:p>
    <w:p w14:paraId="02B90202" w14:textId="77777777" w:rsidR="00B60B16" w:rsidRPr="00B60B16" w:rsidRDefault="00B60B16" w:rsidP="00B60B16">
      <w:pPr>
        <w:rPr>
          <w:lang w:val="en-US"/>
        </w:rPr>
      </w:pPr>
      <w:r w:rsidRPr="00B60B16">
        <w:rPr>
          <w:lang w:val="en-US"/>
        </w:rPr>
        <w:t xml:space="preserve">        constraints: [node.role == worker]</w:t>
      </w:r>
    </w:p>
    <w:p w14:paraId="164D7A43" w14:textId="7FF9B523" w:rsidR="00B60B16" w:rsidRPr="00B60B16" w:rsidRDefault="00B60B16" w:rsidP="00B60B16">
      <w:pPr>
        <w:rPr>
          <w:lang w:val="en-US"/>
        </w:rPr>
      </w:pPr>
      <w:r w:rsidRPr="00B60B16">
        <w:rPr>
          <w:lang w:val="en-US"/>
        </w:rPr>
        <w:t xml:space="preserve"> </w:t>
      </w:r>
    </w:p>
    <w:p w14:paraId="35582B8A" w14:textId="77777777" w:rsidR="00B60B16" w:rsidRPr="00B60B16" w:rsidRDefault="00B60B16" w:rsidP="00B60B16">
      <w:pPr>
        <w:rPr>
          <w:lang w:val="en-US"/>
        </w:rPr>
      </w:pPr>
      <w:r w:rsidRPr="00B60B16">
        <w:rPr>
          <w:lang w:val="en-US"/>
        </w:rPr>
        <w:t xml:space="preserve">  app: &amp;app_base</w:t>
      </w:r>
    </w:p>
    <w:p w14:paraId="128B26C0" w14:textId="77777777" w:rsidR="00B60B16" w:rsidRPr="00B60B16" w:rsidRDefault="00B60B16" w:rsidP="00B60B16">
      <w:pPr>
        <w:rPr>
          <w:lang w:val="en-US"/>
        </w:rPr>
      </w:pPr>
    </w:p>
    <w:p w14:paraId="7F5A5083" w14:textId="77777777" w:rsidR="00B60B16" w:rsidRPr="00B60B16" w:rsidRDefault="00B60B16" w:rsidP="00B60B16">
      <w:pPr>
        <w:rPr>
          <w:lang w:val="en-US"/>
        </w:rPr>
      </w:pPr>
      <w:r w:rsidRPr="00B60B16">
        <w:rPr>
          <w:lang w:val="en-US"/>
        </w:rPr>
        <w:t xml:space="preserve">    image: phalanx_app </w:t>
      </w:r>
    </w:p>
    <w:p w14:paraId="46CFBDB5" w14:textId="77777777" w:rsidR="00B60B16" w:rsidRPr="00B60B16" w:rsidRDefault="00B60B16" w:rsidP="00B60B16">
      <w:pPr>
        <w:rPr>
          <w:lang w:val="en-US"/>
        </w:rPr>
      </w:pPr>
      <w:r w:rsidRPr="00B60B16">
        <w:rPr>
          <w:lang w:val="en-US"/>
        </w:rPr>
        <w:t xml:space="preserve">    command: bash -lc 'bundler exec rails s -b 0.0.0.0'</w:t>
      </w:r>
    </w:p>
    <w:p w14:paraId="2AAD9602" w14:textId="77777777" w:rsidR="00B60B16" w:rsidRPr="00B60B16" w:rsidRDefault="00B60B16" w:rsidP="00B60B16">
      <w:pPr>
        <w:rPr>
          <w:lang w:val="en-US"/>
        </w:rPr>
      </w:pPr>
      <w:r w:rsidRPr="00B60B16">
        <w:rPr>
          <w:lang w:val="en-US"/>
        </w:rPr>
        <w:t xml:space="preserve">    volumes:</w:t>
      </w:r>
    </w:p>
    <w:p w14:paraId="6060889E" w14:textId="77777777" w:rsidR="00B60B16" w:rsidRPr="00B60B16" w:rsidRDefault="00B60B16" w:rsidP="00B60B16">
      <w:pPr>
        <w:rPr>
          <w:lang w:val="en-US"/>
        </w:rPr>
      </w:pPr>
      <w:r w:rsidRPr="00B60B16">
        <w:rPr>
          <w:lang w:val="en-US"/>
        </w:rPr>
        <w:t xml:space="preserve">      - .:/www/phalanx/app</w:t>
      </w:r>
    </w:p>
    <w:p w14:paraId="7265F095" w14:textId="77777777" w:rsidR="00B60B16" w:rsidRPr="00B60B16" w:rsidRDefault="00B60B16" w:rsidP="00B60B16">
      <w:pPr>
        <w:rPr>
          <w:lang w:val="en-US"/>
        </w:rPr>
      </w:pPr>
      <w:r w:rsidRPr="00B60B16">
        <w:rPr>
          <w:lang w:val="en-US"/>
        </w:rPr>
        <w:t xml:space="preserve">    environment:</w:t>
      </w:r>
    </w:p>
    <w:p w14:paraId="4BCB8681" w14:textId="77777777" w:rsidR="00B60B16" w:rsidRPr="00B60B16" w:rsidRDefault="00B60B16" w:rsidP="00B60B16">
      <w:pPr>
        <w:rPr>
          <w:lang w:val="en-US"/>
        </w:rPr>
      </w:pPr>
      <w:r w:rsidRPr="00B60B16">
        <w:rPr>
          <w:lang w:val="en-US"/>
        </w:rPr>
        <w:t xml:space="preserve">      REDIS_SIDEKIQ_URL: redis://redis:6379/0</w:t>
      </w:r>
    </w:p>
    <w:p w14:paraId="59F3DECD" w14:textId="77777777" w:rsidR="00B60B16" w:rsidRPr="00B60B16" w:rsidRDefault="00B60B16" w:rsidP="00B60B16">
      <w:pPr>
        <w:rPr>
          <w:lang w:val="en-US"/>
        </w:rPr>
      </w:pPr>
      <w:r w:rsidRPr="00B60B16">
        <w:rPr>
          <w:lang w:val="en-US"/>
        </w:rPr>
        <w:t xml:space="preserve">      REDIS_CABLE_URL: redis://redis:6379/1</w:t>
      </w:r>
    </w:p>
    <w:p w14:paraId="7BB73370" w14:textId="77777777" w:rsidR="00B60B16" w:rsidRPr="00B60B16" w:rsidRDefault="00B60B16" w:rsidP="00B60B16">
      <w:pPr>
        <w:rPr>
          <w:lang w:val="en-US"/>
        </w:rPr>
      </w:pPr>
      <w:r w:rsidRPr="00B60B16">
        <w:rPr>
          <w:lang w:val="en-US"/>
        </w:rPr>
        <w:t xml:space="preserve">      DB_HOST: db</w:t>
      </w:r>
    </w:p>
    <w:p w14:paraId="3E3D4F24" w14:textId="77777777" w:rsidR="00B60B16" w:rsidRPr="00B60B16" w:rsidRDefault="00B60B16" w:rsidP="00B60B16">
      <w:pPr>
        <w:rPr>
          <w:lang w:val="en-US"/>
        </w:rPr>
      </w:pPr>
      <w:r w:rsidRPr="00B60B16">
        <w:rPr>
          <w:lang w:val="en-US"/>
        </w:rPr>
        <w:t xml:space="preserve">      DB_USER:  root</w:t>
      </w:r>
    </w:p>
    <w:p w14:paraId="5111F0DE" w14:textId="77777777" w:rsidR="00B60B16" w:rsidRPr="00B60B16" w:rsidRDefault="00B60B16" w:rsidP="00B60B16">
      <w:pPr>
        <w:rPr>
          <w:lang w:val="en-US"/>
        </w:rPr>
      </w:pPr>
      <w:r w:rsidRPr="00B60B16">
        <w:rPr>
          <w:lang w:val="en-US"/>
        </w:rPr>
        <w:t xml:space="preserve">      DB_NAME: phalanx-development</w:t>
      </w:r>
    </w:p>
    <w:p w14:paraId="385257DB" w14:textId="77777777" w:rsidR="00B60B16" w:rsidRPr="00B60B16" w:rsidRDefault="00B60B16" w:rsidP="00B60B16">
      <w:pPr>
        <w:rPr>
          <w:lang w:val="en-US"/>
        </w:rPr>
      </w:pPr>
      <w:r w:rsidRPr="00B60B16">
        <w:rPr>
          <w:lang w:val="en-US"/>
        </w:rPr>
        <w:t xml:space="preserve">      DB_PASSWORD: password</w:t>
      </w:r>
    </w:p>
    <w:p w14:paraId="4A0132EA" w14:textId="77777777" w:rsidR="00B60B16" w:rsidRPr="00B60B16" w:rsidRDefault="00B60B16" w:rsidP="00B60B16">
      <w:pPr>
        <w:rPr>
          <w:lang w:val="en-US"/>
        </w:rPr>
      </w:pPr>
      <w:r w:rsidRPr="00B60B16">
        <w:rPr>
          <w:lang w:val="en-US"/>
        </w:rPr>
        <w:t xml:space="preserve">    ports:</w:t>
      </w:r>
    </w:p>
    <w:p w14:paraId="2B0B2A5A" w14:textId="77777777" w:rsidR="00B60B16" w:rsidRPr="00B60B16" w:rsidRDefault="00B60B16" w:rsidP="00B60B16">
      <w:pPr>
        <w:rPr>
          <w:lang w:val="en-US"/>
        </w:rPr>
      </w:pPr>
      <w:r w:rsidRPr="00B60B16">
        <w:rPr>
          <w:lang w:val="en-US"/>
        </w:rPr>
        <w:t xml:space="preserve">      - 3001:3000</w:t>
      </w:r>
    </w:p>
    <w:p w14:paraId="66649563" w14:textId="77777777" w:rsidR="00B60B16" w:rsidRPr="00B60B16" w:rsidRDefault="00B60B16" w:rsidP="00B60B16">
      <w:pPr>
        <w:rPr>
          <w:lang w:val="en-US"/>
        </w:rPr>
      </w:pPr>
      <w:r w:rsidRPr="00B60B16">
        <w:rPr>
          <w:lang w:val="en-US"/>
        </w:rPr>
        <w:t xml:space="preserve">    depends_on:</w:t>
      </w:r>
    </w:p>
    <w:p w14:paraId="3BC3D6E0" w14:textId="77777777" w:rsidR="00B60B16" w:rsidRPr="00B60B16" w:rsidRDefault="00B60B16" w:rsidP="00B60B16">
      <w:pPr>
        <w:rPr>
          <w:lang w:val="en-US"/>
        </w:rPr>
      </w:pPr>
      <w:r w:rsidRPr="00B60B16">
        <w:rPr>
          <w:lang w:val="en-US"/>
        </w:rPr>
        <w:lastRenderedPageBreak/>
        <w:t xml:space="preserve">          - db</w:t>
      </w:r>
    </w:p>
    <w:p w14:paraId="63171608" w14:textId="77777777" w:rsidR="00B60B16" w:rsidRPr="00B60B16" w:rsidRDefault="00B60B16" w:rsidP="00B60B16">
      <w:pPr>
        <w:rPr>
          <w:lang w:val="en-US"/>
        </w:rPr>
      </w:pPr>
      <w:r w:rsidRPr="00B60B16">
        <w:rPr>
          <w:lang w:val="en-US"/>
        </w:rPr>
        <w:t xml:space="preserve">          - redis</w:t>
      </w:r>
    </w:p>
    <w:p w14:paraId="07B515C3" w14:textId="77777777" w:rsidR="00B60B16" w:rsidRPr="00B60B16" w:rsidRDefault="00B60B16" w:rsidP="00B60B16">
      <w:pPr>
        <w:rPr>
          <w:lang w:val="en-US"/>
        </w:rPr>
      </w:pPr>
      <w:r w:rsidRPr="00B60B16">
        <w:rPr>
          <w:lang w:val="en-US"/>
        </w:rPr>
        <w:t xml:space="preserve">    networks:</w:t>
      </w:r>
    </w:p>
    <w:p w14:paraId="4910A00C" w14:textId="77777777" w:rsidR="00B60B16" w:rsidRPr="00B60B16" w:rsidRDefault="00B60B16" w:rsidP="00B60B16">
      <w:pPr>
        <w:rPr>
          <w:lang w:val="en-US"/>
        </w:rPr>
      </w:pPr>
      <w:r w:rsidRPr="00B60B16">
        <w:rPr>
          <w:lang w:val="en-US"/>
        </w:rPr>
        <w:t xml:space="preserve">      - phalanx_app</w:t>
      </w:r>
    </w:p>
    <w:p w14:paraId="1DD8CDC5" w14:textId="77777777" w:rsidR="00B60B16" w:rsidRPr="00B60B16" w:rsidRDefault="00B60B16" w:rsidP="00B60B16">
      <w:pPr>
        <w:rPr>
          <w:lang w:val="en-US"/>
        </w:rPr>
      </w:pPr>
    </w:p>
    <w:p w14:paraId="215AB724" w14:textId="0195E608" w:rsidR="00B60B16" w:rsidRPr="00B60B16" w:rsidRDefault="0067656B" w:rsidP="00B60B16">
      <w:pPr>
        <w:rPr>
          <w:lang w:val="en-US"/>
        </w:rPr>
      </w:pPr>
      <w:r>
        <w:rPr>
          <w:lang w:val="en-US"/>
        </w:rPr>
        <w:t xml:space="preserve">    #s</w:t>
      </w:r>
      <w:r w:rsidR="00B60B16" w:rsidRPr="00B60B16">
        <w:rPr>
          <w:lang w:val="en-US"/>
        </w:rPr>
        <w:t>ervice deployment</w:t>
      </w:r>
    </w:p>
    <w:p w14:paraId="303098E0" w14:textId="77777777" w:rsidR="00B60B16" w:rsidRPr="00B60B16" w:rsidRDefault="00B60B16" w:rsidP="00B60B16">
      <w:pPr>
        <w:rPr>
          <w:lang w:val="en-US"/>
        </w:rPr>
      </w:pPr>
      <w:r w:rsidRPr="00B60B16">
        <w:rPr>
          <w:lang w:val="en-US"/>
        </w:rPr>
        <w:t xml:space="preserve">    deploy:</w:t>
      </w:r>
    </w:p>
    <w:p w14:paraId="53659713" w14:textId="77777777" w:rsidR="00B60B16" w:rsidRPr="00B60B16" w:rsidRDefault="00B60B16" w:rsidP="00B60B16">
      <w:pPr>
        <w:rPr>
          <w:lang w:val="en-US"/>
        </w:rPr>
      </w:pPr>
      <w:r w:rsidRPr="00B60B16">
        <w:rPr>
          <w:lang w:val="en-US"/>
        </w:rPr>
        <w:t xml:space="preserve">      mode: replicated</w:t>
      </w:r>
    </w:p>
    <w:p w14:paraId="7B619B9A" w14:textId="77777777" w:rsidR="00B60B16" w:rsidRPr="00B60B16" w:rsidRDefault="00B60B16" w:rsidP="00B60B16">
      <w:pPr>
        <w:rPr>
          <w:lang w:val="en-US"/>
        </w:rPr>
      </w:pPr>
      <w:r w:rsidRPr="00B60B16">
        <w:rPr>
          <w:lang w:val="en-US"/>
        </w:rPr>
        <w:t xml:space="preserve">      replicas: 1</w:t>
      </w:r>
    </w:p>
    <w:p w14:paraId="6A9B4BC5" w14:textId="77777777" w:rsidR="00B60B16" w:rsidRPr="00B60B16" w:rsidRDefault="00B60B16" w:rsidP="00B60B16">
      <w:pPr>
        <w:rPr>
          <w:lang w:val="en-US"/>
        </w:rPr>
      </w:pPr>
      <w:r w:rsidRPr="00B60B16">
        <w:rPr>
          <w:lang w:val="en-US"/>
        </w:rPr>
        <w:t xml:space="preserve">      labels: [APP=PHALANX]</w:t>
      </w:r>
    </w:p>
    <w:p w14:paraId="62B6A2E6" w14:textId="3EBEB685" w:rsidR="00B60B16" w:rsidRPr="00B60B16" w:rsidRDefault="00B60B16" w:rsidP="00B60B16">
      <w:pPr>
        <w:rPr>
          <w:lang w:val="en-US"/>
        </w:rPr>
      </w:pPr>
      <w:r w:rsidRPr="00B60B16">
        <w:rPr>
          <w:lang w:val="en-US"/>
        </w:rPr>
        <w:t xml:space="preserve">      #service resource management</w:t>
      </w:r>
    </w:p>
    <w:p w14:paraId="139445B2" w14:textId="77777777" w:rsidR="00B60B16" w:rsidRPr="00B60B16" w:rsidRDefault="00B60B16" w:rsidP="00B60B16">
      <w:pPr>
        <w:rPr>
          <w:lang w:val="en-US"/>
        </w:rPr>
      </w:pPr>
      <w:r w:rsidRPr="00B60B16">
        <w:rPr>
          <w:lang w:val="en-US"/>
        </w:rPr>
        <w:t xml:space="preserve">      resources:</w:t>
      </w:r>
    </w:p>
    <w:p w14:paraId="3A4285F8" w14:textId="5ABB542F" w:rsidR="00B60B16" w:rsidRPr="00B60B16" w:rsidRDefault="00A338AB" w:rsidP="00B60B16">
      <w:pPr>
        <w:rPr>
          <w:lang w:val="en-US"/>
        </w:rPr>
      </w:pPr>
      <w:r>
        <w:rPr>
          <w:lang w:val="en-US"/>
        </w:rPr>
        <w:t xml:space="preserve">        #</w:t>
      </w:r>
      <w:r w:rsidR="00B60B16" w:rsidRPr="00B60B16">
        <w:rPr>
          <w:lang w:val="en-US"/>
        </w:rPr>
        <w:t>Hard limit - Docker does not allow to allocate more</w:t>
      </w:r>
    </w:p>
    <w:p w14:paraId="251A5FCD" w14:textId="77777777" w:rsidR="00B60B16" w:rsidRPr="00B60B16" w:rsidRDefault="00B60B16" w:rsidP="00B60B16">
      <w:pPr>
        <w:rPr>
          <w:lang w:val="en-US"/>
        </w:rPr>
      </w:pPr>
      <w:r w:rsidRPr="00B60B16">
        <w:rPr>
          <w:lang w:val="en-US"/>
        </w:rPr>
        <w:t xml:space="preserve">        limits:</w:t>
      </w:r>
    </w:p>
    <w:p w14:paraId="7FD9F3BE" w14:textId="77777777" w:rsidR="00B60B16" w:rsidRPr="00B60B16" w:rsidRDefault="00B60B16" w:rsidP="00B60B16">
      <w:pPr>
        <w:rPr>
          <w:lang w:val="en-US"/>
        </w:rPr>
      </w:pPr>
      <w:r w:rsidRPr="00B60B16">
        <w:rPr>
          <w:lang w:val="en-US"/>
        </w:rPr>
        <w:t xml:space="preserve">          cpus: '0.25'</w:t>
      </w:r>
    </w:p>
    <w:p w14:paraId="6768A9AC" w14:textId="77777777" w:rsidR="00B60B16" w:rsidRPr="00B60B16" w:rsidRDefault="00B60B16" w:rsidP="00B60B16">
      <w:pPr>
        <w:rPr>
          <w:lang w:val="en-US"/>
        </w:rPr>
      </w:pPr>
      <w:r w:rsidRPr="00B60B16">
        <w:rPr>
          <w:lang w:val="en-US"/>
        </w:rPr>
        <w:t xml:space="preserve">          memory: 512M</w:t>
      </w:r>
    </w:p>
    <w:p w14:paraId="354209D2" w14:textId="2B2E5C14" w:rsidR="00B60B16" w:rsidRPr="00B60B16" w:rsidRDefault="0067656B" w:rsidP="00B60B16">
      <w:pPr>
        <w:rPr>
          <w:lang w:val="en-US"/>
        </w:rPr>
      </w:pPr>
      <w:r>
        <w:rPr>
          <w:lang w:val="en-US"/>
        </w:rPr>
        <w:t xml:space="preserve">        #</w:t>
      </w:r>
      <w:r w:rsidR="00B60B16" w:rsidRPr="00B60B16">
        <w:rPr>
          <w:lang w:val="en-US"/>
        </w:rPr>
        <w:t>Soft limit - Docker makes best effort to return to it</w:t>
      </w:r>
    </w:p>
    <w:p w14:paraId="417F8B11" w14:textId="77777777" w:rsidR="00B60B16" w:rsidRPr="00B60B16" w:rsidRDefault="00B60B16" w:rsidP="00B60B16">
      <w:pPr>
        <w:rPr>
          <w:lang w:val="en-US"/>
        </w:rPr>
      </w:pPr>
      <w:r w:rsidRPr="00B60B16">
        <w:rPr>
          <w:lang w:val="en-US"/>
        </w:rPr>
        <w:t xml:space="preserve">        reservations:</w:t>
      </w:r>
    </w:p>
    <w:p w14:paraId="5506D37B" w14:textId="77777777" w:rsidR="00B60B16" w:rsidRPr="00B60B16" w:rsidRDefault="00B60B16" w:rsidP="00B60B16">
      <w:pPr>
        <w:rPr>
          <w:lang w:val="en-US"/>
        </w:rPr>
      </w:pPr>
      <w:r w:rsidRPr="00B60B16">
        <w:rPr>
          <w:lang w:val="en-US"/>
        </w:rPr>
        <w:t xml:space="preserve">          cpus: '0.25'</w:t>
      </w:r>
    </w:p>
    <w:p w14:paraId="01EBFA64" w14:textId="77777777" w:rsidR="00B60B16" w:rsidRPr="00B60B16" w:rsidRDefault="00B60B16" w:rsidP="00B60B16">
      <w:pPr>
        <w:rPr>
          <w:lang w:val="en-US"/>
        </w:rPr>
      </w:pPr>
      <w:r w:rsidRPr="00B60B16">
        <w:rPr>
          <w:lang w:val="en-US"/>
        </w:rPr>
        <w:t xml:space="preserve">          memory: 256M</w:t>
      </w:r>
    </w:p>
    <w:p w14:paraId="54F18699" w14:textId="17C298B0" w:rsidR="00B60B16" w:rsidRPr="00B60B16" w:rsidRDefault="00D604C0" w:rsidP="00B60B16">
      <w:pPr>
        <w:rPr>
          <w:lang w:val="en-US"/>
        </w:rPr>
      </w:pPr>
      <w:r>
        <w:rPr>
          <w:lang w:val="en-US"/>
        </w:rPr>
        <w:t xml:space="preserve">      #</w:t>
      </w:r>
      <w:r w:rsidR="00B60B16" w:rsidRPr="00B60B16">
        <w:rPr>
          <w:lang w:val="en-US"/>
        </w:rPr>
        <w:t>service restart policy</w:t>
      </w:r>
    </w:p>
    <w:p w14:paraId="50C5853C" w14:textId="77777777" w:rsidR="00B60B16" w:rsidRPr="00B60B16" w:rsidRDefault="00B60B16" w:rsidP="00B60B16">
      <w:pPr>
        <w:rPr>
          <w:lang w:val="en-US"/>
        </w:rPr>
      </w:pPr>
      <w:r w:rsidRPr="00B60B16">
        <w:rPr>
          <w:lang w:val="en-US"/>
        </w:rPr>
        <w:t xml:space="preserve">      restart_policy:</w:t>
      </w:r>
    </w:p>
    <w:p w14:paraId="44951D9F" w14:textId="77777777" w:rsidR="00B60B16" w:rsidRPr="00B60B16" w:rsidRDefault="00B60B16" w:rsidP="00B60B16">
      <w:pPr>
        <w:rPr>
          <w:lang w:val="en-US"/>
        </w:rPr>
      </w:pPr>
      <w:r w:rsidRPr="00B60B16">
        <w:rPr>
          <w:lang w:val="en-US"/>
        </w:rPr>
        <w:t xml:space="preserve">        condition: on-failure</w:t>
      </w:r>
    </w:p>
    <w:p w14:paraId="279E39E6" w14:textId="77777777" w:rsidR="00B60B16" w:rsidRPr="00B60B16" w:rsidRDefault="00B60B16" w:rsidP="00B60B16">
      <w:pPr>
        <w:rPr>
          <w:lang w:val="en-US"/>
        </w:rPr>
      </w:pPr>
      <w:r w:rsidRPr="00B60B16">
        <w:rPr>
          <w:lang w:val="en-US"/>
        </w:rPr>
        <w:t xml:space="preserve">        delay: 5s</w:t>
      </w:r>
    </w:p>
    <w:p w14:paraId="7C1FFDEC" w14:textId="77777777" w:rsidR="00B60B16" w:rsidRPr="00B60B16" w:rsidRDefault="00B60B16" w:rsidP="00B60B16">
      <w:pPr>
        <w:rPr>
          <w:lang w:val="en-US"/>
        </w:rPr>
      </w:pPr>
      <w:r w:rsidRPr="00B60B16">
        <w:rPr>
          <w:lang w:val="en-US"/>
        </w:rPr>
        <w:t xml:space="preserve">        max_attempts: 10</w:t>
      </w:r>
    </w:p>
    <w:p w14:paraId="725D50F9" w14:textId="77777777" w:rsidR="00B60B16" w:rsidRPr="00B60B16" w:rsidRDefault="00B60B16" w:rsidP="00B60B16">
      <w:pPr>
        <w:rPr>
          <w:lang w:val="en-US"/>
        </w:rPr>
      </w:pPr>
      <w:r w:rsidRPr="00B60B16">
        <w:rPr>
          <w:lang w:val="en-US"/>
        </w:rPr>
        <w:t xml:space="preserve">        window: 120s</w:t>
      </w:r>
    </w:p>
    <w:p w14:paraId="00F8659C" w14:textId="01E7F33E" w:rsidR="00B60B16" w:rsidRPr="00B60B16" w:rsidRDefault="00D604C0" w:rsidP="00B60B16">
      <w:pPr>
        <w:rPr>
          <w:lang w:val="en-US"/>
        </w:rPr>
      </w:pPr>
      <w:r>
        <w:rPr>
          <w:lang w:val="en-US"/>
        </w:rPr>
        <w:t xml:space="preserve">      #</w:t>
      </w:r>
      <w:r w:rsidR="00B60B16" w:rsidRPr="00B60B16">
        <w:rPr>
          <w:lang w:val="en-US"/>
        </w:rPr>
        <w:t>service update configuration</w:t>
      </w:r>
    </w:p>
    <w:p w14:paraId="545EBC9B" w14:textId="77777777" w:rsidR="00B60B16" w:rsidRPr="00B60B16" w:rsidRDefault="00B60B16" w:rsidP="00B60B16">
      <w:pPr>
        <w:rPr>
          <w:lang w:val="en-US"/>
        </w:rPr>
      </w:pPr>
      <w:r w:rsidRPr="00B60B16">
        <w:rPr>
          <w:lang w:val="en-US"/>
        </w:rPr>
        <w:t xml:space="preserve">      update_config:</w:t>
      </w:r>
    </w:p>
    <w:p w14:paraId="51766338" w14:textId="77777777" w:rsidR="00B60B16" w:rsidRPr="00B60B16" w:rsidRDefault="00B60B16" w:rsidP="00B60B16">
      <w:pPr>
        <w:rPr>
          <w:lang w:val="en-US"/>
        </w:rPr>
      </w:pPr>
      <w:r w:rsidRPr="00B60B16">
        <w:rPr>
          <w:lang w:val="en-US"/>
        </w:rPr>
        <w:t xml:space="preserve">        parallelism: 1</w:t>
      </w:r>
    </w:p>
    <w:p w14:paraId="45C949A3" w14:textId="77777777" w:rsidR="00B60B16" w:rsidRPr="00B60B16" w:rsidRDefault="00B60B16" w:rsidP="00B60B16">
      <w:pPr>
        <w:rPr>
          <w:lang w:val="en-US"/>
        </w:rPr>
      </w:pPr>
      <w:r w:rsidRPr="00B60B16">
        <w:rPr>
          <w:lang w:val="en-US"/>
        </w:rPr>
        <w:t xml:space="preserve">        delay: 10s</w:t>
      </w:r>
    </w:p>
    <w:p w14:paraId="561ADA70" w14:textId="77777777" w:rsidR="00B60B16" w:rsidRPr="00B60B16" w:rsidRDefault="00B60B16" w:rsidP="00B60B16">
      <w:pPr>
        <w:rPr>
          <w:lang w:val="en-US"/>
        </w:rPr>
      </w:pPr>
      <w:r w:rsidRPr="00B60B16">
        <w:rPr>
          <w:lang w:val="en-US"/>
        </w:rPr>
        <w:t xml:space="preserve">        failure_action: continue</w:t>
      </w:r>
    </w:p>
    <w:p w14:paraId="5F3AEDED" w14:textId="77777777" w:rsidR="00B60B16" w:rsidRPr="00B60B16" w:rsidRDefault="00B60B16" w:rsidP="00B60B16">
      <w:pPr>
        <w:rPr>
          <w:lang w:val="en-US"/>
        </w:rPr>
      </w:pPr>
      <w:r w:rsidRPr="00B60B16">
        <w:rPr>
          <w:lang w:val="en-US"/>
        </w:rPr>
        <w:t xml:space="preserve">        monitor: 60s</w:t>
      </w:r>
    </w:p>
    <w:p w14:paraId="72C684DF" w14:textId="77777777" w:rsidR="00B60B16" w:rsidRPr="00B60B16" w:rsidRDefault="00B60B16" w:rsidP="00B60B16">
      <w:pPr>
        <w:rPr>
          <w:lang w:val="en-US"/>
        </w:rPr>
      </w:pPr>
      <w:r w:rsidRPr="00B60B16">
        <w:rPr>
          <w:lang w:val="en-US"/>
        </w:rPr>
        <w:t xml:space="preserve">        max_failure_ratio: 0.3</w:t>
      </w:r>
    </w:p>
    <w:p w14:paraId="44E44ECE" w14:textId="3D20E6C2" w:rsidR="00B60B16" w:rsidRPr="00B60B16" w:rsidRDefault="00D604C0" w:rsidP="00B60B16">
      <w:pPr>
        <w:rPr>
          <w:lang w:val="en-US"/>
        </w:rPr>
      </w:pPr>
      <w:r>
        <w:rPr>
          <w:lang w:val="en-US"/>
        </w:rPr>
        <w:t xml:space="preserve">      #</w:t>
      </w:r>
      <w:r w:rsidR="00B60B16" w:rsidRPr="00B60B16">
        <w:rPr>
          <w:lang w:val="en-US"/>
        </w:rPr>
        <w:t>placement constraint - in this case on 'worker' nodes only</w:t>
      </w:r>
    </w:p>
    <w:p w14:paraId="05B00EFB" w14:textId="77777777" w:rsidR="00B60B16" w:rsidRPr="00B60B16" w:rsidRDefault="00B60B16" w:rsidP="00B60B16">
      <w:pPr>
        <w:rPr>
          <w:lang w:val="en-US"/>
        </w:rPr>
      </w:pPr>
      <w:r w:rsidRPr="00B60B16">
        <w:rPr>
          <w:lang w:val="en-US"/>
        </w:rPr>
        <w:t xml:space="preserve">      placement:</w:t>
      </w:r>
    </w:p>
    <w:p w14:paraId="4E3B5400" w14:textId="77777777" w:rsidR="00B60B16" w:rsidRPr="00B60B16" w:rsidRDefault="00B60B16" w:rsidP="00B60B16">
      <w:pPr>
        <w:rPr>
          <w:lang w:val="en-US"/>
        </w:rPr>
      </w:pPr>
      <w:r w:rsidRPr="00B60B16">
        <w:rPr>
          <w:lang w:val="en-US"/>
        </w:rPr>
        <w:t xml:space="preserve">        constraints: [node.role == manager]</w:t>
      </w:r>
    </w:p>
    <w:p w14:paraId="55127344" w14:textId="77777777" w:rsidR="00B60B16" w:rsidRPr="00B60B16" w:rsidRDefault="00B60B16" w:rsidP="00B60B16">
      <w:pPr>
        <w:rPr>
          <w:lang w:val="en-US"/>
        </w:rPr>
      </w:pPr>
      <w:r w:rsidRPr="00B60B16">
        <w:rPr>
          <w:lang w:val="en-US"/>
        </w:rPr>
        <w:t xml:space="preserve">    </w:t>
      </w:r>
    </w:p>
    <w:p w14:paraId="3FDCEDCA" w14:textId="77777777" w:rsidR="00B60B16" w:rsidRPr="00B60B16" w:rsidRDefault="00B60B16" w:rsidP="00B60B16">
      <w:pPr>
        <w:rPr>
          <w:lang w:val="en-US"/>
        </w:rPr>
      </w:pPr>
      <w:r w:rsidRPr="00B60B16">
        <w:rPr>
          <w:lang w:val="en-US"/>
        </w:rPr>
        <w:t xml:space="preserve">  dockerui:</w:t>
      </w:r>
    </w:p>
    <w:p w14:paraId="744FA2CA" w14:textId="1FD0E82F" w:rsidR="00B60B16" w:rsidRPr="00B60B16" w:rsidRDefault="00B60B16" w:rsidP="00B60B16">
      <w:pPr>
        <w:rPr>
          <w:lang w:val="en-US"/>
        </w:rPr>
      </w:pPr>
      <w:r w:rsidRPr="00B60B16">
        <w:rPr>
          <w:lang w:val="en-US"/>
        </w:rPr>
        <w:t xml:space="preserve">    image: portainer/portainer</w:t>
      </w:r>
    </w:p>
    <w:p w14:paraId="2E2507C2" w14:textId="77777777" w:rsidR="00B60B16" w:rsidRPr="00B60B16" w:rsidRDefault="00B60B16" w:rsidP="00B60B16">
      <w:pPr>
        <w:rPr>
          <w:lang w:val="en-US"/>
        </w:rPr>
      </w:pPr>
      <w:r w:rsidRPr="00B60B16">
        <w:rPr>
          <w:lang w:val="en-US"/>
        </w:rPr>
        <w:t xml:space="preserve">    volumes:</w:t>
      </w:r>
    </w:p>
    <w:p w14:paraId="5DA7785D" w14:textId="77777777" w:rsidR="00B60B16" w:rsidRPr="00B60B16" w:rsidRDefault="00B60B16" w:rsidP="00B60B16">
      <w:pPr>
        <w:rPr>
          <w:lang w:val="en-US"/>
        </w:rPr>
      </w:pPr>
      <w:r w:rsidRPr="00B60B16">
        <w:rPr>
          <w:lang w:val="en-US"/>
        </w:rPr>
        <w:t xml:space="preserve">      - '/var/run/docker.sock:/var/run/docker.sock'</w:t>
      </w:r>
    </w:p>
    <w:p w14:paraId="7CC16E49" w14:textId="77777777" w:rsidR="00B60B16" w:rsidRPr="00B60B16" w:rsidRDefault="00B60B16" w:rsidP="00B60B16">
      <w:pPr>
        <w:rPr>
          <w:lang w:val="en-US"/>
        </w:rPr>
      </w:pPr>
      <w:r w:rsidRPr="00B60B16">
        <w:rPr>
          <w:lang w:val="en-US"/>
        </w:rPr>
        <w:t xml:space="preserve">    ports:</w:t>
      </w:r>
    </w:p>
    <w:p w14:paraId="23B0D2F1" w14:textId="77777777" w:rsidR="00B60B16" w:rsidRPr="00B60B16" w:rsidRDefault="00B60B16" w:rsidP="00B60B16">
      <w:pPr>
        <w:rPr>
          <w:lang w:val="en-US"/>
        </w:rPr>
      </w:pPr>
      <w:r w:rsidRPr="00B60B16">
        <w:rPr>
          <w:lang w:val="en-US"/>
        </w:rPr>
        <w:t xml:space="preserve">      - 8080:9000</w:t>
      </w:r>
    </w:p>
    <w:p w14:paraId="51993B18" w14:textId="77777777" w:rsidR="00B60B16" w:rsidRPr="00B60B16" w:rsidRDefault="00B60B16" w:rsidP="00B60B16">
      <w:pPr>
        <w:rPr>
          <w:lang w:val="en-US"/>
        </w:rPr>
      </w:pPr>
      <w:r w:rsidRPr="00B60B16">
        <w:rPr>
          <w:lang w:val="en-US"/>
        </w:rPr>
        <w:t xml:space="preserve">    networks:</w:t>
      </w:r>
    </w:p>
    <w:p w14:paraId="7E7CF5DC" w14:textId="77777777" w:rsidR="00B60B16" w:rsidRPr="00B60B16" w:rsidRDefault="00B60B16" w:rsidP="00B60B16">
      <w:pPr>
        <w:rPr>
          <w:lang w:val="en-US"/>
        </w:rPr>
      </w:pPr>
      <w:r w:rsidRPr="00B60B16">
        <w:rPr>
          <w:lang w:val="en-US"/>
        </w:rPr>
        <w:t xml:space="preserve">      - phalanx_app</w:t>
      </w:r>
    </w:p>
    <w:p w14:paraId="1AF0F994" w14:textId="77777777" w:rsidR="00B60B16" w:rsidRPr="00B60B16" w:rsidRDefault="00B60B16" w:rsidP="00B60B16">
      <w:pPr>
        <w:rPr>
          <w:lang w:val="en-US"/>
        </w:rPr>
      </w:pPr>
      <w:r w:rsidRPr="00B60B16">
        <w:rPr>
          <w:lang w:val="en-US"/>
        </w:rPr>
        <w:t xml:space="preserve">    deploy:</w:t>
      </w:r>
    </w:p>
    <w:p w14:paraId="29A35199" w14:textId="77777777" w:rsidR="00B60B16" w:rsidRPr="00B60B16" w:rsidRDefault="00B60B16" w:rsidP="00B60B16">
      <w:pPr>
        <w:rPr>
          <w:lang w:val="en-US"/>
        </w:rPr>
      </w:pPr>
      <w:r w:rsidRPr="00B60B16">
        <w:rPr>
          <w:lang w:val="en-US"/>
        </w:rPr>
        <w:t xml:space="preserve">      placement:</w:t>
      </w:r>
    </w:p>
    <w:p w14:paraId="797E2236" w14:textId="77777777" w:rsidR="00B60B16" w:rsidRPr="00B60B16" w:rsidRDefault="00B60B16" w:rsidP="00B60B16">
      <w:pPr>
        <w:rPr>
          <w:lang w:val="en-US"/>
        </w:rPr>
      </w:pPr>
      <w:r w:rsidRPr="00B60B16">
        <w:rPr>
          <w:lang w:val="en-US"/>
        </w:rPr>
        <w:t xml:space="preserve">        constraints: [node.role == worker]</w:t>
      </w:r>
    </w:p>
    <w:p w14:paraId="76F36454" w14:textId="77777777" w:rsidR="00B60B16" w:rsidRPr="00B60B16" w:rsidRDefault="00B60B16" w:rsidP="00B60B16">
      <w:pPr>
        <w:rPr>
          <w:lang w:val="en-US"/>
        </w:rPr>
      </w:pPr>
    </w:p>
    <w:p w14:paraId="725CEE50" w14:textId="77777777" w:rsidR="00B60B16" w:rsidRPr="00B60B16" w:rsidRDefault="00B60B16" w:rsidP="00B60B16">
      <w:pPr>
        <w:rPr>
          <w:lang w:val="en-US"/>
        </w:rPr>
      </w:pPr>
      <w:r w:rsidRPr="00B60B16">
        <w:rPr>
          <w:lang w:val="en-US"/>
        </w:rPr>
        <w:t xml:space="preserve">  worker:</w:t>
      </w:r>
    </w:p>
    <w:p w14:paraId="722F6061" w14:textId="77777777" w:rsidR="00B60B16" w:rsidRPr="00B60B16" w:rsidRDefault="00B60B16" w:rsidP="00B60B16">
      <w:pPr>
        <w:rPr>
          <w:lang w:val="en-US"/>
        </w:rPr>
      </w:pPr>
      <w:r w:rsidRPr="00B60B16">
        <w:rPr>
          <w:lang w:val="en-US"/>
        </w:rPr>
        <w:lastRenderedPageBreak/>
        <w:t xml:space="preserve">    &lt;&lt;: *app_base</w:t>
      </w:r>
    </w:p>
    <w:p w14:paraId="1E916A0B" w14:textId="77777777" w:rsidR="00B60B16" w:rsidRPr="00B60B16" w:rsidRDefault="00B60B16" w:rsidP="00B60B16">
      <w:pPr>
        <w:rPr>
          <w:lang w:val="en-US"/>
        </w:rPr>
      </w:pPr>
      <w:r w:rsidRPr="00B60B16">
        <w:rPr>
          <w:lang w:val="en-US"/>
        </w:rPr>
        <w:t xml:space="preserve">    image: phalanx_worker</w:t>
      </w:r>
    </w:p>
    <w:p w14:paraId="4B9DE4C3" w14:textId="77777777" w:rsidR="00B60B16" w:rsidRPr="00B60B16" w:rsidRDefault="00B60B16" w:rsidP="00B60B16">
      <w:pPr>
        <w:rPr>
          <w:lang w:val="en-US"/>
        </w:rPr>
      </w:pPr>
      <w:r w:rsidRPr="00B60B16">
        <w:rPr>
          <w:lang w:val="en-US"/>
        </w:rPr>
        <w:t xml:space="preserve">    command: bash -lc 'bundler exec sidekiq'</w:t>
      </w:r>
    </w:p>
    <w:p w14:paraId="035DF299" w14:textId="77777777" w:rsidR="00B60B16" w:rsidRPr="004F6D7C" w:rsidRDefault="00B60B16" w:rsidP="00B60B16">
      <w:pPr>
        <w:rPr>
          <w:lang w:val="en-US"/>
        </w:rPr>
      </w:pPr>
      <w:r w:rsidRPr="00B60B16">
        <w:rPr>
          <w:lang w:val="en-US"/>
        </w:rPr>
        <w:t xml:space="preserve">    </w:t>
      </w:r>
      <w:r w:rsidRPr="004F6D7C">
        <w:rPr>
          <w:lang w:val="en-US"/>
        </w:rPr>
        <w:t>ports:</w:t>
      </w:r>
    </w:p>
    <w:p w14:paraId="46307E52" w14:textId="77777777" w:rsidR="00B60B16" w:rsidRPr="004F6D7C" w:rsidRDefault="00B60B16" w:rsidP="00B60B16">
      <w:pPr>
        <w:rPr>
          <w:lang w:val="en-US"/>
        </w:rPr>
      </w:pPr>
      <w:r w:rsidRPr="004F6D7C">
        <w:rPr>
          <w:lang w:val="en-US"/>
        </w:rPr>
        <w:t xml:space="preserve">       - 3003:3003  </w:t>
      </w:r>
    </w:p>
    <w:p w14:paraId="4D6AE61B" w14:textId="77777777" w:rsidR="00B60B16" w:rsidRPr="004F6D7C" w:rsidRDefault="00B60B16" w:rsidP="00B60B16">
      <w:pPr>
        <w:rPr>
          <w:lang w:val="en-US"/>
        </w:rPr>
      </w:pPr>
      <w:r w:rsidRPr="004F6D7C">
        <w:rPr>
          <w:lang w:val="en-US"/>
        </w:rPr>
        <w:t xml:space="preserve">    networks:</w:t>
      </w:r>
    </w:p>
    <w:p w14:paraId="190A7D3E" w14:textId="77777777" w:rsidR="00B60B16" w:rsidRPr="004F6D7C" w:rsidRDefault="00B60B16" w:rsidP="00B60B16">
      <w:pPr>
        <w:rPr>
          <w:lang w:val="en-US"/>
        </w:rPr>
      </w:pPr>
      <w:r w:rsidRPr="004F6D7C">
        <w:rPr>
          <w:lang w:val="en-US"/>
        </w:rPr>
        <w:t xml:space="preserve">      phalanx_app:</w:t>
      </w:r>
    </w:p>
    <w:p w14:paraId="4273686C" w14:textId="77777777" w:rsidR="00B60B16" w:rsidRPr="004F6D7C" w:rsidRDefault="00B60B16" w:rsidP="00B60B16">
      <w:pPr>
        <w:rPr>
          <w:lang w:val="en-US"/>
        </w:rPr>
      </w:pPr>
      <w:r w:rsidRPr="004F6D7C">
        <w:rPr>
          <w:lang w:val="en-US"/>
        </w:rPr>
        <w:t xml:space="preserve">        aliases:</w:t>
      </w:r>
    </w:p>
    <w:p w14:paraId="6079DA37" w14:textId="77777777" w:rsidR="00B60B16" w:rsidRPr="004F6D7C" w:rsidRDefault="00B60B16" w:rsidP="00B60B16">
      <w:pPr>
        <w:rPr>
          <w:lang w:val="en-US"/>
        </w:rPr>
      </w:pPr>
      <w:r w:rsidRPr="004F6D7C">
        <w:rPr>
          <w:lang w:val="en-US"/>
        </w:rPr>
        <w:t xml:space="preserve">          - workers</w:t>
      </w:r>
    </w:p>
    <w:p w14:paraId="3DB547CC" w14:textId="77777777" w:rsidR="00B60B16" w:rsidRPr="004F6D7C" w:rsidRDefault="00B60B16" w:rsidP="00B60B16">
      <w:pPr>
        <w:rPr>
          <w:lang w:val="en-US"/>
        </w:rPr>
      </w:pPr>
      <w:r w:rsidRPr="004F6D7C">
        <w:rPr>
          <w:lang w:val="en-US"/>
        </w:rPr>
        <w:t xml:space="preserve">    depends_on:</w:t>
      </w:r>
    </w:p>
    <w:p w14:paraId="6E903273" w14:textId="77777777" w:rsidR="00B60B16" w:rsidRPr="004F6D7C" w:rsidRDefault="00B60B16" w:rsidP="00B60B16">
      <w:pPr>
        <w:rPr>
          <w:lang w:val="en-US"/>
        </w:rPr>
      </w:pPr>
      <w:r w:rsidRPr="004F6D7C">
        <w:rPr>
          <w:lang w:val="en-US"/>
        </w:rPr>
        <w:t xml:space="preserve">      - app</w:t>
      </w:r>
    </w:p>
    <w:p w14:paraId="2CEC61B6" w14:textId="77777777" w:rsidR="00B60B16" w:rsidRPr="004F6D7C" w:rsidRDefault="00B60B16" w:rsidP="00B60B16">
      <w:pPr>
        <w:rPr>
          <w:lang w:val="en-US"/>
        </w:rPr>
      </w:pPr>
      <w:r w:rsidRPr="004F6D7C">
        <w:rPr>
          <w:lang w:val="en-US"/>
        </w:rPr>
        <w:t xml:space="preserve">    deploy:</w:t>
      </w:r>
    </w:p>
    <w:p w14:paraId="036D4762" w14:textId="77777777" w:rsidR="00B60B16" w:rsidRPr="004F6D7C" w:rsidRDefault="00B60B16" w:rsidP="00B60B16">
      <w:pPr>
        <w:rPr>
          <w:lang w:val="en-US"/>
        </w:rPr>
      </w:pPr>
      <w:r w:rsidRPr="004F6D7C">
        <w:rPr>
          <w:lang w:val="en-US"/>
        </w:rPr>
        <w:t xml:space="preserve">      placement:</w:t>
      </w:r>
    </w:p>
    <w:p w14:paraId="125819ED" w14:textId="77777777" w:rsidR="00B60B16" w:rsidRPr="004F6D7C" w:rsidRDefault="00B60B16" w:rsidP="00B60B16">
      <w:pPr>
        <w:rPr>
          <w:lang w:val="en-US"/>
        </w:rPr>
      </w:pPr>
      <w:r w:rsidRPr="004F6D7C">
        <w:rPr>
          <w:lang w:val="en-US"/>
        </w:rPr>
        <w:t xml:space="preserve">        constraints: [node.role == worker]</w:t>
      </w:r>
    </w:p>
    <w:p w14:paraId="58E749BA" w14:textId="77777777" w:rsidR="00B60B16" w:rsidRPr="004F6D7C" w:rsidRDefault="00B60B16" w:rsidP="00B60B16">
      <w:pPr>
        <w:rPr>
          <w:lang w:val="en-US"/>
        </w:rPr>
      </w:pPr>
    </w:p>
    <w:p w14:paraId="3C0439FD" w14:textId="77777777" w:rsidR="00B60B16" w:rsidRPr="00E117A3" w:rsidRDefault="00B60B16" w:rsidP="00B60B16">
      <w:pPr>
        <w:rPr>
          <w:lang w:val="en-US"/>
        </w:rPr>
      </w:pPr>
      <w:r w:rsidRPr="004F6D7C">
        <w:rPr>
          <w:lang w:val="en-US"/>
        </w:rPr>
        <w:t xml:space="preserve">  </w:t>
      </w:r>
      <w:r w:rsidRPr="00E117A3">
        <w:rPr>
          <w:lang w:val="en-US"/>
        </w:rPr>
        <w:t>viz:</w:t>
      </w:r>
    </w:p>
    <w:p w14:paraId="09317B73" w14:textId="77777777" w:rsidR="00B60B16" w:rsidRPr="00E0699D" w:rsidRDefault="00B60B16" w:rsidP="00B60B16">
      <w:pPr>
        <w:rPr>
          <w:lang w:val="en-US"/>
        </w:rPr>
      </w:pPr>
      <w:r w:rsidRPr="00E117A3">
        <w:rPr>
          <w:lang w:val="en-US"/>
        </w:rPr>
        <w:t xml:space="preserve">     </w:t>
      </w:r>
      <w:r w:rsidRPr="00E0699D">
        <w:rPr>
          <w:lang w:val="en-US"/>
        </w:rPr>
        <w:t>image: alexellis2/visualizer-arm</w:t>
      </w:r>
    </w:p>
    <w:p w14:paraId="4A59AAC4" w14:textId="77777777" w:rsidR="00B60B16" w:rsidRPr="00E0699D" w:rsidRDefault="00B60B16" w:rsidP="00B60B16">
      <w:pPr>
        <w:rPr>
          <w:lang w:val="en-US"/>
        </w:rPr>
      </w:pPr>
      <w:r w:rsidRPr="00E0699D">
        <w:rPr>
          <w:lang w:val="en-US"/>
        </w:rPr>
        <w:t xml:space="preserve">     ports: </w:t>
      </w:r>
    </w:p>
    <w:p w14:paraId="6CF8FFAF" w14:textId="77777777" w:rsidR="00B60B16" w:rsidRPr="004F6D7C" w:rsidRDefault="00B60B16" w:rsidP="00B60B16">
      <w:pPr>
        <w:rPr>
          <w:lang w:val="en-US"/>
        </w:rPr>
      </w:pPr>
      <w:r w:rsidRPr="00E0699D">
        <w:rPr>
          <w:lang w:val="en-US"/>
        </w:rPr>
        <w:t xml:space="preserve">       </w:t>
      </w:r>
      <w:r w:rsidRPr="004F6D7C">
        <w:rPr>
          <w:lang w:val="en-US"/>
        </w:rPr>
        <w:t>- 8081:8081</w:t>
      </w:r>
    </w:p>
    <w:p w14:paraId="2775DEA7" w14:textId="77777777" w:rsidR="00B60B16" w:rsidRPr="004F6D7C" w:rsidRDefault="00B60B16" w:rsidP="00B60B16">
      <w:pPr>
        <w:rPr>
          <w:lang w:val="en-US"/>
        </w:rPr>
      </w:pPr>
      <w:r w:rsidRPr="004F6D7C">
        <w:rPr>
          <w:lang w:val="en-US"/>
        </w:rPr>
        <w:t xml:space="preserve">     deploy:</w:t>
      </w:r>
    </w:p>
    <w:p w14:paraId="6FEB6CBB" w14:textId="77777777" w:rsidR="00B60B16" w:rsidRPr="004F6D7C" w:rsidRDefault="00B60B16" w:rsidP="00B60B16">
      <w:pPr>
        <w:rPr>
          <w:lang w:val="en-US"/>
        </w:rPr>
      </w:pPr>
      <w:r w:rsidRPr="004F6D7C">
        <w:rPr>
          <w:lang w:val="en-US"/>
        </w:rPr>
        <w:t xml:space="preserve">       placement:</w:t>
      </w:r>
    </w:p>
    <w:p w14:paraId="35B72763" w14:textId="77777777" w:rsidR="00B60B16" w:rsidRPr="004F6D7C" w:rsidRDefault="00B60B16" w:rsidP="00B60B16">
      <w:pPr>
        <w:rPr>
          <w:lang w:val="en-US"/>
        </w:rPr>
      </w:pPr>
      <w:r w:rsidRPr="004F6D7C">
        <w:rPr>
          <w:lang w:val="en-US"/>
        </w:rPr>
        <w:t xml:space="preserve">         constraints: [node.role == worker]</w:t>
      </w:r>
    </w:p>
    <w:p w14:paraId="4E6ED8B5" w14:textId="77777777" w:rsidR="00B60B16" w:rsidRPr="004F6D7C" w:rsidRDefault="00B60B16" w:rsidP="00B60B16">
      <w:pPr>
        <w:rPr>
          <w:lang w:val="en-US"/>
        </w:rPr>
      </w:pPr>
      <w:r w:rsidRPr="004F6D7C">
        <w:rPr>
          <w:lang w:val="en-US"/>
        </w:rPr>
        <w:t xml:space="preserve">     volumes:</w:t>
      </w:r>
    </w:p>
    <w:p w14:paraId="0D7C6622" w14:textId="77777777" w:rsidR="00B60B16" w:rsidRPr="004F6D7C" w:rsidRDefault="00B60B16" w:rsidP="00B60B16">
      <w:pPr>
        <w:rPr>
          <w:lang w:val="en-US"/>
        </w:rPr>
      </w:pPr>
      <w:r w:rsidRPr="004F6D7C">
        <w:rPr>
          <w:lang w:val="en-US"/>
        </w:rPr>
        <w:t xml:space="preserve">       - '/var/run/docker.sock:/var/run/docker.sock'</w:t>
      </w:r>
    </w:p>
    <w:p w14:paraId="7866D9AD" w14:textId="77777777" w:rsidR="00B60B16" w:rsidRPr="004F6D7C" w:rsidRDefault="00B60B16" w:rsidP="00B60B16">
      <w:pPr>
        <w:rPr>
          <w:lang w:val="en-US"/>
        </w:rPr>
      </w:pPr>
    </w:p>
    <w:p w14:paraId="1CB9ABF3" w14:textId="77777777" w:rsidR="00B60B16" w:rsidRPr="004F6D7C" w:rsidRDefault="00B60B16" w:rsidP="00B60B16">
      <w:pPr>
        <w:rPr>
          <w:lang w:val="en-US"/>
        </w:rPr>
      </w:pPr>
      <w:r w:rsidRPr="004F6D7C">
        <w:rPr>
          <w:lang w:val="en-US"/>
        </w:rPr>
        <w:t>networks:</w:t>
      </w:r>
    </w:p>
    <w:p w14:paraId="1A06448C" w14:textId="77777777" w:rsidR="00B60B16" w:rsidRPr="004F6D7C" w:rsidRDefault="00B60B16" w:rsidP="00B60B16">
      <w:pPr>
        <w:rPr>
          <w:lang w:val="en-US"/>
        </w:rPr>
      </w:pPr>
      <w:r w:rsidRPr="004F6D7C">
        <w:rPr>
          <w:lang w:val="en-US"/>
        </w:rPr>
        <w:t xml:space="preserve">    phalanx_app:</w:t>
      </w:r>
    </w:p>
    <w:p w14:paraId="7D807C55" w14:textId="77777777" w:rsidR="00B60B16" w:rsidRPr="004F6D7C" w:rsidRDefault="00B60B16" w:rsidP="00B60B16">
      <w:pPr>
        <w:rPr>
          <w:lang w:val="en-US"/>
        </w:rPr>
      </w:pPr>
    </w:p>
    <w:p w14:paraId="452EC20A" w14:textId="77777777" w:rsidR="00B60B16" w:rsidRPr="004F6D7C" w:rsidRDefault="00B60B16" w:rsidP="00B60B16">
      <w:pPr>
        <w:rPr>
          <w:lang w:val="en-US"/>
        </w:rPr>
      </w:pPr>
      <w:r w:rsidRPr="004F6D7C">
        <w:rPr>
          <w:lang w:val="en-US"/>
        </w:rPr>
        <w:t>volumes:</w:t>
      </w:r>
    </w:p>
    <w:p w14:paraId="2DD6C889" w14:textId="77777777" w:rsidR="00B60B16" w:rsidRPr="004F6D7C" w:rsidRDefault="00B60B16" w:rsidP="00B60B16">
      <w:pPr>
        <w:rPr>
          <w:lang w:val="en-US"/>
        </w:rPr>
      </w:pPr>
      <w:r w:rsidRPr="004F6D7C">
        <w:rPr>
          <w:lang w:val="en-US"/>
        </w:rPr>
        <w:t xml:space="preserve">  db-data:</w:t>
      </w:r>
    </w:p>
    <w:p w14:paraId="06DC5DFA" w14:textId="77777777" w:rsidR="00B60B16" w:rsidRPr="004F6D7C" w:rsidRDefault="00B60B16" w:rsidP="003A59F0">
      <w:pPr>
        <w:rPr>
          <w:lang w:val="en-US"/>
        </w:rPr>
      </w:pPr>
    </w:p>
    <w:sectPr w:rsidR="00B60B16" w:rsidRPr="004F6D7C">
      <w:headerReference w:type="default" r:id="rId54"/>
      <w:footerReference w:type="default" r:id="rId55"/>
      <w:footnotePr>
        <w:numStart w:val="3"/>
      </w:footnotePr>
      <w:pgSz w:w="11906" w:h="16838"/>
      <w:pgMar w:top="1701" w:right="1134" w:bottom="1134" w:left="1701" w:header="851" w:footer="709" w:gutter="0"/>
      <w:cols w:space="720"/>
      <w:formProt w:val="0"/>
      <w:docGrid w:linePitch="360" w:charSpace="-204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76" w:author="Thiago Cruz [2]" w:date="2017-07-25T22:28:00Z" w:initials="TC">
    <w:p w14:paraId="57892181" w14:textId="77777777" w:rsidR="00B95CFC" w:rsidRDefault="00B95CFC">
      <w:r w:rsidRPr="00624911">
        <w:rPr>
          <w:rFonts w:ascii="Liberation Serif" w:eastAsia="DejaVu Sans" w:hAnsi="Liberation Serif" w:cs="DejaVu Sans"/>
          <w:lang w:bidi="en-US"/>
        </w:rPr>
        <w:t>O Tsuru é em plataforma aberta; verificar se no Open Source também possui integração com AWS?!</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789218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7892181" w16cid:durableId="1D935869"/>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BD8A1D" w14:textId="77777777" w:rsidR="00A021D5" w:rsidRDefault="00A021D5">
      <w:r>
        <w:separator/>
      </w:r>
    </w:p>
  </w:endnote>
  <w:endnote w:type="continuationSeparator" w:id="0">
    <w:p w14:paraId="00EA2A87" w14:textId="77777777" w:rsidR="00A021D5" w:rsidRDefault="00A021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Times">
    <w:panose1 w:val="02000500000000000000"/>
    <w:charset w:val="00"/>
    <w:family w:val="auto"/>
    <w:pitch w:val="variable"/>
    <w:sig w:usb0="00000003" w:usb1="00000000" w:usb2="00000000" w:usb3="00000000" w:csb0="00000001"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Verdana">
    <w:panose1 w:val="020B0604030504040204"/>
    <w:charset w:val="00"/>
    <w:family w:val="auto"/>
    <w:pitch w:val="variable"/>
    <w:sig w:usb0="A10006FF" w:usb1="4000205B" w:usb2="00000010" w:usb3="00000000" w:csb0="0000019F" w:csb1="00000000"/>
  </w:font>
  <w:font w:name="Spranq eco sans">
    <w:altName w:val="Arial Unicode MS"/>
    <w:charset w:val="80"/>
    <w:family w:val="swiss"/>
    <w:pitch w:val="default"/>
  </w:font>
  <w:font w:name="ＭＳ 明朝">
    <w:charset w:val="80"/>
    <w:family w:val="auto"/>
    <w:pitch w:val="variable"/>
    <w:sig w:usb0="E00002FF" w:usb1="6AC7FDFB" w:usb2="08000012" w:usb3="00000000" w:csb0="0002009F" w:csb1="00000000"/>
  </w:font>
  <w:font w:name="Open Sans;sans-serif">
    <w:altName w:val="Times New Roman"/>
    <w:panose1 w:val="00000000000000000000"/>
    <w:charset w:val="00"/>
    <w:family w:val="roman"/>
    <w:notTrueType/>
    <w:pitch w:val="default"/>
  </w:font>
  <w:font w:name="Liberation Serif">
    <w:altName w:val="Times New Roman"/>
    <w:charset w:val="01"/>
    <w:family w:val="roman"/>
    <w:pitch w:val="variable"/>
  </w:font>
  <w:font w:name="DejaVu 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0A844" w14:textId="77777777" w:rsidR="00B95CFC" w:rsidRDefault="00B95CFC">
    <w:pPr>
      <w:pStyle w:val="Rodap1"/>
      <w:ind w:firstLine="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463596" w14:textId="77777777" w:rsidR="00A021D5" w:rsidRDefault="00A021D5">
      <w:r>
        <w:separator/>
      </w:r>
    </w:p>
  </w:footnote>
  <w:footnote w:type="continuationSeparator" w:id="0">
    <w:p w14:paraId="55FEC538" w14:textId="77777777" w:rsidR="00A021D5" w:rsidRDefault="00A021D5">
      <w:r>
        <w:continuationSeparator/>
      </w:r>
    </w:p>
  </w:footnote>
  <w:footnote w:id="1">
    <w:p w14:paraId="3A477492" w14:textId="1066DE99" w:rsidR="00B95CFC" w:rsidRPr="001E03D1" w:rsidRDefault="00B95CFC">
      <w:pPr>
        <w:pStyle w:val="Textodenotaderodap"/>
        <w:rPr>
          <w:lang w:val="en-US"/>
        </w:rPr>
      </w:pPr>
      <w:r>
        <w:rPr>
          <w:rStyle w:val="Refdenotaderodap"/>
        </w:rPr>
        <w:t>1</w:t>
      </w:r>
      <w:r>
        <w:t xml:space="preserve"> </w:t>
      </w:r>
      <w:r w:rsidRPr="00B47D71">
        <w:t>https://www.3way.com.br/saiba-como-a-virtualizacao-por-container-revolucionou-a-infraestrutura-de-ti-part2/</w:t>
      </w:r>
    </w:p>
  </w:footnote>
  <w:footnote w:id="2">
    <w:p w14:paraId="2356E265" w14:textId="6E022DAB" w:rsidR="00B95CFC" w:rsidRPr="0000038E" w:rsidRDefault="00B95CFC">
      <w:pPr>
        <w:pStyle w:val="Textodenotaderodap"/>
        <w:rPr>
          <w:lang w:val="en-US"/>
        </w:rPr>
      </w:pPr>
      <w:r>
        <w:rPr>
          <w:rStyle w:val="Refdenotaderodap"/>
        </w:rPr>
        <w:t>1</w:t>
      </w:r>
      <w:r>
        <w:t xml:space="preserve"> </w:t>
      </w:r>
      <w:r w:rsidRPr="0000038E">
        <w:t>https://www.mundodocker.com.br/o-que-e-container/</w:t>
      </w:r>
    </w:p>
  </w:footnote>
  <w:footnote w:id="3">
    <w:p w14:paraId="50CC43CD" w14:textId="73590811" w:rsidR="00B95CFC" w:rsidRPr="0087606B" w:rsidRDefault="00B95CFC">
      <w:pPr>
        <w:pStyle w:val="Textodenotaderodap"/>
        <w:rPr>
          <w:lang w:val="en-US"/>
        </w:rPr>
      </w:pPr>
      <w:r>
        <w:rPr>
          <w:rStyle w:val="Refdenotaderodap"/>
        </w:rPr>
        <w:t>2</w:t>
      </w:r>
      <w:r>
        <w:t xml:space="preserve"> </w:t>
      </w:r>
      <w:r w:rsidRPr="00B47D71">
        <w:t>https://www.3way.com.br/saiba-como-a-virtualizacao-por-container-revolucionou-a-infraestrutura-de-ti-part2/</w:t>
      </w:r>
    </w:p>
  </w:footnote>
  <w:footnote w:id="4">
    <w:p w14:paraId="47C485AB" w14:textId="24B8AB7E" w:rsidR="00B95CFC" w:rsidRPr="00393659" w:rsidRDefault="00B95CFC">
      <w:pPr>
        <w:pStyle w:val="Textodenotaderodap"/>
      </w:pPr>
      <w:r>
        <w:rPr>
          <w:rStyle w:val="Refdenotaderodap"/>
        </w:rPr>
        <w:t>2</w:t>
      </w:r>
      <w:r>
        <w:t xml:space="preserve"> </w:t>
      </w:r>
      <w:r w:rsidRPr="00393659">
        <w:t>https://developers.redhat.com/blog/2016/02/24/10-things-to-avoid-in-docker-containers/</w:t>
      </w:r>
      <w:r>
        <w:t>, tradução nossa</w:t>
      </w:r>
    </w:p>
  </w:footnote>
  <w:footnote w:id="5">
    <w:p w14:paraId="61575670" w14:textId="240B1FCE" w:rsidR="00B95CFC" w:rsidRPr="006A3FDD" w:rsidRDefault="00B95CFC" w:rsidP="00DD2C3A">
      <w:r w:rsidRPr="006A3FDD">
        <w:rPr>
          <w:rStyle w:val="Refdenotaderodap"/>
        </w:rPr>
        <w:t>3</w:t>
      </w:r>
      <w:r w:rsidRPr="006A3FDD">
        <w:t xml:space="preserve"> </w:t>
      </w:r>
      <w:r w:rsidRPr="00393659">
        <w:rPr>
          <w:sz w:val="20"/>
          <w:szCs w:val="20"/>
          <w:lang w:val="x-none" w:eastAsia="x-none"/>
        </w:rPr>
        <w:t>https://docs.docker.com/engine/docker-overview/#docker-engine, tradução nossa</w:t>
      </w:r>
    </w:p>
  </w:footnote>
  <w:footnote w:id="6">
    <w:p w14:paraId="12176E35" w14:textId="13C4E9E9" w:rsidR="00B95CFC" w:rsidRPr="000D189A" w:rsidRDefault="00B95CFC">
      <w:pPr>
        <w:pStyle w:val="Textodenotaderodap"/>
        <w:rPr>
          <w:lang w:val="pt-BR"/>
        </w:rPr>
      </w:pPr>
      <w:r>
        <w:rPr>
          <w:rStyle w:val="Refdenotaderodap"/>
        </w:rPr>
        <w:t>4</w:t>
      </w:r>
      <w:r>
        <w:t xml:space="preserve"> </w:t>
      </w:r>
      <w:r w:rsidRPr="00D45B60">
        <w:t>https://www.docker.com/docker-mac</w:t>
      </w:r>
    </w:p>
  </w:footnote>
  <w:footnote w:id="7">
    <w:p w14:paraId="69381509" w14:textId="7C961EC0" w:rsidR="00B95CFC" w:rsidRPr="00DA3E43" w:rsidRDefault="00B95CFC">
      <w:pPr>
        <w:pStyle w:val="Textodenotaderodap"/>
        <w:rPr>
          <w:lang w:val="pt-BR"/>
        </w:rPr>
      </w:pPr>
      <w:r>
        <w:rPr>
          <w:rStyle w:val="Refdenotaderodap"/>
        </w:rPr>
        <w:t>5</w:t>
      </w:r>
      <w:r>
        <w:t xml:space="preserve"> </w:t>
      </w:r>
      <w:r w:rsidRPr="002401A5">
        <w:t>https://github.com/gomex/docker-para-desenvolvedores/blob/master/manuscript/porque.md</w:t>
      </w:r>
    </w:p>
  </w:footnote>
  <w:footnote w:id="8">
    <w:p w14:paraId="5CA069F3" w14:textId="5653D603" w:rsidR="00B95CFC" w:rsidRPr="00C02FD1" w:rsidRDefault="00B95CFC">
      <w:pPr>
        <w:pStyle w:val="Textodenotaderodap"/>
      </w:pPr>
      <w:r>
        <w:rPr>
          <w:rStyle w:val="Refdenotaderodap"/>
        </w:rPr>
        <w:t>5</w:t>
      </w:r>
      <w:r>
        <w:t xml:space="preserve"> </w:t>
      </w:r>
      <w:r w:rsidRPr="002218D8">
        <w:t>https://docs.docker.com/engine/userguide/eng-image/dockerfile_best-practices/</w:t>
      </w:r>
    </w:p>
  </w:footnote>
  <w:footnote w:id="9">
    <w:p w14:paraId="0C8ABDC9" w14:textId="02E235C2" w:rsidR="00B95CFC" w:rsidRPr="00914B75" w:rsidRDefault="00B95CFC" w:rsidP="007B65C4">
      <w:pPr>
        <w:pStyle w:val="Textodenotaderodap"/>
      </w:pPr>
      <w:r>
        <w:rPr>
          <w:rStyle w:val="Refdenotaderodap"/>
        </w:rPr>
        <w:footnoteRef/>
      </w:r>
      <w:r>
        <w:t xml:space="preserve">     </w:t>
      </w:r>
      <w:r w:rsidRPr="00914B75">
        <w:t>https://docs.docker.com/glossary/?term=Dockerfile</w:t>
      </w:r>
      <w:r>
        <w:t>, tradução nossa</w:t>
      </w:r>
    </w:p>
  </w:footnote>
  <w:footnote w:id="10">
    <w:p w14:paraId="419F85D6" w14:textId="77777777" w:rsidR="00B95CFC" w:rsidRPr="00393659" w:rsidRDefault="00B95CFC" w:rsidP="007B65C4">
      <w:pPr>
        <w:pStyle w:val="Textodenotaderodap"/>
      </w:pPr>
      <w:r>
        <w:rPr>
          <w:rStyle w:val="Refdenotaderodap"/>
        </w:rPr>
        <w:t>2</w:t>
      </w:r>
      <w:r>
        <w:t xml:space="preserve"> </w:t>
      </w:r>
      <w:r w:rsidRPr="00393659">
        <w:t>https://developers.redhat.com/blog/2016/02/24/10-things-to-avoid-in-docker-containers/</w:t>
      </w:r>
      <w:r>
        <w:t>, tradução nossa</w:t>
      </w:r>
    </w:p>
  </w:footnote>
  <w:footnote w:id="11">
    <w:p w14:paraId="620E24DA" w14:textId="408CD162" w:rsidR="00B95CFC" w:rsidRPr="007E3C42" w:rsidRDefault="00B95CFC">
      <w:pPr>
        <w:pStyle w:val="Textodenotaderodap"/>
        <w:rPr>
          <w:lang w:val="pt-BR"/>
        </w:rPr>
      </w:pPr>
      <w:r>
        <w:rPr>
          <w:rStyle w:val="Refdenotaderodap"/>
        </w:rPr>
        <w:t>6</w:t>
      </w:r>
      <w:r>
        <w:t xml:space="preserve"> </w:t>
      </w:r>
      <w:r w:rsidRPr="007E3C42">
        <w:t>https://github.com/gomex/docker-para-desenvolvedores/blob/master/manuscript/porque.md</w:t>
      </w:r>
      <w:r>
        <w:t xml:space="preserve"> - Dúvidas</w:t>
      </w:r>
    </w:p>
  </w:footnote>
  <w:footnote w:id="12">
    <w:p w14:paraId="08A63D6A" w14:textId="33AA0073" w:rsidR="00B95CFC" w:rsidRPr="00A85B21" w:rsidRDefault="00B95CFC">
      <w:pPr>
        <w:pStyle w:val="Textodenotaderodap"/>
        <w:rPr>
          <w:lang w:val="pt-BR"/>
        </w:rPr>
      </w:pPr>
      <w:r>
        <w:rPr>
          <w:rStyle w:val="Refdenotaderodap"/>
        </w:rPr>
        <w:t>7</w:t>
      </w:r>
      <w:r>
        <w:t xml:space="preserve"> </w:t>
      </w:r>
      <w:r w:rsidRPr="00930E45">
        <w:t>http://training.play-with-docker.com/about/</w:t>
      </w:r>
    </w:p>
  </w:footnote>
  <w:footnote w:id="13">
    <w:p w14:paraId="73850802" w14:textId="7D95A3F0" w:rsidR="00B95CFC" w:rsidRPr="00A85B21" w:rsidRDefault="00B95CFC">
      <w:pPr>
        <w:pStyle w:val="Textodenotaderodap"/>
        <w:rPr>
          <w:lang w:val="pt-BR"/>
        </w:rPr>
      </w:pPr>
      <w:r>
        <w:rPr>
          <w:rStyle w:val="Refdenotaderodap"/>
        </w:rPr>
        <w:t>8</w:t>
      </w:r>
      <w:r>
        <w:t xml:space="preserve"> </w:t>
      </w:r>
      <w:r w:rsidRPr="00CD494D">
        <w:t>https://github.com/docker/labs</w:t>
      </w:r>
    </w:p>
  </w:footnote>
  <w:footnote w:id="14">
    <w:p w14:paraId="6BB44EE3" w14:textId="6E19317C" w:rsidR="00B95CFC" w:rsidRPr="0072040E" w:rsidRDefault="00B95CFC" w:rsidP="0072040E">
      <w:pPr>
        <w:pStyle w:val="Textodenotaderodap"/>
      </w:pPr>
      <w:r>
        <w:rPr>
          <w:rStyle w:val="Refdenotaderodap"/>
        </w:rPr>
        <w:t>9</w:t>
      </w:r>
      <w:r>
        <w:t xml:space="preserve"> </w:t>
      </w:r>
      <w:hyperlink r:id="rId1" w:history="1">
        <w:r w:rsidRPr="00856A9C">
          <w:rPr>
            <w:rStyle w:val="Hiperlink"/>
            <w:color w:val="000000" w:themeColor="text1"/>
            <w:u w:val="none"/>
          </w:rPr>
          <w:t>https://github.com/gomex/docker-para-desenvolvedores/blob/master/manuscript/organizacao.md</w:t>
        </w:r>
      </w:hyperlink>
    </w:p>
  </w:footnote>
  <w:footnote w:id="15">
    <w:p w14:paraId="5279E266" w14:textId="3A95153D" w:rsidR="00B95CFC" w:rsidRPr="0072040E" w:rsidRDefault="00B95CFC">
      <w:pPr>
        <w:pStyle w:val="Textodenotaderodap"/>
        <w:rPr>
          <w:lang w:val="en-US"/>
        </w:rPr>
      </w:pPr>
      <w:r>
        <w:rPr>
          <w:rStyle w:val="Refdenotaderodap"/>
        </w:rPr>
        <w:t>10</w:t>
      </w:r>
      <w:r>
        <w:t xml:space="preserve"> </w:t>
      </w:r>
      <w:r w:rsidRPr="002A3CFA">
        <w:rPr>
          <w:rStyle w:val="Hiperlink"/>
          <w:color w:val="000000" w:themeColor="text1"/>
          <w:u w:val="none"/>
        </w:rPr>
        <w:t>https://12factor.net/pt_br/</w:t>
      </w:r>
    </w:p>
  </w:footnote>
  <w:footnote w:id="16">
    <w:p w14:paraId="3EAF17A9" w14:textId="0B8040BD" w:rsidR="00B95CFC" w:rsidRPr="0072040E" w:rsidRDefault="00B95CFC">
      <w:pPr>
        <w:pStyle w:val="Textodenotaderodap"/>
        <w:rPr>
          <w:lang w:val="en-US"/>
        </w:rPr>
      </w:pPr>
      <w:r>
        <w:rPr>
          <w:rStyle w:val="Refdenotaderodap"/>
        </w:rPr>
        <w:t>6</w:t>
      </w:r>
      <w:r>
        <w:t xml:space="preserve"> </w:t>
      </w:r>
      <w:r w:rsidRPr="00414453">
        <w:t>https://www.raspberrypi.org/products/raspberry-pi-3-model-b/</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04566C" w14:textId="77777777" w:rsidR="00B95CFC" w:rsidRDefault="00B95CFC">
    <w:pPr>
      <w:pStyle w:val="Cabealho1"/>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EA5E99CC"/>
    <w:lvl w:ilvl="0">
      <w:start w:val="1"/>
      <w:numFmt w:val="decimal"/>
      <w:lvlText w:val="%1."/>
      <w:lvlJc w:val="left"/>
      <w:pPr>
        <w:ind w:left="360" w:hanging="360"/>
      </w:pPr>
      <w:rPr>
        <w:b/>
        <w:i w:val="0"/>
        <w:sz w:val="24"/>
        <w:szCs w:val="24"/>
      </w:rPr>
    </w:lvl>
    <w:lvl w:ilvl="1">
      <w:start w:val="1"/>
      <w:numFmt w:val="decimal"/>
      <w:suff w:val="space"/>
      <w:lvlText w:val="%1.%2. "/>
      <w:lvlJc w:val="left"/>
      <w:pPr>
        <w:tabs>
          <w:tab w:val="num" w:pos="0"/>
        </w:tabs>
        <w:ind w:left="0" w:firstLine="0"/>
      </w:pPr>
      <w:rPr>
        <w:rFonts w:ascii="Arial" w:hAnsi="Arial"/>
        <w:b/>
        <w:i w:val="0"/>
      </w:rPr>
    </w:lvl>
    <w:lvl w:ilvl="2">
      <w:start w:val="1"/>
      <w:numFmt w:val="decimal"/>
      <w:suff w:val="space"/>
      <w:lvlText w:val="%1.%2.%3. "/>
      <w:lvlJc w:val="left"/>
      <w:pPr>
        <w:tabs>
          <w:tab w:val="num" w:pos="0"/>
        </w:tabs>
        <w:ind w:left="0" w:firstLine="0"/>
      </w:pPr>
      <w:rPr>
        <w:rFonts w:ascii="Arial" w:hAnsi="Arial"/>
        <w:b/>
        <w:i w:val="0"/>
      </w:rPr>
    </w:lvl>
    <w:lvl w:ilvl="3">
      <w:start w:val="1"/>
      <w:numFmt w:val="decimal"/>
      <w:suff w:val="space"/>
      <w:lvlText w:val="%1.%2.%3.%4. "/>
      <w:lvlJc w:val="left"/>
      <w:pPr>
        <w:tabs>
          <w:tab w:val="num" w:pos="0"/>
        </w:tabs>
        <w:ind w:left="0" w:firstLine="0"/>
      </w:pPr>
      <w:rPr>
        <w:rFonts w:ascii="Arial" w:hAnsi="Arial"/>
        <w:b/>
        <w:i w:val="0"/>
      </w:rPr>
    </w:lvl>
    <w:lvl w:ilvl="4">
      <w:start w:val="1"/>
      <w:numFmt w:val="decimal"/>
      <w:suff w:val="space"/>
      <w:lvlText w:val="%1.%2.%3.%4.%5. "/>
      <w:lvlJc w:val="left"/>
      <w:pPr>
        <w:tabs>
          <w:tab w:val="num" w:pos="0"/>
        </w:tabs>
        <w:ind w:left="0" w:firstLine="0"/>
      </w:pPr>
      <w:rPr>
        <w:rFonts w:ascii="Arial" w:hAnsi="Arial"/>
        <w:b/>
        <w:i w:val="0"/>
      </w:rPr>
    </w:lvl>
    <w:lvl w:ilvl="5">
      <w:start w:val="1"/>
      <w:numFmt w:val="decimal"/>
      <w:suff w:val="space"/>
      <w:lvlText w:val="%1.%2.%3.%4.%5.%6. "/>
      <w:lvlJc w:val="left"/>
      <w:pPr>
        <w:tabs>
          <w:tab w:val="num" w:pos="0"/>
        </w:tabs>
        <w:ind w:left="0" w:firstLine="0"/>
      </w:pPr>
      <w:rPr>
        <w:rFonts w:ascii="Arial" w:hAnsi="Arial"/>
        <w:b/>
        <w:i w:val="0"/>
      </w:rPr>
    </w:lvl>
    <w:lvl w:ilvl="6">
      <w:start w:val="1"/>
      <w:numFmt w:val="decimal"/>
      <w:suff w:val="space"/>
      <w:lvlText w:val="%1.%2.%3.%4.%5.%6.%7. "/>
      <w:lvlJc w:val="left"/>
      <w:pPr>
        <w:tabs>
          <w:tab w:val="num" w:pos="0"/>
        </w:tabs>
        <w:ind w:left="0" w:firstLine="0"/>
      </w:pPr>
      <w:rPr>
        <w:rFonts w:ascii="Arial" w:hAnsi="Arial"/>
        <w:b/>
        <w:i w:val="0"/>
      </w:rPr>
    </w:lvl>
    <w:lvl w:ilvl="7">
      <w:start w:val="1"/>
      <w:numFmt w:val="decimal"/>
      <w:suff w:val="space"/>
      <w:lvlText w:val="%1.%2.%3.%4.%5.%6.%7.%8. "/>
      <w:lvlJc w:val="left"/>
      <w:pPr>
        <w:tabs>
          <w:tab w:val="num" w:pos="0"/>
        </w:tabs>
        <w:ind w:left="0" w:firstLine="0"/>
      </w:pPr>
      <w:rPr>
        <w:rFonts w:ascii="Arial" w:hAnsi="Arial"/>
        <w:b/>
        <w:i w:val="0"/>
      </w:rPr>
    </w:lvl>
    <w:lvl w:ilvl="8">
      <w:start w:val="1"/>
      <w:numFmt w:val="decimal"/>
      <w:suff w:val="space"/>
      <w:lvlText w:val="%1.%2.%3.%4.%5.%6.%7.%8.%9. "/>
      <w:lvlJc w:val="left"/>
      <w:pPr>
        <w:tabs>
          <w:tab w:val="num" w:pos="0"/>
        </w:tabs>
        <w:ind w:left="0" w:firstLine="0"/>
      </w:pPr>
      <w:rPr>
        <w:rFonts w:ascii="Arial" w:hAnsi="Arial"/>
        <w:b/>
        <w:i w:val="0"/>
      </w:rPr>
    </w:lvl>
  </w:abstractNum>
  <w:abstractNum w:abstractNumId="1">
    <w:nsid w:val="00000009"/>
    <w:multiLevelType w:val="multilevel"/>
    <w:tmpl w:val="00000009"/>
    <w:name w:val="WW8Num9"/>
    <w:lvl w:ilvl="0">
      <w:start w:val="4"/>
      <w:numFmt w:val="decimal"/>
      <w:pStyle w:val="PSDS-MarcadoresNivel3"/>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2160"/>
        </w:tabs>
        <w:ind w:left="2160" w:hanging="1080"/>
      </w:pPr>
    </w:lvl>
    <w:lvl w:ilvl="4">
      <w:start w:val="1"/>
      <w:numFmt w:val="decimal"/>
      <w:lvlText w:val="%1.%2.%3.%4.%5"/>
      <w:lvlJc w:val="left"/>
      <w:pPr>
        <w:tabs>
          <w:tab w:val="num" w:pos="2520"/>
        </w:tabs>
        <w:ind w:left="2520" w:hanging="1080"/>
      </w:pPr>
    </w:lvl>
    <w:lvl w:ilvl="5">
      <w:start w:val="1"/>
      <w:numFmt w:val="decimal"/>
      <w:lvlText w:val="%1.%2.%3.%4.%5.%6"/>
      <w:lvlJc w:val="left"/>
      <w:pPr>
        <w:tabs>
          <w:tab w:val="num" w:pos="3240"/>
        </w:tabs>
        <w:ind w:left="3240" w:hanging="144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4320"/>
        </w:tabs>
        <w:ind w:left="4320" w:hanging="1800"/>
      </w:pPr>
    </w:lvl>
    <w:lvl w:ilvl="8">
      <w:start w:val="1"/>
      <w:numFmt w:val="decimal"/>
      <w:lvlText w:val="%1.%2.%3.%4.%5.%6.%7.%8.%9"/>
      <w:lvlJc w:val="left"/>
      <w:pPr>
        <w:tabs>
          <w:tab w:val="num" w:pos="4680"/>
        </w:tabs>
        <w:ind w:left="4680" w:hanging="1800"/>
      </w:pPr>
    </w:lvl>
  </w:abstractNum>
  <w:abstractNum w:abstractNumId="2">
    <w:nsid w:val="018A3404"/>
    <w:multiLevelType w:val="multilevel"/>
    <w:tmpl w:val="547A5DC0"/>
    <w:lvl w:ilvl="0">
      <w:start w:val="1"/>
      <w:numFmt w:val="bullet"/>
      <w:lvlText w:val="o"/>
      <w:lvlJc w:val="left"/>
      <w:pPr>
        <w:ind w:left="2137" w:hanging="360"/>
      </w:pPr>
      <w:rPr>
        <w:rFonts w:ascii="Courier New" w:hAnsi="Courier New" w:cs="Courier New" w:hint="default"/>
      </w:rPr>
    </w:lvl>
    <w:lvl w:ilvl="1">
      <w:start w:val="1"/>
      <w:numFmt w:val="bullet"/>
      <w:lvlText w:val="o"/>
      <w:lvlJc w:val="left"/>
      <w:pPr>
        <w:ind w:left="2857" w:hanging="360"/>
      </w:pPr>
      <w:rPr>
        <w:rFonts w:ascii="Courier New" w:hAnsi="Courier New" w:cs="Courier New" w:hint="default"/>
      </w:rPr>
    </w:lvl>
    <w:lvl w:ilvl="2">
      <w:start w:val="1"/>
      <w:numFmt w:val="bullet"/>
      <w:lvlText w:val=""/>
      <w:lvlJc w:val="left"/>
      <w:pPr>
        <w:ind w:left="3577" w:hanging="360"/>
      </w:pPr>
      <w:rPr>
        <w:rFonts w:ascii="Wingdings" w:hAnsi="Wingdings" w:cs="Wingdings" w:hint="default"/>
      </w:rPr>
    </w:lvl>
    <w:lvl w:ilvl="3">
      <w:start w:val="1"/>
      <w:numFmt w:val="bullet"/>
      <w:lvlText w:val=""/>
      <w:lvlJc w:val="left"/>
      <w:pPr>
        <w:ind w:left="4297" w:hanging="360"/>
      </w:pPr>
      <w:rPr>
        <w:rFonts w:ascii="Symbol" w:hAnsi="Symbol" w:cs="Symbol" w:hint="default"/>
      </w:rPr>
    </w:lvl>
    <w:lvl w:ilvl="4">
      <w:start w:val="1"/>
      <w:numFmt w:val="bullet"/>
      <w:lvlText w:val="o"/>
      <w:lvlJc w:val="left"/>
      <w:pPr>
        <w:ind w:left="5017" w:hanging="360"/>
      </w:pPr>
      <w:rPr>
        <w:rFonts w:ascii="Courier New" w:hAnsi="Courier New" w:cs="Courier New" w:hint="default"/>
      </w:rPr>
    </w:lvl>
    <w:lvl w:ilvl="5">
      <w:start w:val="1"/>
      <w:numFmt w:val="bullet"/>
      <w:lvlText w:val=""/>
      <w:lvlJc w:val="left"/>
      <w:pPr>
        <w:ind w:left="5737" w:hanging="360"/>
      </w:pPr>
      <w:rPr>
        <w:rFonts w:ascii="Wingdings" w:hAnsi="Wingdings" w:cs="Wingdings" w:hint="default"/>
      </w:rPr>
    </w:lvl>
    <w:lvl w:ilvl="6">
      <w:start w:val="1"/>
      <w:numFmt w:val="bullet"/>
      <w:lvlText w:val=""/>
      <w:lvlJc w:val="left"/>
      <w:pPr>
        <w:ind w:left="6457" w:hanging="360"/>
      </w:pPr>
      <w:rPr>
        <w:rFonts w:ascii="Symbol" w:hAnsi="Symbol" w:cs="Symbol" w:hint="default"/>
      </w:rPr>
    </w:lvl>
    <w:lvl w:ilvl="7">
      <w:start w:val="1"/>
      <w:numFmt w:val="bullet"/>
      <w:lvlText w:val="o"/>
      <w:lvlJc w:val="left"/>
      <w:pPr>
        <w:ind w:left="7177" w:hanging="360"/>
      </w:pPr>
      <w:rPr>
        <w:rFonts w:ascii="Courier New" w:hAnsi="Courier New" w:cs="Courier New" w:hint="default"/>
      </w:rPr>
    </w:lvl>
    <w:lvl w:ilvl="8">
      <w:start w:val="1"/>
      <w:numFmt w:val="bullet"/>
      <w:lvlText w:val=""/>
      <w:lvlJc w:val="left"/>
      <w:pPr>
        <w:ind w:left="7897" w:hanging="360"/>
      </w:pPr>
      <w:rPr>
        <w:rFonts w:ascii="Wingdings" w:hAnsi="Wingdings" w:cs="Wingdings" w:hint="default"/>
      </w:rPr>
    </w:lvl>
  </w:abstractNum>
  <w:abstractNum w:abstractNumId="3">
    <w:nsid w:val="02702FF3"/>
    <w:multiLevelType w:val="multilevel"/>
    <w:tmpl w:val="9640A578"/>
    <w:lvl w:ilvl="0">
      <w:start w:val="1"/>
      <w:numFmt w:val="bullet"/>
      <w:lvlText w:val="o"/>
      <w:lvlJc w:val="left"/>
      <w:pPr>
        <w:ind w:left="1428" w:hanging="360"/>
      </w:pPr>
      <w:rPr>
        <w:rFonts w:ascii="Courier New" w:hAnsi="Courier New" w:cs="Courier New"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4">
    <w:nsid w:val="0B2245D2"/>
    <w:multiLevelType w:val="multilevel"/>
    <w:tmpl w:val="A2EA53C2"/>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56F0149"/>
    <w:multiLevelType w:val="hybridMultilevel"/>
    <w:tmpl w:val="906261C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15C01327"/>
    <w:multiLevelType w:val="hybridMultilevel"/>
    <w:tmpl w:val="2F4263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569657B"/>
    <w:multiLevelType w:val="multilevel"/>
    <w:tmpl w:val="FADA05CC"/>
    <w:lvl w:ilvl="0">
      <w:start w:val="1"/>
      <w:numFmt w:val="bullet"/>
      <w:lvlText w:val="o"/>
      <w:lvlJc w:val="left"/>
      <w:pPr>
        <w:ind w:left="1429" w:hanging="360"/>
      </w:pPr>
      <w:rPr>
        <w:rFonts w:ascii="Courier New" w:hAnsi="Courier New" w:cs="Courier New"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8">
    <w:nsid w:val="2ABD5749"/>
    <w:multiLevelType w:val="multilevel"/>
    <w:tmpl w:val="85A6A37A"/>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sz w:val="24"/>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sz w:val="24"/>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2FCB438D"/>
    <w:multiLevelType w:val="hybridMultilevel"/>
    <w:tmpl w:val="B9D0DA16"/>
    <w:lvl w:ilvl="0" w:tplc="09BCC1FE">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0">
    <w:nsid w:val="3A377D45"/>
    <w:multiLevelType w:val="multilevel"/>
    <w:tmpl w:val="470CF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D43652A"/>
    <w:multiLevelType w:val="multilevel"/>
    <w:tmpl w:val="80FE36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407343A5"/>
    <w:multiLevelType w:val="hybridMultilevel"/>
    <w:tmpl w:val="FD52D5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4A961F65"/>
    <w:multiLevelType w:val="hybridMultilevel"/>
    <w:tmpl w:val="2A9888E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4">
    <w:nsid w:val="4C883012"/>
    <w:multiLevelType w:val="multilevel"/>
    <w:tmpl w:val="991EAD8C"/>
    <w:lvl w:ilvl="0">
      <w:start w:val="1"/>
      <w:numFmt w:val="bullet"/>
      <w:lvlText w:val=""/>
      <w:lvlJc w:val="left"/>
      <w:pPr>
        <w:tabs>
          <w:tab w:val="num" w:pos="720"/>
        </w:tabs>
        <w:ind w:left="720" w:hanging="360"/>
      </w:pPr>
      <w:rPr>
        <w:rFonts w:ascii="Symbol" w:hAnsi="Symbol" w:cs="OpenSymbol" w:hint="default"/>
        <w:sz w:val="24"/>
      </w:rPr>
    </w:lvl>
    <w:lvl w:ilvl="1">
      <w:start w:val="1"/>
      <w:numFmt w:val="bullet"/>
      <w:lvlText w:val="◦"/>
      <w:lvlJc w:val="left"/>
      <w:pPr>
        <w:tabs>
          <w:tab w:val="num" w:pos="1080"/>
        </w:tabs>
        <w:ind w:left="1080" w:hanging="360"/>
      </w:pPr>
      <w:rPr>
        <w:rFonts w:ascii="OpenSymbol" w:hAnsi="OpenSymbol" w:cs="OpenSymbol" w:hint="default"/>
        <w:sz w:val="24"/>
      </w:rPr>
    </w:lvl>
    <w:lvl w:ilvl="2">
      <w:start w:val="1"/>
      <w:numFmt w:val="bullet"/>
      <w:lvlText w:val="▪"/>
      <w:lvlJc w:val="left"/>
      <w:pPr>
        <w:tabs>
          <w:tab w:val="num" w:pos="1440"/>
        </w:tabs>
        <w:ind w:left="1440" w:hanging="360"/>
      </w:pPr>
      <w:rPr>
        <w:rFonts w:ascii="OpenSymbol" w:hAnsi="OpenSymbol" w:cs="OpenSymbol" w:hint="default"/>
        <w:sz w:val="24"/>
      </w:rPr>
    </w:lvl>
    <w:lvl w:ilvl="3">
      <w:start w:val="1"/>
      <w:numFmt w:val="bullet"/>
      <w:lvlText w:val=""/>
      <w:lvlJc w:val="left"/>
      <w:pPr>
        <w:tabs>
          <w:tab w:val="num" w:pos="1800"/>
        </w:tabs>
        <w:ind w:left="1800" w:hanging="360"/>
      </w:pPr>
      <w:rPr>
        <w:rFonts w:ascii="Symbol" w:hAnsi="Symbol" w:cs="OpenSymbol" w:hint="default"/>
        <w:sz w:val="24"/>
      </w:rPr>
    </w:lvl>
    <w:lvl w:ilvl="4">
      <w:start w:val="1"/>
      <w:numFmt w:val="bullet"/>
      <w:lvlText w:val="◦"/>
      <w:lvlJc w:val="left"/>
      <w:pPr>
        <w:tabs>
          <w:tab w:val="num" w:pos="2160"/>
        </w:tabs>
        <w:ind w:left="2160" w:hanging="360"/>
      </w:pPr>
      <w:rPr>
        <w:rFonts w:ascii="OpenSymbol" w:hAnsi="OpenSymbol" w:cs="OpenSymbol" w:hint="default"/>
        <w:sz w:val="24"/>
      </w:rPr>
    </w:lvl>
    <w:lvl w:ilvl="5">
      <w:start w:val="1"/>
      <w:numFmt w:val="bullet"/>
      <w:lvlText w:val="▪"/>
      <w:lvlJc w:val="left"/>
      <w:pPr>
        <w:tabs>
          <w:tab w:val="num" w:pos="2520"/>
        </w:tabs>
        <w:ind w:left="2520" w:hanging="360"/>
      </w:pPr>
      <w:rPr>
        <w:rFonts w:ascii="OpenSymbol" w:hAnsi="OpenSymbol" w:cs="OpenSymbol" w:hint="default"/>
        <w:sz w:val="24"/>
      </w:rPr>
    </w:lvl>
    <w:lvl w:ilvl="6">
      <w:start w:val="1"/>
      <w:numFmt w:val="bullet"/>
      <w:lvlText w:val=""/>
      <w:lvlJc w:val="left"/>
      <w:pPr>
        <w:tabs>
          <w:tab w:val="num" w:pos="2880"/>
        </w:tabs>
        <w:ind w:left="2880" w:hanging="360"/>
      </w:pPr>
      <w:rPr>
        <w:rFonts w:ascii="Symbol" w:hAnsi="Symbol" w:cs="OpenSymbol" w:hint="default"/>
        <w:sz w:val="24"/>
      </w:rPr>
    </w:lvl>
    <w:lvl w:ilvl="7">
      <w:start w:val="1"/>
      <w:numFmt w:val="bullet"/>
      <w:lvlText w:val="◦"/>
      <w:lvlJc w:val="left"/>
      <w:pPr>
        <w:tabs>
          <w:tab w:val="num" w:pos="3240"/>
        </w:tabs>
        <w:ind w:left="3240" w:hanging="360"/>
      </w:pPr>
      <w:rPr>
        <w:rFonts w:ascii="OpenSymbol" w:hAnsi="OpenSymbol" w:cs="OpenSymbol" w:hint="default"/>
        <w:sz w:val="24"/>
      </w:rPr>
    </w:lvl>
    <w:lvl w:ilvl="8">
      <w:start w:val="1"/>
      <w:numFmt w:val="bullet"/>
      <w:lvlText w:val="▪"/>
      <w:lvlJc w:val="left"/>
      <w:pPr>
        <w:tabs>
          <w:tab w:val="num" w:pos="3600"/>
        </w:tabs>
        <w:ind w:left="3600" w:hanging="360"/>
      </w:pPr>
      <w:rPr>
        <w:rFonts w:ascii="OpenSymbol" w:hAnsi="OpenSymbol" w:cs="OpenSymbol" w:hint="default"/>
        <w:sz w:val="24"/>
      </w:rPr>
    </w:lvl>
  </w:abstractNum>
  <w:abstractNum w:abstractNumId="15">
    <w:nsid w:val="53D438AB"/>
    <w:multiLevelType w:val="hybridMultilevel"/>
    <w:tmpl w:val="129E96F8"/>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6">
    <w:nsid w:val="549B7A4D"/>
    <w:multiLevelType w:val="multilevel"/>
    <w:tmpl w:val="4FC0E63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7">
    <w:nsid w:val="587D7EF1"/>
    <w:multiLevelType w:val="multilevel"/>
    <w:tmpl w:val="704225E2"/>
    <w:lvl w:ilvl="0">
      <w:start w:val="1"/>
      <w:numFmt w:val="bullet"/>
      <w:lvlText w:val=""/>
      <w:lvlJc w:val="left"/>
      <w:pPr>
        <w:ind w:left="1429" w:hanging="360"/>
      </w:pPr>
      <w:rPr>
        <w:rFonts w:ascii="Symbol" w:hAnsi="Symbol" w:cs="Symbol" w:hint="default"/>
        <w:sz w:val="24"/>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sz w:val="24"/>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sz w:val="24"/>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8">
    <w:nsid w:val="66AA423C"/>
    <w:multiLevelType w:val="multilevel"/>
    <w:tmpl w:val="93CA42AC"/>
    <w:lvl w:ilvl="0">
      <w:start w:val="1"/>
      <w:numFmt w:val="bullet"/>
      <w:lvlText w:val=""/>
      <w:lvlJc w:val="left"/>
      <w:pPr>
        <w:ind w:left="781" w:hanging="360"/>
      </w:pPr>
      <w:rPr>
        <w:rFonts w:ascii="Symbol" w:hAnsi="Symbol" w:cs="Symbol" w:hint="default"/>
        <w:sz w:val="24"/>
      </w:rPr>
    </w:lvl>
    <w:lvl w:ilvl="1">
      <w:start w:val="1"/>
      <w:numFmt w:val="bullet"/>
      <w:lvlText w:val="o"/>
      <w:lvlJc w:val="left"/>
      <w:pPr>
        <w:ind w:left="1501" w:hanging="360"/>
      </w:pPr>
      <w:rPr>
        <w:rFonts w:ascii="Courier New" w:hAnsi="Courier New" w:cs="Courier New" w:hint="default"/>
      </w:rPr>
    </w:lvl>
    <w:lvl w:ilvl="2">
      <w:start w:val="1"/>
      <w:numFmt w:val="bullet"/>
      <w:lvlText w:val=""/>
      <w:lvlJc w:val="left"/>
      <w:pPr>
        <w:ind w:left="2221" w:hanging="360"/>
      </w:pPr>
      <w:rPr>
        <w:rFonts w:ascii="Wingdings" w:hAnsi="Wingdings" w:cs="Wingdings" w:hint="default"/>
      </w:rPr>
    </w:lvl>
    <w:lvl w:ilvl="3">
      <w:start w:val="1"/>
      <w:numFmt w:val="bullet"/>
      <w:lvlText w:val=""/>
      <w:lvlJc w:val="left"/>
      <w:pPr>
        <w:ind w:left="2941" w:hanging="360"/>
      </w:pPr>
      <w:rPr>
        <w:rFonts w:ascii="Symbol" w:hAnsi="Symbol" w:cs="Symbol" w:hint="default"/>
        <w:sz w:val="24"/>
      </w:rPr>
    </w:lvl>
    <w:lvl w:ilvl="4">
      <w:start w:val="1"/>
      <w:numFmt w:val="bullet"/>
      <w:lvlText w:val="o"/>
      <w:lvlJc w:val="left"/>
      <w:pPr>
        <w:ind w:left="3661" w:hanging="360"/>
      </w:pPr>
      <w:rPr>
        <w:rFonts w:ascii="Courier New" w:hAnsi="Courier New" w:cs="Courier New" w:hint="default"/>
      </w:rPr>
    </w:lvl>
    <w:lvl w:ilvl="5">
      <w:start w:val="1"/>
      <w:numFmt w:val="bullet"/>
      <w:lvlText w:val=""/>
      <w:lvlJc w:val="left"/>
      <w:pPr>
        <w:ind w:left="4381" w:hanging="360"/>
      </w:pPr>
      <w:rPr>
        <w:rFonts w:ascii="Wingdings" w:hAnsi="Wingdings" w:cs="Wingdings" w:hint="default"/>
      </w:rPr>
    </w:lvl>
    <w:lvl w:ilvl="6">
      <w:start w:val="1"/>
      <w:numFmt w:val="bullet"/>
      <w:lvlText w:val=""/>
      <w:lvlJc w:val="left"/>
      <w:pPr>
        <w:ind w:left="5101" w:hanging="360"/>
      </w:pPr>
      <w:rPr>
        <w:rFonts w:ascii="Symbol" w:hAnsi="Symbol" w:cs="Symbol" w:hint="default"/>
        <w:sz w:val="24"/>
      </w:rPr>
    </w:lvl>
    <w:lvl w:ilvl="7">
      <w:start w:val="1"/>
      <w:numFmt w:val="bullet"/>
      <w:lvlText w:val="o"/>
      <w:lvlJc w:val="left"/>
      <w:pPr>
        <w:ind w:left="5821" w:hanging="360"/>
      </w:pPr>
      <w:rPr>
        <w:rFonts w:ascii="Courier New" w:hAnsi="Courier New" w:cs="Courier New" w:hint="default"/>
      </w:rPr>
    </w:lvl>
    <w:lvl w:ilvl="8">
      <w:start w:val="1"/>
      <w:numFmt w:val="bullet"/>
      <w:lvlText w:val=""/>
      <w:lvlJc w:val="left"/>
      <w:pPr>
        <w:ind w:left="6541" w:hanging="360"/>
      </w:pPr>
      <w:rPr>
        <w:rFonts w:ascii="Wingdings" w:hAnsi="Wingdings" w:cs="Wingdings" w:hint="default"/>
      </w:rPr>
    </w:lvl>
  </w:abstractNum>
  <w:abstractNum w:abstractNumId="19">
    <w:nsid w:val="67FD115B"/>
    <w:multiLevelType w:val="multilevel"/>
    <w:tmpl w:val="F39C5B04"/>
    <w:lvl w:ilvl="0">
      <w:start w:val="1"/>
      <w:numFmt w:val="bullet"/>
      <w:lvlText w:val=""/>
      <w:lvlJc w:val="left"/>
      <w:pPr>
        <w:ind w:left="1428" w:hanging="360"/>
      </w:pPr>
      <w:rPr>
        <w:rFonts w:ascii="Symbol" w:hAnsi="Symbol" w:cs="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20">
    <w:nsid w:val="6800066A"/>
    <w:multiLevelType w:val="hybridMultilevel"/>
    <w:tmpl w:val="8870D57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6C5537D6"/>
    <w:multiLevelType w:val="multilevel"/>
    <w:tmpl w:val="A81CBEBC"/>
    <w:lvl w:ilvl="0">
      <w:start w:val="1"/>
      <w:numFmt w:val="bullet"/>
      <w:lvlText w:val=""/>
      <w:lvlJc w:val="left"/>
      <w:pPr>
        <w:tabs>
          <w:tab w:val="num" w:pos="720"/>
        </w:tabs>
        <w:ind w:left="720" w:hanging="360"/>
      </w:pPr>
      <w:rPr>
        <w:rFonts w:ascii="Symbol" w:hAnsi="Symbol" w:cs="Symbol" w:hint="default"/>
        <w:sz w:val="24"/>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2">
    <w:nsid w:val="75951B4B"/>
    <w:multiLevelType w:val="hybridMultilevel"/>
    <w:tmpl w:val="3252D8A2"/>
    <w:lvl w:ilvl="0" w:tplc="04160001">
      <w:start w:val="1"/>
      <w:numFmt w:val="bullet"/>
      <w:lvlText w:val=""/>
      <w:lvlJc w:val="left"/>
      <w:pPr>
        <w:ind w:left="1480" w:hanging="360"/>
      </w:pPr>
      <w:rPr>
        <w:rFonts w:ascii="Symbol" w:hAnsi="Symbol" w:hint="default"/>
      </w:rPr>
    </w:lvl>
    <w:lvl w:ilvl="1" w:tplc="04160003" w:tentative="1">
      <w:start w:val="1"/>
      <w:numFmt w:val="bullet"/>
      <w:lvlText w:val="o"/>
      <w:lvlJc w:val="left"/>
      <w:pPr>
        <w:ind w:left="2200" w:hanging="360"/>
      </w:pPr>
      <w:rPr>
        <w:rFonts w:ascii="Courier New" w:hAnsi="Courier New" w:cs="Courier New" w:hint="default"/>
      </w:rPr>
    </w:lvl>
    <w:lvl w:ilvl="2" w:tplc="04160005" w:tentative="1">
      <w:start w:val="1"/>
      <w:numFmt w:val="bullet"/>
      <w:lvlText w:val=""/>
      <w:lvlJc w:val="left"/>
      <w:pPr>
        <w:ind w:left="2920" w:hanging="360"/>
      </w:pPr>
      <w:rPr>
        <w:rFonts w:ascii="Wingdings" w:hAnsi="Wingdings" w:hint="default"/>
      </w:rPr>
    </w:lvl>
    <w:lvl w:ilvl="3" w:tplc="04160001" w:tentative="1">
      <w:start w:val="1"/>
      <w:numFmt w:val="bullet"/>
      <w:lvlText w:val=""/>
      <w:lvlJc w:val="left"/>
      <w:pPr>
        <w:ind w:left="3640" w:hanging="360"/>
      </w:pPr>
      <w:rPr>
        <w:rFonts w:ascii="Symbol" w:hAnsi="Symbol" w:hint="default"/>
      </w:rPr>
    </w:lvl>
    <w:lvl w:ilvl="4" w:tplc="04160003" w:tentative="1">
      <w:start w:val="1"/>
      <w:numFmt w:val="bullet"/>
      <w:lvlText w:val="o"/>
      <w:lvlJc w:val="left"/>
      <w:pPr>
        <w:ind w:left="4360" w:hanging="360"/>
      </w:pPr>
      <w:rPr>
        <w:rFonts w:ascii="Courier New" w:hAnsi="Courier New" w:cs="Courier New" w:hint="default"/>
      </w:rPr>
    </w:lvl>
    <w:lvl w:ilvl="5" w:tplc="04160005" w:tentative="1">
      <w:start w:val="1"/>
      <w:numFmt w:val="bullet"/>
      <w:lvlText w:val=""/>
      <w:lvlJc w:val="left"/>
      <w:pPr>
        <w:ind w:left="5080" w:hanging="360"/>
      </w:pPr>
      <w:rPr>
        <w:rFonts w:ascii="Wingdings" w:hAnsi="Wingdings" w:hint="default"/>
      </w:rPr>
    </w:lvl>
    <w:lvl w:ilvl="6" w:tplc="04160001" w:tentative="1">
      <w:start w:val="1"/>
      <w:numFmt w:val="bullet"/>
      <w:lvlText w:val=""/>
      <w:lvlJc w:val="left"/>
      <w:pPr>
        <w:ind w:left="5800" w:hanging="360"/>
      </w:pPr>
      <w:rPr>
        <w:rFonts w:ascii="Symbol" w:hAnsi="Symbol" w:hint="default"/>
      </w:rPr>
    </w:lvl>
    <w:lvl w:ilvl="7" w:tplc="04160003" w:tentative="1">
      <w:start w:val="1"/>
      <w:numFmt w:val="bullet"/>
      <w:lvlText w:val="o"/>
      <w:lvlJc w:val="left"/>
      <w:pPr>
        <w:ind w:left="6520" w:hanging="360"/>
      </w:pPr>
      <w:rPr>
        <w:rFonts w:ascii="Courier New" w:hAnsi="Courier New" w:cs="Courier New" w:hint="default"/>
      </w:rPr>
    </w:lvl>
    <w:lvl w:ilvl="8" w:tplc="04160005" w:tentative="1">
      <w:start w:val="1"/>
      <w:numFmt w:val="bullet"/>
      <w:lvlText w:val=""/>
      <w:lvlJc w:val="left"/>
      <w:pPr>
        <w:ind w:left="7240" w:hanging="360"/>
      </w:pPr>
      <w:rPr>
        <w:rFonts w:ascii="Wingdings" w:hAnsi="Wingdings" w:hint="default"/>
      </w:rPr>
    </w:lvl>
  </w:abstractNum>
  <w:abstractNum w:abstractNumId="23">
    <w:nsid w:val="7A04502D"/>
    <w:multiLevelType w:val="multilevel"/>
    <w:tmpl w:val="2A100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8"/>
  </w:num>
  <w:num w:numId="3">
    <w:abstractNumId w:val="4"/>
  </w:num>
  <w:num w:numId="4">
    <w:abstractNumId w:val="17"/>
  </w:num>
  <w:num w:numId="5">
    <w:abstractNumId w:val="18"/>
  </w:num>
  <w:num w:numId="6">
    <w:abstractNumId w:val="7"/>
  </w:num>
  <w:num w:numId="7">
    <w:abstractNumId w:val="19"/>
  </w:num>
  <w:num w:numId="8">
    <w:abstractNumId w:val="2"/>
  </w:num>
  <w:num w:numId="9">
    <w:abstractNumId w:val="3"/>
  </w:num>
  <w:num w:numId="10">
    <w:abstractNumId w:val="11"/>
  </w:num>
  <w:num w:numId="11">
    <w:abstractNumId w:val="21"/>
  </w:num>
  <w:num w:numId="12">
    <w:abstractNumId w:val="16"/>
  </w:num>
  <w:num w:numId="13">
    <w:abstractNumId w:val="9"/>
  </w:num>
  <w:num w:numId="14">
    <w:abstractNumId w:val="13"/>
  </w:num>
  <w:num w:numId="15">
    <w:abstractNumId w:val="6"/>
  </w:num>
  <w:num w:numId="16">
    <w:abstractNumId w:val="0"/>
  </w:num>
  <w:num w:numId="17">
    <w:abstractNumId w:val="12"/>
  </w:num>
  <w:num w:numId="18">
    <w:abstractNumId w:val="15"/>
  </w:num>
  <w:num w:numId="19">
    <w:abstractNumId w:val="20"/>
  </w:num>
  <w:num w:numId="20">
    <w:abstractNumId w:val="22"/>
  </w:num>
  <w:num w:numId="21">
    <w:abstractNumId w:val="1"/>
  </w:num>
  <w:num w:numId="22">
    <w:abstractNumId w:val="5"/>
  </w:num>
  <w:num w:numId="23">
    <w:abstractNumId w:val="23"/>
  </w:num>
  <w:num w:numId="24">
    <w:abstractNumId w:val="1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hiago Cruz">
    <w15:presenceInfo w15:providerId="None" w15:userId="Thiago Cruz"/>
  </w15:person>
  <w15:person w15:author="Thiago Cruz [2]">
    <w15:presenceInfo w15:providerId="Windows Live" w15:userId="d2c2d241-12c7-43cd-a144-77e94492b03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trackRevisions/>
  <w:defaultTabStop w:val="708"/>
  <w:hyphenationZone w:val="425"/>
  <w:characterSpacingControl w:val="doNotCompress"/>
  <w:footnotePr>
    <w:numStart w:val="3"/>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C7518"/>
    <w:rsid w:val="0000038E"/>
    <w:rsid w:val="000020D6"/>
    <w:rsid w:val="00002A51"/>
    <w:rsid w:val="00002D6E"/>
    <w:rsid w:val="00005D73"/>
    <w:rsid w:val="00006F16"/>
    <w:rsid w:val="00006F5D"/>
    <w:rsid w:val="00007375"/>
    <w:rsid w:val="0001233B"/>
    <w:rsid w:val="00013EB8"/>
    <w:rsid w:val="000154CF"/>
    <w:rsid w:val="0001679C"/>
    <w:rsid w:val="00024811"/>
    <w:rsid w:val="00031776"/>
    <w:rsid w:val="00033B3B"/>
    <w:rsid w:val="000403F2"/>
    <w:rsid w:val="00041715"/>
    <w:rsid w:val="00042A9D"/>
    <w:rsid w:val="00050DA4"/>
    <w:rsid w:val="00052DDF"/>
    <w:rsid w:val="000600DD"/>
    <w:rsid w:val="0006177F"/>
    <w:rsid w:val="00064559"/>
    <w:rsid w:val="00067480"/>
    <w:rsid w:val="00067AB3"/>
    <w:rsid w:val="00067D53"/>
    <w:rsid w:val="00073BB5"/>
    <w:rsid w:val="00074610"/>
    <w:rsid w:val="00076584"/>
    <w:rsid w:val="00077DE7"/>
    <w:rsid w:val="00083EF0"/>
    <w:rsid w:val="000845B3"/>
    <w:rsid w:val="00084DCD"/>
    <w:rsid w:val="00085BAF"/>
    <w:rsid w:val="00086281"/>
    <w:rsid w:val="00087C69"/>
    <w:rsid w:val="00091112"/>
    <w:rsid w:val="000937CC"/>
    <w:rsid w:val="00095A0E"/>
    <w:rsid w:val="000A0532"/>
    <w:rsid w:val="000A080A"/>
    <w:rsid w:val="000A0935"/>
    <w:rsid w:val="000A5B09"/>
    <w:rsid w:val="000A7CE0"/>
    <w:rsid w:val="000B30B9"/>
    <w:rsid w:val="000B3411"/>
    <w:rsid w:val="000B5349"/>
    <w:rsid w:val="000B7445"/>
    <w:rsid w:val="000C245C"/>
    <w:rsid w:val="000C2F80"/>
    <w:rsid w:val="000C5351"/>
    <w:rsid w:val="000C6FC5"/>
    <w:rsid w:val="000D0DB1"/>
    <w:rsid w:val="000D189A"/>
    <w:rsid w:val="000D1C8B"/>
    <w:rsid w:val="000D6FB7"/>
    <w:rsid w:val="000E261F"/>
    <w:rsid w:val="000E6F57"/>
    <w:rsid w:val="000F0D4D"/>
    <w:rsid w:val="000F4CB7"/>
    <w:rsid w:val="000F6964"/>
    <w:rsid w:val="001003CD"/>
    <w:rsid w:val="00101428"/>
    <w:rsid w:val="00101D56"/>
    <w:rsid w:val="0010368D"/>
    <w:rsid w:val="0010417B"/>
    <w:rsid w:val="00105871"/>
    <w:rsid w:val="00106081"/>
    <w:rsid w:val="0010759F"/>
    <w:rsid w:val="001225C8"/>
    <w:rsid w:val="00122B3C"/>
    <w:rsid w:val="00123B8D"/>
    <w:rsid w:val="00126FAE"/>
    <w:rsid w:val="001323EA"/>
    <w:rsid w:val="0013289C"/>
    <w:rsid w:val="00134CF7"/>
    <w:rsid w:val="00137C08"/>
    <w:rsid w:val="00142333"/>
    <w:rsid w:val="00142517"/>
    <w:rsid w:val="00145620"/>
    <w:rsid w:val="001502E0"/>
    <w:rsid w:val="00150410"/>
    <w:rsid w:val="00153A1A"/>
    <w:rsid w:val="00154795"/>
    <w:rsid w:val="001547B6"/>
    <w:rsid w:val="0015691C"/>
    <w:rsid w:val="0017031F"/>
    <w:rsid w:val="00176F31"/>
    <w:rsid w:val="00177233"/>
    <w:rsid w:val="00180959"/>
    <w:rsid w:val="00192057"/>
    <w:rsid w:val="001A3F07"/>
    <w:rsid w:val="001A3F23"/>
    <w:rsid w:val="001A4338"/>
    <w:rsid w:val="001B085D"/>
    <w:rsid w:val="001B379C"/>
    <w:rsid w:val="001B4130"/>
    <w:rsid w:val="001B4E98"/>
    <w:rsid w:val="001B7DEA"/>
    <w:rsid w:val="001C1A41"/>
    <w:rsid w:val="001C4B8F"/>
    <w:rsid w:val="001C536B"/>
    <w:rsid w:val="001C5D56"/>
    <w:rsid w:val="001D0F94"/>
    <w:rsid w:val="001D3F2C"/>
    <w:rsid w:val="001D4D81"/>
    <w:rsid w:val="001D759B"/>
    <w:rsid w:val="001E03D1"/>
    <w:rsid w:val="001E1CF0"/>
    <w:rsid w:val="001E2921"/>
    <w:rsid w:val="001E65B3"/>
    <w:rsid w:val="001F11CC"/>
    <w:rsid w:val="001F3073"/>
    <w:rsid w:val="00201147"/>
    <w:rsid w:val="00204428"/>
    <w:rsid w:val="00207C26"/>
    <w:rsid w:val="00210B91"/>
    <w:rsid w:val="0022087F"/>
    <w:rsid w:val="002218D8"/>
    <w:rsid w:val="0022348F"/>
    <w:rsid w:val="002235BC"/>
    <w:rsid w:val="002271DA"/>
    <w:rsid w:val="0022784D"/>
    <w:rsid w:val="00232344"/>
    <w:rsid w:val="002357C5"/>
    <w:rsid w:val="002401A5"/>
    <w:rsid w:val="0024331D"/>
    <w:rsid w:val="0024513D"/>
    <w:rsid w:val="002460B7"/>
    <w:rsid w:val="0024652F"/>
    <w:rsid w:val="00247037"/>
    <w:rsid w:val="00250D8C"/>
    <w:rsid w:val="0025225C"/>
    <w:rsid w:val="00254DF2"/>
    <w:rsid w:val="002561A2"/>
    <w:rsid w:val="00261573"/>
    <w:rsid w:val="00261D71"/>
    <w:rsid w:val="00266F4B"/>
    <w:rsid w:val="0026742C"/>
    <w:rsid w:val="0027048E"/>
    <w:rsid w:val="00270D92"/>
    <w:rsid w:val="00274DAB"/>
    <w:rsid w:val="00280D6F"/>
    <w:rsid w:val="00281D92"/>
    <w:rsid w:val="00285086"/>
    <w:rsid w:val="002850F3"/>
    <w:rsid w:val="00293D5D"/>
    <w:rsid w:val="002A0862"/>
    <w:rsid w:val="002A18A3"/>
    <w:rsid w:val="002A3CFA"/>
    <w:rsid w:val="002A5105"/>
    <w:rsid w:val="002B35F7"/>
    <w:rsid w:val="002B79F8"/>
    <w:rsid w:val="002C0CB1"/>
    <w:rsid w:val="002C13CB"/>
    <w:rsid w:val="002C1CF9"/>
    <w:rsid w:val="002C6298"/>
    <w:rsid w:val="002C6832"/>
    <w:rsid w:val="002D3E0F"/>
    <w:rsid w:val="002D41F4"/>
    <w:rsid w:val="002D443A"/>
    <w:rsid w:val="002D481B"/>
    <w:rsid w:val="002D48B9"/>
    <w:rsid w:val="002E210D"/>
    <w:rsid w:val="002E7762"/>
    <w:rsid w:val="002F26AE"/>
    <w:rsid w:val="002F6429"/>
    <w:rsid w:val="0030195F"/>
    <w:rsid w:val="003039F4"/>
    <w:rsid w:val="00303BFA"/>
    <w:rsid w:val="00306B78"/>
    <w:rsid w:val="00310F06"/>
    <w:rsid w:val="003129CB"/>
    <w:rsid w:val="0031712E"/>
    <w:rsid w:val="00331D67"/>
    <w:rsid w:val="00333C20"/>
    <w:rsid w:val="0033526A"/>
    <w:rsid w:val="00335BFE"/>
    <w:rsid w:val="00340653"/>
    <w:rsid w:val="00346BAF"/>
    <w:rsid w:val="00346F59"/>
    <w:rsid w:val="0034724E"/>
    <w:rsid w:val="00347AD0"/>
    <w:rsid w:val="00351989"/>
    <w:rsid w:val="003566B1"/>
    <w:rsid w:val="00360999"/>
    <w:rsid w:val="003621F2"/>
    <w:rsid w:val="003654A0"/>
    <w:rsid w:val="00372254"/>
    <w:rsid w:val="003811C5"/>
    <w:rsid w:val="00385309"/>
    <w:rsid w:val="00385B8F"/>
    <w:rsid w:val="00393659"/>
    <w:rsid w:val="00394D88"/>
    <w:rsid w:val="00397ACD"/>
    <w:rsid w:val="003A540C"/>
    <w:rsid w:val="003A59F0"/>
    <w:rsid w:val="003A7251"/>
    <w:rsid w:val="003A7EF2"/>
    <w:rsid w:val="003B4D07"/>
    <w:rsid w:val="003B79D6"/>
    <w:rsid w:val="003C2963"/>
    <w:rsid w:val="003C3299"/>
    <w:rsid w:val="003C35AA"/>
    <w:rsid w:val="003C4D53"/>
    <w:rsid w:val="003C5C53"/>
    <w:rsid w:val="003D0E05"/>
    <w:rsid w:val="003D2836"/>
    <w:rsid w:val="003D2F6B"/>
    <w:rsid w:val="003D6640"/>
    <w:rsid w:val="003E0E34"/>
    <w:rsid w:val="003E23C5"/>
    <w:rsid w:val="003E282C"/>
    <w:rsid w:val="003F254F"/>
    <w:rsid w:val="003F5F33"/>
    <w:rsid w:val="00403392"/>
    <w:rsid w:val="0040364E"/>
    <w:rsid w:val="00406A65"/>
    <w:rsid w:val="0041229C"/>
    <w:rsid w:val="00414453"/>
    <w:rsid w:val="00414AA2"/>
    <w:rsid w:val="004261E6"/>
    <w:rsid w:val="00426E96"/>
    <w:rsid w:val="00430BF9"/>
    <w:rsid w:val="00431480"/>
    <w:rsid w:val="004528D9"/>
    <w:rsid w:val="00454A0C"/>
    <w:rsid w:val="00455B24"/>
    <w:rsid w:val="004621DB"/>
    <w:rsid w:val="00462A6B"/>
    <w:rsid w:val="004641F8"/>
    <w:rsid w:val="00464BD8"/>
    <w:rsid w:val="004653FF"/>
    <w:rsid w:val="00471493"/>
    <w:rsid w:val="00476A9A"/>
    <w:rsid w:val="00481231"/>
    <w:rsid w:val="004834C2"/>
    <w:rsid w:val="00485209"/>
    <w:rsid w:val="0048528F"/>
    <w:rsid w:val="00485E2C"/>
    <w:rsid w:val="00491F99"/>
    <w:rsid w:val="004977BA"/>
    <w:rsid w:val="004A1D20"/>
    <w:rsid w:val="004A4A70"/>
    <w:rsid w:val="004A664D"/>
    <w:rsid w:val="004B6454"/>
    <w:rsid w:val="004C2B6F"/>
    <w:rsid w:val="004C4201"/>
    <w:rsid w:val="004D0475"/>
    <w:rsid w:val="004D29CD"/>
    <w:rsid w:val="004D3FA9"/>
    <w:rsid w:val="004D60D7"/>
    <w:rsid w:val="004D7AD9"/>
    <w:rsid w:val="004E0971"/>
    <w:rsid w:val="004E2777"/>
    <w:rsid w:val="004E2807"/>
    <w:rsid w:val="004E4902"/>
    <w:rsid w:val="004E6EC3"/>
    <w:rsid w:val="004F36B6"/>
    <w:rsid w:val="004F6D7C"/>
    <w:rsid w:val="0050044B"/>
    <w:rsid w:val="00503F8F"/>
    <w:rsid w:val="0050405E"/>
    <w:rsid w:val="00521BCB"/>
    <w:rsid w:val="00521F7A"/>
    <w:rsid w:val="0052391B"/>
    <w:rsid w:val="005256D9"/>
    <w:rsid w:val="00527AFA"/>
    <w:rsid w:val="00533488"/>
    <w:rsid w:val="00535AC0"/>
    <w:rsid w:val="0053728C"/>
    <w:rsid w:val="00540288"/>
    <w:rsid w:val="00541FE6"/>
    <w:rsid w:val="005442B7"/>
    <w:rsid w:val="00544D4A"/>
    <w:rsid w:val="00547F8D"/>
    <w:rsid w:val="00557164"/>
    <w:rsid w:val="0056094B"/>
    <w:rsid w:val="00561437"/>
    <w:rsid w:val="0056345D"/>
    <w:rsid w:val="00565A08"/>
    <w:rsid w:val="005663E8"/>
    <w:rsid w:val="00570694"/>
    <w:rsid w:val="00571369"/>
    <w:rsid w:val="00571925"/>
    <w:rsid w:val="005723E3"/>
    <w:rsid w:val="00572EC7"/>
    <w:rsid w:val="0058370B"/>
    <w:rsid w:val="005837C3"/>
    <w:rsid w:val="00586644"/>
    <w:rsid w:val="00597579"/>
    <w:rsid w:val="005975E3"/>
    <w:rsid w:val="005A2170"/>
    <w:rsid w:val="005A4E49"/>
    <w:rsid w:val="005A5701"/>
    <w:rsid w:val="005B1535"/>
    <w:rsid w:val="005B1CAB"/>
    <w:rsid w:val="005B2A32"/>
    <w:rsid w:val="005B4F7F"/>
    <w:rsid w:val="005B529A"/>
    <w:rsid w:val="005B5E8D"/>
    <w:rsid w:val="005B713A"/>
    <w:rsid w:val="005C0C6F"/>
    <w:rsid w:val="005C1476"/>
    <w:rsid w:val="005C1B34"/>
    <w:rsid w:val="005C2B61"/>
    <w:rsid w:val="005D23A5"/>
    <w:rsid w:val="005D55C2"/>
    <w:rsid w:val="005D5743"/>
    <w:rsid w:val="005D7A58"/>
    <w:rsid w:val="005E313E"/>
    <w:rsid w:val="005E463D"/>
    <w:rsid w:val="005E4CE9"/>
    <w:rsid w:val="005E730E"/>
    <w:rsid w:val="005F17E3"/>
    <w:rsid w:val="005F3C9F"/>
    <w:rsid w:val="005F3D92"/>
    <w:rsid w:val="005F6AAD"/>
    <w:rsid w:val="005F770B"/>
    <w:rsid w:val="006000F1"/>
    <w:rsid w:val="00602990"/>
    <w:rsid w:val="006063FB"/>
    <w:rsid w:val="00606531"/>
    <w:rsid w:val="00607A79"/>
    <w:rsid w:val="00614232"/>
    <w:rsid w:val="00614D34"/>
    <w:rsid w:val="006152D8"/>
    <w:rsid w:val="006226FC"/>
    <w:rsid w:val="00624911"/>
    <w:rsid w:val="006258E1"/>
    <w:rsid w:val="0063312D"/>
    <w:rsid w:val="00636305"/>
    <w:rsid w:val="00636A20"/>
    <w:rsid w:val="00636FB2"/>
    <w:rsid w:val="00637A4B"/>
    <w:rsid w:val="00640B48"/>
    <w:rsid w:val="0064121B"/>
    <w:rsid w:val="00641D25"/>
    <w:rsid w:val="00647050"/>
    <w:rsid w:val="00650E31"/>
    <w:rsid w:val="00661C0C"/>
    <w:rsid w:val="00661E99"/>
    <w:rsid w:val="0066417B"/>
    <w:rsid w:val="00664DE5"/>
    <w:rsid w:val="00666779"/>
    <w:rsid w:val="00671E6C"/>
    <w:rsid w:val="0067200C"/>
    <w:rsid w:val="00672C52"/>
    <w:rsid w:val="00672F6E"/>
    <w:rsid w:val="0067656B"/>
    <w:rsid w:val="00676E77"/>
    <w:rsid w:val="00677958"/>
    <w:rsid w:val="006802EC"/>
    <w:rsid w:val="006813D0"/>
    <w:rsid w:val="006826F3"/>
    <w:rsid w:val="00682A09"/>
    <w:rsid w:val="00685706"/>
    <w:rsid w:val="00685994"/>
    <w:rsid w:val="006876CB"/>
    <w:rsid w:val="0069080E"/>
    <w:rsid w:val="00690DC0"/>
    <w:rsid w:val="006932E8"/>
    <w:rsid w:val="00693F13"/>
    <w:rsid w:val="006A04B6"/>
    <w:rsid w:val="006A09A4"/>
    <w:rsid w:val="006A3FDD"/>
    <w:rsid w:val="006B0270"/>
    <w:rsid w:val="006B0736"/>
    <w:rsid w:val="006B41B9"/>
    <w:rsid w:val="006B6147"/>
    <w:rsid w:val="006B7720"/>
    <w:rsid w:val="006C391A"/>
    <w:rsid w:val="006C4114"/>
    <w:rsid w:val="006C451D"/>
    <w:rsid w:val="006D61C6"/>
    <w:rsid w:val="006D7E80"/>
    <w:rsid w:val="006E28EF"/>
    <w:rsid w:val="006E4B9D"/>
    <w:rsid w:val="006F26D0"/>
    <w:rsid w:val="006F63FC"/>
    <w:rsid w:val="006F67B3"/>
    <w:rsid w:val="007028EC"/>
    <w:rsid w:val="00704BCC"/>
    <w:rsid w:val="00707398"/>
    <w:rsid w:val="00711B15"/>
    <w:rsid w:val="00717614"/>
    <w:rsid w:val="0072018F"/>
    <w:rsid w:val="0072040E"/>
    <w:rsid w:val="007204D3"/>
    <w:rsid w:val="0072234F"/>
    <w:rsid w:val="00722534"/>
    <w:rsid w:val="007241AE"/>
    <w:rsid w:val="0072741D"/>
    <w:rsid w:val="00733F42"/>
    <w:rsid w:val="00734325"/>
    <w:rsid w:val="0073445F"/>
    <w:rsid w:val="007344CF"/>
    <w:rsid w:val="00736AE0"/>
    <w:rsid w:val="00741882"/>
    <w:rsid w:val="00742252"/>
    <w:rsid w:val="00743AB4"/>
    <w:rsid w:val="00752470"/>
    <w:rsid w:val="00753420"/>
    <w:rsid w:val="0075379B"/>
    <w:rsid w:val="007537B8"/>
    <w:rsid w:val="007635CF"/>
    <w:rsid w:val="00763C82"/>
    <w:rsid w:val="00766294"/>
    <w:rsid w:val="0077216E"/>
    <w:rsid w:val="00772BE7"/>
    <w:rsid w:val="00776A49"/>
    <w:rsid w:val="00780FF9"/>
    <w:rsid w:val="00785B0B"/>
    <w:rsid w:val="0078657A"/>
    <w:rsid w:val="0079088C"/>
    <w:rsid w:val="007918A4"/>
    <w:rsid w:val="00797E99"/>
    <w:rsid w:val="007A0141"/>
    <w:rsid w:val="007A1451"/>
    <w:rsid w:val="007A3492"/>
    <w:rsid w:val="007A5C45"/>
    <w:rsid w:val="007A7DAB"/>
    <w:rsid w:val="007B073E"/>
    <w:rsid w:val="007B109F"/>
    <w:rsid w:val="007B3259"/>
    <w:rsid w:val="007B3808"/>
    <w:rsid w:val="007B483F"/>
    <w:rsid w:val="007B65C4"/>
    <w:rsid w:val="007B6C44"/>
    <w:rsid w:val="007B6ED3"/>
    <w:rsid w:val="007B7CD7"/>
    <w:rsid w:val="007C3CB5"/>
    <w:rsid w:val="007C4504"/>
    <w:rsid w:val="007C6075"/>
    <w:rsid w:val="007D26B2"/>
    <w:rsid w:val="007E3C42"/>
    <w:rsid w:val="007F086C"/>
    <w:rsid w:val="007F1777"/>
    <w:rsid w:val="007F273D"/>
    <w:rsid w:val="007F4E9E"/>
    <w:rsid w:val="00803924"/>
    <w:rsid w:val="008045DD"/>
    <w:rsid w:val="008129A6"/>
    <w:rsid w:val="008175CA"/>
    <w:rsid w:val="008250B9"/>
    <w:rsid w:val="00825438"/>
    <w:rsid w:val="00826C4F"/>
    <w:rsid w:val="00830601"/>
    <w:rsid w:val="00832C99"/>
    <w:rsid w:val="00835C18"/>
    <w:rsid w:val="00837016"/>
    <w:rsid w:val="008376E9"/>
    <w:rsid w:val="0084592E"/>
    <w:rsid w:val="00845ADE"/>
    <w:rsid w:val="0085053A"/>
    <w:rsid w:val="0085086C"/>
    <w:rsid w:val="00850B4B"/>
    <w:rsid w:val="00852079"/>
    <w:rsid w:val="00852BD3"/>
    <w:rsid w:val="00856462"/>
    <w:rsid w:val="00856A9C"/>
    <w:rsid w:val="008574D1"/>
    <w:rsid w:val="008603D9"/>
    <w:rsid w:val="00863120"/>
    <w:rsid w:val="00864D88"/>
    <w:rsid w:val="008735D4"/>
    <w:rsid w:val="00874D17"/>
    <w:rsid w:val="0087606B"/>
    <w:rsid w:val="00876191"/>
    <w:rsid w:val="00883BF9"/>
    <w:rsid w:val="00887424"/>
    <w:rsid w:val="008902AC"/>
    <w:rsid w:val="008931E9"/>
    <w:rsid w:val="00894EE1"/>
    <w:rsid w:val="008A3DA0"/>
    <w:rsid w:val="008A414F"/>
    <w:rsid w:val="008A6089"/>
    <w:rsid w:val="008A7B21"/>
    <w:rsid w:val="008B207A"/>
    <w:rsid w:val="008B2D13"/>
    <w:rsid w:val="008B7303"/>
    <w:rsid w:val="008C5769"/>
    <w:rsid w:val="008C5EF0"/>
    <w:rsid w:val="008D0BD9"/>
    <w:rsid w:val="008D2322"/>
    <w:rsid w:val="008D2905"/>
    <w:rsid w:val="008D2973"/>
    <w:rsid w:val="008D2D41"/>
    <w:rsid w:val="008D3844"/>
    <w:rsid w:val="008D764D"/>
    <w:rsid w:val="008D7670"/>
    <w:rsid w:val="008E1F22"/>
    <w:rsid w:val="008E4C50"/>
    <w:rsid w:val="008F05E4"/>
    <w:rsid w:val="008F20DB"/>
    <w:rsid w:val="008F2423"/>
    <w:rsid w:val="008F4E9E"/>
    <w:rsid w:val="008F6BDC"/>
    <w:rsid w:val="0090070D"/>
    <w:rsid w:val="0090147D"/>
    <w:rsid w:val="009048D7"/>
    <w:rsid w:val="009056A8"/>
    <w:rsid w:val="00906BBF"/>
    <w:rsid w:val="00911701"/>
    <w:rsid w:val="00913062"/>
    <w:rsid w:val="009148A9"/>
    <w:rsid w:val="00914B75"/>
    <w:rsid w:val="00914F24"/>
    <w:rsid w:val="00916247"/>
    <w:rsid w:val="00920030"/>
    <w:rsid w:val="00926B4F"/>
    <w:rsid w:val="009272F2"/>
    <w:rsid w:val="0093029C"/>
    <w:rsid w:val="00930941"/>
    <w:rsid w:val="00930E45"/>
    <w:rsid w:val="00934D00"/>
    <w:rsid w:val="00944B98"/>
    <w:rsid w:val="00944C9D"/>
    <w:rsid w:val="00944EC6"/>
    <w:rsid w:val="0094750B"/>
    <w:rsid w:val="00952A8F"/>
    <w:rsid w:val="00956F27"/>
    <w:rsid w:val="00960B0F"/>
    <w:rsid w:val="009616BC"/>
    <w:rsid w:val="00976BA3"/>
    <w:rsid w:val="0098134B"/>
    <w:rsid w:val="00987E85"/>
    <w:rsid w:val="009941F6"/>
    <w:rsid w:val="009A0F0F"/>
    <w:rsid w:val="009A72E7"/>
    <w:rsid w:val="009B2A0F"/>
    <w:rsid w:val="009B655F"/>
    <w:rsid w:val="009B7066"/>
    <w:rsid w:val="009C46F4"/>
    <w:rsid w:val="009C59BA"/>
    <w:rsid w:val="009C6E52"/>
    <w:rsid w:val="009C7518"/>
    <w:rsid w:val="009D1517"/>
    <w:rsid w:val="009D3AAB"/>
    <w:rsid w:val="009D3C82"/>
    <w:rsid w:val="009D4E07"/>
    <w:rsid w:val="009E12D3"/>
    <w:rsid w:val="009E20D1"/>
    <w:rsid w:val="009E265D"/>
    <w:rsid w:val="009E5B1D"/>
    <w:rsid w:val="009F762E"/>
    <w:rsid w:val="00A021D5"/>
    <w:rsid w:val="00A0222B"/>
    <w:rsid w:val="00A03667"/>
    <w:rsid w:val="00A11AA0"/>
    <w:rsid w:val="00A2031C"/>
    <w:rsid w:val="00A23BC3"/>
    <w:rsid w:val="00A25B51"/>
    <w:rsid w:val="00A25BBE"/>
    <w:rsid w:val="00A314B6"/>
    <w:rsid w:val="00A3306E"/>
    <w:rsid w:val="00A338AB"/>
    <w:rsid w:val="00A33A8E"/>
    <w:rsid w:val="00A35D8E"/>
    <w:rsid w:val="00A410A5"/>
    <w:rsid w:val="00A43D63"/>
    <w:rsid w:val="00A46458"/>
    <w:rsid w:val="00A46687"/>
    <w:rsid w:val="00A520D0"/>
    <w:rsid w:val="00A60B42"/>
    <w:rsid w:val="00A61A9B"/>
    <w:rsid w:val="00A64765"/>
    <w:rsid w:val="00A649C5"/>
    <w:rsid w:val="00A74FE8"/>
    <w:rsid w:val="00A77315"/>
    <w:rsid w:val="00A77A20"/>
    <w:rsid w:val="00A80F99"/>
    <w:rsid w:val="00A85B21"/>
    <w:rsid w:val="00A87F8D"/>
    <w:rsid w:val="00A9479A"/>
    <w:rsid w:val="00A94FE2"/>
    <w:rsid w:val="00A960BD"/>
    <w:rsid w:val="00A97EC7"/>
    <w:rsid w:val="00AA0A65"/>
    <w:rsid w:val="00AA4185"/>
    <w:rsid w:val="00AB0CD9"/>
    <w:rsid w:val="00AB37B3"/>
    <w:rsid w:val="00AD509E"/>
    <w:rsid w:val="00AD5AFC"/>
    <w:rsid w:val="00AD751B"/>
    <w:rsid w:val="00AE744D"/>
    <w:rsid w:val="00AE7878"/>
    <w:rsid w:val="00AF7BD3"/>
    <w:rsid w:val="00B010D3"/>
    <w:rsid w:val="00B02192"/>
    <w:rsid w:val="00B03842"/>
    <w:rsid w:val="00B04965"/>
    <w:rsid w:val="00B04AB9"/>
    <w:rsid w:val="00B05341"/>
    <w:rsid w:val="00B05507"/>
    <w:rsid w:val="00B0786C"/>
    <w:rsid w:val="00B11711"/>
    <w:rsid w:val="00B152FC"/>
    <w:rsid w:val="00B21215"/>
    <w:rsid w:val="00B21878"/>
    <w:rsid w:val="00B23059"/>
    <w:rsid w:val="00B278DC"/>
    <w:rsid w:val="00B30875"/>
    <w:rsid w:val="00B322FF"/>
    <w:rsid w:val="00B32420"/>
    <w:rsid w:val="00B34EF9"/>
    <w:rsid w:val="00B362CB"/>
    <w:rsid w:val="00B42F44"/>
    <w:rsid w:val="00B44732"/>
    <w:rsid w:val="00B46DFF"/>
    <w:rsid w:val="00B47D71"/>
    <w:rsid w:val="00B53899"/>
    <w:rsid w:val="00B555E6"/>
    <w:rsid w:val="00B60B16"/>
    <w:rsid w:val="00B62555"/>
    <w:rsid w:val="00B63BCF"/>
    <w:rsid w:val="00B657CE"/>
    <w:rsid w:val="00B665A8"/>
    <w:rsid w:val="00B70F99"/>
    <w:rsid w:val="00B779BF"/>
    <w:rsid w:val="00B80512"/>
    <w:rsid w:val="00B95B4F"/>
    <w:rsid w:val="00B95CFC"/>
    <w:rsid w:val="00BA03C0"/>
    <w:rsid w:val="00BA5715"/>
    <w:rsid w:val="00BC5171"/>
    <w:rsid w:val="00BC6076"/>
    <w:rsid w:val="00BD22BE"/>
    <w:rsid w:val="00BD5075"/>
    <w:rsid w:val="00BD557B"/>
    <w:rsid w:val="00BE2CE9"/>
    <w:rsid w:val="00BE3BD3"/>
    <w:rsid w:val="00BE6554"/>
    <w:rsid w:val="00C02FD1"/>
    <w:rsid w:val="00C03393"/>
    <w:rsid w:val="00C0428B"/>
    <w:rsid w:val="00C06FDD"/>
    <w:rsid w:val="00C1191E"/>
    <w:rsid w:val="00C13074"/>
    <w:rsid w:val="00C13597"/>
    <w:rsid w:val="00C16035"/>
    <w:rsid w:val="00C179D8"/>
    <w:rsid w:val="00C23A5B"/>
    <w:rsid w:val="00C24C6E"/>
    <w:rsid w:val="00C254AC"/>
    <w:rsid w:val="00C31E4A"/>
    <w:rsid w:val="00C32B1E"/>
    <w:rsid w:val="00C3368C"/>
    <w:rsid w:val="00C34F7E"/>
    <w:rsid w:val="00C425EE"/>
    <w:rsid w:val="00C447ED"/>
    <w:rsid w:val="00C4500A"/>
    <w:rsid w:val="00C45A05"/>
    <w:rsid w:val="00C470E3"/>
    <w:rsid w:val="00C47444"/>
    <w:rsid w:val="00C50AD0"/>
    <w:rsid w:val="00C51C27"/>
    <w:rsid w:val="00C6207A"/>
    <w:rsid w:val="00C70255"/>
    <w:rsid w:val="00C75113"/>
    <w:rsid w:val="00C759CF"/>
    <w:rsid w:val="00C802BA"/>
    <w:rsid w:val="00C812F2"/>
    <w:rsid w:val="00C812FE"/>
    <w:rsid w:val="00C82018"/>
    <w:rsid w:val="00C82989"/>
    <w:rsid w:val="00C84BC7"/>
    <w:rsid w:val="00C878A1"/>
    <w:rsid w:val="00C914BA"/>
    <w:rsid w:val="00C94EF8"/>
    <w:rsid w:val="00C97CFA"/>
    <w:rsid w:val="00CA3F9E"/>
    <w:rsid w:val="00CB2FBF"/>
    <w:rsid w:val="00CB499E"/>
    <w:rsid w:val="00CB6EC5"/>
    <w:rsid w:val="00CC6F8C"/>
    <w:rsid w:val="00CD18C6"/>
    <w:rsid w:val="00CD494D"/>
    <w:rsid w:val="00CD764A"/>
    <w:rsid w:val="00CE4928"/>
    <w:rsid w:val="00CF1FFD"/>
    <w:rsid w:val="00CF43A5"/>
    <w:rsid w:val="00CF7D4B"/>
    <w:rsid w:val="00D00633"/>
    <w:rsid w:val="00D04052"/>
    <w:rsid w:val="00D049F4"/>
    <w:rsid w:val="00D04A58"/>
    <w:rsid w:val="00D05179"/>
    <w:rsid w:val="00D06D5D"/>
    <w:rsid w:val="00D10D40"/>
    <w:rsid w:val="00D12AE4"/>
    <w:rsid w:val="00D14EE6"/>
    <w:rsid w:val="00D16185"/>
    <w:rsid w:val="00D169C8"/>
    <w:rsid w:val="00D176F3"/>
    <w:rsid w:val="00D22DB7"/>
    <w:rsid w:val="00D26637"/>
    <w:rsid w:val="00D27F3A"/>
    <w:rsid w:val="00D31583"/>
    <w:rsid w:val="00D32606"/>
    <w:rsid w:val="00D340D5"/>
    <w:rsid w:val="00D3463E"/>
    <w:rsid w:val="00D4075E"/>
    <w:rsid w:val="00D41AAA"/>
    <w:rsid w:val="00D441F4"/>
    <w:rsid w:val="00D45B60"/>
    <w:rsid w:val="00D477AC"/>
    <w:rsid w:val="00D47D04"/>
    <w:rsid w:val="00D60355"/>
    <w:rsid w:val="00D604C0"/>
    <w:rsid w:val="00D61ACB"/>
    <w:rsid w:val="00D6448A"/>
    <w:rsid w:val="00D644FC"/>
    <w:rsid w:val="00D659D7"/>
    <w:rsid w:val="00D717CB"/>
    <w:rsid w:val="00D718EC"/>
    <w:rsid w:val="00D72030"/>
    <w:rsid w:val="00D81961"/>
    <w:rsid w:val="00D826C9"/>
    <w:rsid w:val="00D86736"/>
    <w:rsid w:val="00D86A2C"/>
    <w:rsid w:val="00D924EF"/>
    <w:rsid w:val="00D9318B"/>
    <w:rsid w:val="00D97EB1"/>
    <w:rsid w:val="00DA3B03"/>
    <w:rsid w:val="00DA3E43"/>
    <w:rsid w:val="00DA42D7"/>
    <w:rsid w:val="00DA4ADE"/>
    <w:rsid w:val="00DA5852"/>
    <w:rsid w:val="00DB1795"/>
    <w:rsid w:val="00DB4922"/>
    <w:rsid w:val="00DB5A57"/>
    <w:rsid w:val="00DB6611"/>
    <w:rsid w:val="00DC0F6F"/>
    <w:rsid w:val="00DC44BD"/>
    <w:rsid w:val="00DC4729"/>
    <w:rsid w:val="00DD156D"/>
    <w:rsid w:val="00DD299F"/>
    <w:rsid w:val="00DD2C3A"/>
    <w:rsid w:val="00DD52E1"/>
    <w:rsid w:val="00DD7433"/>
    <w:rsid w:val="00DE425A"/>
    <w:rsid w:val="00DF2720"/>
    <w:rsid w:val="00DF52B5"/>
    <w:rsid w:val="00DF6434"/>
    <w:rsid w:val="00E0080A"/>
    <w:rsid w:val="00E01C51"/>
    <w:rsid w:val="00E02F90"/>
    <w:rsid w:val="00E034B5"/>
    <w:rsid w:val="00E0699D"/>
    <w:rsid w:val="00E117A3"/>
    <w:rsid w:val="00E1308E"/>
    <w:rsid w:val="00E140DA"/>
    <w:rsid w:val="00E15E6B"/>
    <w:rsid w:val="00E16053"/>
    <w:rsid w:val="00E20064"/>
    <w:rsid w:val="00E2019C"/>
    <w:rsid w:val="00E24166"/>
    <w:rsid w:val="00E243B9"/>
    <w:rsid w:val="00E32A92"/>
    <w:rsid w:val="00E40682"/>
    <w:rsid w:val="00E5025E"/>
    <w:rsid w:val="00E52696"/>
    <w:rsid w:val="00E531AA"/>
    <w:rsid w:val="00E53CE2"/>
    <w:rsid w:val="00E60423"/>
    <w:rsid w:val="00E6378E"/>
    <w:rsid w:val="00E64502"/>
    <w:rsid w:val="00E64636"/>
    <w:rsid w:val="00E72F6C"/>
    <w:rsid w:val="00E82534"/>
    <w:rsid w:val="00E8474D"/>
    <w:rsid w:val="00E855BD"/>
    <w:rsid w:val="00E85B2D"/>
    <w:rsid w:val="00E85CF8"/>
    <w:rsid w:val="00E9272F"/>
    <w:rsid w:val="00E92D59"/>
    <w:rsid w:val="00E96A15"/>
    <w:rsid w:val="00E978D8"/>
    <w:rsid w:val="00E978F9"/>
    <w:rsid w:val="00EA0916"/>
    <w:rsid w:val="00EA1848"/>
    <w:rsid w:val="00EA2014"/>
    <w:rsid w:val="00EA5213"/>
    <w:rsid w:val="00EB3EC4"/>
    <w:rsid w:val="00EB7029"/>
    <w:rsid w:val="00EC22AB"/>
    <w:rsid w:val="00EC2377"/>
    <w:rsid w:val="00EC4FC8"/>
    <w:rsid w:val="00EC75E1"/>
    <w:rsid w:val="00ED1EE9"/>
    <w:rsid w:val="00EE0993"/>
    <w:rsid w:val="00EE27E6"/>
    <w:rsid w:val="00EE5989"/>
    <w:rsid w:val="00EE59A9"/>
    <w:rsid w:val="00EF4219"/>
    <w:rsid w:val="00EF646B"/>
    <w:rsid w:val="00F010BE"/>
    <w:rsid w:val="00F1016A"/>
    <w:rsid w:val="00F1018C"/>
    <w:rsid w:val="00F12DAD"/>
    <w:rsid w:val="00F156D3"/>
    <w:rsid w:val="00F20750"/>
    <w:rsid w:val="00F22F25"/>
    <w:rsid w:val="00F26826"/>
    <w:rsid w:val="00F40451"/>
    <w:rsid w:val="00F44276"/>
    <w:rsid w:val="00F50971"/>
    <w:rsid w:val="00F643F2"/>
    <w:rsid w:val="00F7112C"/>
    <w:rsid w:val="00F718AA"/>
    <w:rsid w:val="00F743AF"/>
    <w:rsid w:val="00F7772B"/>
    <w:rsid w:val="00F8062A"/>
    <w:rsid w:val="00F8236A"/>
    <w:rsid w:val="00F83601"/>
    <w:rsid w:val="00F85312"/>
    <w:rsid w:val="00F861BB"/>
    <w:rsid w:val="00F875FD"/>
    <w:rsid w:val="00F92466"/>
    <w:rsid w:val="00F933EB"/>
    <w:rsid w:val="00F93EA0"/>
    <w:rsid w:val="00F94544"/>
    <w:rsid w:val="00F960D9"/>
    <w:rsid w:val="00F9787E"/>
    <w:rsid w:val="00F978D2"/>
    <w:rsid w:val="00F978E9"/>
    <w:rsid w:val="00FA18B2"/>
    <w:rsid w:val="00FA6443"/>
    <w:rsid w:val="00FB4CF0"/>
    <w:rsid w:val="00FC1BAA"/>
    <w:rsid w:val="00FD102F"/>
    <w:rsid w:val="00FD252F"/>
    <w:rsid w:val="00FD2649"/>
    <w:rsid w:val="00FD4655"/>
    <w:rsid w:val="00FE1F1C"/>
    <w:rsid w:val="00FF599B"/>
    <w:rsid w:val="00FF5B6A"/>
    <w:rsid w:val="00FF5EEB"/>
  </w:rsids>
  <m:mathPr>
    <m:mathFont m:val="Cambria Math"/>
    <m:brkBin m:val="before"/>
    <m:brkBinSub m:val="--"/>
    <m:smallFrac m:val="0"/>
    <m:dispDef/>
    <m:lMargin m:val="0"/>
    <m:rMargin m:val="0"/>
    <m:defJc m:val="centerGroup"/>
    <m:wrapIndent m:val="1440"/>
    <m:intLim m:val="subSup"/>
    <m:naryLim m:val="undOvr"/>
  </m:mathPr>
  <w:themeFontLang w:val="pt-B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AB1BF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566B1"/>
    <w:rPr>
      <w:rFonts w:ascii="Times New Roman" w:hAnsi="Times New Roman"/>
      <w:sz w:val="24"/>
      <w:szCs w:val="24"/>
    </w:rPr>
  </w:style>
  <w:style w:type="paragraph" w:styleId="Ttulo1">
    <w:name w:val="heading 1"/>
    <w:qFormat/>
    <w:pPr>
      <w:widowControl w:val="0"/>
      <w:outlineLvl w:val="0"/>
    </w:pPr>
    <w:rPr>
      <w:sz w:val="22"/>
    </w:rPr>
  </w:style>
  <w:style w:type="paragraph" w:styleId="Ttulo2">
    <w:name w:val="heading 2"/>
    <w:qFormat/>
    <w:pPr>
      <w:widowControl w:val="0"/>
      <w:outlineLvl w:val="1"/>
    </w:pPr>
    <w:rPr>
      <w:sz w:val="22"/>
    </w:rPr>
  </w:style>
  <w:style w:type="paragraph" w:styleId="Ttulo3">
    <w:name w:val="heading 3"/>
    <w:uiPriority w:val="9"/>
    <w:qFormat/>
    <w:pPr>
      <w:widowControl w:val="0"/>
      <w:outlineLvl w:val="2"/>
    </w:pPr>
    <w:rPr>
      <w:sz w:val="22"/>
    </w:rPr>
  </w:style>
  <w:style w:type="paragraph" w:styleId="Ttulo4">
    <w:name w:val="heading 4"/>
    <w:basedOn w:val="Normal"/>
    <w:next w:val="Normal"/>
    <w:link w:val="Ttulo4Char1"/>
    <w:uiPriority w:val="9"/>
    <w:semiHidden/>
    <w:unhideWhenUsed/>
    <w:qFormat/>
    <w:rsid w:val="00462A6B"/>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extodebaloChar">
    <w:name w:val="Texto de balão Char"/>
    <w:link w:val="Textodebalo"/>
    <w:uiPriority w:val="99"/>
    <w:semiHidden/>
    <w:qFormat/>
    <w:rsid w:val="00A9326F"/>
    <w:rPr>
      <w:rFonts w:ascii="Tahoma" w:eastAsia="Times New Roman" w:hAnsi="Tahoma" w:cs="Tahoma"/>
      <w:sz w:val="16"/>
      <w:szCs w:val="16"/>
    </w:rPr>
  </w:style>
  <w:style w:type="character" w:customStyle="1" w:styleId="Ttulo1Char">
    <w:name w:val="Título 1 Char"/>
    <w:link w:val="Ttulo11"/>
    <w:uiPriority w:val="9"/>
    <w:qFormat/>
    <w:rsid w:val="00BA57E1"/>
    <w:rPr>
      <w:rFonts w:ascii="Times New Roman" w:eastAsia="Times New Roman" w:hAnsi="Times New Roman"/>
      <w:b/>
      <w:bCs/>
      <w:caps/>
      <w:sz w:val="28"/>
      <w:szCs w:val="24"/>
      <w:lang w:val="x-none" w:eastAsia="x-none"/>
    </w:rPr>
  </w:style>
  <w:style w:type="character" w:customStyle="1" w:styleId="Ttulo2Char">
    <w:name w:val="Título 2 Char"/>
    <w:link w:val="Ttulo21"/>
    <w:uiPriority w:val="9"/>
    <w:qFormat/>
    <w:rsid w:val="00215903"/>
    <w:rPr>
      <w:rFonts w:ascii="Times New Roman" w:eastAsia="Times New Roman" w:hAnsi="Times New Roman"/>
      <w:b/>
      <w:bCs/>
      <w:sz w:val="26"/>
      <w:szCs w:val="26"/>
      <w:lang w:val="x-none" w:eastAsia="x-none"/>
    </w:rPr>
  </w:style>
  <w:style w:type="character" w:customStyle="1" w:styleId="Ttulo3Char">
    <w:name w:val="Título 3 Char"/>
    <w:link w:val="Ttulo31"/>
    <w:uiPriority w:val="9"/>
    <w:qFormat/>
    <w:rsid w:val="00396AD0"/>
    <w:rPr>
      <w:rFonts w:ascii="Times New Roman" w:eastAsia="Times New Roman" w:hAnsi="Times New Roman"/>
      <w:b/>
      <w:bCs/>
      <w:sz w:val="26"/>
      <w:szCs w:val="26"/>
      <w:lang w:val="x-none" w:eastAsia="x-none"/>
    </w:rPr>
  </w:style>
  <w:style w:type="character" w:customStyle="1" w:styleId="Ttulo4Char">
    <w:name w:val="Título 4 Char"/>
    <w:link w:val="Ttulo41"/>
    <w:uiPriority w:val="9"/>
    <w:qFormat/>
    <w:rsid w:val="00996444"/>
    <w:rPr>
      <w:rFonts w:ascii="Times New Roman" w:eastAsia="Times New Roman" w:hAnsi="Times New Roman"/>
      <w:b/>
      <w:bCs/>
      <w:iCs/>
      <w:sz w:val="24"/>
      <w:lang w:val="x-none" w:eastAsia="x-none"/>
    </w:rPr>
  </w:style>
  <w:style w:type="character" w:customStyle="1" w:styleId="Ttulo5Char">
    <w:name w:val="Título 5 Char"/>
    <w:link w:val="Ttulo51"/>
    <w:uiPriority w:val="9"/>
    <w:semiHidden/>
    <w:qFormat/>
    <w:rsid w:val="00A202A2"/>
    <w:rPr>
      <w:rFonts w:ascii="Cambria" w:eastAsia="Times New Roman" w:hAnsi="Cambria"/>
      <w:color w:val="243F60"/>
      <w:lang w:val="x-none" w:eastAsia="x-none"/>
    </w:rPr>
  </w:style>
  <w:style w:type="character" w:customStyle="1" w:styleId="Ttulo6Char">
    <w:name w:val="Título 6 Char"/>
    <w:link w:val="Ttulo61"/>
    <w:uiPriority w:val="9"/>
    <w:semiHidden/>
    <w:qFormat/>
    <w:rsid w:val="00A202A2"/>
    <w:rPr>
      <w:rFonts w:ascii="Cambria" w:eastAsia="Times New Roman" w:hAnsi="Cambria"/>
      <w:i/>
      <w:iCs/>
      <w:color w:val="243F60"/>
      <w:lang w:val="x-none" w:eastAsia="x-none"/>
    </w:rPr>
  </w:style>
  <w:style w:type="character" w:customStyle="1" w:styleId="Ttulo7Char">
    <w:name w:val="Título 7 Char"/>
    <w:link w:val="Ttulo71"/>
    <w:uiPriority w:val="9"/>
    <w:semiHidden/>
    <w:qFormat/>
    <w:rsid w:val="00A202A2"/>
    <w:rPr>
      <w:rFonts w:ascii="Cambria" w:eastAsia="Times New Roman" w:hAnsi="Cambria"/>
      <w:i/>
      <w:iCs/>
      <w:color w:val="404040"/>
      <w:lang w:val="x-none" w:eastAsia="x-none"/>
    </w:rPr>
  </w:style>
  <w:style w:type="character" w:customStyle="1" w:styleId="Ttulo8Char">
    <w:name w:val="Título 8 Char"/>
    <w:link w:val="Ttulo81"/>
    <w:uiPriority w:val="9"/>
    <w:semiHidden/>
    <w:qFormat/>
    <w:rsid w:val="00A202A2"/>
    <w:rPr>
      <w:rFonts w:ascii="Cambria" w:eastAsia="Times New Roman" w:hAnsi="Cambria"/>
      <w:color w:val="404040"/>
      <w:lang w:val="x-none" w:eastAsia="x-none"/>
    </w:rPr>
  </w:style>
  <w:style w:type="character" w:customStyle="1" w:styleId="Ttulo9Char">
    <w:name w:val="Título 9 Char"/>
    <w:link w:val="Ttulo91"/>
    <w:uiPriority w:val="9"/>
    <w:semiHidden/>
    <w:qFormat/>
    <w:rsid w:val="00A202A2"/>
    <w:rPr>
      <w:rFonts w:ascii="Cambria" w:eastAsia="Times New Roman" w:hAnsi="Cambria"/>
      <w:i/>
      <w:iCs/>
      <w:color w:val="404040"/>
      <w:lang w:val="x-none" w:eastAsia="x-none"/>
    </w:rPr>
  </w:style>
  <w:style w:type="character" w:customStyle="1" w:styleId="CabealhoChar">
    <w:name w:val="Cabeçalho Char"/>
    <w:link w:val="Cabealho1"/>
    <w:uiPriority w:val="99"/>
    <w:qFormat/>
    <w:rsid w:val="0024121E"/>
    <w:rPr>
      <w:rFonts w:ascii="Arial" w:eastAsia="Times New Roman" w:hAnsi="Arial" w:cs="Arial"/>
      <w:szCs w:val="24"/>
    </w:rPr>
  </w:style>
  <w:style w:type="character" w:customStyle="1" w:styleId="RodapChar">
    <w:name w:val="Rodapé Char"/>
    <w:link w:val="Rodap1"/>
    <w:uiPriority w:val="99"/>
    <w:qFormat/>
    <w:rsid w:val="0024121E"/>
    <w:rPr>
      <w:rFonts w:ascii="Arial" w:eastAsia="Times New Roman" w:hAnsi="Arial" w:cs="Arial"/>
      <w:szCs w:val="24"/>
    </w:rPr>
  </w:style>
  <w:style w:type="character" w:customStyle="1" w:styleId="LigaodeInternet">
    <w:name w:val="Ligação de Internet"/>
    <w:basedOn w:val="Fontepargpadro"/>
    <w:uiPriority w:val="99"/>
    <w:unhideWhenUsed/>
    <w:qFormat/>
    <w:rsid w:val="008F54DD"/>
    <w:rPr>
      <w:color w:val="0563C1" w:themeColor="hyperlink"/>
      <w:u w:val="single"/>
    </w:rPr>
  </w:style>
  <w:style w:type="character" w:customStyle="1" w:styleId="bodytext">
    <w:name w:val="bodytext"/>
    <w:qFormat/>
    <w:rsid w:val="0023531C"/>
    <w:rPr>
      <w:rFonts w:ascii="Arial" w:hAnsi="Arial" w:cs="Arial"/>
    </w:rPr>
  </w:style>
  <w:style w:type="character" w:customStyle="1" w:styleId="TextodenotaderodapChar">
    <w:name w:val="Texto de nota de rodapé Char"/>
    <w:link w:val="Textodenotaderodap"/>
    <w:uiPriority w:val="99"/>
    <w:qFormat/>
    <w:rsid w:val="00290430"/>
    <w:rPr>
      <w:rFonts w:ascii="Arial" w:eastAsia="Times New Roman" w:hAnsi="Arial" w:cs="Arial"/>
      <w:sz w:val="20"/>
      <w:szCs w:val="20"/>
    </w:rPr>
  </w:style>
  <w:style w:type="character" w:styleId="Refdenotaderodap">
    <w:name w:val="footnote reference"/>
    <w:uiPriority w:val="99"/>
    <w:unhideWhenUsed/>
    <w:qFormat/>
    <w:rsid w:val="00290430"/>
    <w:rPr>
      <w:vertAlign w:val="superscript"/>
    </w:rPr>
  </w:style>
  <w:style w:type="character" w:customStyle="1" w:styleId="TtuloChar">
    <w:name w:val="Título Char"/>
    <w:link w:val="Ttulo10"/>
    <w:qFormat/>
    <w:rsid w:val="002E4E27"/>
    <w:rPr>
      <w:rFonts w:ascii="Times New Roman" w:eastAsia="Times New Roman" w:hAnsi="Times New Roman"/>
      <w:b/>
      <w:sz w:val="40"/>
      <w:lang w:val="pt-BR" w:eastAsia="en-US" w:bidi="ar-SA"/>
    </w:rPr>
  </w:style>
  <w:style w:type="character" w:customStyle="1" w:styleId="CorpodetextoChar">
    <w:name w:val="Corpo de texto Char"/>
    <w:link w:val="Corpodotexto"/>
    <w:qFormat/>
    <w:rsid w:val="002E4E27"/>
    <w:rPr>
      <w:rFonts w:ascii="Arial" w:eastAsia="Times New Roman" w:hAnsi="Arial"/>
      <w:b/>
      <w:sz w:val="24"/>
    </w:rPr>
  </w:style>
  <w:style w:type="character" w:customStyle="1" w:styleId="Recuodecorpodetexto3Char">
    <w:name w:val="Recuo de corpo de texto 3 Char"/>
    <w:link w:val="Recuodecorpodetexto3"/>
    <w:uiPriority w:val="99"/>
    <w:semiHidden/>
    <w:qFormat/>
    <w:rsid w:val="00EE42C7"/>
    <w:rPr>
      <w:rFonts w:ascii="Times New Roman" w:eastAsia="Times New Roman" w:hAnsi="Times New Roman" w:cs="Arial"/>
      <w:sz w:val="16"/>
      <w:szCs w:val="16"/>
      <w:lang w:eastAsia="en-US"/>
    </w:rPr>
  </w:style>
  <w:style w:type="character" w:customStyle="1" w:styleId="nfase1">
    <w:name w:val="Ênfase1"/>
    <w:basedOn w:val="Fontepargpadro"/>
    <w:uiPriority w:val="20"/>
    <w:qFormat/>
    <w:rsid w:val="002B029B"/>
    <w:rPr>
      <w:i/>
      <w:iCs/>
    </w:rPr>
  </w:style>
  <w:style w:type="character" w:styleId="Forte">
    <w:name w:val="Strong"/>
    <w:basedOn w:val="Fontepargpadro"/>
    <w:uiPriority w:val="22"/>
    <w:qFormat/>
    <w:rsid w:val="00CB2FF6"/>
    <w:rPr>
      <w:b/>
      <w:bCs/>
    </w:rPr>
  </w:style>
  <w:style w:type="character" w:customStyle="1" w:styleId="data2">
    <w:name w:val="data2"/>
    <w:basedOn w:val="Fontepargpadro"/>
    <w:qFormat/>
    <w:rsid w:val="00E50A81"/>
    <w:rPr>
      <w:sz w:val="18"/>
      <w:szCs w:val="18"/>
    </w:rPr>
  </w:style>
  <w:style w:type="character" w:customStyle="1" w:styleId="fn">
    <w:name w:val="fn"/>
    <w:basedOn w:val="Fontepargpadro"/>
    <w:qFormat/>
    <w:rsid w:val="00D05226"/>
  </w:style>
  <w:style w:type="character" w:customStyle="1" w:styleId="apple-converted-space">
    <w:name w:val="apple-converted-space"/>
    <w:basedOn w:val="Fontepargpadro"/>
    <w:qFormat/>
    <w:rsid w:val="00D05226"/>
  </w:style>
  <w:style w:type="character" w:customStyle="1" w:styleId="Subttulo1">
    <w:name w:val="Subtítulo1"/>
    <w:basedOn w:val="Fontepargpadro"/>
    <w:qFormat/>
    <w:rsid w:val="00D05226"/>
  </w:style>
  <w:style w:type="character" w:styleId="HiperlinkVisitado">
    <w:name w:val="FollowedHyperlink"/>
    <w:basedOn w:val="Fontepargpadro"/>
    <w:uiPriority w:val="99"/>
    <w:semiHidden/>
    <w:unhideWhenUsed/>
    <w:qFormat/>
    <w:rsid w:val="0032342F"/>
    <w:rPr>
      <w:color w:val="954F72" w:themeColor="followedHyperlink"/>
      <w:u w:val="single"/>
    </w:rPr>
  </w:style>
  <w:style w:type="character" w:customStyle="1" w:styleId="posted">
    <w:name w:val="posted"/>
    <w:basedOn w:val="Fontepargpadro"/>
    <w:qFormat/>
    <w:rsid w:val="00717B61"/>
  </w:style>
  <w:style w:type="character" w:customStyle="1" w:styleId="j-title-breadcrumb">
    <w:name w:val="j-title-breadcrumb"/>
    <w:basedOn w:val="Fontepargpadro"/>
    <w:qFormat/>
    <w:rsid w:val="008A7914"/>
  </w:style>
  <w:style w:type="character" w:customStyle="1" w:styleId="ListLabel1">
    <w:name w:val="ListLabel 1"/>
    <w:qFormat/>
    <w:rPr>
      <w:rFonts w:cs="Courier New"/>
    </w:rPr>
  </w:style>
  <w:style w:type="character" w:customStyle="1" w:styleId="Ligaodondice">
    <w:name w:val="Ligação do índice"/>
    <w:qFormat/>
  </w:style>
  <w:style w:type="character" w:customStyle="1" w:styleId="Marcas">
    <w:name w:val="Marcas"/>
    <w:qFormat/>
    <w:rPr>
      <w:rFonts w:ascii="OpenSymbol" w:eastAsia="OpenSymbol" w:hAnsi="OpenSymbol" w:cs="OpenSymbol"/>
    </w:rPr>
  </w:style>
  <w:style w:type="character" w:customStyle="1" w:styleId="ListLabel2">
    <w:name w:val="ListLabel 2"/>
    <w:qFormat/>
    <w:rPr>
      <w:rFonts w:cs="OpenSymbol"/>
    </w:rPr>
  </w:style>
  <w:style w:type="character" w:styleId="nfase">
    <w:name w:val="Emphasis"/>
    <w:basedOn w:val="Fontepargpadro"/>
    <w:uiPriority w:val="20"/>
    <w:qFormat/>
    <w:rsid w:val="0052311C"/>
    <w:rPr>
      <w:i/>
      <w:iCs/>
    </w:rPr>
  </w:style>
  <w:style w:type="character" w:customStyle="1" w:styleId="CabealhoChar1">
    <w:name w:val="Cabeçalho Char1"/>
    <w:basedOn w:val="Fontepargpadro"/>
    <w:link w:val="Cabealho"/>
    <w:uiPriority w:val="99"/>
    <w:qFormat/>
    <w:rsid w:val="00D853DE"/>
    <w:rPr>
      <w:rFonts w:ascii="Times New Roman" w:eastAsia="Times New Roman" w:hAnsi="Times New Roman" w:cs="Arial"/>
      <w:color w:val="00000A"/>
      <w:sz w:val="22"/>
      <w:szCs w:val="24"/>
      <w:lang w:eastAsia="en-US"/>
    </w:rPr>
  </w:style>
  <w:style w:type="character" w:customStyle="1" w:styleId="RodapChar1">
    <w:name w:val="Rodapé Char1"/>
    <w:basedOn w:val="Fontepargpadro"/>
    <w:link w:val="Rodap"/>
    <w:uiPriority w:val="99"/>
    <w:qFormat/>
    <w:rsid w:val="00D853DE"/>
    <w:rPr>
      <w:rFonts w:ascii="Times New Roman" w:eastAsia="Times New Roman" w:hAnsi="Times New Roman" w:cs="Arial"/>
      <w:color w:val="00000A"/>
      <w:sz w:val="22"/>
      <w:szCs w:val="24"/>
      <w:lang w:eastAsia="en-US"/>
    </w:rPr>
  </w:style>
  <w:style w:type="character" w:styleId="TextodoEspaoReservado">
    <w:name w:val="Placeholder Text"/>
    <w:basedOn w:val="Fontepargpadro"/>
    <w:uiPriority w:val="99"/>
    <w:semiHidden/>
    <w:qFormat/>
    <w:rsid w:val="008B2919"/>
    <w:rPr>
      <w:color w:val="808080"/>
    </w:rPr>
  </w:style>
  <w:style w:type="character" w:customStyle="1" w:styleId="ListLabel3">
    <w:name w:val="ListLabel 3"/>
    <w:qFormat/>
    <w:rPr>
      <w:rFonts w:cs="OpenSymbol"/>
      <w:sz w:val="24"/>
    </w:rPr>
  </w:style>
  <w:style w:type="character" w:customStyle="1" w:styleId="ListLabel4">
    <w:name w:val="ListLabel 4"/>
    <w:qFormat/>
    <w:rPr>
      <w:sz w:val="20"/>
    </w:rPr>
  </w:style>
  <w:style w:type="character" w:customStyle="1" w:styleId="ListLabel5">
    <w:name w:val="ListLabel 5"/>
    <w:qFormat/>
    <w:rPr>
      <w:rFonts w:cs="Courier New"/>
    </w:rPr>
  </w:style>
  <w:style w:type="character" w:customStyle="1" w:styleId="ListLabel6">
    <w:name w:val="ListLabel 6"/>
    <w:qFormat/>
    <w:rPr>
      <w:rFonts w:cs="OpenSymbol"/>
      <w:sz w:val="24"/>
    </w:rPr>
  </w:style>
  <w:style w:type="character" w:customStyle="1" w:styleId="ListLabel7">
    <w:name w:val="ListLabel 7"/>
    <w:qFormat/>
    <w:rPr>
      <w:rFonts w:cs="Symbol"/>
      <w:sz w:val="24"/>
    </w:rPr>
  </w:style>
  <w:style w:type="character" w:customStyle="1" w:styleId="ListLabel8">
    <w:name w:val="ListLabel 8"/>
    <w:qFormat/>
    <w:rPr>
      <w:rFonts w:cs="Courier New"/>
    </w:rPr>
  </w:style>
  <w:style w:type="character" w:customStyle="1" w:styleId="ListLabel9">
    <w:name w:val="ListLabel 9"/>
    <w:qFormat/>
    <w:rPr>
      <w:rFonts w:cs="Wingdings"/>
    </w:rPr>
  </w:style>
  <w:style w:type="character" w:customStyle="1" w:styleId="ListLabel10">
    <w:name w:val="ListLabel 10"/>
    <w:qFormat/>
    <w:rPr>
      <w:rFonts w:cs="OpenSymbol"/>
      <w:sz w:val="24"/>
    </w:rPr>
  </w:style>
  <w:style w:type="character" w:customStyle="1" w:styleId="ListLabel11">
    <w:name w:val="ListLabel 11"/>
    <w:qFormat/>
    <w:rPr>
      <w:rFonts w:cs="Symbol"/>
      <w:sz w:val="24"/>
    </w:rPr>
  </w:style>
  <w:style w:type="character" w:customStyle="1" w:styleId="ListLabel12">
    <w:name w:val="ListLabel 12"/>
    <w:qFormat/>
    <w:rPr>
      <w:rFonts w:cs="Courier New"/>
    </w:rPr>
  </w:style>
  <w:style w:type="character" w:customStyle="1" w:styleId="ListLabel13">
    <w:name w:val="ListLabel 13"/>
    <w:qFormat/>
    <w:rPr>
      <w:rFonts w:cs="Wingdings"/>
    </w:rPr>
  </w:style>
  <w:style w:type="character" w:styleId="Refdecomentrio">
    <w:name w:val="annotation reference"/>
    <w:basedOn w:val="Fontepargpadro"/>
    <w:uiPriority w:val="99"/>
    <w:semiHidden/>
    <w:unhideWhenUsed/>
    <w:qFormat/>
    <w:rsid w:val="009F04B7"/>
    <w:rPr>
      <w:sz w:val="16"/>
      <w:szCs w:val="16"/>
    </w:rPr>
  </w:style>
  <w:style w:type="character" w:customStyle="1" w:styleId="TextodecomentrioChar">
    <w:name w:val="Texto de comentário Char"/>
    <w:basedOn w:val="Fontepargpadro"/>
    <w:link w:val="Textodecomentrio"/>
    <w:uiPriority w:val="99"/>
    <w:semiHidden/>
    <w:qFormat/>
    <w:rsid w:val="009F04B7"/>
    <w:rPr>
      <w:rFonts w:ascii="Times New Roman" w:eastAsia="Times New Roman" w:hAnsi="Times New Roman" w:cs="Arial"/>
      <w:color w:val="00000A"/>
      <w:lang w:eastAsia="en-US"/>
    </w:rPr>
  </w:style>
  <w:style w:type="character" w:customStyle="1" w:styleId="AssuntodocomentrioChar">
    <w:name w:val="Assunto do comentário Char"/>
    <w:basedOn w:val="TextodecomentrioChar"/>
    <w:link w:val="Assuntodocomentrio"/>
    <w:uiPriority w:val="99"/>
    <w:semiHidden/>
    <w:qFormat/>
    <w:rsid w:val="009F04B7"/>
    <w:rPr>
      <w:rFonts w:ascii="Times New Roman" w:eastAsia="Times New Roman" w:hAnsi="Times New Roman" w:cs="Arial"/>
      <w:b/>
      <w:bCs/>
      <w:color w:val="00000A"/>
      <w:lang w:eastAsia="en-US"/>
    </w:rPr>
  </w:style>
  <w:style w:type="character" w:customStyle="1" w:styleId="ListLabel14">
    <w:name w:val="ListLabel 14"/>
    <w:qFormat/>
    <w:rPr>
      <w:rFonts w:cs="OpenSymbol"/>
      <w:sz w:val="24"/>
    </w:rPr>
  </w:style>
  <w:style w:type="character" w:customStyle="1" w:styleId="ListLabel15">
    <w:name w:val="ListLabel 15"/>
    <w:qFormat/>
    <w:rPr>
      <w:rFonts w:cs="Symbol"/>
      <w:sz w:val="24"/>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OpenSymbol"/>
      <w:sz w:val="24"/>
    </w:rPr>
  </w:style>
  <w:style w:type="character" w:customStyle="1" w:styleId="ListLabel19">
    <w:name w:val="ListLabel 19"/>
    <w:qFormat/>
    <w:rPr>
      <w:rFonts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OpenSymbol"/>
      <w:sz w:val="24"/>
    </w:rPr>
  </w:style>
  <w:style w:type="character" w:customStyle="1" w:styleId="ListLabel24">
    <w:name w:val="ListLabel 24"/>
    <w:qFormat/>
    <w:rPr>
      <w:rFonts w:cs="Symbol"/>
      <w:sz w:val="24"/>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b/>
      <w:i w:val="0"/>
      <w:sz w:val="24"/>
      <w:szCs w:val="24"/>
    </w:rPr>
  </w:style>
  <w:style w:type="character" w:customStyle="1" w:styleId="ListLabel29">
    <w:name w:val="ListLabel 29"/>
    <w:qFormat/>
    <w:rPr>
      <w:b/>
      <w:i w:val="0"/>
    </w:rPr>
  </w:style>
  <w:style w:type="character" w:customStyle="1" w:styleId="ListLabel30">
    <w:name w:val="ListLabel 30"/>
    <w:qFormat/>
    <w:rPr>
      <w:rFonts w:cs="OpenSymbol"/>
      <w:sz w:val="24"/>
    </w:rPr>
  </w:style>
  <w:style w:type="character" w:customStyle="1" w:styleId="ListLabel31">
    <w:name w:val="ListLabel 31"/>
    <w:qFormat/>
    <w:rPr>
      <w:rFonts w:cs="OpenSymbol"/>
      <w:sz w:val="24"/>
    </w:rPr>
  </w:style>
  <w:style w:type="character" w:customStyle="1" w:styleId="ListLabel32">
    <w:name w:val="ListLabel 32"/>
    <w:qFormat/>
    <w:rPr>
      <w:rFonts w:cs="OpenSymbol"/>
      <w:sz w:val="24"/>
    </w:rPr>
  </w:style>
  <w:style w:type="character" w:customStyle="1" w:styleId="ListLabel33">
    <w:name w:val="ListLabel 33"/>
    <w:qFormat/>
    <w:rPr>
      <w:rFonts w:cs="OpenSymbol"/>
      <w:sz w:val="24"/>
    </w:rPr>
  </w:style>
  <w:style w:type="character" w:customStyle="1" w:styleId="ListLabel34">
    <w:name w:val="ListLabel 34"/>
    <w:qFormat/>
    <w:rPr>
      <w:rFonts w:cs="OpenSymbol"/>
      <w:sz w:val="24"/>
    </w:rPr>
  </w:style>
  <w:style w:type="character" w:customStyle="1" w:styleId="ListLabel35">
    <w:name w:val="ListLabel 35"/>
    <w:qFormat/>
    <w:rPr>
      <w:rFonts w:cs="OpenSymbol"/>
      <w:sz w:val="24"/>
    </w:rPr>
  </w:style>
  <w:style w:type="character" w:customStyle="1" w:styleId="ListLabel36">
    <w:name w:val="ListLabel 36"/>
    <w:qFormat/>
    <w:rPr>
      <w:rFonts w:cs="OpenSymbol"/>
      <w:sz w:val="24"/>
    </w:rPr>
  </w:style>
  <w:style w:type="character" w:customStyle="1" w:styleId="ListLabel37">
    <w:name w:val="ListLabel 37"/>
    <w:qFormat/>
    <w:rPr>
      <w:rFonts w:cs="OpenSymbol"/>
      <w:sz w:val="24"/>
    </w:rPr>
  </w:style>
  <w:style w:type="character" w:customStyle="1" w:styleId="ListLabel38">
    <w:name w:val="ListLabel 38"/>
    <w:qFormat/>
    <w:rPr>
      <w:rFonts w:cs="OpenSymbol"/>
      <w:sz w:val="24"/>
    </w:rPr>
  </w:style>
  <w:style w:type="character" w:customStyle="1" w:styleId="ListLabel39">
    <w:name w:val="ListLabel 39"/>
    <w:qFormat/>
    <w:rPr>
      <w:rFonts w:cs="Symbol"/>
      <w:sz w:val="24"/>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sz w:val="24"/>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sz w:val="24"/>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sz w:val="24"/>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sz w:val="24"/>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sz w:val="24"/>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sz w:val="24"/>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4"/>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sz w:val="24"/>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sz w:val="24"/>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cs="Courier New"/>
    </w:rPr>
  </w:style>
  <w:style w:type="character" w:customStyle="1" w:styleId="ListLabel76">
    <w:name w:val="ListLabel 76"/>
    <w:qFormat/>
    <w:rPr>
      <w:rFonts w:cs="Courier New"/>
    </w:rPr>
  </w:style>
  <w:style w:type="character" w:customStyle="1" w:styleId="ListLabel77">
    <w:name w:val="ListLabel 77"/>
    <w:qFormat/>
    <w:rPr>
      <w:rFonts w:cs="Wingdings"/>
    </w:rPr>
  </w:style>
  <w:style w:type="character" w:customStyle="1" w:styleId="ListLabel78">
    <w:name w:val="ListLabel 78"/>
    <w:qFormat/>
    <w:rPr>
      <w:rFonts w:cs="Symbol"/>
    </w:rPr>
  </w:style>
  <w:style w:type="character" w:customStyle="1" w:styleId="ListLabel79">
    <w:name w:val="ListLabel 79"/>
    <w:qFormat/>
    <w:rPr>
      <w:rFonts w:cs="Courier New"/>
    </w:rPr>
  </w:style>
  <w:style w:type="character" w:customStyle="1" w:styleId="ListLabel80">
    <w:name w:val="ListLabel 80"/>
    <w:qFormat/>
    <w:rPr>
      <w:rFonts w:cs="Wingdings"/>
    </w:rPr>
  </w:style>
  <w:style w:type="character" w:customStyle="1" w:styleId="ListLabel81">
    <w:name w:val="ListLabel 81"/>
    <w:qFormat/>
    <w:rPr>
      <w:rFonts w:cs="Symbol"/>
    </w:rPr>
  </w:style>
  <w:style w:type="character" w:customStyle="1" w:styleId="ListLabel82">
    <w:name w:val="ListLabel 82"/>
    <w:qFormat/>
    <w:rPr>
      <w:rFonts w:cs="Courier New"/>
    </w:rPr>
  </w:style>
  <w:style w:type="character" w:customStyle="1" w:styleId="ListLabel83">
    <w:name w:val="ListLabel 83"/>
    <w:qFormat/>
    <w:rPr>
      <w:rFonts w:cs="Wingdings"/>
    </w:rPr>
  </w:style>
  <w:style w:type="character" w:customStyle="1" w:styleId="ListLabel84">
    <w:name w:val="ListLabel 84"/>
    <w:qFormat/>
    <w:rPr>
      <w:rFonts w:cs="Symbol"/>
    </w:rPr>
  </w:style>
  <w:style w:type="character" w:customStyle="1" w:styleId="ListLabel85">
    <w:name w:val="ListLabel 85"/>
    <w:qFormat/>
    <w:rPr>
      <w:rFonts w:cs="Courier New"/>
    </w:rPr>
  </w:style>
  <w:style w:type="character" w:customStyle="1" w:styleId="ListLabel86">
    <w:name w:val="ListLabel 86"/>
    <w:qFormat/>
    <w:rPr>
      <w:rFonts w:cs="Wingdings"/>
    </w:rPr>
  </w:style>
  <w:style w:type="character" w:customStyle="1" w:styleId="ListLabel87">
    <w:name w:val="ListLabel 87"/>
    <w:qFormat/>
    <w:rPr>
      <w:rFonts w:cs="Symbol"/>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Symbol"/>
    </w:rPr>
  </w:style>
  <w:style w:type="character" w:customStyle="1" w:styleId="ListLabel97">
    <w:name w:val="ListLabel 97"/>
    <w:qFormat/>
    <w:rPr>
      <w:rFonts w:cs="Courier New"/>
    </w:rPr>
  </w:style>
  <w:style w:type="character" w:customStyle="1" w:styleId="ListLabel98">
    <w:name w:val="ListLabel 98"/>
    <w:qFormat/>
    <w:rPr>
      <w:rFonts w:cs="Wingdings"/>
    </w:rPr>
  </w:style>
  <w:style w:type="character" w:customStyle="1" w:styleId="ListLabel99">
    <w:name w:val="ListLabel 99"/>
    <w:qFormat/>
    <w:rPr>
      <w:rFonts w:cs="Symbol"/>
    </w:rPr>
  </w:style>
  <w:style w:type="character" w:customStyle="1" w:styleId="ListLabel100">
    <w:name w:val="ListLabel 100"/>
    <w:qFormat/>
    <w:rPr>
      <w:rFonts w:cs="Courier New"/>
    </w:rPr>
  </w:style>
  <w:style w:type="character" w:customStyle="1" w:styleId="ListLabel101">
    <w:name w:val="ListLabel 101"/>
    <w:qFormat/>
    <w:rPr>
      <w:rFonts w:cs="Wingdings"/>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cs="Wingdings"/>
    </w:rPr>
  </w:style>
  <w:style w:type="character" w:customStyle="1" w:styleId="ListLabel105">
    <w:name w:val="ListLabel 105"/>
    <w:qFormat/>
    <w:rPr>
      <w:rFonts w:cs="Symbol"/>
    </w:rPr>
  </w:style>
  <w:style w:type="character" w:customStyle="1" w:styleId="ListLabel106">
    <w:name w:val="ListLabel 106"/>
    <w:qFormat/>
    <w:rPr>
      <w:rFonts w:cs="Courier New"/>
    </w:rPr>
  </w:style>
  <w:style w:type="character" w:customStyle="1" w:styleId="ListLabel107">
    <w:name w:val="ListLabel 107"/>
    <w:qFormat/>
    <w:rPr>
      <w:rFonts w:cs="Wingdings"/>
    </w:rPr>
  </w:style>
  <w:style w:type="character" w:customStyle="1" w:styleId="ListLabel108">
    <w:name w:val="ListLabel 108"/>
    <w:qFormat/>
    <w:rPr>
      <w:rFonts w:cs="Symbol"/>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ascii="Times" w:hAnsi="Times"/>
      <w:sz w:val="24"/>
    </w:rPr>
  </w:style>
  <w:style w:type="character" w:customStyle="1" w:styleId="ListLabel112">
    <w:name w:val="ListLabel 112"/>
    <w:qFormat/>
    <w:rPr>
      <w:sz w:val="20"/>
    </w:rPr>
  </w:style>
  <w:style w:type="character" w:customStyle="1" w:styleId="ListLabel113">
    <w:name w:val="ListLabel 113"/>
    <w:qFormat/>
    <w:rPr>
      <w:sz w:val="20"/>
    </w:rPr>
  </w:style>
  <w:style w:type="character" w:customStyle="1" w:styleId="ListLabel114">
    <w:name w:val="ListLabel 114"/>
    <w:qFormat/>
    <w:rPr>
      <w:sz w:val="20"/>
    </w:rPr>
  </w:style>
  <w:style w:type="character" w:customStyle="1" w:styleId="ListLabel115">
    <w:name w:val="ListLabel 115"/>
    <w:qFormat/>
    <w:rPr>
      <w:sz w:val="20"/>
    </w:rPr>
  </w:style>
  <w:style w:type="character" w:customStyle="1" w:styleId="ListLabel116">
    <w:name w:val="ListLabel 116"/>
    <w:qFormat/>
    <w:rPr>
      <w:sz w:val="20"/>
    </w:rPr>
  </w:style>
  <w:style w:type="character" w:customStyle="1" w:styleId="ListLabel117">
    <w:name w:val="ListLabel 117"/>
    <w:qFormat/>
    <w:rPr>
      <w:sz w:val="20"/>
    </w:rPr>
  </w:style>
  <w:style w:type="character" w:customStyle="1" w:styleId="ListLabel118">
    <w:name w:val="ListLabel 118"/>
    <w:qFormat/>
    <w:rPr>
      <w:sz w:val="20"/>
    </w:rPr>
  </w:style>
  <w:style w:type="character" w:customStyle="1" w:styleId="ListLabel119">
    <w:name w:val="ListLabel 119"/>
    <w:qFormat/>
    <w:rPr>
      <w:sz w:val="20"/>
    </w:rPr>
  </w:style>
  <w:style w:type="character" w:customStyle="1" w:styleId="InternetLink">
    <w:name w:val="Internet Link"/>
    <w:rPr>
      <w:color w:val="000080"/>
      <w:u w:val="single"/>
    </w:rPr>
  </w:style>
  <w:style w:type="character" w:customStyle="1" w:styleId="IndexLink">
    <w:name w:val="Index Link"/>
    <w:qFormat/>
  </w:style>
  <w:style w:type="paragraph" w:customStyle="1" w:styleId="Heading">
    <w:name w:val="Heading"/>
    <w:basedOn w:val="Normal"/>
    <w:next w:val="Corpodetexto"/>
    <w:qFormat/>
    <w:pPr>
      <w:keepNext/>
      <w:suppressAutoHyphens/>
      <w:spacing w:before="240" w:after="120" w:line="360" w:lineRule="auto"/>
      <w:ind w:firstLine="709"/>
      <w:jc w:val="both"/>
    </w:pPr>
    <w:rPr>
      <w:rFonts w:ascii="Liberation Sans" w:eastAsia="Noto Sans CJK SC Regular" w:hAnsi="Liberation Sans" w:cs="FreeSans"/>
      <w:color w:val="00000A"/>
      <w:sz w:val="28"/>
      <w:szCs w:val="28"/>
      <w:lang w:eastAsia="en-US"/>
    </w:rPr>
  </w:style>
  <w:style w:type="paragraph" w:styleId="Corpodetexto">
    <w:name w:val="Body Text"/>
    <w:basedOn w:val="Normal"/>
    <w:pPr>
      <w:suppressAutoHyphens/>
      <w:spacing w:after="140" w:line="288" w:lineRule="auto"/>
      <w:ind w:firstLine="709"/>
      <w:jc w:val="both"/>
    </w:pPr>
    <w:rPr>
      <w:rFonts w:eastAsia="Times New Roman" w:cs="Arial"/>
      <w:color w:val="00000A"/>
      <w:sz w:val="22"/>
      <w:lang w:eastAsia="en-US"/>
    </w:rPr>
  </w:style>
  <w:style w:type="paragraph" w:styleId="Lista">
    <w:name w:val="List"/>
    <w:basedOn w:val="Corpodotexto"/>
    <w:rPr>
      <w:rFonts w:cs="FreeSans"/>
    </w:rPr>
  </w:style>
  <w:style w:type="paragraph" w:styleId="Legenda">
    <w:name w:val="caption"/>
    <w:basedOn w:val="Normal"/>
    <w:next w:val="Normal"/>
    <w:uiPriority w:val="35"/>
    <w:unhideWhenUsed/>
    <w:qFormat/>
    <w:rsid w:val="00131404"/>
    <w:pPr>
      <w:suppressAutoHyphens/>
      <w:spacing w:after="60"/>
      <w:jc w:val="center"/>
    </w:pPr>
    <w:rPr>
      <w:rFonts w:eastAsia="Times New Roman" w:cs="Arial"/>
      <w:bCs/>
      <w:color w:val="00000A"/>
      <w:sz w:val="20"/>
      <w:szCs w:val="20"/>
      <w:lang w:eastAsia="en-US"/>
    </w:rPr>
  </w:style>
  <w:style w:type="paragraph" w:customStyle="1" w:styleId="Index">
    <w:name w:val="Index"/>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styleId="Ttulo">
    <w:name w:val="Title"/>
    <w:basedOn w:val="Normal"/>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Corpodotexto">
    <w:name w:val="Corpo do texto"/>
    <w:basedOn w:val="Normal"/>
    <w:link w:val="CorpodetextoChar"/>
    <w:qFormat/>
    <w:rsid w:val="002E4E27"/>
    <w:pPr>
      <w:suppressAutoHyphens/>
    </w:pPr>
    <w:rPr>
      <w:rFonts w:eastAsia="Times New Roman"/>
      <w:b/>
      <w:color w:val="00000A"/>
      <w:szCs w:val="20"/>
    </w:rPr>
  </w:style>
  <w:style w:type="paragraph" w:customStyle="1" w:styleId="ndice">
    <w:name w:val="Índice"/>
    <w:basedOn w:val="Normal"/>
    <w:qFormat/>
    <w:pPr>
      <w:suppressLineNumbers/>
      <w:suppressAutoHyphens/>
      <w:spacing w:line="360" w:lineRule="auto"/>
      <w:ind w:firstLine="709"/>
      <w:jc w:val="both"/>
    </w:pPr>
    <w:rPr>
      <w:rFonts w:eastAsia="Times New Roman" w:cs="FreeSans"/>
      <w:color w:val="00000A"/>
      <w:sz w:val="22"/>
      <w:lang w:eastAsia="en-US"/>
    </w:rPr>
  </w:style>
  <w:style w:type="paragraph" w:customStyle="1" w:styleId="Ttulododocumento">
    <w:name w:val="Título do documento"/>
    <w:basedOn w:val="Normal"/>
    <w:qFormat/>
    <w:rsid w:val="002E4E27"/>
    <w:pPr>
      <w:widowControl w:val="0"/>
      <w:suppressAutoHyphens/>
      <w:spacing w:line="360" w:lineRule="auto"/>
      <w:ind w:firstLine="709"/>
      <w:jc w:val="center"/>
    </w:pPr>
    <w:rPr>
      <w:rFonts w:eastAsia="Times New Roman" w:cs="Arial"/>
      <w:b/>
      <w:color w:val="00000A"/>
      <w:sz w:val="40"/>
      <w:lang w:eastAsia="en-US"/>
    </w:rPr>
  </w:style>
  <w:style w:type="paragraph" w:customStyle="1" w:styleId="Ttulo11">
    <w:name w:val="Título 11"/>
    <w:basedOn w:val="Normal"/>
    <w:next w:val="Normal"/>
    <w:link w:val="Ttulo1Char"/>
    <w:uiPriority w:val="9"/>
    <w:qFormat/>
    <w:rsid w:val="00BA57E1"/>
    <w:pPr>
      <w:keepNext/>
      <w:keepLines/>
      <w:pageBreakBefore/>
      <w:suppressAutoHyphens/>
      <w:spacing w:after="360" w:line="360" w:lineRule="auto"/>
      <w:ind w:firstLine="709"/>
      <w:jc w:val="center"/>
      <w:outlineLvl w:val="0"/>
    </w:pPr>
    <w:rPr>
      <w:rFonts w:eastAsia="Times New Roman"/>
      <w:b/>
      <w:bCs/>
      <w:caps/>
      <w:color w:val="00000A"/>
      <w:sz w:val="28"/>
      <w:lang w:val="x-none" w:eastAsia="x-none"/>
    </w:rPr>
  </w:style>
  <w:style w:type="paragraph" w:customStyle="1" w:styleId="Ttulo21">
    <w:name w:val="Título 21"/>
    <w:basedOn w:val="Normal"/>
    <w:next w:val="Normal"/>
    <w:link w:val="Ttulo2Char"/>
    <w:uiPriority w:val="9"/>
    <w:unhideWhenUsed/>
    <w:qFormat/>
    <w:rsid w:val="00215903"/>
    <w:pPr>
      <w:keepNext/>
      <w:keepLines/>
      <w:suppressAutoHyphens/>
      <w:spacing w:line="360" w:lineRule="auto"/>
      <w:ind w:firstLine="709"/>
      <w:jc w:val="both"/>
      <w:outlineLvl w:val="1"/>
    </w:pPr>
    <w:rPr>
      <w:rFonts w:eastAsia="Times New Roman"/>
      <w:b/>
      <w:bCs/>
      <w:color w:val="00000A"/>
      <w:sz w:val="26"/>
      <w:szCs w:val="26"/>
      <w:lang w:val="x-none" w:eastAsia="x-none"/>
    </w:rPr>
  </w:style>
  <w:style w:type="paragraph" w:customStyle="1" w:styleId="Ttulo31">
    <w:name w:val="Título 31"/>
    <w:basedOn w:val="Normal"/>
    <w:next w:val="Normal"/>
    <w:link w:val="Ttulo3Char"/>
    <w:uiPriority w:val="9"/>
    <w:unhideWhenUsed/>
    <w:qFormat/>
    <w:rsid w:val="00396AD0"/>
    <w:pPr>
      <w:keepNext/>
      <w:keepLines/>
      <w:suppressAutoHyphens/>
      <w:spacing w:line="360" w:lineRule="auto"/>
      <w:ind w:firstLine="709"/>
      <w:jc w:val="both"/>
      <w:outlineLvl w:val="2"/>
    </w:pPr>
    <w:rPr>
      <w:rFonts w:eastAsia="Times New Roman"/>
      <w:b/>
      <w:bCs/>
      <w:color w:val="00000A"/>
      <w:sz w:val="26"/>
      <w:szCs w:val="26"/>
      <w:lang w:val="x-none" w:eastAsia="x-none"/>
    </w:rPr>
  </w:style>
  <w:style w:type="paragraph" w:customStyle="1" w:styleId="Ttulo41">
    <w:name w:val="Título 41"/>
    <w:basedOn w:val="Normal"/>
    <w:next w:val="Normal"/>
    <w:link w:val="Ttulo4Char"/>
    <w:uiPriority w:val="9"/>
    <w:unhideWhenUsed/>
    <w:qFormat/>
    <w:rsid w:val="00996444"/>
    <w:pPr>
      <w:keepNext/>
      <w:keepLines/>
      <w:suppressAutoHyphens/>
      <w:spacing w:line="360" w:lineRule="auto"/>
      <w:ind w:firstLine="709"/>
      <w:jc w:val="both"/>
      <w:outlineLvl w:val="3"/>
    </w:pPr>
    <w:rPr>
      <w:rFonts w:eastAsia="Times New Roman"/>
      <w:b/>
      <w:bCs/>
      <w:iCs/>
      <w:color w:val="00000A"/>
      <w:szCs w:val="20"/>
      <w:lang w:val="x-none" w:eastAsia="x-none"/>
    </w:rPr>
  </w:style>
  <w:style w:type="paragraph" w:customStyle="1" w:styleId="Ttulo51">
    <w:name w:val="Título 51"/>
    <w:basedOn w:val="Normal"/>
    <w:next w:val="Normal"/>
    <w:link w:val="Ttulo5Char"/>
    <w:uiPriority w:val="9"/>
    <w:semiHidden/>
    <w:unhideWhenUsed/>
    <w:qFormat/>
    <w:rsid w:val="00A202A2"/>
    <w:pPr>
      <w:keepNext/>
      <w:keepLines/>
      <w:suppressAutoHyphens/>
      <w:spacing w:before="200" w:line="360" w:lineRule="auto"/>
      <w:ind w:firstLine="709"/>
      <w:jc w:val="both"/>
      <w:outlineLvl w:val="4"/>
    </w:pPr>
    <w:rPr>
      <w:rFonts w:ascii="Cambria" w:eastAsia="Times New Roman" w:hAnsi="Cambria"/>
      <w:color w:val="243F60"/>
      <w:sz w:val="20"/>
      <w:szCs w:val="20"/>
      <w:lang w:val="x-none" w:eastAsia="x-none"/>
    </w:rPr>
  </w:style>
  <w:style w:type="paragraph" w:customStyle="1" w:styleId="Ttulo61">
    <w:name w:val="Título 61"/>
    <w:basedOn w:val="Normal"/>
    <w:next w:val="Normal"/>
    <w:link w:val="Ttulo6Char"/>
    <w:uiPriority w:val="9"/>
    <w:semiHidden/>
    <w:unhideWhenUsed/>
    <w:qFormat/>
    <w:rsid w:val="00A202A2"/>
    <w:pPr>
      <w:keepNext/>
      <w:keepLines/>
      <w:suppressAutoHyphens/>
      <w:spacing w:before="200" w:line="360" w:lineRule="auto"/>
      <w:ind w:firstLine="709"/>
      <w:jc w:val="both"/>
      <w:outlineLvl w:val="5"/>
    </w:pPr>
    <w:rPr>
      <w:rFonts w:ascii="Cambria" w:eastAsia="Times New Roman" w:hAnsi="Cambria"/>
      <w:i/>
      <w:iCs/>
      <w:color w:val="243F60"/>
      <w:sz w:val="20"/>
      <w:szCs w:val="20"/>
      <w:lang w:val="x-none" w:eastAsia="x-none"/>
    </w:rPr>
  </w:style>
  <w:style w:type="paragraph" w:customStyle="1" w:styleId="Ttulo71">
    <w:name w:val="Título 71"/>
    <w:basedOn w:val="Normal"/>
    <w:next w:val="Normal"/>
    <w:link w:val="Ttulo7Char"/>
    <w:uiPriority w:val="9"/>
    <w:semiHidden/>
    <w:unhideWhenUsed/>
    <w:qFormat/>
    <w:rsid w:val="00A202A2"/>
    <w:pPr>
      <w:keepNext/>
      <w:keepLines/>
      <w:suppressAutoHyphens/>
      <w:spacing w:before="200" w:line="360" w:lineRule="auto"/>
      <w:ind w:firstLine="709"/>
      <w:jc w:val="both"/>
      <w:outlineLvl w:val="6"/>
    </w:pPr>
    <w:rPr>
      <w:rFonts w:ascii="Cambria" w:eastAsia="Times New Roman" w:hAnsi="Cambria"/>
      <w:i/>
      <w:iCs/>
      <w:color w:val="404040"/>
      <w:sz w:val="20"/>
      <w:szCs w:val="20"/>
      <w:lang w:val="x-none" w:eastAsia="x-none"/>
    </w:rPr>
  </w:style>
  <w:style w:type="paragraph" w:customStyle="1" w:styleId="Ttulo81">
    <w:name w:val="Título 81"/>
    <w:basedOn w:val="Normal"/>
    <w:next w:val="Normal"/>
    <w:link w:val="Ttulo8Char"/>
    <w:uiPriority w:val="9"/>
    <w:semiHidden/>
    <w:unhideWhenUsed/>
    <w:qFormat/>
    <w:rsid w:val="00A202A2"/>
    <w:pPr>
      <w:keepNext/>
      <w:keepLines/>
      <w:suppressAutoHyphens/>
      <w:spacing w:before="200" w:line="360" w:lineRule="auto"/>
      <w:ind w:firstLine="709"/>
      <w:jc w:val="both"/>
      <w:outlineLvl w:val="7"/>
    </w:pPr>
    <w:rPr>
      <w:rFonts w:ascii="Cambria" w:eastAsia="Times New Roman" w:hAnsi="Cambria"/>
      <w:color w:val="404040"/>
      <w:sz w:val="20"/>
      <w:szCs w:val="20"/>
      <w:lang w:val="x-none" w:eastAsia="x-none"/>
    </w:rPr>
  </w:style>
  <w:style w:type="paragraph" w:customStyle="1" w:styleId="Ttulo91">
    <w:name w:val="Título 91"/>
    <w:basedOn w:val="Normal"/>
    <w:next w:val="Normal"/>
    <w:link w:val="Ttulo9Char"/>
    <w:uiPriority w:val="9"/>
    <w:semiHidden/>
    <w:unhideWhenUsed/>
    <w:qFormat/>
    <w:rsid w:val="00A202A2"/>
    <w:pPr>
      <w:keepNext/>
      <w:keepLines/>
      <w:suppressAutoHyphens/>
      <w:spacing w:before="200" w:line="360" w:lineRule="auto"/>
      <w:ind w:firstLine="709"/>
      <w:jc w:val="both"/>
      <w:outlineLvl w:val="8"/>
    </w:pPr>
    <w:rPr>
      <w:rFonts w:ascii="Cambria" w:eastAsia="Times New Roman" w:hAnsi="Cambria"/>
      <w:i/>
      <w:iCs/>
      <w:color w:val="404040"/>
      <w:sz w:val="20"/>
      <w:szCs w:val="20"/>
      <w:lang w:val="x-none" w:eastAsia="x-none"/>
    </w:rPr>
  </w:style>
  <w:style w:type="paragraph" w:customStyle="1" w:styleId="Ttulo10">
    <w:name w:val="Título1"/>
    <w:basedOn w:val="Normal"/>
    <w:link w:val="TtuloChar"/>
    <w:qFormat/>
    <w:pPr>
      <w:keepNext/>
      <w:suppressAutoHyphens/>
      <w:spacing w:before="240" w:after="120" w:line="360" w:lineRule="auto"/>
      <w:ind w:firstLine="709"/>
      <w:jc w:val="both"/>
    </w:pPr>
    <w:rPr>
      <w:rFonts w:ascii="Liberation Sans" w:eastAsia="Droid Sans Fallback" w:hAnsi="Liberation Sans" w:cs="FreeSans"/>
      <w:color w:val="00000A"/>
      <w:sz w:val="28"/>
      <w:szCs w:val="28"/>
      <w:lang w:eastAsia="en-US"/>
    </w:rPr>
  </w:style>
  <w:style w:type="paragraph" w:customStyle="1" w:styleId="Lista1">
    <w:name w:val="Lista1"/>
    <w:basedOn w:val="Corpodotexto"/>
    <w:qFormat/>
    <w:rPr>
      <w:rFonts w:cs="FreeSans"/>
    </w:rPr>
  </w:style>
  <w:style w:type="paragraph" w:customStyle="1" w:styleId="Legenda1">
    <w:name w:val="Legenda1"/>
    <w:basedOn w:val="Normal"/>
    <w:qFormat/>
    <w:pPr>
      <w:suppressLineNumbers/>
      <w:suppressAutoHyphens/>
      <w:spacing w:before="120" w:after="120" w:line="360" w:lineRule="auto"/>
      <w:ind w:firstLine="709"/>
      <w:jc w:val="both"/>
    </w:pPr>
    <w:rPr>
      <w:rFonts w:eastAsia="Times New Roman" w:cs="FreeSans"/>
      <w:i/>
      <w:iCs/>
      <w:color w:val="00000A"/>
      <w:lang w:eastAsia="en-US"/>
    </w:rPr>
  </w:style>
  <w:style w:type="paragraph" w:styleId="Textodebalo">
    <w:name w:val="Balloon Text"/>
    <w:basedOn w:val="Normal"/>
    <w:link w:val="TextodebaloChar"/>
    <w:uiPriority w:val="99"/>
    <w:semiHidden/>
    <w:unhideWhenUsed/>
    <w:qFormat/>
    <w:rsid w:val="00A9326F"/>
    <w:pPr>
      <w:suppressAutoHyphens/>
      <w:spacing w:line="360" w:lineRule="auto"/>
      <w:ind w:firstLine="709"/>
      <w:jc w:val="both"/>
    </w:pPr>
    <w:rPr>
      <w:rFonts w:ascii="Tahoma" w:eastAsia="Times New Roman" w:hAnsi="Tahoma"/>
      <w:color w:val="00000A"/>
      <w:sz w:val="16"/>
      <w:szCs w:val="16"/>
      <w:lang w:val="x-none" w:eastAsia="x-none"/>
    </w:rPr>
  </w:style>
  <w:style w:type="paragraph" w:styleId="PargrafodaLista">
    <w:name w:val="List Paragraph"/>
    <w:basedOn w:val="Normal"/>
    <w:uiPriority w:val="34"/>
    <w:qFormat/>
    <w:rsid w:val="00A9326F"/>
    <w:pPr>
      <w:suppressAutoHyphens/>
      <w:spacing w:line="360" w:lineRule="auto"/>
      <w:ind w:left="720" w:firstLine="709"/>
      <w:contextualSpacing/>
      <w:jc w:val="both"/>
    </w:pPr>
    <w:rPr>
      <w:rFonts w:eastAsia="Times New Roman" w:cs="Arial"/>
      <w:color w:val="00000A"/>
      <w:sz w:val="22"/>
      <w:lang w:eastAsia="en-US"/>
    </w:rPr>
  </w:style>
  <w:style w:type="paragraph" w:customStyle="1" w:styleId="Cabealho1">
    <w:name w:val="Cabeçalho1"/>
    <w:basedOn w:val="Normal"/>
    <w:link w:val="Cabealho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Rodap1">
    <w:name w:val="Rodapé1"/>
    <w:basedOn w:val="Normal"/>
    <w:link w:val="RodapChar"/>
    <w:uiPriority w:val="99"/>
    <w:unhideWhenUsed/>
    <w:qFormat/>
    <w:rsid w:val="0024121E"/>
    <w:pPr>
      <w:tabs>
        <w:tab w:val="center" w:pos="4252"/>
        <w:tab w:val="right" w:pos="8504"/>
      </w:tabs>
      <w:suppressAutoHyphens/>
      <w:ind w:firstLine="709"/>
      <w:jc w:val="both"/>
    </w:pPr>
    <w:rPr>
      <w:rFonts w:eastAsia="Times New Roman"/>
      <w:color w:val="00000A"/>
      <w:sz w:val="20"/>
      <w:lang w:val="x-none" w:eastAsia="x-none"/>
    </w:rPr>
  </w:style>
  <w:style w:type="paragraph" w:customStyle="1" w:styleId="Ttulodocontedo">
    <w:name w:val="Título do conteúdo"/>
    <w:basedOn w:val="Ttulo11"/>
    <w:next w:val="Normal"/>
    <w:uiPriority w:val="39"/>
    <w:unhideWhenUsed/>
    <w:qFormat/>
    <w:rsid w:val="00892EAF"/>
    <w:pPr>
      <w:spacing w:before="480" w:line="276" w:lineRule="auto"/>
      <w:jc w:val="left"/>
    </w:pPr>
    <w:rPr>
      <w:rFonts w:ascii="Cambria" w:hAnsi="Cambria"/>
      <w:caps w:val="0"/>
      <w:color w:val="365F91"/>
      <w:szCs w:val="28"/>
      <w:lang w:val="pt-PT"/>
    </w:rPr>
  </w:style>
  <w:style w:type="paragraph" w:customStyle="1" w:styleId="Contedo1">
    <w:name w:val="Conteúdo 1"/>
    <w:basedOn w:val="Normal"/>
    <w:next w:val="Normal"/>
    <w:autoRedefine/>
    <w:uiPriority w:val="39"/>
    <w:unhideWhenUsed/>
    <w:qFormat/>
    <w:rsid w:val="00870B00"/>
    <w:pPr>
      <w:suppressAutoHyphens/>
      <w:spacing w:after="100" w:line="360" w:lineRule="auto"/>
      <w:ind w:firstLine="709"/>
      <w:jc w:val="both"/>
    </w:pPr>
    <w:rPr>
      <w:rFonts w:eastAsia="Times New Roman" w:cs="Arial"/>
      <w:color w:val="00000A"/>
      <w:sz w:val="22"/>
      <w:lang w:eastAsia="en-US"/>
    </w:rPr>
  </w:style>
  <w:style w:type="paragraph" w:customStyle="1" w:styleId="Contedo2">
    <w:name w:val="Conteúdo 2"/>
    <w:basedOn w:val="Normal"/>
    <w:next w:val="Normal"/>
    <w:autoRedefine/>
    <w:uiPriority w:val="39"/>
    <w:unhideWhenUsed/>
    <w:qFormat/>
    <w:rsid w:val="00870B00"/>
    <w:pPr>
      <w:suppressAutoHyphens/>
      <w:spacing w:after="100" w:line="360" w:lineRule="auto"/>
      <w:ind w:left="220" w:firstLine="709"/>
      <w:jc w:val="both"/>
    </w:pPr>
    <w:rPr>
      <w:rFonts w:eastAsia="Times New Roman" w:cs="Arial"/>
      <w:color w:val="00000A"/>
      <w:sz w:val="22"/>
      <w:lang w:eastAsia="en-US"/>
    </w:rPr>
  </w:style>
  <w:style w:type="paragraph" w:customStyle="1" w:styleId="Contedo3">
    <w:name w:val="Conteúdo 3"/>
    <w:basedOn w:val="Normal"/>
    <w:next w:val="Normal"/>
    <w:autoRedefine/>
    <w:uiPriority w:val="39"/>
    <w:unhideWhenUsed/>
    <w:qFormat/>
    <w:rsid w:val="007E41E8"/>
    <w:pPr>
      <w:suppressAutoHyphens/>
      <w:spacing w:line="360" w:lineRule="auto"/>
      <w:ind w:left="440" w:firstLine="709"/>
    </w:pPr>
    <w:rPr>
      <w:rFonts w:asciiTheme="minorHAnsi" w:eastAsia="Times New Roman" w:hAnsiTheme="minorHAnsi" w:cs="Arial"/>
      <w:color w:val="00000A"/>
      <w:sz w:val="22"/>
      <w:szCs w:val="22"/>
      <w:lang w:eastAsia="en-US"/>
    </w:rPr>
  </w:style>
  <w:style w:type="paragraph" w:customStyle="1" w:styleId="Contedo4">
    <w:name w:val="Conteúdo 4"/>
    <w:basedOn w:val="Normal"/>
    <w:next w:val="Normal"/>
    <w:autoRedefine/>
    <w:uiPriority w:val="39"/>
    <w:unhideWhenUsed/>
    <w:qFormat/>
    <w:rsid w:val="00892EAF"/>
    <w:pPr>
      <w:suppressAutoHyphens/>
      <w:spacing w:line="360" w:lineRule="auto"/>
      <w:ind w:left="660" w:firstLine="709"/>
    </w:pPr>
    <w:rPr>
      <w:rFonts w:asciiTheme="minorHAnsi" w:eastAsia="Times New Roman" w:hAnsiTheme="minorHAnsi" w:cs="Arial"/>
      <w:color w:val="00000A"/>
      <w:sz w:val="20"/>
      <w:szCs w:val="20"/>
      <w:lang w:eastAsia="en-US"/>
    </w:rPr>
  </w:style>
  <w:style w:type="paragraph" w:customStyle="1" w:styleId="Contedo5">
    <w:name w:val="Conteúdo 5"/>
    <w:basedOn w:val="Normal"/>
    <w:next w:val="Normal"/>
    <w:autoRedefine/>
    <w:uiPriority w:val="39"/>
    <w:unhideWhenUsed/>
    <w:qFormat/>
    <w:rsid w:val="00892EAF"/>
    <w:pPr>
      <w:suppressAutoHyphens/>
      <w:spacing w:line="360" w:lineRule="auto"/>
      <w:ind w:left="880" w:firstLine="709"/>
    </w:pPr>
    <w:rPr>
      <w:rFonts w:asciiTheme="minorHAnsi" w:eastAsia="Times New Roman" w:hAnsiTheme="minorHAnsi" w:cs="Arial"/>
      <w:color w:val="00000A"/>
      <w:sz w:val="20"/>
      <w:szCs w:val="20"/>
      <w:lang w:eastAsia="en-US"/>
    </w:rPr>
  </w:style>
  <w:style w:type="paragraph" w:customStyle="1" w:styleId="Contedo6">
    <w:name w:val="Conteúdo 6"/>
    <w:basedOn w:val="Normal"/>
    <w:next w:val="Normal"/>
    <w:autoRedefine/>
    <w:uiPriority w:val="39"/>
    <w:unhideWhenUsed/>
    <w:qFormat/>
    <w:rsid w:val="00892EAF"/>
    <w:pPr>
      <w:suppressAutoHyphens/>
      <w:spacing w:line="360" w:lineRule="auto"/>
      <w:ind w:left="1100" w:firstLine="709"/>
    </w:pPr>
    <w:rPr>
      <w:rFonts w:asciiTheme="minorHAnsi" w:eastAsia="Times New Roman" w:hAnsiTheme="minorHAnsi" w:cs="Arial"/>
      <w:color w:val="00000A"/>
      <w:sz w:val="20"/>
      <w:szCs w:val="20"/>
      <w:lang w:eastAsia="en-US"/>
    </w:rPr>
  </w:style>
  <w:style w:type="paragraph" w:customStyle="1" w:styleId="Contedo7">
    <w:name w:val="Conteúdo 7"/>
    <w:basedOn w:val="Normal"/>
    <w:next w:val="Normal"/>
    <w:autoRedefine/>
    <w:uiPriority w:val="39"/>
    <w:unhideWhenUsed/>
    <w:qFormat/>
    <w:rsid w:val="00892EAF"/>
    <w:pPr>
      <w:suppressAutoHyphens/>
      <w:spacing w:line="360" w:lineRule="auto"/>
      <w:ind w:left="1320" w:firstLine="709"/>
    </w:pPr>
    <w:rPr>
      <w:rFonts w:asciiTheme="minorHAnsi" w:eastAsia="Times New Roman" w:hAnsiTheme="minorHAnsi" w:cs="Arial"/>
      <w:color w:val="00000A"/>
      <w:sz w:val="20"/>
      <w:szCs w:val="20"/>
      <w:lang w:eastAsia="en-US"/>
    </w:rPr>
  </w:style>
  <w:style w:type="paragraph" w:customStyle="1" w:styleId="Contedo8">
    <w:name w:val="Conteúdo 8"/>
    <w:basedOn w:val="Normal"/>
    <w:next w:val="Normal"/>
    <w:autoRedefine/>
    <w:uiPriority w:val="39"/>
    <w:unhideWhenUsed/>
    <w:qFormat/>
    <w:rsid w:val="00892EAF"/>
    <w:pPr>
      <w:suppressAutoHyphens/>
      <w:spacing w:line="360" w:lineRule="auto"/>
      <w:ind w:left="1540" w:firstLine="709"/>
    </w:pPr>
    <w:rPr>
      <w:rFonts w:asciiTheme="minorHAnsi" w:eastAsia="Times New Roman" w:hAnsiTheme="minorHAnsi" w:cs="Arial"/>
      <w:color w:val="00000A"/>
      <w:sz w:val="20"/>
      <w:szCs w:val="20"/>
      <w:lang w:eastAsia="en-US"/>
    </w:rPr>
  </w:style>
  <w:style w:type="paragraph" w:customStyle="1" w:styleId="Contedo9">
    <w:name w:val="Conteúdo 9"/>
    <w:basedOn w:val="Normal"/>
    <w:next w:val="Normal"/>
    <w:autoRedefine/>
    <w:uiPriority w:val="39"/>
    <w:unhideWhenUsed/>
    <w:qFormat/>
    <w:rsid w:val="00892EAF"/>
    <w:pPr>
      <w:suppressAutoHyphens/>
      <w:spacing w:line="360" w:lineRule="auto"/>
      <w:ind w:left="1760" w:firstLine="709"/>
    </w:pPr>
    <w:rPr>
      <w:rFonts w:asciiTheme="minorHAnsi" w:eastAsia="Times New Roman" w:hAnsiTheme="minorHAnsi" w:cs="Arial"/>
      <w:color w:val="00000A"/>
      <w:sz w:val="20"/>
      <w:szCs w:val="20"/>
      <w:lang w:eastAsia="en-US"/>
    </w:rPr>
  </w:style>
  <w:style w:type="paragraph" w:customStyle="1" w:styleId="Remissivo">
    <w:name w:val="Remissivo"/>
    <w:basedOn w:val="Normal"/>
    <w:qFormat/>
    <w:rsid w:val="0023531C"/>
    <w:pPr>
      <w:suppressAutoHyphens/>
      <w:spacing w:after="120" w:line="264" w:lineRule="auto"/>
      <w:ind w:left="624" w:hanging="624"/>
      <w:jc w:val="both"/>
    </w:pPr>
    <w:rPr>
      <w:rFonts w:ascii="Verdana" w:eastAsia="Times New Roman" w:hAnsi="Verdana"/>
      <w:color w:val="00000A"/>
      <w:szCs w:val="20"/>
    </w:rPr>
  </w:style>
  <w:style w:type="paragraph" w:styleId="Textodenotaderodap">
    <w:name w:val="footnote text"/>
    <w:basedOn w:val="Normal"/>
    <w:link w:val="TextodenotaderodapChar"/>
    <w:uiPriority w:val="99"/>
    <w:unhideWhenUsed/>
    <w:qFormat/>
    <w:rsid w:val="00290430"/>
    <w:pPr>
      <w:suppressAutoHyphens/>
      <w:ind w:firstLine="709"/>
      <w:jc w:val="both"/>
    </w:pPr>
    <w:rPr>
      <w:rFonts w:eastAsia="Times New Roman"/>
      <w:color w:val="00000A"/>
      <w:sz w:val="20"/>
      <w:szCs w:val="20"/>
      <w:lang w:val="x-none" w:eastAsia="x-none"/>
    </w:rPr>
  </w:style>
  <w:style w:type="paragraph" w:styleId="Recuodecorpodetexto3">
    <w:name w:val="Body Text Indent 3"/>
    <w:basedOn w:val="Normal"/>
    <w:link w:val="Recuodecorpodetexto3Char"/>
    <w:uiPriority w:val="99"/>
    <w:semiHidden/>
    <w:unhideWhenUsed/>
    <w:qFormat/>
    <w:rsid w:val="00EE42C7"/>
    <w:pPr>
      <w:suppressAutoHyphens/>
      <w:spacing w:after="120" w:line="360" w:lineRule="auto"/>
      <w:ind w:left="283" w:firstLine="709"/>
      <w:jc w:val="both"/>
    </w:pPr>
    <w:rPr>
      <w:rFonts w:eastAsia="Times New Roman" w:cs="Arial"/>
      <w:color w:val="00000A"/>
      <w:sz w:val="16"/>
      <w:szCs w:val="16"/>
      <w:lang w:eastAsia="en-US"/>
    </w:rPr>
  </w:style>
  <w:style w:type="paragraph" w:styleId="ndicedeilustraes">
    <w:name w:val="table of figures"/>
    <w:basedOn w:val="Normal"/>
    <w:next w:val="Normal"/>
    <w:uiPriority w:val="99"/>
    <w:unhideWhenUsed/>
    <w:qFormat/>
    <w:rsid w:val="00CE018D"/>
    <w:pPr>
      <w:suppressAutoHyphens/>
      <w:spacing w:line="360" w:lineRule="auto"/>
      <w:ind w:left="440" w:hanging="440"/>
    </w:pPr>
    <w:rPr>
      <w:rFonts w:asciiTheme="minorHAnsi" w:eastAsia="Times New Roman" w:hAnsiTheme="minorHAnsi" w:cs="Arial"/>
      <w:smallCaps/>
      <w:color w:val="00000A"/>
      <w:sz w:val="20"/>
      <w:szCs w:val="20"/>
      <w:lang w:eastAsia="en-US"/>
    </w:rPr>
  </w:style>
  <w:style w:type="paragraph" w:customStyle="1" w:styleId="Preformatted">
    <w:name w:val="Preformatted"/>
    <w:basedOn w:val="Normal"/>
    <w:qFormat/>
    <w:rsid w:val="00B722E5"/>
    <w:pPr>
      <w:tabs>
        <w:tab w:val="left" w:pos="0"/>
        <w:tab w:val="left" w:pos="959"/>
        <w:tab w:val="left" w:pos="1918"/>
        <w:tab w:val="left" w:pos="2877"/>
        <w:tab w:val="left" w:pos="3836"/>
        <w:tab w:val="left" w:pos="4795"/>
        <w:tab w:val="left" w:pos="5754"/>
        <w:tab w:val="left" w:pos="6713"/>
        <w:tab w:val="left" w:pos="7672"/>
        <w:tab w:val="left" w:pos="8631"/>
        <w:tab w:val="left" w:pos="9590"/>
      </w:tabs>
      <w:suppressAutoHyphens/>
    </w:pPr>
    <w:rPr>
      <w:rFonts w:ascii="Courier New" w:eastAsia="Times New Roman" w:hAnsi="Courier New" w:cs="Courier New"/>
      <w:color w:val="00000A"/>
      <w:sz w:val="20"/>
      <w:szCs w:val="20"/>
    </w:rPr>
  </w:style>
  <w:style w:type="paragraph" w:customStyle="1" w:styleId="Default">
    <w:name w:val="Default"/>
    <w:basedOn w:val="Normal"/>
    <w:qFormat/>
    <w:rsid w:val="007A7387"/>
    <w:pPr>
      <w:widowControl w:val="0"/>
      <w:suppressAutoHyphens/>
      <w:textAlignment w:val="baseline"/>
    </w:pPr>
    <w:rPr>
      <w:rFonts w:eastAsia="Times New Roman"/>
      <w:color w:val="000000"/>
      <w:lang w:eastAsia="zh-CN" w:bidi="hi-IN"/>
    </w:rPr>
  </w:style>
  <w:style w:type="paragraph" w:styleId="NormalWeb">
    <w:name w:val="Normal (Web)"/>
    <w:basedOn w:val="Normal"/>
    <w:uiPriority w:val="99"/>
    <w:semiHidden/>
    <w:unhideWhenUsed/>
    <w:qFormat/>
    <w:rsid w:val="000D3AB9"/>
    <w:pPr>
      <w:suppressAutoHyphens/>
      <w:spacing w:beforeAutospacing="1" w:afterAutospacing="1"/>
    </w:pPr>
    <w:rPr>
      <w:rFonts w:eastAsia="Times New Roman"/>
      <w:color w:val="00000A"/>
    </w:rPr>
  </w:style>
  <w:style w:type="paragraph" w:customStyle="1" w:styleId="Citaes">
    <w:name w:val="Citações"/>
    <w:basedOn w:val="Normal"/>
    <w:qFormat/>
    <w:pPr>
      <w:suppressAutoHyphens/>
      <w:spacing w:line="360" w:lineRule="auto"/>
      <w:ind w:firstLine="709"/>
      <w:jc w:val="both"/>
    </w:pPr>
    <w:rPr>
      <w:rFonts w:eastAsia="Times New Roman" w:cs="Arial"/>
      <w:color w:val="00000A"/>
      <w:sz w:val="22"/>
      <w:lang w:eastAsia="en-US"/>
    </w:rPr>
  </w:style>
  <w:style w:type="paragraph" w:customStyle="1" w:styleId="Subttulo2">
    <w:name w:val="Subtítulo2"/>
    <w:basedOn w:val="Ttulo10"/>
    <w:qFormat/>
  </w:style>
  <w:style w:type="paragraph" w:customStyle="1" w:styleId="Contedodatabela">
    <w:name w:val="Conteúdo da tabela"/>
    <w:basedOn w:val="Normal"/>
    <w:qFormat/>
    <w:pPr>
      <w:suppressAutoHyphens/>
      <w:spacing w:line="360" w:lineRule="auto"/>
      <w:ind w:firstLine="709"/>
      <w:jc w:val="both"/>
    </w:pPr>
    <w:rPr>
      <w:rFonts w:eastAsia="Times New Roman" w:cs="Arial"/>
      <w:color w:val="00000A"/>
      <w:sz w:val="22"/>
      <w:lang w:eastAsia="en-US"/>
    </w:rPr>
  </w:style>
  <w:style w:type="paragraph" w:customStyle="1" w:styleId="Ttulodatabela">
    <w:name w:val="Título da tabela"/>
    <w:basedOn w:val="Contedodatabela"/>
    <w:qFormat/>
  </w:style>
  <w:style w:type="paragraph" w:styleId="Cabealho">
    <w:name w:val="header"/>
    <w:basedOn w:val="Normal"/>
    <w:link w:val="Cabealho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styleId="Rodap">
    <w:name w:val="footer"/>
    <w:basedOn w:val="Normal"/>
    <w:link w:val="RodapChar1"/>
    <w:uiPriority w:val="99"/>
    <w:unhideWhenUsed/>
    <w:rsid w:val="00D853DE"/>
    <w:pPr>
      <w:tabs>
        <w:tab w:val="center" w:pos="4680"/>
        <w:tab w:val="right" w:pos="9360"/>
      </w:tabs>
      <w:suppressAutoHyphens/>
      <w:ind w:firstLine="709"/>
      <w:jc w:val="both"/>
    </w:pPr>
    <w:rPr>
      <w:rFonts w:eastAsia="Times New Roman" w:cs="Arial"/>
      <w:color w:val="00000A"/>
      <w:sz w:val="22"/>
      <w:lang w:eastAsia="en-US"/>
    </w:rPr>
  </w:style>
  <w:style w:type="paragraph" w:customStyle="1" w:styleId="Contedodamoldura">
    <w:name w:val="Conteúdo da moldura"/>
    <w:basedOn w:val="Normal"/>
    <w:qFormat/>
    <w:pPr>
      <w:suppressAutoHyphens/>
      <w:spacing w:line="360" w:lineRule="auto"/>
      <w:ind w:firstLine="709"/>
      <w:jc w:val="both"/>
    </w:pPr>
    <w:rPr>
      <w:rFonts w:eastAsia="Times New Roman" w:cs="Arial"/>
      <w:color w:val="00000A"/>
      <w:sz w:val="22"/>
      <w:lang w:eastAsia="en-US"/>
    </w:rPr>
  </w:style>
  <w:style w:type="paragraph" w:styleId="Subttulo">
    <w:name w:val="Subtitle"/>
    <w:basedOn w:val="Ttulododocumento"/>
    <w:qFormat/>
  </w:style>
  <w:style w:type="paragraph" w:customStyle="1" w:styleId="Ilustrao">
    <w:name w:val="Ilustração"/>
    <w:basedOn w:val="Legenda"/>
    <w:qFormat/>
  </w:style>
  <w:style w:type="paragraph" w:styleId="Textodecomentrio">
    <w:name w:val="annotation text"/>
    <w:basedOn w:val="Normal"/>
    <w:link w:val="TextodecomentrioChar"/>
    <w:uiPriority w:val="99"/>
    <w:semiHidden/>
    <w:unhideWhenUsed/>
    <w:qFormat/>
    <w:rsid w:val="009F04B7"/>
    <w:pPr>
      <w:suppressAutoHyphens/>
      <w:ind w:firstLine="709"/>
      <w:jc w:val="both"/>
    </w:pPr>
    <w:rPr>
      <w:rFonts w:eastAsia="Times New Roman" w:cs="Arial"/>
      <w:color w:val="00000A"/>
      <w:sz w:val="20"/>
      <w:szCs w:val="20"/>
      <w:lang w:eastAsia="en-US"/>
    </w:rPr>
  </w:style>
  <w:style w:type="paragraph" w:styleId="Assuntodocomentrio">
    <w:name w:val="annotation subject"/>
    <w:basedOn w:val="Textodecomentrio"/>
    <w:link w:val="AssuntodocomentrioChar"/>
    <w:uiPriority w:val="99"/>
    <w:semiHidden/>
    <w:unhideWhenUsed/>
    <w:qFormat/>
    <w:rsid w:val="009F04B7"/>
    <w:rPr>
      <w:b/>
      <w:bCs/>
    </w:rPr>
  </w:style>
  <w:style w:type="paragraph" w:customStyle="1" w:styleId="PSDS-MarcadoresNivel1">
    <w:name w:val="PSDS - Marcadores Nivel 1"/>
    <w:basedOn w:val="Normal"/>
    <w:qFormat/>
    <w:rsid w:val="009054DB"/>
    <w:pPr>
      <w:suppressAutoHyphens/>
      <w:ind w:firstLine="709"/>
      <w:jc w:val="both"/>
    </w:pPr>
    <w:rPr>
      <w:rFonts w:eastAsia="Times New Roman"/>
      <w:color w:val="00000A"/>
      <w:sz w:val="20"/>
      <w:szCs w:val="20"/>
    </w:rPr>
  </w:style>
  <w:style w:type="paragraph" w:customStyle="1" w:styleId="FrameContents">
    <w:name w:val="Frame Contents"/>
    <w:basedOn w:val="Normal"/>
    <w:qFormat/>
    <w:pPr>
      <w:suppressAutoHyphens/>
      <w:spacing w:line="360" w:lineRule="auto"/>
      <w:ind w:firstLine="709"/>
      <w:jc w:val="both"/>
    </w:pPr>
    <w:rPr>
      <w:rFonts w:eastAsia="Times New Roman" w:cs="Arial"/>
      <w:color w:val="00000A"/>
      <w:sz w:val="22"/>
      <w:lang w:eastAsia="en-US"/>
    </w:rPr>
  </w:style>
  <w:style w:type="table" w:styleId="Tabelacomgrade">
    <w:name w:val="Table Grid"/>
    <w:basedOn w:val="Tabelanormal"/>
    <w:uiPriority w:val="59"/>
    <w:rsid w:val="00565E73"/>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mrio1">
    <w:name w:val="toc 1"/>
    <w:basedOn w:val="Normal"/>
    <w:next w:val="Normal"/>
    <w:autoRedefine/>
    <w:uiPriority w:val="39"/>
    <w:unhideWhenUsed/>
    <w:qFormat/>
    <w:rsid w:val="00C47444"/>
    <w:pPr>
      <w:spacing w:before="120"/>
    </w:pPr>
    <w:rPr>
      <w:rFonts w:asciiTheme="minorHAnsi" w:hAnsiTheme="minorHAnsi"/>
      <w:b/>
      <w:bCs/>
    </w:rPr>
  </w:style>
  <w:style w:type="paragraph" w:styleId="Sumrio2">
    <w:name w:val="toc 2"/>
    <w:basedOn w:val="Normal"/>
    <w:next w:val="Normal"/>
    <w:autoRedefine/>
    <w:uiPriority w:val="39"/>
    <w:unhideWhenUsed/>
    <w:qFormat/>
    <w:rsid w:val="00C47444"/>
    <w:pPr>
      <w:ind w:left="240"/>
    </w:pPr>
    <w:rPr>
      <w:rFonts w:asciiTheme="minorHAnsi" w:hAnsiTheme="minorHAnsi"/>
      <w:b/>
      <w:bCs/>
      <w:sz w:val="22"/>
      <w:szCs w:val="22"/>
    </w:rPr>
  </w:style>
  <w:style w:type="character" w:styleId="Hiperlink">
    <w:name w:val="Hyperlink"/>
    <w:basedOn w:val="Fontepargpadro"/>
    <w:uiPriority w:val="99"/>
    <w:unhideWhenUsed/>
    <w:rsid w:val="00C47444"/>
    <w:rPr>
      <w:color w:val="0563C1" w:themeColor="hyperlink"/>
      <w:u w:val="single"/>
    </w:rPr>
  </w:style>
  <w:style w:type="character" w:customStyle="1" w:styleId="Ttulo4Char1">
    <w:name w:val="Título 4 Char1"/>
    <w:basedOn w:val="Fontepargpadro"/>
    <w:link w:val="Ttulo4"/>
    <w:uiPriority w:val="9"/>
    <w:semiHidden/>
    <w:rsid w:val="00462A6B"/>
    <w:rPr>
      <w:rFonts w:asciiTheme="majorHAnsi" w:eastAsiaTheme="majorEastAsia" w:hAnsiTheme="majorHAnsi" w:cstheme="majorBidi"/>
      <w:i/>
      <w:iCs/>
      <w:color w:val="2E74B5" w:themeColor="accent1" w:themeShade="BF"/>
      <w:sz w:val="24"/>
      <w:szCs w:val="24"/>
    </w:rPr>
  </w:style>
  <w:style w:type="paragraph" w:styleId="Pr-formataoHTML">
    <w:name w:val="HTML Preformatted"/>
    <w:basedOn w:val="Normal"/>
    <w:link w:val="Pr-formataoHTMLChar"/>
    <w:uiPriority w:val="99"/>
    <w:semiHidden/>
    <w:unhideWhenUsed/>
    <w:rsid w:val="00462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462A6B"/>
    <w:rPr>
      <w:rFonts w:ascii="Courier New" w:hAnsi="Courier New" w:cs="Courier New"/>
    </w:rPr>
  </w:style>
  <w:style w:type="paragraph" w:styleId="Textodenotadefim">
    <w:name w:val="endnote text"/>
    <w:basedOn w:val="Normal"/>
    <w:link w:val="TextodenotadefimChar"/>
    <w:uiPriority w:val="99"/>
    <w:unhideWhenUsed/>
    <w:rsid w:val="0085053A"/>
  </w:style>
  <w:style w:type="character" w:customStyle="1" w:styleId="TextodenotadefimChar">
    <w:name w:val="Texto de nota de fim Char"/>
    <w:basedOn w:val="Fontepargpadro"/>
    <w:link w:val="Textodenotadefim"/>
    <w:uiPriority w:val="99"/>
    <w:rsid w:val="0085053A"/>
    <w:rPr>
      <w:rFonts w:ascii="Times New Roman" w:hAnsi="Times New Roman"/>
      <w:sz w:val="24"/>
      <w:szCs w:val="24"/>
    </w:rPr>
  </w:style>
  <w:style w:type="character" w:styleId="Refdenotadefim">
    <w:name w:val="endnote reference"/>
    <w:basedOn w:val="Fontepargpadro"/>
    <w:uiPriority w:val="99"/>
    <w:unhideWhenUsed/>
    <w:rsid w:val="0085053A"/>
    <w:rPr>
      <w:vertAlign w:val="superscript"/>
    </w:rPr>
  </w:style>
  <w:style w:type="paragraph" w:styleId="CabealhodoSumrio">
    <w:name w:val="TOC Heading"/>
    <w:basedOn w:val="Ttulo1"/>
    <w:next w:val="Normal"/>
    <w:uiPriority w:val="39"/>
    <w:unhideWhenUsed/>
    <w:qFormat/>
    <w:rsid w:val="005B1535"/>
    <w:pPr>
      <w:keepNext/>
      <w:keepLines/>
      <w:widowControl/>
      <w:spacing w:before="480" w:line="276" w:lineRule="auto"/>
      <w:outlineLvl w:val="9"/>
    </w:pPr>
    <w:rPr>
      <w:rFonts w:asciiTheme="majorHAnsi" w:eastAsiaTheme="majorEastAsia" w:hAnsiTheme="majorHAnsi" w:cstheme="majorBidi"/>
      <w:b/>
      <w:bCs/>
      <w:color w:val="2E74B5" w:themeColor="accent1" w:themeShade="BF"/>
      <w:sz w:val="28"/>
      <w:szCs w:val="28"/>
    </w:rPr>
  </w:style>
  <w:style w:type="paragraph" w:styleId="Sumrio3">
    <w:name w:val="toc 3"/>
    <w:basedOn w:val="Normal"/>
    <w:next w:val="Normal"/>
    <w:autoRedefine/>
    <w:uiPriority w:val="39"/>
    <w:semiHidden/>
    <w:unhideWhenUsed/>
    <w:qFormat/>
    <w:rsid w:val="005B1535"/>
    <w:pPr>
      <w:ind w:left="480"/>
    </w:pPr>
    <w:rPr>
      <w:rFonts w:asciiTheme="minorHAnsi" w:hAnsiTheme="minorHAnsi"/>
      <w:sz w:val="22"/>
      <w:szCs w:val="22"/>
    </w:rPr>
  </w:style>
  <w:style w:type="paragraph" w:styleId="Sumrio4">
    <w:name w:val="toc 4"/>
    <w:basedOn w:val="Normal"/>
    <w:next w:val="Normal"/>
    <w:autoRedefine/>
    <w:uiPriority w:val="39"/>
    <w:semiHidden/>
    <w:unhideWhenUsed/>
    <w:rsid w:val="005B1535"/>
    <w:pPr>
      <w:ind w:left="720"/>
    </w:pPr>
    <w:rPr>
      <w:rFonts w:asciiTheme="minorHAnsi" w:hAnsiTheme="minorHAnsi"/>
      <w:sz w:val="20"/>
      <w:szCs w:val="20"/>
    </w:rPr>
  </w:style>
  <w:style w:type="paragraph" w:styleId="Sumrio5">
    <w:name w:val="toc 5"/>
    <w:basedOn w:val="Normal"/>
    <w:next w:val="Normal"/>
    <w:autoRedefine/>
    <w:uiPriority w:val="39"/>
    <w:semiHidden/>
    <w:unhideWhenUsed/>
    <w:rsid w:val="005B1535"/>
    <w:pPr>
      <w:ind w:left="960"/>
    </w:pPr>
    <w:rPr>
      <w:rFonts w:asciiTheme="minorHAnsi" w:hAnsiTheme="minorHAnsi"/>
      <w:sz w:val="20"/>
      <w:szCs w:val="20"/>
    </w:rPr>
  </w:style>
  <w:style w:type="paragraph" w:styleId="Sumrio6">
    <w:name w:val="toc 6"/>
    <w:basedOn w:val="Normal"/>
    <w:next w:val="Normal"/>
    <w:autoRedefine/>
    <w:uiPriority w:val="39"/>
    <w:semiHidden/>
    <w:unhideWhenUsed/>
    <w:rsid w:val="005B1535"/>
    <w:pPr>
      <w:ind w:left="1200"/>
    </w:pPr>
    <w:rPr>
      <w:rFonts w:asciiTheme="minorHAnsi" w:hAnsiTheme="minorHAnsi"/>
      <w:sz w:val="20"/>
      <w:szCs w:val="20"/>
    </w:rPr>
  </w:style>
  <w:style w:type="paragraph" w:styleId="Sumrio7">
    <w:name w:val="toc 7"/>
    <w:basedOn w:val="Normal"/>
    <w:next w:val="Normal"/>
    <w:autoRedefine/>
    <w:uiPriority w:val="39"/>
    <w:semiHidden/>
    <w:unhideWhenUsed/>
    <w:rsid w:val="005B1535"/>
    <w:pPr>
      <w:ind w:left="1440"/>
    </w:pPr>
    <w:rPr>
      <w:rFonts w:asciiTheme="minorHAnsi" w:hAnsiTheme="minorHAnsi"/>
      <w:sz w:val="20"/>
      <w:szCs w:val="20"/>
    </w:rPr>
  </w:style>
  <w:style w:type="paragraph" w:styleId="Sumrio8">
    <w:name w:val="toc 8"/>
    <w:basedOn w:val="Normal"/>
    <w:next w:val="Normal"/>
    <w:autoRedefine/>
    <w:uiPriority w:val="39"/>
    <w:semiHidden/>
    <w:unhideWhenUsed/>
    <w:rsid w:val="005B1535"/>
    <w:pPr>
      <w:ind w:left="1680"/>
    </w:pPr>
    <w:rPr>
      <w:rFonts w:asciiTheme="minorHAnsi" w:hAnsiTheme="minorHAnsi"/>
      <w:sz w:val="20"/>
      <w:szCs w:val="20"/>
    </w:rPr>
  </w:style>
  <w:style w:type="paragraph" w:styleId="Sumrio9">
    <w:name w:val="toc 9"/>
    <w:basedOn w:val="Normal"/>
    <w:next w:val="Normal"/>
    <w:autoRedefine/>
    <w:uiPriority w:val="39"/>
    <w:semiHidden/>
    <w:unhideWhenUsed/>
    <w:rsid w:val="005B1535"/>
    <w:pPr>
      <w:ind w:left="1920"/>
    </w:pPr>
    <w:rPr>
      <w:rFonts w:asciiTheme="minorHAnsi" w:hAnsiTheme="minorHAnsi"/>
      <w:sz w:val="20"/>
      <w:szCs w:val="20"/>
    </w:rPr>
  </w:style>
  <w:style w:type="paragraph" w:styleId="Remissivo1">
    <w:name w:val="index 1"/>
    <w:basedOn w:val="Normal"/>
    <w:next w:val="Normal"/>
    <w:autoRedefine/>
    <w:uiPriority w:val="99"/>
    <w:unhideWhenUsed/>
    <w:rsid w:val="00D22DB7"/>
    <w:pPr>
      <w:ind w:left="240" w:hanging="240"/>
    </w:pPr>
  </w:style>
  <w:style w:type="paragraph" w:styleId="Remissivo2">
    <w:name w:val="index 2"/>
    <w:basedOn w:val="Normal"/>
    <w:next w:val="Normal"/>
    <w:autoRedefine/>
    <w:uiPriority w:val="99"/>
    <w:unhideWhenUsed/>
    <w:rsid w:val="00D22DB7"/>
    <w:pPr>
      <w:ind w:left="480" w:hanging="240"/>
    </w:pPr>
  </w:style>
  <w:style w:type="paragraph" w:styleId="Remissivo3">
    <w:name w:val="index 3"/>
    <w:basedOn w:val="Normal"/>
    <w:next w:val="Normal"/>
    <w:autoRedefine/>
    <w:uiPriority w:val="99"/>
    <w:unhideWhenUsed/>
    <w:rsid w:val="00D22DB7"/>
    <w:pPr>
      <w:ind w:left="720" w:hanging="240"/>
    </w:pPr>
  </w:style>
  <w:style w:type="paragraph" w:styleId="Remissivo4">
    <w:name w:val="index 4"/>
    <w:basedOn w:val="Normal"/>
    <w:next w:val="Normal"/>
    <w:autoRedefine/>
    <w:uiPriority w:val="99"/>
    <w:unhideWhenUsed/>
    <w:rsid w:val="00D22DB7"/>
    <w:pPr>
      <w:ind w:left="960" w:hanging="240"/>
    </w:pPr>
  </w:style>
  <w:style w:type="paragraph" w:styleId="Remissivo5">
    <w:name w:val="index 5"/>
    <w:basedOn w:val="Normal"/>
    <w:next w:val="Normal"/>
    <w:autoRedefine/>
    <w:uiPriority w:val="99"/>
    <w:unhideWhenUsed/>
    <w:rsid w:val="00D22DB7"/>
    <w:pPr>
      <w:ind w:left="1200" w:hanging="240"/>
    </w:pPr>
  </w:style>
  <w:style w:type="paragraph" w:styleId="Remissivo6">
    <w:name w:val="index 6"/>
    <w:basedOn w:val="Normal"/>
    <w:next w:val="Normal"/>
    <w:autoRedefine/>
    <w:uiPriority w:val="99"/>
    <w:unhideWhenUsed/>
    <w:rsid w:val="00D22DB7"/>
    <w:pPr>
      <w:ind w:left="1440" w:hanging="240"/>
    </w:pPr>
  </w:style>
  <w:style w:type="paragraph" w:styleId="Remissivo7">
    <w:name w:val="index 7"/>
    <w:basedOn w:val="Normal"/>
    <w:next w:val="Normal"/>
    <w:autoRedefine/>
    <w:uiPriority w:val="99"/>
    <w:unhideWhenUsed/>
    <w:rsid w:val="00D22DB7"/>
    <w:pPr>
      <w:ind w:left="1680" w:hanging="240"/>
    </w:pPr>
  </w:style>
  <w:style w:type="paragraph" w:styleId="Remissivo8">
    <w:name w:val="index 8"/>
    <w:basedOn w:val="Normal"/>
    <w:next w:val="Normal"/>
    <w:autoRedefine/>
    <w:uiPriority w:val="99"/>
    <w:unhideWhenUsed/>
    <w:rsid w:val="00D22DB7"/>
    <w:pPr>
      <w:ind w:left="1920" w:hanging="240"/>
    </w:pPr>
  </w:style>
  <w:style w:type="paragraph" w:styleId="Remissivo9">
    <w:name w:val="index 9"/>
    <w:basedOn w:val="Normal"/>
    <w:next w:val="Normal"/>
    <w:autoRedefine/>
    <w:uiPriority w:val="99"/>
    <w:unhideWhenUsed/>
    <w:rsid w:val="00D22DB7"/>
    <w:pPr>
      <w:ind w:left="2160" w:hanging="240"/>
    </w:pPr>
  </w:style>
  <w:style w:type="paragraph" w:styleId="Ttulodendiceremissivo">
    <w:name w:val="index heading"/>
    <w:basedOn w:val="Normal"/>
    <w:next w:val="Remissivo1"/>
    <w:uiPriority w:val="99"/>
    <w:unhideWhenUsed/>
    <w:rsid w:val="00D22DB7"/>
  </w:style>
  <w:style w:type="paragraph" w:customStyle="1" w:styleId="PSDS-CorpodeTexto">
    <w:name w:val="PSDS - Corpo de Texto"/>
    <w:basedOn w:val="Normal"/>
    <w:rsid w:val="00137C08"/>
    <w:pPr>
      <w:suppressAutoHyphens/>
      <w:ind w:firstLine="709"/>
      <w:jc w:val="both"/>
    </w:pPr>
    <w:rPr>
      <w:rFonts w:eastAsia="Times New Roman"/>
      <w:sz w:val="20"/>
      <w:szCs w:val="20"/>
    </w:rPr>
  </w:style>
  <w:style w:type="paragraph" w:customStyle="1" w:styleId="PSDS-MarcadoresNivel2">
    <w:name w:val="PSDS - Marcadores Nivel 2"/>
    <w:basedOn w:val="Normal"/>
    <w:rsid w:val="00137C08"/>
    <w:pPr>
      <w:spacing w:before="40" w:after="40"/>
    </w:pPr>
    <w:rPr>
      <w:rFonts w:eastAsia="Times New Roman"/>
      <w:sz w:val="20"/>
      <w:szCs w:val="20"/>
    </w:rPr>
  </w:style>
  <w:style w:type="paragraph" w:customStyle="1" w:styleId="PSDS-MarcadoresNivel3">
    <w:name w:val="PSDS - Marcadores Nivel 3"/>
    <w:basedOn w:val="PSDS-MarcadoresNivel1"/>
    <w:rsid w:val="008D0BD9"/>
    <w:pPr>
      <w:numPr>
        <w:numId w:val="21"/>
      </w:numPr>
      <w:suppressAutoHyphens w:val="0"/>
      <w:spacing w:before="40" w:after="40"/>
      <w:jc w:val="left"/>
    </w:pPr>
    <w:rPr>
      <w:color w:val="auto"/>
    </w:rPr>
  </w:style>
  <w:style w:type="paragraph" w:customStyle="1" w:styleId="PSDS-CorpodeItem">
    <w:name w:val="PSDS - Corpo de Item"/>
    <w:basedOn w:val="PSDS-CorpodeTexto"/>
    <w:rsid w:val="003A7251"/>
    <w:pPr>
      <w:ind w:left="709" w:firstLine="0"/>
    </w:pPr>
    <w:rPr>
      <w:rFonts w:ascii="Spranq eco sans" w:hAnsi="Spranq eco sans" w:cs="Spranq eco sans"/>
    </w:rPr>
  </w:style>
  <w:style w:type="character" w:styleId="CdigoHTML">
    <w:name w:val="HTML Code"/>
    <w:basedOn w:val="Fontepargpadro"/>
    <w:uiPriority w:val="99"/>
    <w:semiHidden/>
    <w:unhideWhenUsed/>
    <w:rsid w:val="00261D71"/>
    <w:rPr>
      <w:rFonts w:ascii="Courier New" w:eastAsia="Calibri"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709341">
      <w:bodyDiv w:val="1"/>
      <w:marLeft w:val="0"/>
      <w:marRight w:val="0"/>
      <w:marTop w:val="0"/>
      <w:marBottom w:val="0"/>
      <w:divBdr>
        <w:top w:val="none" w:sz="0" w:space="0" w:color="auto"/>
        <w:left w:val="none" w:sz="0" w:space="0" w:color="auto"/>
        <w:bottom w:val="none" w:sz="0" w:space="0" w:color="auto"/>
        <w:right w:val="none" w:sz="0" w:space="0" w:color="auto"/>
      </w:divBdr>
    </w:div>
    <w:div w:id="141511858">
      <w:bodyDiv w:val="1"/>
      <w:marLeft w:val="0"/>
      <w:marRight w:val="0"/>
      <w:marTop w:val="0"/>
      <w:marBottom w:val="0"/>
      <w:divBdr>
        <w:top w:val="none" w:sz="0" w:space="0" w:color="auto"/>
        <w:left w:val="none" w:sz="0" w:space="0" w:color="auto"/>
        <w:bottom w:val="none" w:sz="0" w:space="0" w:color="auto"/>
        <w:right w:val="none" w:sz="0" w:space="0" w:color="auto"/>
      </w:divBdr>
    </w:div>
    <w:div w:id="329137208">
      <w:bodyDiv w:val="1"/>
      <w:marLeft w:val="0"/>
      <w:marRight w:val="0"/>
      <w:marTop w:val="0"/>
      <w:marBottom w:val="0"/>
      <w:divBdr>
        <w:top w:val="none" w:sz="0" w:space="0" w:color="auto"/>
        <w:left w:val="none" w:sz="0" w:space="0" w:color="auto"/>
        <w:bottom w:val="none" w:sz="0" w:space="0" w:color="auto"/>
        <w:right w:val="none" w:sz="0" w:space="0" w:color="auto"/>
      </w:divBdr>
    </w:div>
    <w:div w:id="343825972">
      <w:bodyDiv w:val="1"/>
      <w:marLeft w:val="0"/>
      <w:marRight w:val="0"/>
      <w:marTop w:val="0"/>
      <w:marBottom w:val="0"/>
      <w:divBdr>
        <w:top w:val="none" w:sz="0" w:space="0" w:color="auto"/>
        <w:left w:val="none" w:sz="0" w:space="0" w:color="auto"/>
        <w:bottom w:val="none" w:sz="0" w:space="0" w:color="auto"/>
        <w:right w:val="none" w:sz="0" w:space="0" w:color="auto"/>
      </w:divBdr>
    </w:div>
    <w:div w:id="912859945">
      <w:bodyDiv w:val="1"/>
      <w:marLeft w:val="0"/>
      <w:marRight w:val="0"/>
      <w:marTop w:val="0"/>
      <w:marBottom w:val="0"/>
      <w:divBdr>
        <w:top w:val="none" w:sz="0" w:space="0" w:color="auto"/>
        <w:left w:val="none" w:sz="0" w:space="0" w:color="auto"/>
        <w:bottom w:val="none" w:sz="0" w:space="0" w:color="auto"/>
        <w:right w:val="none" w:sz="0" w:space="0" w:color="auto"/>
      </w:divBdr>
    </w:div>
    <w:div w:id="1034421450">
      <w:bodyDiv w:val="1"/>
      <w:marLeft w:val="0"/>
      <w:marRight w:val="0"/>
      <w:marTop w:val="0"/>
      <w:marBottom w:val="0"/>
      <w:divBdr>
        <w:top w:val="none" w:sz="0" w:space="0" w:color="auto"/>
        <w:left w:val="none" w:sz="0" w:space="0" w:color="auto"/>
        <w:bottom w:val="none" w:sz="0" w:space="0" w:color="auto"/>
        <w:right w:val="none" w:sz="0" w:space="0" w:color="auto"/>
      </w:divBdr>
    </w:div>
    <w:div w:id="1075971899">
      <w:bodyDiv w:val="1"/>
      <w:marLeft w:val="0"/>
      <w:marRight w:val="0"/>
      <w:marTop w:val="0"/>
      <w:marBottom w:val="0"/>
      <w:divBdr>
        <w:top w:val="none" w:sz="0" w:space="0" w:color="auto"/>
        <w:left w:val="none" w:sz="0" w:space="0" w:color="auto"/>
        <w:bottom w:val="none" w:sz="0" w:space="0" w:color="auto"/>
        <w:right w:val="none" w:sz="0" w:space="0" w:color="auto"/>
      </w:divBdr>
    </w:div>
    <w:div w:id="1263682012">
      <w:bodyDiv w:val="1"/>
      <w:marLeft w:val="0"/>
      <w:marRight w:val="0"/>
      <w:marTop w:val="0"/>
      <w:marBottom w:val="0"/>
      <w:divBdr>
        <w:top w:val="none" w:sz="0" w:space="0" w:color="auto"/>
        <w:left w:val="none" w:sz="0" w:space="0" w:color="auto"/>
        <w:bottom w:val="none" w:sz="0" w:space="0" w:color="auto"/>
        <w:right w:val="none" w:sz="0" w:space="0" w:color="auto"/>
      </w:divBdr>
    </w:div>
    <w:div w:id="1392459715">
      <w:bodyDiv w:val="1"/>
      <w:marLeft w:val="0"/>
      <w:marRight w:val="0"/>
      <w:marTop w:val="0"/>
      <w:marBottom w:val="0"/>
      <w:divBdr>
        <w:top w:val="none" w:sz="0" w:space="0" w:color="auto"/>
        <w:left w:val="none" w:sz="0" w:space="0" w:color="auto"/>
        <w:bottom w:val="none" w:sz="0" w:space="0" w:color="auto"/>
        <w:right w:val="none" w:sz="0" w:space="0" w:color="auto"/>
      </w:divBdr>
    </w:div>
    <w:div w:id="1535583249">
      <w:bodyDiv w:val="1"/>
      <w:marLeft w:val="0"/>
      <w:marRight w:val="0"/>
      <w:marTop w:val="0"/>
      <w:marBottom w:val="0"/>
      <w:divBdr>
        <w:top w:val="none" w:sz="0" w:space="0" w:color="auto"/>
        <w:left w:val="none" w:sz="0" w:space="0" w:color="auto"/>
        <w:bottom w:val="none" w:sz="0" w:space="0" w:color="auto"/>
        <w:right w:val="none" w:sz="0" w:space="0" w:color="auto"/>
      </w:divBdr>
    </w:div>
    <w:div w:id="2093967989">
      <w:bodyDiv w:val="1"/>
      <w:marLeft w:val="0"/>
      <w:marRight w:val="0"/>
      <w:marTop w:val="0"/>
      <w:marBottom w:val="0"/>
      <w:divBdr>
        <w:top w:val="none" w:sz="0" w:space="0" w:color="auto"/>
        <w:left w:val="none" w:sz="0" w:space="0" w:color="auto"/>
        <w:bottom w:val="none" w:sz="0" w:space="0" w:color="auto"/>
        <w:right w:val="none" w:sz="0" w:space="0" w:color="auto"/>
      </w:divBdr>
    </w:div>
    <w:div w:id="212549289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4" Type="http://schemas.openxmlformats.org/officeDocument/2006/relationships/image" Target="media/image7.png"/><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50" Type="http://schemas.openxmlformats.org/officeDocument/2006/relationships/hyperlink" Target="http://training.play-with-docker.com/" TargetMode="External"/><Relationship Id="rId51" Type="http://schemas.openxmlformats.org/officeDocument/2006/relationships/hyperlink" Target="https://training.docker.com/" TargetMode="External"/><Relationship Id="rId52" Type="http://schemas.openxmlformats.org/officeDocument/2006/relationships/comments" Target="comments.xml"/><Relationship Id="rId53" Type="http://schemas.microsoft.com/office/2011/relationships/commentsExtended" Target="commentsExtended.xml"/><Relationship Id="rId54" Type="http://schemas.openxmlformats.org/officeDocument/2006/relationships/header" Target="header1.xml"/><Relationship Id="rId55" Type="http://schemas.openxmlformats.org/officeDocument/2006/relationships/footer" Target="footer1.xml"/><Relationship Id="rId56" Type="http://schemas.openxmlformats.org/officeDocument/2006/relationships/fontTable" Target="fontTable.xml"/><Relationship Id="rId57" Type="http://schemas.microsoft.com/office/2011/relationships/people" Target="people.xml"/><Relationship Id="rId58" Type="http://schemas.openxmlformats.org/officeDocument/2006/relationships/theme" Target="theme/theme1.xml"/><Relationship Id="rId59" Type="http://schemas.microsoft.com/office/2016/09/relationships/commentsIds" Target="commentsIds.xml"/><Relationship Id="rId40" Type="http://schemas.openxmlformats.org/officeDocument/2006/relationships/hyperlink" Target="https://docs.docker.com/engine/reference/builder/" TargetMode="External"/><Relationship Id="rId41" Type="http://schemas.openxmlformats.org/officeDocument/2006/relationships/hyperlink" Target="https://docs.docker.com/engine/userguide/labels-custom-metadata/" TargetMode="External"/><Relationship Id="rId42" Type="http://schemas.openxmlformats.org/officeDocument/2006/relationships/hyperlink" Target="https://docs.docker.com/engine/reference/commandline/login" TargetMode="External"/><Relationship Id="rId43" Type="http://schemas.openxmlformats.org/officeDocument/2006/relationships/hyperlink" Target="https://docs.docker.com/engine/reference/commandline/logout" TargetMode="External"/><Relationship Id="rId44" Type="http://schemas.openxmlformats.org/officeDocument/2006/relationships/hyperlink" Target="https://docs.docker.com/engine/reference/commandline/search" TargetMode="External"/><Relationship Id="rId45" Type="http://schemas.openxmlformats.org/officeDocument/2006/relationships/hyperlink" Target="https://docs.docker.com/engine/reference/commandline/pull" TargetMode="External"/><Relationship Id="rId46" Type="http://schemas.openxmlformats.org/officeDocument/2006/relationships/hyperlink" Target="https://docs.docker.com/engine/reference/commandline/push" TargetMode="External"/><Relationship Id="rId47" Type="http://schemas.openxmlformats.org/officeDocument/2006/relationships/hyperlink" Target="http://labs.play-with-docker.com" TargetMode="External"/><Relationship Id="rId48" Type="http://schemas.openxmlformats.org/officeDocument/2006/relationships/image" Target="media/image17.png"/><Relationship Id="rId49" Type="http://schemas.openxmlformats.org/officeDocument/2006/relationships/image" Target="media/image1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hyperlink" Target="https://docs.docker.com/engine/reference/builder/" TargetMode="External"/><Relationship Id="rId31" Type="http://schemas.openxmlformats.org/officeDocument/2006/relationships/hyperlink" Target="https://docs.docker.com/engine/reference/builder/" TargetMode="External"/><Relationship Id="rId32" Type="http://schemas.openxmlformats.org/officeDocument/2006/relationships/hyperlink" Target="https://docs.docker.com/engine/reference/builder/" TargetMode="External"/><Relationship Id="rId33" Type="http://schemas.openxmlformats.org/officeDocument/2006/relationships/hyperlink" Target="https://docs.docker.com/engine/reference/builder/" TargetMode="External"/><Relationship Id="rId34" Type="http://schemas.openxmlformats.org/officeDocument/2006/relationships/hyperlink" Target="https://docs.docker.com/engine/reference/builder/" TargetMode="External"/><Relationship Id="rId35" Type="http://schemas.openxmlformats.org/officeDocument/2006/relationships/hyperlink" Target="https://docs.docker.com/engine/reference/builder/" TargetMode="External"/><Relationship Id="rId36" Type="http://schemas.openxmlformats.org/officeDocument/2006/relationships/hyperlink" Target="https://docs.docker.com/engine/reference/builder/" TargetMode="External"/><Relationship Id="rId37" Type="http://schemas.openxmlformats.org/officeDocument/2006/relationships/hyperlink" Target="https://docs.docker.com/engine/reference/builder/" TargetMode="External"/><Relationship Id="rId38" Type="http://schemas.openxmlformats.org/officeDocument/2006/relationships/hyperlink" Target="https://docs.docker.com/engine/reference/builder/" TargetMode="External"/><Relationship Id="rId39" Type="http://schemas.openxmlformats.org/officeDocument/2006/relationships/hyperlink" Target="https://docs.docker.com/engine/reference/builder/" TargetMode="External"/><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hyperlink" Target="http://3way.com.br/category/linux/" TargetMode="External"/><Relationship Id="rId23" Type="http://schemas.openxmlformats.org/officeDocument/2006/relationships/hyperlink" Target="http://3way.com.br/category/novidades/" TargetMode="External"/><Relationship Id="rId24" Type="http://schemas.openxmlformats.org/officeDocument/2006/relationships/hyperlink" Target="http://www.mundodocker.com.br/author/cristiano/" TargetMode="External"/><Relationship Id="rId25" Type="http://schemas.openxmlformats.org/officeDocument/2006/relationships/hyperlink" Target="http://3way.com.br/category/linux/" TargetMode="External"/><Relationship Id="rId26" Type="http://schemas.openxmlformats.org/officeDocument/2006/relationships/hyperlink" Target="http://3way.com.br/category/novidades/" TargetMode="External"/><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hyperlink" Target="https://docs.docker.com/engine/reference/builder/" TargetMode="External"/><Relationship Id="rId10" Type="http://schemas.openxmlformats.org/officeDocument/2006/relationships/image" Target="media/image3.jpeg"/><Relationship Id="rId11" Type="http://schemas.openxmlformats.org/officeDocument/2006/relationships/image" Target="media/image4.jpeg"/><Relationship Id="rId12"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s://github.com/gomex/docker-para-desenvolvedores/blob/master/manuscript/organizacao.md"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67139-6D67-1B46-BD72-9873E3ACDC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700</TotalTime>
  <Pages>67</Pages>
  <Words>11725</Words>
  <Characters>63315</Characters>
  <Application>Microsoft Macintosh Word</Application>
  <DocSecurity>0</DocSecurity>
  <Lines>527</Lines>
  <Paragraphs>149</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74891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lysio.sellos</dc:creator>
  <dc:description/>
  <cp:lastModifiedBy>Thiago Cruz</cp:lastModifiedBy>
  <cp:revision>1634</cp:revision>
  <cp:lastPrinted>2016-06-27T13:00:00Z</cp:lastPrinted>
  <dcterms:created xsi:type="dcterms:W3CDTF">2016-06-27T13:03:00Z</dcterms:created>
  <dcterms:modified xsi:type="dcterms:W3CDTF">2017-10-31T21:27:00Z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Hewlett-Packard</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