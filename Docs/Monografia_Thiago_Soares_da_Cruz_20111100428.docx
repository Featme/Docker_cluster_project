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658CF060" w:rsidR="006F0CE9" w:rsidRPr="006F0CE9"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6F0CE9">
        <w:rPr>
          <w:lang w:val="en-US"/>
        </w:rPr>
        <w:instrText>TOC \c "Figura"</w:instrText>
      </w:r>
      <w:r>
        <w:fldChar w:fldCharType="separate"/>
      </w:r>
      <w:r w:rsidR="006F0CE9" w:rsidRPr="006F0CE9">
        <w:rPr>
          <w:noProof/>
          <w:color w:val="000000"/>
          <w:lang w:val="en-US"/>
        </w:rPr>
        <w:t xml:space="preserve">Figura </w:t>
      </w:r>
      <w:r w:rsidR="006F0CE9" w:rsidRPr="006F0CE9">
        <w:rPr>
          <w:noProof/>
          <w:lang w:val="en-US"/>
        </w:rPr>
        <w:t>1</w:t>
      </w:r>
      <w:r w:rsidR="006F0CE9" w:rsidRPr="006F0CE9">
        <w:rPr>
          <w:noProof/>
          <w:color w:val="000000"/>
          <w:lang w:val="en-US"/>
        </w:rPr>
        <w:t>: Clou</w:t>
      </w:r>
      <w:del w:id="2" w:author="Thiago Cruz" w:date="2017-11-05T14:11:00Z">
        <w:r w:rsidR="006F0CE9" w:rsidRPr="006F0CE9" w:rsidDel="00FE0840">
          <w:rPr>
            <w:noProof/>
            <w:color w:val="000000"/>
            <w:lang w:val="en-US"/>
          </w:rPr>
          <w:delText>n</w:delText>
        </w:r>
      </w:del>
      <w:r w:rsidR="006F0CE9" w:rsidRPr="006F0CE9">
        <w:rPr>
          <w:noProof/>
          <w:color w:val="000000"/>
          <w:lang w:val="en-US"/>
        </w:rPr>
        <w:t>d</w:t>
      </w:r>
      <w:r w:rsidR="006F0CE9" w:rsidRPr="006F0CE9">
        <w:rPr>
          <w:noProof/>
          <w:lang w:val="en-US"/>
        </w:rPr>
        <w:tab/>
      </w:r>
      <w:r w:rsidR="006F0CE9">
        <w:rPr>
          <w:noProof/>
        </w:rPr>
        <w:fldChar w:fldCharType="begin"/>
      </w:r>
      <w:r w:rsidR="006F0CE9" w:rsidRPr="006F0CE9">
        <w:rPr>
          <w:noProof/>
          <w:lang w:val="en-US"/>
        </w:rPr>
        <w:instrText xml:space="preserve"> PAGEREF _Toc497654059 \h </w:instrText>
      </w:r>
      <w:r w:rsidR="006F0CE9">
        <w:rPr>
          <w:noProof/>
        </w:rPr>
      </w:r>
      <w:r w:rsidR="006F0CE9">
        <w:rPr>
          <w:noProof/>
        </w:rPr>
        <w:fldChar w:fldCharType="separate"/>
      </w:r>
      <w:r w:rsidR="006F0CE9" w:rsidRPr="006F0CE9">
        <w:rPr>
          <w:noProof/>
          <w:lang w:val="en-US"/>
        </w:rPr>
        <w:t>17</w:t>
      </w:r>
      <w:r w:rsidR="006F0CE9">
        <w:rPr>
          <w:noProof/>
        </w:rPr>
        <w:fldChar w:fldCharType="end"/>
      </w:r>
    </w:p>
    <w:p w14:paraId="48AA45D1" w14:textId="6AEE8BA8"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2</w:t>
      </w:r>
      <w:r w:rsidRPr="006F0CE9">
        <w:rPr>
          <w:noProof/>
          <w:color w:val="000000"/>
          <w:lang w:val="en-US"/>
        </w:rPr>
        <w:t>: Joseph Carl</w:t>
      </w:r>
      <w:r w:rsidRPr="006F0CE9">
        <w:rPr>
          <w:noProof/>
          <w:lang w:val="en-US"/>
        </w:rPr>
        <w:tab/>
      </w:r>
      <w:r>
        <w:rPr>
          <w:noProof/>
        </w:rPr>
        <w:fldChar w:fldCharType="begin"/>
      </w:r>
      <w:r w:rsidRPr="006F0CE9">
        <w:rPr>
          <w:noProof/>
          <w:lang w:val="en-US"/>
        </w:rPr>
        <w:instrText xml:space="preserve"> PAGEREF _Toc497654060 \h </w:instrText>
      </w:r>
      <w:r>
        <w:rPr>
          <w:noProof/>
        </w:rPr>
      </w:r>
      <w:r>
        <w:rPr>
          <w:noProof/>
        </w:rPr>
        <w:fldChar w:fldCharType="separate"/>
      </w:r>
      <w:r w:rsidRPr="006F0CE9">
        <w:rPr>
          <w:noProof/>
          <w:lang w:val="en-US"/>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28 - Canal Annoucements do Slack</w:t>
      </w:r>
      <w:r>
        <w:rPr>
          <w:noProof/>
        </w:rPr>
        <w:tab/>
      </w:r>
      <w:r>
        <w:rPr>
          <w:noProof/>
        </w:rPr>
        <w:fldChar w:fldCharType="begin"/>
      </w:r>
      <w:r>
        <w:rPr>
          <w:noProof/>
        </w:rPr>
        <w:instrText xml:space="preserve"> PAGEREF _Toc497654086 \h </w:instrText>
      </w:r>
      <w:r>
        <w:rPr>
          <w:noProof/>
        </w:rPr>
      </w:r>
      <w:r>
        <w:rPr>
          <w:noProof/>
        </w:rPr>
        <w:fldChar w:fldCharType="separate"/>
      </w:r>
      <w:r>
        <w:rPr>
          <w:noProof/>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proofErr w:type="spellStart"/>
            <w:r>
              <w:t>User</w:t>
            </w:r>
            <w:proofErr w:type="spellEnd"/>
            <w:r>
              <w:t xml:space="preserve">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proofErr w:type="spellStart"/>
            <w:r>
              <w:t>Continuos</w:t>
            </w:r>
            <w:proofErr w:type="spellEnd"/>
            <w:r>
              <w:t xml:space="preserve"> </w:t>
            </w:r>
            <w:proofErr w:type="spellStart"/>
            <w:r>
              <w:t>Integration</w:t>
            </w:r>
            <w:proofErr w:type="spellEnd"/>
            <w:r>
              <w:t xml:space="preserve">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8882F6C" w14:textId="77777777" w:rsidR="006F0CE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4023" w:history="1">
            <w:r w:rsidR="006F0CE9" w:rsidRPr="008C4B0B">
              <w:rPr>
                <w:rStyle w:val="Hiperlink"/>
                <w:noProof/>
              </w:rPr>
              <w:t>INTRODUÇÃO</w:t>
            </w:r>
            <w:r w:rsidR="006F0CE9">
              <w:rPr>
                <w:noProof/>
                <w:webHidden/>
              </w:rPr>
              <w:tab/>
            </w:r>
            <w:r w:rsidR="006F0CE9">
              <w:rPr>
                <w:noProof/>
                <w:webHidden/>
              </w:rPr>
              <w:fldChar w:fldCharType="begin"/>
            </w:r>
            <w:r w:rsidR="006F0CE9">
              <w:rPr>
                <w:noProof/>
                <w:webHidden/>
              </w:rPr>
              <w:instrText xml:space="preserve"> PAGEREF _Toc497654023 \h </w:instrText>
            </w:r>
            <w:r w:rsidR="006F0CE9">
              <w:rPr>
                <w:noProof/>
                <w:webHidden/>
              </w:rPr>
            </w:r>
            <w:r w:rsidR="006F0CE9">
              <w:rPr>
                <w:noProof/>
                <w:webHidden/>
              </w:rPr>
              <w:fldChar w:fldCharType="separate"/>
            </w:r>
            <w:r w:rsidR="006F0CE9">
              <w:rPr>
                <w:noProof/>
                <w:webHidden/>
              </w:rPr>
              <w:t>14</w:t>
            </w:r>
            <w:r w:rsidR="006F0CE9">
              <w:rPr>
                <w:noProof/>
                <w:webHidden/>
              </w:rPr>
              <w:fldChar w:fldCharType="end"/>
            </w:r>
          </w:hyperlink>
        </w:p>
        <w:p w14:paraId="5B9018DA" w14:textId="77777777" w:rsidR="006F0CE9" w:rsidRDefault="006F0CE9">
          <w:pPr>
            <w:pStyle w:val="Sumrio1"/>
            <w:tabs>
              <w:tab w:val="right" w:leader="dot" w:pos="9061"/>
            </w:tabs>
            <w:rPr>
              <w:rFonts w:eastAsiaTheme="minorEastAsia" w:cstheme="minorBidi"/>
              <w:b w:val="0"/>
              <w:bCs w:val="0"/>
              <w:noProof/>
            </w:rPr>
          </w:pPr>
          <w:hyperlink w:anchor="_Toc497654024" w:history="1">
            <w:r w:rsidRPr="008C4B0B">
              <w:rPr>
                <w:rStyle w:val="Hiperlink"/>
                <w:noProof/>
              </w:rPr>
              <w:t>2 Computação em Nuvem</w:t>
            </w:r>
            <w:r>
              <w:rPr>
                <w:noProof/>
                <w:webHidden/>
              </w:rPr>
              <w:tab/>
            </w:r>
            <w:r>
              <w:rPr>
                <w:noProof/>
                <w:webHidden/>
              </w:rPr>
              <w:fldChar w:fldCharType="begin"/>
            </w:r>
            <w:r>
              <w:rPr>
                <w:noProof/>
                <w:webHidden/>
              </w:rPr>
              <w:instrText xml:space="preserve"> PAGEREF _Toc497654024 \h </w:instrText>
            </w:r>
            <w:r>
              <w:rPr>
                <w:noProof/>
                <w:webHidden/>
              </w:rPr>
            </w:r>
            <w:r>
              <w:rPr>
                <w:noProof/>
                <w:webHidden/>
              </w:rPr>
              <w:fldChar w:fldCharType="separate"/>
            </w:r>
            <w:r>
              <w:rPr>
                <w:noProof/>
                <w:webHidden/>
              </w:rPr>
              <w:t>16</w:t>
            </w:r>
            <w:r>
              <w:rPr>
                <w:noProof/>
                <w:webHidden/>
              </w:rPr>
              <w:fldChar w:fldCharType="end"/>
            </w:r>
          </w:hyperlink>
        </w:p>
        <w:p w14:paraId="42163C23" w14:textId="77777777" w:rsidR="006F0CE9" w:rsidRDefault="006F0CE9">
          <w:pPr>
            <w:pStyle w:val="Sumrio1"/>
            <w:tabs>
              <w:tab w:val="right" w:leader="dot" w:pos="9061"/>
            </w:tabs>
            <w:rPr>
              <w:rFonts w:eastAsiaTheme="minorEastAsia" w:cstheme="minorBidi"/>
              <w:b w:val="0"/>
              <w:bCs w:val="0"/>
              <w:noProof/>
            </w:rPr>
          </w:pPr>
          <w:hyperlink w:anchor="_Toc497654025" w:history="1">
            <w:r w:rsidRPr="008C4B0B">
              <w:rPr>
                <w:rStyle w:val="Hiperlink"/>
                <w:noProof/>
              </w:rPr>
              <w:t>2.1 História</w:t>
            </w:r>
            <w:r>
              <w:rPr>
                <w:noProof/>
                <w:webHidden/>
              </w:rPr>
              <w:tab/>
            </w:r>
            <w:r>
              <w:rPr>
                <w:noProof/>
                <w:webHidden/>
              </w:rPr>
              <w:fldChar w:fldCharType="begin"/>
            </w:r>
            <w:r>
              <w:rPr>
                <w:noProof/>
                <w:webHidden/>
              </w:rPr>
              <w:instrText xml:space="preserve"> PAGEREF _Toc497654025 \h </w:instrText>
            </w:r>
            <w:r>
              <w:rPr>
                <w:noProof/>
                <w:webHidden/>
              </w:rPr>
            </w:r>
            <w:r>
              <w:rPr>
                <w:noProof/>
                <w:webHidden/>
              </w:rPr>
              <w:fldChar w:fldCharType="separate"/>
            </w:r>
            <w:r>
              <w:rPr>
                <w:noProof/>
                <w:webHidden/>
              </w:rPr>
              <w:t>17</w:t>
            </w:r>
            <w:r>
              <w:rPr>
                <w:noProof/>
                <w:webHidden/>
              </w:rPr>
              <w:fldChar w:fldCharType="end"/>
            </w:r>
          </w:hyperlink>
        </w:p>
        <w:p w14:paraId="6A0DD57E" w14:textId="77777777" w:rsidR="006F0CE9" w:rsidRDefault="006F0CE9">
          <w:pPr>
            <w:pStyle w:val="Sumrio1"/>
            <w:tabs>
              <w:tab w:val="right" w:leader="dot" w:pos="9061"/>
            </w:tabs>
            <w:rPr>
              <w:rFonts w:eastAsiaTheme="minorEastAsia" w:cstheme="minorBidi"/>
              <w:b w:val="0"/>
              <w:bCs w:val="0"/>
              <w:noProof/>
            </w:rPr>
          </w:pPr>
          <w:hyperlink w:anchor="_Toc497654026" w:history="1">
            <w:r w:rsidRPr="008C4B0B">
              <w:rPr>
                <w:rStyle w:val="Hiperlink"/>
                <w:noProof/>
              </w:rPr>
              <w:t>2.2 Modelos de implantação</w:t>
            </w:r>
            <w:r>
              <w:rPr>
                <w:noProof/>
                <w:webHidden/>
              </w:rPr>
              <w:tab/>
            </w:r>
            <w:r>
              <w:rPr>
                <w:noProof/>
                <w:webHidden/>
              </w:rPr>
              <w:fldChar w:fldCharType="begin"/>
            </w:r>
            <w:r>
              <w:rPr>
                <w:noProof/>
                <w:webHidden/>
              </w:rPr>
              <w:instrText xml:space="preserve"> PAGEREF _Toc497654026 \h </w:instrText>
            </w:r>
            <w:r>
              <w:rPr>
                <w:noProof/>
                <w:webHidden/>
              </w:rPr>
            </w:r>
            <w:r>
              <w:rPr>
                <w:noProof/>
                <w:webHidden/>
              </w:rPr>
              <w:fldChar w:fldCharType="separate"/>
            </w:r>
            <w:r>
              <w:rPr>
                <w:noProof/>
                <w:webHidden/>
              </w:rPr>
              <w:t>19</w:t>
            </w:r>
            <w:r>
              <w:rPr>
                <w:noProof/>
                <w:webHidden/>
              </w:rPr>
              <w:fldChar w:fldCharType="end"/>
            </w:r>
          </w:hyperlink>
        </w:p>
        <w:p w14:paraId="2FC42741"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7" w:history="1">
            <w:r w:rsidRPr="008C4B0B">
              <w:rPr>
                <w:rStyle w:val="Hiperlink"/>
                <w:noProof/>
              </w:rPr>
              <w:t>2.2.1 Nuvem Pública</w:t>
            </w:r>
            <w:r>
              <w:rPr>
                <w:noProof/>
                <w:webHidden/>
              </w:rPr>
              <w:tab/>
            </w:r>
            <w:r>
              <w:rPr>
                <w:noProof/>
                <w:webHidden/>
              </w:rPr>
              <w:fldChar w:fldCharType="begin"/>
            </w:r>
            <w:r>
              <w:rPr>
                <w:noProof/>
                <w:webHidden/>
              </w:rPr>
              <w:instrText xml:space="preserve"> PAGEREF _Toc497654027 \h </w:instrText>
            </w:r>
            <w:r>
              <w:rPr>
                <w:noProof/>
                <w:webHidden/>
              </w:rPr>
            </w:r>
            <w:r>
              <w:rPr>
                <w:noProof/>
                <w:webHidden/>
              </w:rPr>
              <w:fldChar w:fldCharType="separate"/>
            </w:r>
            <w:r>
              <w:rPr>
                <w:noProof/>
                <w:webHidden/>
              </w:rPr>
              <w:t>20</w:t>
            </w:r>
            <w:r>
              <w:rPr>
                <w:noProof/>
                <w:webHidden/>
              </w:rPr>
              <w:fldChar w:fldCharType="end"/>
            </w:r>
          </w:hyperlink>
        </w:p>
        <w:p w14:paraId="1322B259"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8" w:history="1">
            <w:r w:rsidRPr="008C4B0B">
              <w:rPr>
                <w:rStyle w:val="Hiperlink"/>
                <w:noProof/>
              </w:rPr>
              <w:t>2.2.2 Nuvem Privada</w:t>
            </w:r>
            <w:r>
              <w:rPr>
                <w:noProof/>
                <w:webHidden/>
              </w:rPr>
              <w:tab/>
            </w:r>
            <w:r>
              <w:rPr>
                <w:noProof/>
                <w:webHidden/>
              </w:rPr>
              <w:fldChar w:fldCharType="begin"/>
            </w:r>
            <w:r>
              <w:rPr>
                <w:noProof/>
                <w:webHidden/>
              </w:rPr>
              <w:instrText xml:space="preserve"> PAGEREF _Toc497654028 \h </w:instrText>
            </w:r>
            <w:r>
              <w:rPr>
                <w:noProof/>
                <w:webHidden/>
              </w:rPr>
            </w:r>
            <w:r>
              <w:rPr>
                <w:noProof/>
                <w:webHidden/>
              </w:rPr>
              <w:fldChar w:fldCharType="separate"/>
            </w:r>
            <w:r>
              <w:rPr>
                <w:noProof/>
                <w:webHidden/>
              </w:rPr>
              <w:t>21</w:t>
            </w:r>
            <w:r>
              <w:rPr>
                <w:noProof/>
                <w:webHidden/>
              </w:rPr>
              <w:fldChar w:fldCharType="end"/>
            </w:r>
          </w:hyperlink>
        </w:p>
        <w:p w14:paraId="3520A99E"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9" w:history="1">
            <w:r w:rsidRPr="008C4B0B">
              <w:rPr>
                <w:rStyle w:val="Hiperlink"/>
                <w:noProof/>
              </w:rPr>
              <w:t>2.2.3 Nuvem Comunitária</w:t>
            </w:r>
            <w:r>
              <w:rPr>
                <w:noProof/>
                <w:webHidden/>
              </w:rPr>
              <w:tab/>
            </w:r>
            <w:r>
              <w:rPr>
                <w:noProof/>
                <w:webHidden/>
              </w:rPr>
              <w:fldChar w:fldCharType="begin"/>
            </w:r>
            <w:r>
              <w:rPr>
                <w:noProof/>
                <w:webHidden/>
              </w:rPr>
              <w:instrText xml:space="preserve"> PAGEREF _Toc497654029 \h </w:instrText>
            </w:r>
            <w:r>
              <w:rPr>
                <w:noProof/>
                <w:webHidden/>
              </w:rPr>
            </w:r>
            <w:r>
              <w:rPr>
                <w:noProof/>
                <w:webHidden/>
              </w:rPr>
              <w:fldChar w:fldCharType="separate"/>
            </w:r>
            <w:r>
              <w:rPr>
                <w:noProof/>
                <w:webHidden/>
              </w:rPr>
              <w:t>22</w:t>
            </w:r>
            <w:r>
              <w:rPr>
                <w:noProof/>
                <w:webHidden/>
              </w:rPr>
              <w:fldChar w:fldCharType="end"/>
            </w:r>
          </w:hyperlink>
        </w:p>
        <w:p w14:paraId="4117EF76"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0" w:history="1">
            <w:r w:rsidRPr="008C4B0B">
              <w:rPr>
                <w:rStyle w:val="Hiperlink"/>
                <w:noProof/>
              </w:rPr>
              <w:t>2.2.3 Nuvem Híbrida</w:t>
            </w:r>
            <w:r>
              <w:rPr>
                <w:noProof/>
                <w:webHidden/>
              </w:rPr>
              <w:tab/>
            </w:r>
            <w:r>
              <w:rPr>
                <w:noProof/>
                <w:webHidden/>
              </w:rPr>
              <w:fldChar w:fldCharType="begin"/>
            </w:r>
            <w:r>
              <w:rPr>
                <w:noProof/>
                <w:webHidden/>
              </w:rPr>
              <w:instrText xml:space="preserve"> PAGEREF _Toc497654030 \h </w:instrText>
            </w:r>
            <w:r>
              <w:rPr>
                <w:noProof/>
                <w:webHidden/>
              </w:rPr>
            </w:r>
            <w:r>
              <w:rPr>
                <w:noProof/>
                <w:webHidden/>
              </w:rPr>
              <w:fldChar w:fldCharType="separate"/>
            </w:r>
            <w:r>
              <w:rPr>
                <w:noProof/>
                <w:webHidden/>
              </w:rPr>
              <w:t>23</w:t>
            </w:r>
            <w:r>
              <w:rPr>
                <w:noProof/>
                <w:webHidden/>
              </w:rPr>
              <w:fldChar w:fldCharType="end"/>
            </w:r>
          </w:hyperlink>
        </w:p>
        <w:p w14:paraId="4E4A4C45" w14:textId="77777777" w:rsidR="006F0CE9" w:rsidRDefault="006F0CE9">
          <w:pPr>
            <w:pStyle w:val="Sumrio1"/>
            <w:tabs>
              <w:tab w:val="right" w:leader="dot" w:pos="9061"/>
            </w:tabs>
            <w:rPr>
              <w:rFonts w:eastAsiaTheme="minorEastAsia" w:cstheme="minorBidi"/>
              <w:b w:val="0"/>
              <w:bCs w:val="0"/>
              <w:noProof/>
            </w:rPr>
          </w:pPr>
          <w:hyperlink w:anchor="_Toc497654031" w:history="1">
            <w:r w:rsidRPr="008C4B0B">
              <w:rPr>
                <w:rStyle w:val="Hiperlink"/>
                <w:noProof/>
              </w:rPr>
              <w:t>2.3 Princípios da computação em nuvem</w:t>
            </w:r>
            <w:r>
              <w:rPr>
                <w:noProof/>
                <w:webHidden/>
              </w:rPr>
              <w:tab/>
            </w:r>
            <w:r>
              <w:rPr>
                <w:noProof/>
                <w:webHidden/>
              </w:rPr>
              <w:fldChar w:fldCharType="begin"/>
            </w:r>
            <w:r>
              <w:rPr>
                <w:noProof/>
                <w:webHidden/>
              </w:rPr>
              <w:instrText xml:space="preserve"> PAGEREF _Toc497654031 \h </w:instrText>
            </w:r>
            <w:r>
              <w:rPr>
                <w:noProof/>
                <w:webHidden/>
              </w:rPr>
            </w:r>
            <w:r>
              <w:rPr>
                <w:noProof/>
                <w:webHidden/>
              </w:rPr>
              <w:fldChar w:fldCharType="separate"/>
            </w:r>
            <w:r>
              <w:rPr>
                <w:noProof/>
                <w:webHidden/>
              </w:rPr>
              <w:t>24</w:t>
            </w:r>
            <w:r>
              <w:rPr>
                <w:noProof/>
                <w:webHidden/>
              </w:rPr>
              <w:fldChar w:fldCharType="end"/>
            </w:r>
          </w:hyperlink>
        </w:p>
        <w:p w14:paraId="135CDB12" w14:textId="77777777" w:rsidR="006F0CE9" w:rsidRDefault="006F0CE9">
          <w:pPr>
            <w:pStyle w:val="Sumrio1"/>
            <w:tabs>
              <w:tab w:val="right" w:leader="dot" w:pos="9061"/>
            </w:tabs>
            <w:rPr>
              <w:rFonts w:eastAsiaTheme="minorEastAsia" w:cstheme="minorBidi"/>
              <w:b w:val="0"/>
              <w:bCs w:val="0"/>
              <w:noProof/>
            </w:rPr>
          </w:pPr>
          <w:hyperlink w:anchor="_Toc497654032" w:history="1">
            <w:r w:rsidRPr="008C4B0B">
              <w:rPr>
                <w:rStyle w:val="Hiperlink"/>
                <w:noProof/>
              </w:rPr>
              <w:t>2.4 Modelos de Serviços</w:t>
            </w:r>
            <w:r>
              <w:rPr>
                <w:noProof/>
                <w:webHidden/>
              </w:rPr>
              <w:tab/>
            </w:r>
            <w:r>
              <w:rPr>
                <w:noProof/>
                <w:webHidden/>
              </w:rPr>
              <w:fldChar w:fldCharType="begin"/>
            </w:r>
            <w:r>
              <w:rPr>
                <w:noProof/>
                <w:webHidden/>
              </w:rPr>
              <w:instrText xml:space="preserve"> PAGEREF _Toc497654032 \h </w:instrText>
            </w:r>
            <w:r>
              <w:rPr>
                <w:noProof/>
                <w:webHidden/>
              </w:rPr>
            </w:r>
            <w:r>
              <w:rPr>
                <w:noProof/>
                <w:webHidden/>
              </w:rPr>
              <w:fldChar w:fldCharType="separate"/>
            </w:r>
            <w:r>
              <w:rPr>
                <w:noProof/>
                <w:webHidden/>
              </w:rPr>
              <w:t>26</w:t>
            </w:r>
            <w:r>
              <w:rPr>
                <w:noProof/>
                <w:webHidden/>
              </w:rPr>
              <w:fldChar w:fldCharType="end"/>
            </w:r>
          </w:hyperlink>
        </w:p>
        <w:p w14:paraId="6C4CF982" w14:textId="77777777" w:rsidR="006F0CE9" w:rsidRDefault="006F0CE9">
          <w:pPr>
            <w:pStyle w:val="Sumrio1"/>
            <w:tabs>
              <w:tab w:val="right" w:leader="dot" w:pos="9061"/>
            </w:tabs>
            <w:rPr>
              <w:rFonts w:eastAsiaTheme="minorEastAsia" w:cstheme="minorBidi"/>
              <w:b w:val="0"/>
              <w:bCs w:val="0"/>
              <w:noProof/>
            </w:rPr>
          </w:pPr>
          <w:hyperlink w:anchor="_Toc497654033" w:history="1">
            <w:r w:rsidRPr="008C4B0B">
              <w:rPr>
                <w:rStyle w:val="Hiperlink"/>
                <w:noProof/>
              </w:rPr>
              <w:t>3 Container vs Virtualização</w:t>
            </w:r>
            <w:r>
              <w:rPr>
                <w:noProof/>
                <w:webHidden/>
              </w:rPr>
              <w:tab/>
            </w:r>
            <w:r>
              <w:rPr>
                <w:noProof/>
                <w:webHidden/>
              </w:rPr>
              <w:fldChar w:fldCharType="begin"/>
            </w:r>
            <w:r>
              <w:rPr>
                <w:noProof/>
                <w:webHidden/>
              </w:rPr>
              <w:instrText xml:space="preserve"> PAGEREF _Toc497654033 \h </w:instrText>
            </w:r>
            <w:r>
              <w:rPr>
                <w:noProof/>
                <w:webHidden/>
              </w:rPr>
            </w:r>
            <w:r>
              <w:rPr>
                <w:noProof/>
                <w:webHidden/>
              </w:rPr>
              <w:fldChar w:fldCharType="separate"/>
            </w:r>
            <w:r>
              <w:rPr>
                <w:noProof/>
                <w:webHidden/>
              </w:rPr>
              <w:t>27</w:t>
            </w:r>
            <w:r>
              <w:rPr>
                <w:noProof/>
                <w:webHidden/>
              </w:rPr>
              <w:fldChar w:fldCharType="end"/>
            </w:r>
          </w:hyperlink>
        </w:p>
        <w:p w14:paraId="600CE45D" w14:textId="77777777" w:rsidR="006F0CE9" w:rsidRDefault="006F0CE9">
          <w:pPr>
            <w:pStyle w:val="Sumrio1"/>
            <w:tabs>
              <w:tab w:val="right" w:leader="dot" w:pos="9061"/>
            </w:tabs>
            <w:rPr>
              <w:rFonts w:eastAsiaTheme="minorEastAsia" w:cstheme="minorBidi"/>
              <w:b w:val="0"/>
              <w:bCs w:val="0"/>
              <w:noProof/>
            </w:rPr>
          </w:pPr>
          <w:hyperlink w:anchor="_Toc497654034" w:history="1">
            <w:r w:rsidRPr="008C4B0B">
              <w:rPr>
                <w:rStyle w:val="Hiperlink"/>
                <w:noProof/>
              </w:rPr>
              <w:t>3.1 LXC Containers</w:t>
            </w:r>
            <w:r>
              <w:rPr>
                <w:noProof/>
                <w:webHidden/>
              </w:rPr>
              <w:tab/>
            </w:r>
            <w:r>
              <w:rPr>
                <w:noProof/>
                <w:webHidden/>
              </w:rPr>
              <w:fldChar w:fldCharType="begin"/>
            </w:r>
            <w:r>
              <w:rPr>
                <w:noProof/>
                <w:webHidden/>
              </w:rPr>
              <w:instrText xml:space="preserve"> PAGEREF _Toc497654034 \h </w:instrText>
            </w:r>
            <w:r>
              <w:rPr>
                <w:noProof/>
                <w:webHidden/>
              </w:rPr>
            </w:r>
            <w:r>
              <w:rPr>
                <w:noProof/>
                <w:webHidden/>
              </w:rPr>
              <w:fldChar w:fldCharType="separate"/>
            </w:r>
            <w:r>
              <w:rPr>
                <w:noProof/>
                <w:webHidden/>
              </w:rPr>
              <w:t>30</w:t>
            </w:r>
            <w:r>
              <w:rPr>
                <w:noProof/>
                <w:webHidden/>
              </w:rPr>
              <w:fldChar w:fldCharType="end"/>
            </w:r>
          </w:hyperlink>
        </w:p>
        <w:p w14:paraId="69A1B29A" w14:textId="77777777" w:rsidR="006F0CE9" w:rsidRDefault="006F0CE9">
          <w:pPr>
            <w:pStyle w:val="Sumrio1"/>
            <w:tabs>
              <w:tab w:val="right" w:leader="dot" w:pos="9061"/>
            </w:tabs>
            <w:rPr>
              <w:rFonts w:eastAsiaTheme="minorEastAsia" w:cstheme="minorBidi"/>
              <w:b w:val="0"/>
              <w:bCs w:val="0"/>
              <w:noProof/>
            </w:rPr>
          </w:pPr>
          <w:hyperlink w:anchor="_Toc497654035" w:history="1">
            <w:r w:rsidRPr="008C4B0B">
              <w:rPr>
                <w:rStyle w:val="Hiperlink"/>
                <w:noProof/>
              </w:rPr>
              <w:t>4. Docker</w:t>
            </w:r>
            <w:r>
              <w:rPr>
                <w:noProof/>
                <w:webHidden/>
              </w:rPr>
              <w:tab/>
            </w:r>
            <w:r>
              <w:rPr>
                <w:noProof/>
                <w:webHidden/>
              </w:rPr>
              <w:fldChar w:fldCharType="begin"/>
            </w:r>
            <w:r>
              <w:rPr>
                <w:noProof/>
                <w:webHidden/>
              </w:rPr>
              <w:instrText xml:space="preserve"> PAGEREF _Toc497654035 \h </w:instrText>
            </w:r>
            <w:r>
              <w:rPr>
                <w:noProof/>
                <w:webHidden/>
              </w:rPr>
            </w:r>
            <w:r>
              <w:rPr>
                <w:noProof/>
                <w:webHidden/>
              </w:rPr>
              <w:fldChar w:fldCharType="separate"/>
            </w:r>
            <w:r>
              <w:rPr>
                <w:noProof/>
                <w:webHidden/>
              </w:rPr>
              <w:t>33</w:t>
            </w:r>
            <w:r>
              <w:rPr>
                <w:noProof/>
                <w:webHidden/>
              </w:rPr>
              <w:fldChar w:fldCharType="end"/>
            </w:r>
          </w:hyperlink>
        </w:p>
        <w:p w14:paraId="7B4DB095"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6" w:history="1">
            <w:r w:rsidRPr="008C4B0B">
              <w:rPr>
                <w:rStyle w:val="Hiperlink"/>
                <w:noProof/>
              </w:rPr>
              <w:t>4.0.1 Instalação do Docker</w:t>
            </w:r>
            <w:r>
              <w:rPr>
                <w:noProof/>
                <w:webHidden/>
              </w:rPr>
              <w:tab/>
            </w:r>
            <w:r>
              <w:rPr>
                <w:noProof/>
                <w:webHidden/>
              </w:rPr>
              <w:fldChar w:fldCharType="begin"/>
            </w:r>
            <w:r>
              <w:rPr>
                <w:noProof/>
                <w:webHidden/>
              </w:rPr>
              <w:instrText xml:space="preserve"> PAGEREF _Toc497654036 \h </w:instrText>
            </w:r>
            <w:r>
              <w:rPr>
                <w:noProof/>
                <w:webHidden/>
              </w:rPr>
            </w:r>
            <w:r>
              <w:rPr>
                <w:noProof/>
                <w:webHidden/>
              </w:rPr>
              <w:fldChar w:fldCharType="separate"/>
            </w:r>
            <w:r>
              <w:rPr>
                <w:noProof/>
                <w:webHidden/>
              </w:rPr>
              <w:t>34</w:t>
            </w:r>
            <w:r>
              <w:rPr>
                <w:noProof/>
                <w:webHidden/>
              </w:rPr>
              <w:fldChar w:fldCharType="end"/>
            </w:r>
          </w:hyperlink>
        </w:p>
        <w:p w14:paraId="6E7C40E2" w14:textId="77777777" w:rsidR="006F0CE9" w:rsidRDefault="006F0CE9">
          <w:pPr>
            <w:pStyle w:val="Sumrio1"/>
            <w:tabs>
              <w:tab w:val="right" w:leader="dot" w:pos="9061"/>
            </w:tabs>
            <w:rPr>
              <w:rFonts w:eastAsiaTheme="minorEastAsia" w:cstheme="minorBidi"/>
              <w:b w:val="0"/>
              <w:bCs w:val="0"/>
              <w:noProof/>
            </w:rPr>
          </w:pPr>
          <w:hyperlink w:anchor="_Toc497654037" w:history="1">
            <w:r w:rsidRPr="008C4B0B">
              <w:rPr>
                <w:rStyle w:val="Hiperlink"/>
                <w:noProof/>
              </w:rPr>
              <w:t>4.1 Arquivos de Configuração</w:t>
            </w:r>
            <w:r>
              <w:rPr>
                <w:noProof/>
                <w:webHidden/>
              </w:rPr>
              <w:tab/>
            </w:r>
            <w:r>
              <w:rPr>
                <w:noProof/>
                <w:webHidden/>
              </w:rPr>
              <w:fldChar w:fldCharType="begin"/>
            </w:r>
            <w:r>
              <w:rPr>
                <w:noProof/>
                <w:webHidden/>
              </w:rPr>
              <w:instrText xml:space="preserve"> PAGEREF _Toc497654037 \h </w:instrText>
            </w:r>
            <w:r>
              <w:rPr>
                <w:noProof/>
                <w:webHidden/>
              </w:rPr>
            </w:r>
            <w:r>
              <w:rPr>
                <w:noProof/>
                <w:webHidden/>
              </w:rPr>
              <w:fldChar w:fldCharType="separate"/>
            </w:r>
            <w:r>
              <w:rPr>
                <w:noProof/>
                <w:webHidden/>
              </w:rPr>
              <w:t>36</w:t>
            </w:r>
            <w:r>
              <w:rPr>
                <w:noProof/>
                <w:webHidden/>
              </w:rPr>
              <w:fldChar w:fldCharType="end"/>
            </w:r>
          </w:hyperlink>
        </w:p>
        <w:p w14:paraId="2FD20893"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8" w:history="1">
            <w:r w:rsidRPr="008C4B0B">
              <w:rPr>
                <w:rStyle w:val="Hiperlink"/>
                <w:noProof/>
              </w:rPr>
              <w:t>4.1.1 Docker-Compose</w:t>
            </w:r>
            <w:r>
              <w:rPr>
                <w:noProof/>
                <w:webHidden/>
              </w:rPr>
              <w:tab/>
            </w:r>
            <w:r>
              <w:rPr>
                <w:noProof/>
                <w:webHidden/>
              </w:rPr>
              <w:fldChar w:fldCharType="begin"/>
            </w:r>
            <w:r>
              <w:rPr>
                <w:noProof/>
                <w:webHidden/>
              </w:rPr>
              <w:instrText xml:space="preserve"> PAGEREF _Toc497654038 \h </w:instrText>
            </w:r>
            <w:r>
              <w:rPr>
                <w:noProof/>
                <w:webHidden/>
              </w:rPr>
            </w:r>
            <w:r>
              <w:rPr>
                <w:noProof/>
                <w:webHidden/>
              </w:rPr>
              <w:fldChar w:fldCharType="separate"/>
            </w:r>
            <w:r>
              <w:rPr>
                <w:noProof/>
                <w:webHidden/>
              </w:rPr>
              <w:t>36</w:t>
            </w:r>
            <w:r>
              <w:rPr>
                <w:noProof/>
                <w:webHidden/>
              </w:rPr>
              <w:fldChar w:fldCharType="end"/>
            </w:r>
          </w:hyperlink>
        </w:p>
        <w:p w14:paraId="279FCD9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9" w:history="1">
            <w:r w:rsidRPr="008C4B0B">
              <w:rPr>
                <w:rStyle w:val="Hiperlink"/>
                <w:noProof/>
              </w:rPr>
              <w:t>4.1.2 Docker File</w:t>
            </w:r>
            <w:r>
              <w:rPr>
                <w:noProof/>
                <w:webHidden/>
              </w:rPr>
              <w:tab/>
            </w:r>
            <w:r>
              <w:rPr>
                <w:noProof/>
                <w:webHidden/>
              </w:rPr>
              <w:fldChar w:fldCharType="begin"/>
            </w:r>
            <w:r>
              <w:rPr>
                <w:noProof/>
                <w:webHidden/>
              </w:rPr>
              <w:instrText xml:space="preserve"> PAGEREF _Toc497654039 \h </w:instrText>
            </w:r>
            <w:r>
              <w:rPr>
                <w:noProof/>
                <w:webHidden/>
              </w:rPr>
            </w:r>
            <w:r>
              <w:rPr>
                <w:noProof/>
                <w:webHidden/>
              </w:rPr>
              <w:fldChar w:fldCharType="separate"/>
            </w:r>
            <w:r>
              <w:rPr>
                <w:noProof/>
                <w:webHidden/>
              </w:rPr>
              <w:t>37</w:t>
            </w:r>
            <w:r>
              <w:rPr>
                <w:noProof/>
                <w:webHidden/>
              </w:rPr>
              <w:fldChar w:fldCharType="end"/>
            </w:r>
          </w:hyperlink>
        </w:p>
        <w:p w14:paraId="389ED9B2" w14:textId="77777777" w:rsidR="006F0CE9" w:rsidRDefault="006F0CE9">
          <w:pPr>
            <w:pStyle w:val="Sumrio1"/>
            <w:tabs>
              <w:tab w:val="right" w:leader="dot" w:pos="9061"/>
            </w:tabs>
            <w:rPr>
              <w:rFonts w:eastAsiaTheme="minorEastAsia" w:cstheme="minorBidi"/>
              <w:b w:val="0"/>
              <w:bCs w:val="0"/>
              <w:noProof/>
            </w:rPr>
          </w:pPr>
          <w:hyperlink w:anchor="_Toc497654040" w:history="1">
            <w:r w:rsidRPr="008C4B0B">
              <w:rPr>
                <w:rStyle w:val="Hiperlink"/>
                <w:noProof/>
              </w:rPr>
              <w:t>4.2 Docker Imagem</w:t>
            </w:r>
            <w:r>
              <w:rPr>
                <w:noProof/>
                <w:webHidden/>
              </w:rPr>
              <w:tab/>
            </w:r>
            <w:r>
              <w:rPr>
                <w:noProof/>
                <w:webHidden/>
              </w:rPr>
              <w:fldChar w:fldCharType="begin"/>
            </w:r>
            <w:r>
              <w:rPr>
                <w:noProof/>
                <w:webHidden/>
              </w:rPr>
              <w:instrText xml:space="preserve"> PAGEREF _Toc497654040 \h </w:instrText>
            </w:r>
            <w:r>
              <w:rPr>
                <w:noProof/>
                <w:webHidden/>
              </w:rPr>
            </w:r>
            <w:r>
              <w:rPr>
                <w:noProof/>
                <w:webHidden/>
              </w:rPr>
              <w:fldChar w:fldCharType="separate"/>
            </w:r>
            <w:r>
              <w:rPr>
                <w:noProof/>
                <w:webHidden/>
              </w:rPr>
              <w:t>40</w:t>
            </w:r>
            <w:r>
              <w:rPr>
                <w:noProof/>
                <w:webHidden/>
              </w:rPr>
              <w:fldChar w:fldCharType="end"/>
            </w:r>
          </w:hyperlink>
        </w:p>
        <w:p w14:paraId="41125236"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1" w:history="1">
            <w:r w:rsidRPr="008C4B0B">
              <w:rPr>
                <w:rStyle w:val="Hiperlink"/>
                <w:noProof/>
              </w:rPr>
              <w:t>4.2.1 DockerHub</w:t>
            </w:r>
            <w:r>
              <w:rPr>
                <w:noProof/>
                <w:webHidden/>
              </w:rPr>
              <w:tab/>
            </w:r>
            <w:r>
              <w:rPr>
                <w:noProof/>
                <w:webHidden/>
              </w:rPr>
              <w:fldChar w:fldCharType="begin"/>
            </w:r>
            <w:r>
              <w:rPr>
                <w:noProof/>
                <w:webHidden/>
              </w:rPr>
              <w:instrText xml:space="preserve"> PAGEREF _Toc497654041 \h </w:instrText>
            </w:r>
            <w:r>
              <w:rPr>
                <w:noProof/>
                <w:webHidden/>
              </w:rPr>
            </w:r>
            <w:r>
              <w:rPr>
                <w:noProof/>
                <w:webHidden/>
              </w:rPr>
              <w:fldChar w:fldCharType="separate"/>
            </w:r>
            <w:r>
              <w:rPr>
                <w:noProof/>
                <w:webHidden/>
              </w:rPr>
              <w:t>41</w:t>
            </w:r>
            <w:r>
              <w:rPr>
                <w:noProof/>
                <w:webHidden/>
              </w:rPr>
              <w:fldChar w:fldCharType="end"/>
            </w:r>
          </w:hyperlink>
        </w:p>
        <w:p w14:paraId="76E8C592" w14:textId="77777777" w:rsidR="006F0CE9" w:rsidRDefault="006F0CE9">
          <w:pPr>
            <w:pStyle w:val="Sumrio1"/>
            <w:tabs>
              <w:tab w:val="right" w:leader="dot" w:pos="9061"/>
            </w:tabs>
            <w:rPr>
              <w:rFonts w:eastAsiaTheme="minorEastAsia" w:cstheme="minorBidi"/>
              <w:b w:val="0"/>
              <w:bCs w:val="0"/>
              <w:noProof/>
            </w:rPr>
          </w:pPr>
          <w:hyperlink w:anchor="_Toc497654042" w:history="1">
            <w:r w:rsidRPr="008C4B0B">
              <w:rPr>
                <w:rStyle w:val="Hiperlink"/>
                <w:noProof/>
              </w:rPr>
              <w:t>4.3 Docker Container</w:t>
            </w:r>
            <w:r>
              <w:rPr>
                <w:noProof/>
                <w:webHidden/>
              </w:rPr>
              <w:tab/>
            </w:r>
            <w:r>
              <w:rPr>
                <w:noProof/>
                <w:webHidden/>
              </w:rPr>
              <w:fldChar w:fldCharType="begin"/>
            </w:r>
            <w:r>
              <w:rPr>
                <w:noProof/>
                <w:webHidden/>
              </w:rPr>
              <w:instrText xml:space="preserve"> PAGEREF _Toc497654042 \h </w:instrText>
            </w:r>
            <w:r>
              <w:rPr>
                <w:noProof/>
                <w:webHidden/>
              </w:rPr>
            </w:r>
            <w:r>
              <w:rPr>
                <w:noProof/>
                <w:webHidden/>
              </w:rPr>
              <w:fldChar w:fldCharType="separate"/>
            </w:r>
            <w:r>
              <w:rPr>
                <w:noProof/>
                <w:webHidden/>
              </w:rPr>
              <w:t>44</w:t>
            </w:r>
            <w:r>
              <w:rPr>
                <w:noProof/>
                <w:webHidden/>
              </w:rPr>
              <w:fldChar w:fldCharType="end"/>
            </w:r>
          </w:hyperlink>
        </w:p>
        <w:p w14:paraId="5AF057B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3" w:history="1">
            <w:r w:rsidRPr="008C4B0B">
              <w:rPr>
                <w:rStyle w:val="Hiperlink"/>
                <w:noProof/>
              </w:rPr>
              <w:t>4.3.1 Software de Gerenciamento de Containers</w:t>
            </w:r>
            <w:r>
              <w:rPr>
                <w:noProof/>
                <w:webHidden/>
              </w:rPr>
              <w:tab/>
            </w:r>
            <w:r>
              <w:rPr>
                <w:noProof/>
                <w:webHidden/>
              </w:rPr>
              <w:fldChar w:fldCharType="begin"/>
            </w:r>
            <w:r>
              <w:rPr>
                <w:noProof/>
                <w:webHidden/>
              </w:rPr>
              <w:instrText xml:space="preserve"> PAGEREF _Toc497654043 \h </w:instrText>
            </w:r>
            <w:r>
              <w:rPr>
                <w:noProof/>
                <w:webHidden/>
              </w:rPr>
            </w:r>
            <w:r>
              <w:rPr>
                <w:noProof/>
                <w:webHidden/>
              </w:rPr>
              <w:fldChar w:fldCharType="separate"/>
            </w:r>
            <w:r>
              <w:rPr>
                <w:noProof/>
                <w:webHidden/>
              </w:rPr>
              <w:t>46</w:t>
            </w:r>
            <w:r>
              <w:rPr>
                <w:noProof/>
                <w:webHidden/>
              </w:rPr>
              <w:fldChar w:fldCharType="end"/>
            </w:r>
          </w:hyperlink>
        </w:p>
        <w:p w14:paraId="5161F40D" w14:textId="77777777" w:rsidR="006F0CE9" w:rsidRDefault="006F0CE9">
          <w:pPr>
            <w:pStyle w:val="Sumrio1"/>
            <w:tabs>
              <w:tab w:val="right" w:leader="dot" w:pos="9061"/>
            </w:tabs>
            <w:rPr>
              <w:rFonts w:eastAsiaTheme="minorEastAsia" w:cstheme="minorBidi"/>
              <w:b w:val="0"/>
              <w:bCs w:val="0"/>
              <w:noProof/>
            </w:rPr>
          </w:pPr>
          <w:hyperlink w:anchor="_Toc497654044" w:history="1">
            <w:r w:rsidRPr="008C4B0B">
              <w:rPr>
                <w:rStyle w:val="Hiperlink"/>
                <w:noProof/>
              </w:rPr>
              <w:t>4.4 Docker Swarm</w:t>
            </w:r>
            <w:r>
              <w:rPr>
                <w:noProof/>
                <w:webHidden/>
              </w:rPr>
              <w:tab/>
            </w:r>
            <w:r>
              <w:rPr>
                <w:noProof/>
                <w:webHidden/>
              </w:rPr>
              <w:fldChar w:fldCharType="begin"/>
            </w:r>
            <w:r>
              <w:rPr>
                <w:noProof/>
                <w:webHidden/>
              </w:rPr>
              <w:instrText xml:space="preserve"> PAGEREF _Toc497654044 \h </w:instrText>
            </w:r>
            <w:r>
              <w:rPr>
                <w:noProof/>
                <w:webHidden/>
              </w:rPr>
            </w:r>
            <w:r>
              <w:rPr>
                <w:noProof/>
                <w:webHidden/>
              </w:rPr>
              <w:fldChar w:fldCharType="separate"/>
            </w:r>
            <w:r>
              <w:rPr>
                <w:noProof/>
                <w:webHidden/>
              </w:rPr>
              <w:t>49</w:t>
            </w:r>
            <w:r>
              <w:rPr>
                <w:noProof/>
                <w:webHidden/>
              </w:rPr>
              <w:fldChar w:fldCharType="end"/>
            </w:r>
          </w:hyperlink>
        </w:p>
        <w:p w14:paraId="35DC7821" w14:textId="77777777" w:rsidR="006F0CE9" w:rsidRDefault="006F0CE9">
          <w:pPr>
            <w:pStyle w:val="Sumrio1"/>
            <w:tabs>
              <w:tab w:val="right" w:leader="dot" w:pos="9061"/>
            </w:tabs>
            <w:rPr>
              <w:rFonts w:eastAsiaTheme="minorEastAsia" w:cstheme="minorBidi"/>
              <w:b w:val="0"/>
              <w:bCs w:val="0"/>
              <w:noProof/>
            </w:rPr>
          </w:pPr>
          <w:hyperlink w:anchor="_Toc497654045" w:history="1">
            <w:r w:rsidRPr="008C4B0B">
              <w:rPr>
                <w:rStyle w:val="Hiperlink"/>
                <w:noProof/>
              </w:rPr>
              <w:t>4.5 Play with Docker</w:t>
            </w:r>
            <w:r>
              <w:rPr>
                <w:noProof/>
                <w:webHidden/>
              </w:rPr>
              <w:tab/>
            </w:r>
            <w:r>
              <w:rPr>
                <w:noProof/>
                <w:webHidden/>
              </w:rPr>
              <w:fldChar w:fldCharType="begin"/>
            </w:r>
            <w:r>
              <w:rPr>
                <w:noProof/>
                <w:webHidden/>
              </w:rPr>
              <w:instrText xml:space="preserve"> PAGEREF _Toc497654045 \h </w:instrText>
            </w:r>
            <w:r>
              <w:rPr>
                <w:noProof/>
                <w:webHidden/>
              </w:rPr>
            </w:r>
            <w:r>
              <w:rPr>
                <w:noProof/>
                <w:webHidden/>
              </w:rPr>
              <w:fldChar w:fldCharType="separate"/>
            </w:r>
            <w:r>
              <w:rPr>
                <w:noProof/>
                <w:webHidden/>
              </w:rPr>
              <w:t>52</w:t>
            </w:r>
            <w:r>
              <w:rPr>
                <w:noProof/>
                <w:webHidden/>
              </w:rPr>
              <w:fldChar w:fldCharType="end"/>
            </w:r>
          </w:hyperlink>
        </w:p>
        <w:p w14:paraId="65F968EC" w14:textId="77777777" w:rsidR="006F0CE9" w:rsidRDefault="006F0CE9">
          <w:pPr>
            <w:pStyle w:val="Sumrio1"/>
            <w:tabs>
              <w:tab w:val="right" w:leader="dot" w:pos="9061"/>
            </w:tabs>
            <w:rPr>
              <w:rFonts w:eastAsiaTheme="minorEastAsia" w:cstheme="minorBidi"/>
              <w:b w:val="0"/>
              <w:bCs w:val="0"/>
              <w:noProof/>
            </w:rPr>
          </w:pPr>
          <w:hyperlink w:anchor="_Toc497654046" w:history="1">
            <w:r w:rsidRPr="008C4B0B">
              <w:rPr>
                <w:rStyle w:val="Hiperlink"/>
                <w:noProof/>
              </w:rPr>
              <w:t>4.6 Comunidade e empresarial</w:t>
            </w:r>
            <w:r>
              <w:rPr>
                <w:noProof/>
                <w:webHidden/>
              </w:rPr>
              <w:tab/>
            </w:r>
            <w:r>
              <w:rPr>
                <w:noProof/>
                <w:webHidden/>
              </w:rPr>
              <w:fldChar w:fldCharType="begin"/>
            </w:r>
            <w:r>
              <w:rPr>
                <w:noProof/>
                <w:webHidden/>
              </w:rPr>
              <w:instrText xml:space="preserve"> PAGEREF _Toc497654046 \h </w:instrText>
            </w:r>
            <w:r>
              <w:rPr>
                <w:noProof/>
                <w:webHidden/>
              </w:rPr>
            </w:r>
            <w:r>
              <w:rPr>
                <w:noProof/>
                <w:webHidden/>
              </w:rPr>
              <w:fldChar w:fldCharType="separate"/>
            </w:r>
            <w:r>
              <w:rPr>
                <w:noProof/>
                <w:webHidden/>
              </w:rPr>
              <w:t>54</w:t>
            </w:r>
            <w:r>
              <w:rPr>
                <w:noProof/>
                <w:webHidden/>
              </w:rPr>
              <w:fldChar w:fldCharType="end"/>
            </w:r>
          </w:hyperlink>
        </w:p>
        <w:p w14:paraId="2C3B04E5"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7" w:history="1">
            <w:r w:rsidRPr="008C4B0B">
              <w:rPr>
                <w:rStyle w:val="Hiperlink"/>
                <w:noProof/>
              </w:rPr>
              <w:t>4.6.1 Empresarial</w:t>
            </w:r>
            <w:r>
              <w:rPr>
                <w:noProof/>
                <w:webHidden/>
              </w:rPr>
              <w:tab/>
            </w:r>
            <w:r>
              <w:rPr>
                <w:noProof/>
                <w:webHidden/>
              </w:rPr>
              <w:fldChar w:fldCharType="begin"/>
            </w:r>
            <w:r>
              <w:rPr>
                <w:noProof/>
                <w:webHidden/>
              </w:rPr>
              <w:instrText xml:space="preserve"> PAGEREF _Toc497654047 \h </w:instrText>
            </w:r>
            <w:r>
              <w:rPr>
                <w:noProof/>
                <w:webHidden/>
              </w:rPr>
            </w:r>
            <w:r>
              <w:rPr>
                <w:noProof/>
                <w:webHidden/>
              </w:rPr>
              <w:fldChar w:fldCharType="separate"/>
            </w:r>
            <w:r>
              <w:rPr>
                <w:noProof/>
                <w:webHidden/>
              </w:rPr>
              <w:t>55</w:t>
            </w:r>
            <w:r>
              <w:rPr>
                <w:noProof/>
                <w:webHidden/>
              </w:rPr>
              <w:fldChar w:fldCharType="end"/>
            </w:r>
          </w:hyperlink>
        </w:p>
        <w:p w14:paraId="6F3792E4" w14:textId="77777777" w:rsidR="006F0CE9" w:rsidRDefault="006F0CE9">
          <w:pPr>
            <w:pStyle w:val="Sumrio1"/>
            <w:tabs>
              <w:tab w:val="right" w:leader="dot" w:pos="9061"/>
            </w:tabs>
            <w:rPr>
              <w:rFonts w:eastAsiaTheme="minorEastAsia" w:cstheme="minorBidi"/>
              <w:b w:val="0"/>
              <w:bCs w:val="0"/>
              <w:noProof/>
            </w:rPr>
          </w:pPr>
          <w:hyperlink w:anchor="_Toc497654048" w:history="1">
            <w:r w:rsidRPr="008C4B0B">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_Toc497654048 \h </w:instrText>
            </w:r>
            <w:r>
              <w:rPr>
                <w:noProof/>
                <w:webHidden/>
              </w:rPr>
            </w:r>
            <w:r>
              <w:rPr>
                <w:noProof/>
                <w:webHidden/>
              </w:rPr>
              <w:fldChar w:fldCharType="separate"/>
            </w:r>
            <w:r>
              <w:rPr>
                <w:noProof/>
                <w:webHidden/>
              </w:rPr>
              <w:t>56</w:t>
            </w:r>
            <w:r>
              <w:rPr>
                <w:noProof/>
                <w:webHidden/>
              </w:rPr>
              <w:fldChar w:fldCharType="end"/>
            </w:r>
          </w:hyperlink>
        </w:p>
        <w:p w14:paraId="420B1C87" w14:textId="77777777" w:rsidR="006F0CE9" w:rsidRDefault="006F0CE9">
          <w:pPr>
            <w:pStyle w:val="Sumrio1"/>
            <w:tabs>
              <w:tab w:val="right" w:leader="dot" w:pos="9061"/>
            </w:tabs>
            <w:rPr>
              <w:rFonts w:eastAsiaTheme="minorEastAsia" w:cstheme="minorBidi"/>
              <w:b w:val="0"/>
              <w:bCs w:val="0"/>
              <w:noProof/>
            </w:rPr>
          </w:pPr>
          <w:hyperlink w:anchor="_Toc497654049" w:history="1">
            <w:r w:rsidRPr="008C4B0B">
              <w:rPr>
                <w:rStyle w:val="Hiperlink"/>
                <w:noProof/>
              </w:rPr>
              <w:t>6 Softwares de Orquestração</w:t>
            </w:r>
            <w:r>
              <w:rPr>
                <w:noProof/>
                <w:webHidden/>
              </w:rPr>
              <w:tab/>
            </w:r>
            <w:r>
              <w:rPr>
                <w:noProof/>
                <w:webHidden/>
              </w:rPr>
              <w:fldChar w:fldCharType="begin"/>
            </w:r>
            <w:r>
              <w:rPr>
                <w:noProof/>
                <w:webHidden/>
              </w:rPr>
              <w:instrText xml:space="preserve"> PAGEREF _Toc497654049 \h </w:instrText>
            </w:r>
            <w:r>
              <w:rPr>
                <w:noProof/>
                <w:webHidden/>
              </w:rPr>
            </w:r>
            <w:r>
              <w:rPr>
                <w:noProof/>
                <w:webHidden/>
              </w:rPr>
              <w:fldChar w:fldCharType="separate"/>
            </w:r>
            <w:r>
              <w:rPr>
                <w:noProof/>
                <w:webHidden/>
              </w:rPr>
              <w:t>58</w:t>
            </w:r>
            <w:r>
              <w:rPr>
                <w:noProof/>
                <w:webHidden/>
              </w:rPr>
              <w:fldChar w:fldCharType="end"/>
            </w:r>
          </w:hyperlink>
        </w:p>
        <w:p w14:paraId="3F524FDE" w14:textId="77777777" w:rsidR="006F0CE9" w:rsidRDefault="006F0CE9">
          <w:pPr>
            <w:pStyle w:val="Sumrio1"/>
            <w:tabs>
              <w:tab w:val="right" w:leader="dot" w:pos="9061"/>
            </w:tabs>
            <w:rPr>
              <w:rFonts w:eastAsiaTheme="minorEastAsia" w:cstheme="minorBidi"/>
              <w:b w:val="0"/>
              <w:bCs w:val="0"/>
              <w:noProof/>
            </w:rPr>
          </w:pPr>
          <w:hyperlink w:anchor="_Toc497654050" w:history="1">
            <w:r w:rsidRPr="008C4B0B">
              <w:rPr>
                <w:rStyle w:val="Hiperlink"/>
                <w:noProof/>
              </w:rPr>
              <w:t>13 Estudo de Caso</w:t>
            </w:r>
            <w:r>
              <w:rPr>
                <w:noProof/>
                <w:webHidden/>
              </w:rPr>
              <w:tab/>
            </w:r>
            <w:r>
              <w:rPr>
                <w:noProof/>
                <w:webHidden/>
              </w:rPr>
              <w:fldChar w:fldCharType="begin"/>
            </w:r>
            <w:r>
              <w:rPr>
                <w:noProof/>
                <w:webHidden/>
              </w:rPr>
              <w:instrText xml:space="preserve"> PAGEREF _Toc497654050 \h </w:instrText>
            </w:r>
            <w:r>
              <w:rPr>
                <w:noProof/>
                <w:webHidden/>
              </w:rPr>
            </w:r>
            <w:r>
              <w:rPr>
                <w:noProof/>
                <w:webHidden/>
              </w:rPr>
              <w:fldChar w:fldCharType="separate"/>
            </w:r>
            <w:r>
              <w:rPr>
                <w:noProof/>
                <w:webHidden/>
              </w:rPr>
              <w:t>59</w:t>
            </w:r>
            <w:r>
              <w:rPr>
                <w:noProof/>
                <w:webHidden/>
              </w:rPr>
              <w:fldChar w:fldCharType="end"/>
            </w:r>
          </w:hyperlink>
        </w:p>
        <w:p w14:paraId="53CED5E8" w14:textId="77777777" w:rsidR="006F0CE9" w:rsidRDefault="006F0CE9">
          <w:pPr>
            <w:pStyle w:val="Sumrio1"/>
            <w:tabs>
              <w:tab w:val="right" w:leader="dot" w:pos="9061"/>
            </w:tabs>
            <w:rPr>
              <w:rFonts w:eastAsiaTheme="minorEastAsia" w:cstheme="minorBidi"/>
              <w:b w:val="0"/>
              <w:bCs w:val="0"/>
              <w:noProof/>
            </w:rPr>
          </w:pPr>
          <w:hyperlink w:anchor="_Toc497654051" w:history="1">
            <w:r w:rsidRPr="008C4B0B">
              <w:rPr>
                <w:rStyle w:val="Hiperlink"/>
                <w:noProof/>
              </w:rPr>
              <w:t>14 Infraestrutura</w:t>
            </w:r>
            <w:r>
              <w:rPr>
                <w:noProof/>
                <w:webHidden/>
              </w:rPr>
              <w:tab/>
            </w:r>
            <w:r>
              <w:rPr>
                <w:noProof/>
                <w:webHidden/>
              </w:rPr>
              <w:fldChar w:fldCharType="begin"/>
            </w:r>
            <w:r>
              <w:rPr>
                <w:noProof/>
                <w:webHidden/>
              </w:rPr>
              <w:instrText xml:space="preserve"> PAGEREF _Toc497654051 \h </w:instrText>
            </w:r>
            <w:r>
              <w:rPr>
                <w:noProof/>
                <w:webHidden/>
              </w:rPr>
            </w:r>
            <w:r>
              <w:rPr>
                <w:noProof/>
                <w:webHidden/>
              </w:rPr>
              <w:fldChar w:fldCharType="separate"/>
            </w:r>
            <w:r>
              <w:rPr>
                <w:noProof/>
                <w:webHidden/>
              </w:rPr>
              <w:t>66</w:t>
            </w:r>
            <w:r>
              <w:rPr>
                <w:noProof/>
                <w:webHidden/>
              </w:rPr>
              <w:fldChar w:fldCharType="end"/>
            </w:r>
          </w:hyperlink>
        </w:p>
        <w:p w14:paraId="40F11274" w14:textId="77777777" w:rsidR="006F0CE9" w:rsidRDefault="006F0CE9">
          <w:pPr>
            <w:pStyle w:val="Sumrio1"/>
            <w:tabs>
              <w:tab w:val="right" w:leader="dot" w:pos="9061"/>
            </w:tabs>
            <w:rPr>
              <w:rFonts w:eastAsiaTheme="minorEastAsia" w:cstheme="minorBidi"/>
              <w:b w:val="0"/>
              <w:bCs w:val="0"/>
              <w:noProof/>
            </w:rPr>
          </w:pPr>
          <w:hyperlink w:anchor="_Toc497654052" w:history="1">
            <w:r w:rsidRPr="008C4B0B">
              <w:rPr>
                <w:rStyle w:val="Hiperlink"/>
                <w:noProof/>
              </w:rPr>
              <w:t>19 Referências</w:t>
            </w:r>
            <w:r>
              <w:rPr>
                <w:noProof/>
                <w:webHidden/>
              </w:rPr>
              <w:tab/>
            </w:r>
            <w:r>
              <w:rPr>
                <w:noProof/>
                <w:webHidden/>
              </w:rPr>
              <w:fldChar w:fldCharType="begin"/>
            </w:r>
            <w:r>
              <w:rPr>
                <w:noProof/>
                <w:webHidden/>
              </w:rPr>
              <w:instrText xml:space="preserve"> PAGEREF _Toc497654052 \h </w:instrText>
            </w:r>
            <w:r>
              <w:rPr>
                <w:noProof/>
                <w:webHidden/>
              </w:rPr>
            </w:r>
            <w:r>
              <w:rPr>
                <w:noProof/>
                <w:webHidden/>
              </w:rPr>
              <w:fldChar w:fldCharType="separate"/>
            </w:r>
            <w:r>
              <w:rPr>
                <w:noProof/>
                <w:webHidden/>
              </w:rPr>
              <w:t>69</w:t>
            </w:r>
            <w:r>
              <w:rPr>
                <w:noProof/>
                <w:webHidden/>
              </w:rPr>
              <w:fldChar w:fldCharType="end"/>
            </w:r>
          </w:hyperlink>
        </w:p>
        <w:p w14:paraId="7B5DB890" w14:textId="77777777" w:rsidR="006F0CE9" w:rsidRDefault="006F0CE9">
          <w:pPr>
            <w:pStyle w:val="Sumrio1"/>
            <w:tabs>
              <w:tab w:val="right" w:leader="dot" w:pos="9061"/>
            </w:tabs>
            <w:rPr>
              <w:rFonts w:eastAsiaTheme="minorEastAsia" w:cstheme="minorBidi"/>
              <w:b w:val="0"/>
              <w:bCs w:val="0"/>
              <w:noProof/>
            </w:rPr>
          </w:pPr>
          <w:hyperlink w:anchor="_Toc497654053" w:history="1">
            <w:r w:rsidRPr="008C4B0B">
              <w:rPr>
                <w:rStyle w:val="Hiperlink"/>
                <w:noProof/>
              </w:rPr>
              <w:t>11 Anexos</w:t>
            </w:r>
            <w:r>
              <w:rPr>
                <w:noProof/>
                <w:webHidden/>
              </w:rPr>
              <w:tab/>
            </w:r>
            <w:r>
              <w:rPr>
                <w:noProof/>
                <w:webHidden/>
              </w:rPr>
              <w:fldChar w:fldCharType="begin"/>
            </w:r>
            <w:r>
              <w:rPr>
                <w:noProof/>
                <w:webHidden/>
              </w:rPr>
              <w:instrText xml:space="preserve"> PAGEREF _Toc497654053 \h </w:instrText>
            </w:r>
            <w:r>
              <w:rPr>
                <w:noProof/>
                <w:webHidden/>
              </w:rPr>
            </w:r>
            <w:r>
              <w:rPr>
                <w:noProof/>
                <w:webHidden/>
              </w:rPr>
              <w:fldChar w:fldCharType="separate"/>
            </w:r>
            <w:r>
              <w:rPr>
                <w:noProof/>
                <w:webHidden/>
              </w:rPr>
              <w:t>71</w:t>
            </w:r>
            <w:r>
              <w:rPr>
                <w:noProof/>
                <w:webHidden/>
              </w:rPr>
              <w:fldChar w:fldCharType="end"/>
            </w:r>
          </w:hyperlink>
        </w:p>
        <w:p w14:paraId="557E7701"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4" w:history="1">
            <w:r w:rsidRPr="008C4B0B">
              <w:rPr>
                <w:rStyle w:val="Hiperlink"/>
                <w:noProof/>
              </w:rPr>
              <w:t>Anexo 11.1 – Dockerfile - X86</w:t>
            </w:r>
            <w:r>
              <w:rPr>
                <w:noProof/>
                <w:webHidden/>
              </w:rPr>
              <w:tab/>
            </w:r>
            <w:r>
              <w:rPr>
                <w:noProof/>
                <w:webHidden/>
              </w:rPr>
              <w:fldChar w:fldCharType="begin"/>
            </w:r>
            <w:r>
              <w:rPr>
                <w:noProof/>
                <w:webHidden/>
              </w:rPr>
              <w:instrText xml:space="preserve"> PAGEREF _Toc497654054 \h </w:instrText>
            </w:r>
            <w:r>
              <w:rPr>
                <w:noProof/>
                <w:webHidden/>
              </w:rPr>
            </w:r>
            <w:r>
              <w:rPr>
                <w:noProof/>
                <w:webHidden/>
              </w:rPr>
              <w:fldChar w:fldCharType="separate"/>
            </w:r>
            <w:r>
              <w:rPr>
                <w:noProof/>
                <w:webHidden/>
              </w:rPr>
              <w:t>71</w:t>
            </w:r>
            <w:r>
              <w:rPr>
                <w:noProof/>
                <w:webHidden/>
              </w:rPr>
              <w:fldChar w:fldCharType="end"/>
            </w:r>
          </w:hyperlink>
        </w:p>
        <w:p w14:paraId="6FA8439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5" w:history="1">
            <w:r w:rsidRPr="008C4B0B">
              <w:rPr>
                <w:rStyle w:val="Hiperlink"/>
                <w:noProof/>
              </w:rPr>
              <w:t>Anexo 11.2 – Docker-compose versão 2 - X86</w:t>
            </w:r>
            <w:r>
              <w:rPr>
                <w:noProof/>
                <w:webHidden/>
              </w:rPr>
              <w:tab/>
            </w:r>
            <w:r>
              <w:rPr>
                <w:noProof/>
                <w:webHidden/>
              </w:rPr>
              <w:fldChar w:fldCharType="begin"/>
            </w:r>
            <w:r>
              <w:rPr>
                <w:noProof/>
                <w:webHidden/>
              </w:rPr>
              <w:instrText xml:space="preserve"> PAGEREF _Toc497654055 \h </w:instrText>
            </w:r>
            <w:r>
              <w:rPr>
                <w:noProof/>
                <w:webHidden/>
              </w:rPr>
            </w:r>
            <w:r>
              <w:rPr>
                <w:noProof/>
                <w:webHidden/>
              </w:rPr>
              <w:fldChar w:fldCharType="separate"/>
            </w:r>
            <w:r>
              <w:rPr>
                <w:noProof/>
                <w:webHidden/>
              </w:rPr>
              <w:t>73</w:t>
            </w:r>
            <w:r>
              <w:rPr>
                <w:noProof/>
                <w:webHidden/>
              </w:rPr>
              <w:fldChar w:fldCharType="end"/>
            </w:r>
          </w:hyperlink>
        </w:p>
        <w:p w14:paraId="2535FD14"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6" w:history="1">
            <w:r w:rsidRPr="008C4B0B">
              <w:rPr>
                <w:rStyle w:val="Hiperlink"/>
                <w:noProof/>
              </w:rPr>
              <w:t>Anexo 11.3 – Dockerfile – ARM</w:t>
            </w:r>
            <w:r>
              <w:rPr>
                <w:noProof/>
                <w:webHidden/>
              </w:rPr>
              <w:tab/>
            </w:r>
            <w:r>
              <w:rPr>
                <w:noProof/>
                <w:webHidden/>
              </w:rPr>
              <w:fldChar w:fldCharType="begin"/>
            </w:r>
            <w:r>
              <w:rPr>
                <w:noProof/>
                <w:webHidden/>
              </w:rPr>
              <w:instrText xml:space="preserve"> PAGEREF _Toc497654056 \h </w:instrText>
            </w:r>
            <w:r>
              <w:rPr>
                <w:noProof/>
                <w:webHidden/>
              </w:rPr>
            </w:r>
            <w:r>
              <w:rPr>
                <w:noProof/>
                <w:webHidden/>
              </w:rPr>
              <w:fldChar w:fldCharType="separate"/>
            </w:r>
            <w:r>
              <w:rPr>
                <w:noProof/>
                <w:webHidden/>
              </w:rPr>
              <w:t>75</w:t>
            </w:r>
            <w:r>
              <w:rPr>
                <w:noProof/>
                <w:webHidden/>
              </w:rPr>
              <w:fldChar w:fldCharType="end"/>
            </w:r>
          </w:hyperlink>
        </w:p>
        <w:p w14:paraId="233AC09C"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7" w:history="1">
            <w:r w:rsidRPr="008C4B0B">
              <w:rPr>
                <w:rStyle w:val="Hiperlink"/>
                <w:noProof/>
              </w:rPr>
              <w:t>Anexo 11.4 – Docker-compose versão 2 - ARM</w:t>
            </w:r>
            <w:r>
              <w:rPr>
                <w:noProof/>
                <w:webHidden/>
              </w:rPr>
              <w:tab/>
            </w:r>
            <w:r>
              <w:rPr>
                <w:noProof/>
                <w:webHidden/>
              </w:rPr>
              <w:fldChar w:fldCharType="begin"/>
            </w:r>
            <w:r>
              <w:rPr>
                <w:noProof/>
                <w:webHidden/>
              </w:rPr>
              <w:instrText xml:space="preserve"> PAGEREF _Toc497654057 \h </w:instrText>
            </w:r>
            <w:r>
              <w:rPr>
                <w:noProof/>
                <w:webHidden/>
              </w:rPr>
            </w:r>
            <w:r>
              <w:rPr>
                <w:noProof/>
                <w:webHidden/>
              </w:rPr>
              <w:fldChar w:fldCharType="separate"/>
            </w:r>
            <w:r>
              <w:rPr>
                <w:noProof/>
                <w:webHidden/>
              </w:rPr>
              <w:t>77</w:t>
            </w:r>
            <w:r>
              <w:rPr>
                <w:noProof/>
                <w:webHidden/>
              </w:rPr>
              <w:fldChar w:fldCharType="end"/>
            </w:r>
          </w:hyperlink>
        </w:p>
        <w:p w14:paraId="1FFBDA12"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8" w:history="1">
            <w:r w:rsidRPr="008C4B0B">
              <w:rPr>
                <w:rStyle w:val="Hiperlink"/>
                <w:noProof/>
              </w:rPr>
              <w:t>Anexo 11.5 – Docker-compose versão 3 - ARM</w:t>
            </w:r>
            <w:r>
              <w:rPr>
                <w:noProof/>
                <w:webHidden/>
              </w:rPr>
              <w:tab/>
            </w:r>
            <w:r>
              <w:rPr>
                <w:noProof/>
                <w:webHidden/>
              </w:rPr>
              <w:fldChar w:fldCharType="begin"/>
            </w:r>
            <w:r>
              <w:rPr>
                <w:noProof/>
                <w:webHidden/>
              </w:rPr>
              <w:instrText xml:space="preserve"> PAGEREF _Toc497654058 \h </w:instrText>
            </w:r>
            <w:r>
              <w:rPr>
                <w:noProof/>
                <w:webHidden/>
              </w:rPr>
            </w:r>
            <w:r>
              <w:rPr>
                <w:noProof/>
                <w:webHidden/>
              </w:rPr>
              <w:fldChar w:fldCharType="separate"/>
            </w:r>
            <w:r>
              <w:rPr>
                <w:noProof/>
                <w:webHidden/>
              </w:rPr>
              <w:t>79</w:t>
            </w:r>
            <w:r>
              <w:rPr>
                <w:noProof/>
                <w:webHidden/>
              </w:rPr>
              <w:fldChar w:fldCharType="end"/>
            </w:r>
          </w:hyperlink>
        </w:p>
        <w:p w14:paraId="6765FAF1" w14:textId="135FCFBD" w:rsidR="0058370B" w:rsidRDefault="0058370B">
          <w:r>
            <w:rPr>
              <w:b/>
              <w:bCs/>
              <w:noProof/>
            </w:rPr>
            <w:lastRenderedPageBreak/>
            <w:fldChar w:fldCharType="end"/>
          </w:r>
        </w:p>
      </w:sdtContent>
    </w:sdt>
    <w:p w14:paraId="69D14D6D" w14:textId="77777777" w:rsidR="009C7518" w:rsidRDefault="00C254AC">
      <w:pPr>
        <w:pStyle w:val="Ttulo11"/>
      </w:pPr>
      <w:bookmarkStart w:id="3" w:name="_Toc496802689"/>
      <w:bookmarkStart w:id="4" w:name="_Toc496802918"/>
      <w:bookmarkStart w:id="5" w:name="_Toc497654023"/>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654024"/>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D04B9" w:rsidRDefault="006D04B9">
                            <w:pPr>
                              <w:pStyle w:val="Legenda"/>
                            </w:pPr>
                            <w:bookmarkStart w:id="9" w:name="_Toc482039959"/>
                            <w:bookmarkStart w:id="10" w:name="_Toc482302119"/>
                            <w:bookmarkStart w:id="11" w:name="_Toc482039817"/>
                            <w:bookmarkStart w:id="12"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Clou</w:t>
                            </w:r>
                            <w:del w:id="13" w:author="Thiago Cruz" w:date="2017-11-05T14:12:00Z">
                              <w:r w:rsidDel="00A853CD">
                                <w:rPr>
                                  <w:color w:val="000000"/>
                                </w:rPr>
                                <w:delText>n</w:delText>
                              </w:r>
                            </w:del>
                            <w:r>
                              <w:rPr>
                                <w:color w:val="000000"/>
                              </w:rPr>
                              <w:t>d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D04B9" w:rsidRDefault="006D04B9">
                      <w:pPr>
                        <w:pStyle w:val="Legenda"/>
                      </w:pPr>
                      <w:bookmarkStart w:id="14" w:name="_Toc482039959"/>
                      <w:bookmarkStart w:id="15" w:name="_Toc482302119"/>
                      <w:bookmarkStart w:id="16" w:name="_Toc482039817"/>
                      <w:bookmarkStart w:id="17"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4"/>
                      <w:bookmarkEnd w:id="15"/>
                      <w:bookmarkEnd w:id="16"/>
                      <w:r>
                        <w:rPr>
                          <w:color w:val="000000"/>
                        </w:rPr>
                        <w:t>: Clou</w:t>
                      </w:r>
                      <w:del w:id="18" w:author="Thiago Cruz" w:date="2017-11-05T14:12:00Z">
                        <w:r w:rsidDel="00A853CD">
                          <w:rPr>
                            <w:color w:val="000000"/>
                          </w:rPr>
                          <w:delText>n</w:delText>
                        </w:r>
                      </w:del>
                      <w:r>
                        <w:rPr>
                          <w:color w:val="000000"/>
                        </w:rPr>
                        <w:t>d Fonte: http://www.synergixtech.com/wp-content/uploads/2016/09/Cloud-Computing-Benefits.png</w:t>
                      </w:r>
                      <w:bookmarkEnd w:id="17"/>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9" w:name="_Toc496802691"/>
      <w:bookmarkStart w:id="20" w:name="_Toc496802920"/>
      <w:bookmarkStart w:id="21" w:name="_Toc497654025"/>
      <w:r>
        <w:rPr>
          <w:sz w:val="26"/>
          <w:szCs w:val="26"/>
        </w:rPr>
        <w:lastRenderedPageBreak/>
        <w:t>2.1 História</w:t>
      </w:r>
      <w:bookmarkEnd w:id="19"/>
      <w:bookmarkEnd w:id="20"/>
      <w:bookmarkEnd w:id="21"/>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D04B9" w:rsidRDefault="006D04B9">
                            <w:pPr>
                              <w:pStyle w:val="Legenda"/>
                            </w:pPr>
                            <w:bookmarkStart w:id="22" w:name="_Toc482302120"/>
                            <w:bookmarkStart w:id="23" w:name="_Toc482039818"/>
                            <w:bookmarkStart w:id="24" w:name="_Toc482039960"/>
                            <w:bookmarkStart w:id="25"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2"/>
                            <w:bookmarkEnd w:id="23"/>
                            <w:bookmarkEnd w:id="24"/>
                            <w:r>
                              <w:rPr>
                                <w:color w:val="000000"/>
                              </w:rPr>
                              <w:t>: Joseph Carl Fonte: http://www.psynergie.com/psychologie-internet/photo-joseph-licklider.jpg</w:t>
                            </w:r>
                            <w:bookmarkEnd w:id="25"/>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D04B9" w:rsidRDefault="006D04B9">
                      <w:pPr>
                        <w:pStyle w:val="Legenda"/>
                      </w:pPr>
                      <w:bookmarkStart w:id="26" w:name="_Toc482302120"/>
                      <w:bookmarkStart w:id="27" w:name="_Toc482039818"/>
                      <w:bookmarkStart w:id="28" w:name="_Toc482039960"/>
                      <w:bookmarkStart w:id="29"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6"/>
                      <w:bookmarkEnd w:id="27"/>
                      <w:bookmarkEnd w:id="28"/>
                      <w:r>
                        <w:rPr>
                          <w:color w:val="000000"/>
                        </w:rPr>
                        <w:t>: Joseph Carl Fonte: http://www.psynergie.com/psychologie-internet/photo-joseph-licklider.jpg</w:t>
                      </w:r>
                      <w:bookmarkEnd w:id="29"/>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D04B9" w:rsidRDefault="006D04B9">
                            <w:pPr>
                              <w:pStyle w:val="Legenda"/>
                            </w:pPr>
                            <w:bookmarkStart w:id="30" w:name="_Toc482302121"/>
                            <w:bookmarkStart w:id="31" w:name="_Toc482039961"/>
                            <w:bookmarkStart w:id="32" w:name="_Toc482039819"/>
                            <w:bookmarkStart w:id="33"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0"/>
                            <w:bookmarkEnd w:id="31"/>
                            <w:bookmarkEnd w:id="32"/>
                            <w:r>
                              <w:rPr>
                                <w:color w:val="000000"/>
                              </w:rPr>
                              <w:t>: John McCarthy Fonte: http://www-formal.stanford.edu/jmc/jmccolor.jpg</w:t>
                            </w:r>
                            <w:bookmarkEnd w:id="33"/>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D04B9" w:rsidRDefault="006D04B9">
                      <w:pPr>
                        <w:pStyle w:val="Legenda"/>
                      </w:pPr>
                      <w:bookmarkStart w:id="34" w:name="_Toc482302121"/>
                      <w:bookmarkStart w:id="35" w:name="_Toc482039961"/>
                      <w:bookmarkStart w:id="36" w:name="_Toc482039819"/>
                      <w:bookmarkStart w:id="37"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4"/>
                      <w:bookmarkEnd w:id="35"/>
                      <w:bookmarkEnd w:id="36"/>
                      <w:r>
                        <w:rPr>
                          <w:color w:val="000000"/>
                        </w:rPr>
                        <w:t>: John McCarthy Fonte: http://www-formal.stanford.edu/jmc/jmccolor.jpg</w:t>
                      </w:r>
                      <w:bookmarkEnd w:id="37"/>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D04B9" w:rsidRDefault="006D04B9">
                            <w:pPr>
                              <w:pStyle w:val="Legenda"/>
                            </w:pPr>
                            <w:bookmarkStart w:id="38" w:name="_Toc482302122"/>
                            <w:bookmarkStart w:id="39" w:name="_Toc482039962"/>
                            <w:bookmarkStart w:id="40" w:name="_Toc482039820"/>
                            <w:bookmarkStart w:id="41"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8"/>
                            <w:bookmarkEnd w:id="39"/>
                            <w:bookmarkEnd w:id="40"/>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1"/>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D04B9" w:rsidRDefault="006D04B9">
                      <w:pPr>
                        <w:pStyle w:val="Legenda"/>
                      </w:pPr>
                      <w:bookmarkStart w:id="42" w:name="_Toc482302122"/>
                      <w:bookmarkStart w:id="43" w:name="_Toc482039962"/>
                      <w:bookmarkStart w:id="44" w:name="_Toc482039820"/>
                      <w:bookmarkStart w:id="45"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42"/>
                      <w:bookmarkEnd w:id="43"/>
                      <w:bookmarkEnd w:id="44"/>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5"/>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6" w:name="_Toc496802692"/>
      <w:bookmarkStart w:id="47" w:name="_Toc496802921"/>
      <w:bookmarkStart w:id="48" w:name="_Toc49765402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D04B9" w:rsidRDefault="006D04B9">
                            <w:pPr>
                              <w:pStyle w:val="Legenda"/>
                            </w:pPr>
                            <w:bookmarkStart w:id="49" w:name="_Toc482302123"/>
                            <w:bookmarkStart w:id="50" w:name="_Toc482039963"/>
                            <w:bookmarkStart w:id="51" w:name="_Toc482039821"/>
                            <w:bookmarkStart w:id="52"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9"/>
                            <w:bookmarkEnd w:id="50"/>
                            <w:bookmarkEnd w:id="51"/>
                            <w:r>
                              <w:rPr>
                                <w:color w:val="000000"/>
                              </w:rPr>
                              <w:t>: Modelos de Implementação Fonte: http://www.vividdynamics.com/wp-content/uploads/2013/12/cloud-hosting.jpg</w:t>
                            </w:r>
                            <w:bookmarkEnd w:id="52"/>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D04B9" w:rsidRDefault="006D04B9">
                      <w:pPr>
                        <w:pStyle w:val="Legenda"/>
                      </w:pPr>
                      <w:bookmarkStart w:id="53" w:name="_Toc482302123"/>
                      <w:bookmarkStart w:id="54" w:name="_Toc482039963"/>
                      <w:bookmarkStart w:id="55" w:name="_Toc482039821"/>
                      <w:bookmarkStart w:id="56"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3"/>
                      <w:bookmarkEnd w:id="54"/>
                      <w:bookmarkEnd w:id="55"/>
                      <w:r>
                        <w:rPr>
                          <w:color w:val="000000"/>
                        </w:rPr>
                        <w:t>: Modelos de Implementação Fonte: http://www.vividdynamics.com/wp-content/uploads/2013/12/cloud-hosting.jpg</w:t>
                      </w:r>
                      <w:bookmarkEnd w:id="56"/>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6"/>
      <w:bookmarkEnd w:id="47"/>
      <w:bookmarkEnd w:id="48"/>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7" w:name="_Toc496802693"/>
      <w:bookmarkStart w:id="58" w:name="_Toc496802922"/>
      <w:bookmarkStart w:id="59" w:name="_Toc497654027"/>
      <w:r>
        <w:lastRenderedPageBreak/>
        <w:t>2.2.1 Nuvem Pública</w:t>
      </w:r>
      <w:bookmarkEnd w:id="57"/>
      <w:bookmarkEnd w:id="58"/>
      <w:bookmarkEnd w:id="59"/>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D04B9" w:rsidRDefault="006D04B9">
                            <w:pPr>
                              <w:pStyle w:val="Legenda"/>
                            </w:pPr>
                            <w:bookmarkStart w:id="60" w:name="_Toc482302124"/>
                            <w:bookmarkStart w:id="61" w:name="_Toc482039964"/>
                            <w:bookmarkStart w:id="62" w:name="_Toc482039822"/>
                            <w:bookmarkStart w:id="63"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0"/>
                            <w:bookmarkEnd w:id="61"/>
                            <w:bookmarkEnd w:id="62"/>
                            <w:r>
                              <w:rPr>
                                <w:color w:val="000000"/>
                              </w:rPr>
                              <w:t>: Nuvem pública Fonte: http://www.ximedica.info/images/uploads/the_cloud-resized-600.jpg</w:t>
                            </w:r>
                            <w:bookmarkEnd w:id="63"/>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D04B9" w:rsidRDefault="006D04B9">
                      <w:pPr>
                        <w:pStyle w:val="Legenda"/>
                      </w:pPr>
                      <w:bookmarkStart w:id="64" w:name="_Toc482302124"/>
                      <w:bookmarkStart w:id="65" w:name="_Toc482039964"/>
                      <w:bookmarkStart w:id="66" w:name="_Toc482039822"/>
                      <w:bookmarkStart w:id="67"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4"/>
                      <w:bookmarkEnd w:id="65"/>
                      <w:bookmarkEnd w:id="66"/>
                      <w:r>
                        <w:rPr>
                          <w:color w:val="000000"/>
                        </w:rPr>
                        <w:t>: Nuvem pública Fonte: http://www.ximedica.info/images/uploads/the_cloud-resized-600.jpg</w:t>
                      </w:r>
                      <w:bookmarkEnd w:id="67"/>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8" w:name="_Toc496802694"/>
      <w:bookmarkStart w:id="69" w:name="_Toc496802923"/>
      <w:bookmarkStart w:id="70" w:name="_Toc49765402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D04B9" w:rsidRDefault="006D04B9">
                            <w:pPr>
                              <w:pStyle w:val="Legenda"/>
                            </w:pPr>
                            <w:bookmarkStart w:id="71" w:name="_Toc482302125"/>
                            <w:bookmarkStart w:id="72" w:name="_Toc482039965"/>
                            <w:bookmarkStart w:id="73" w:name="_Toc482039823"/>
                            <w:bookmarkStart w:id="74"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1"/>
                            <w:bookmarkEnd w:id="72"/>
                            <w:bookmarkEnd w:id="73"/>
                            <w:r>
                              <w:rPr>
                                <w:color w:val="000000"/>
                              </w:rPr>
                              <w:t>: Nuvem Privada Fonte: https://web-material3.yokogawa.com/image_8952.jpg</w:t>
                            </w:r>
                            <w:bookmarkEnd w:id="74"/>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D04B9" w:rsidRDefault="006D04B9">
                      <w:pPr>
                        <w:pStyle w:val="Legenda"/>
                      </w:pPr>
                      <w:bookmarkStart w:id="75" w:name="_Toc482302125"/>
                      <w:bookmarkStart w:id="76" w:name="_Toc482039965"/>
                      <w:bookmarkStart w:id="77" w:name="_Toc482039823"/>
                      <w:bookmarkStart w:id="78"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5"/>
                      <w:bookmarkEnd w:id="76"/>
                      <w:bookmarkEnd w:id="77"/>
                      <w:r>
                        <w:rPr>
                          <w:color w:val="000000"/>
                        </w:rPr>
                        <w:t>: Nuvem Privada Fonte: https://web-material3.yokogawa.com/image_8952.jpg</w:t>
                      </w:r>
                      <w:bookmarkEnd w:id="78"/>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8"/>
      <w:bookmarkEnd w:id="69"/>
      <w:bookmarkEnd w:id="70"/>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9" w:name="_Toc496802695"/>
      <w:bookmarkStart w:id="80" w:name="_Toc496802924"/>
      <w:bookmarkStart w:id="81" w:name="_Toc49765402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D04B9" w:rsidRDefault="006D04B9">
                            <w:pPr>
                              <w:pStyle w:val="Legenda"/>
                            </w:pPr>
                            <w:bookmarkStart w:id="82" w:name="_Toc482302126"/>
                            <w:bookmarkStart w:id="83" w:name="_Toc482039966"/>
                            <w:bookmarkStart w:id="84" w:name="_Toc482039824"/>
                            <w:bookmarkStart w:id="85"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2"/>
                            <w:bookmarkEnd w:id="83"/>
                            <w:bookmarkEnd w:id="84"/>
                            <w:r>
                              <w:rPr>
                                <w:color w:val="000000"/>
                              </w:rPr>
                              <w:t>: Nuvem Comunitária Fonte: https://lh4.googleusercontent.com/NWf67CzmfbXLVsj60ZRyC-eX-UcdAt3ITRZcgedyN4dBbGU0BOWdCSNdtuqz9DxZ4fHNC6GLnUlreeoRX__8c07l61YMMoY3zxKJvMkbFfx92vjjDYLm1ai2STm0h4XQfA</w:t>
                            </w:r>
                            <w:bookmarkEnd w:id="85"/>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D04B9" w:rsidRDefault="006D04B9">
                      <w:pPr>
                        <w:pStyle w:val="Legenda"/>
                      </w:pPr>
                      <w:bookmarkStart w:id="86" w:name="_Toc482302126"/>
                      <w:bookmarkStart w:id="87" w:name="_Toc482039966"/>
                      <w:bookmarkStart w:id="88" w:name="_Toc482039824"/>
                      <w:bookmarkStart w:id="89"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6"/>
                      <w:bookmarkEnd w:id="87"/>
                      <w:bookmarkEnd w:id="88"/>
                      <w:r>
                        <w:rPr>
                          <w:color w:val="000000"/>
                        </w:rPr>
                        <w:t>: Nuvem Comunitária Fonte: https://lh4.googleusercontent.com/NWf67CzmfbXLVsj60ZRyC-eX-UcdAt3ITRZcgedyN4dBbGU0BOWdCSNdtuqz9DxZ4fHNC6GLnUlreeoRX__8c07l61YMMoY3zxKJvMkbFfx92vjjDYLm1ai2STm0h4XQfA</w:t>
                      </w:r>
                      <w:bookmarkEnd w:id="89"/>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9"/>
      <w:bookmarkEnd w:id="80"/>
      <w:bookmarkEnd w:id="81"/>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90" w:name="_Toc496802696"/>
      <w:bookmarkStart w:id="91" w:name="_Toc496802925"/>
      <w:bookmarkStart w:id="92" w:name="_Toc497654030"/>
      <w:r>
        <w:lastRenderedPageBreak/>
        <w:t>2.2.3 Nuvem Híbrida</w:t>
      </w:r>
      <w:bookmarkEnd w:id="90"/>
      <w:bookmarkEnd w:id="91"/>
      <w:bookmarkEnd w:id="92"/>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D04B9" w:rsidRDefault="006D04B9">
                            <w:pPr>
                              <w:pStyle w:val="Legenda"/>
                            </w:pPr>
                            <w:bookmarkStart w:id="93" w:name="_Toc482302127"/>
                            <w:bookmarkStart w:id="94" w:name="_Toc482039967"/>
                            <w:bookmarkStart w:id="95" w:name="_Toc482039825"/>
                            <w:bookmarkStart w:id="96"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3"/>
                            <w:bookmarkEnd w:id="94"/>
                            <w:bookmarkEnd w:id="95"/>
                            <w:r>
                              <w:rPr>
                                <w:color w:val="000000"/>
                              </w:rPr>
                              <w:t>: Modelos de Implementação Fonte: https://puserscontentstorage.blob.core.windows.net/userimages/de1cc483-bb71-4170-bd25-0c04f167acf5/c9851e30-da98-4765-92bb-d33ca089ff49image32.png</w:t>
                            </w:r>
                            <w:bookmarkEnd w:id="96"/>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D04B9" w:rsidRDefault="006D04B9">
                      <w:pPr>
                        <w:pStyle w:val="Legenda"/>
                      </w:pPr>
                      <w:bookmarkStart w:id="97" w:name="_Toc482302127"/>
                      <w:bookmarkStart w:id="98" w:name="_Toc482039967"/>
                      <w:bookmarkStart w:id="99" w:name="_Toc482039825"/>
                      <w:bookmarkStart w:id="100"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7"/>
                      <w:bookmarkEnd w:id="98"/>
                      <w:bookmarkEnd w:id="99"/>
                      <w:r>
                        <w:rPr>
                          <w:color w:val="000000"/>
                        </w:rPr>
                        <w:t>: Modelos de Implementação Fonte: https://puserscontentstorage.blob.core.windows.net/userimages/de1cc483-bb71-4170-bd25-0c04f167acf5/c9851e30-da98-4765-92bb-d33ca089ff49image32.png</w:t>
                      </w:r>
                      <w:bookmarkEnd w:id="100"/>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101" w:name="_Toc496802697"/>
      <w:bookmarkStart w:id="102" w:name="_Toc496802926"/>
      <w:bookmarkStart w:id="103" w:name="_Toc497654031"/>
      <w:r>
        <w:lastRenderedPageBreak/>
        <w:t>2.3 Princípios da computação em nuvem</w:t>
      </w:r>
      <w:bookmarkEnd w:id="101"/>
      <w:bookmarkEnd w:id="102"/>
      <w:bookmarkEnd w:id="103"/>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4" w:name="_Toc496802698"/>
      <w:bookmarkStart w:id="105" w:name="_Toc496802927"/>
      <w:bookmarkStart w:id="106" w:name="_Toc497654032"/>
      <w:r>
        <w:lastRenderedPageBreak/>
        <w:t>2.4 Modelos de Serviços</w:t>
      </w:r>
      <w:bookmarkEnd w:id="104"/>
      <w:bookmarkEnd w:id="105"/>
      <w:bookmarkEnd w:id="106"/>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6D04B9" w:rsidRPr="00B05638" w:rsidRDefault="006D04B9" w:rsidP="00A11378">
                            <w:pPr>
                              <w:pStyle w:val="Legenda"/>
                              <w:rPr>
                                <w:noProof/>
                                <w:sz w:val="22"/>
                              </w:rPr>
                            </w:pPr>
                            <w:bookmarkStart w:id="107"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6D04B9" w:rsidRPr="00B05638" w:rsidRDefault="006D04B9" w:rsidP="00A11378">
                      <w:pPr>
                        <w:pStyle w:val="Legenda"/>
                        <w:rPr>
                          <w:noProof/>
                          <w:sz w:val="22"/>
                        </w:rPr>
                      </w:pPr>
                      <w:bookmarkStart w:id="108"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8"/>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9" w:name="_Toc496802699"/>
      <w:bookmarkStart w:id="110" w:name="_Toc496802928"/>
      <w:bookmarkStart w:id="111" w:name="_Toc497654033"/>
      <w:r>
        <w:lastRenderedPageBreak/>
        <w:t xml:space="preserve">3 </w:t>
      </w:r>
      <w:r w:rsidR="00671E6C">
        <w:t>Container vs V</w:t>
      </w:r>
      <w:r w:rsidRPr="0077216E">
        <w:t>irtualização</w:t>
      </w:r>
      <w:bookmarkEnd w:id="109"/>
      <w:bookmarkEnd w:id="110"/>
      <w:bookmarkEnd w:id="111"/>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D04B9" w:rsidRDefault="006D04B9">
                            <w:pPr>
                              <w:pStyle w:val="Legenda"/>
                            </w:pPr>
                            <w:bookmarkStart w:id="112" w:name="_Toc482302129"/>
                            <w:bookmarkStart w:id="113" w:name="_Toc482039969"/>
                            <w:bookmarkStart w:id="114" w:name="_Toc482039827"/>
                            <w:bookmarkStart w:id="115"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2"/>
                            <w:bookmarkEnd w:id="113"/>
                            <w:bookmarkEnd w:id="114"/>
                            <w:r>
                              <w:rPr>
                                <w:color w:val="000000"/>
                              </w:rPr>
                              <w:t xml:space="preserve"> Hospedado Fonte: http://3way.com.br/saiba-como-a-virtualizacao-por-container-mudou-a-infraestrutura-de-ti/</w:t>
                            </w:r>
                            <w:bookmarkEnd w:id="115"/>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D04B9" w:rsidRDefault="006D04B9">
                      <w:pPr>
                        <w:pStyle w:val="Legenda"/>
                      </w:pPr>
                      <w:bookmarkStart w:id="116" w:name="_Toc482302129"/>
                      <w:bookmarkStart w:id="117" w:name="_Toc482039969"/>
                      <w:bookmarkStart w:id="118" w:name="_Toc482039827"/>
                      <w:bookmarkStart w:id="119"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6"/>
                      <w:bookmarkEnd w:id="117"/>
                      <w:bookmarkEnd w:id="118"/>
                      <w:r>
                        <w:rPr>
                          <w:color w:val="000000"/>
                        </w:rPr>
                        <w:t xml:space="preserve"> Hospedado Fonte: http://3way.com.br/saiba-como-a-virtualizacao-por-container-mudou-a-infraestrutura-de-ti/</w:t>
                      </w:r>
                      <w:bookmarkEnd w:id="119"/>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6D04B9" w:rsidRPr="00C249FC" w:rsidRDefault="006D04B9" w:rsidP="00400525">
                            <w:pPr>
                              <w:pStyle w:val="Legenda"/>
                              <w:rPr>
                                <w:rFonts w:eastAsia="Calibri" w:cs="Times New Roman"/>
                                <w:noProof/>
                              </w:rPr>
                            </w:pPr>
                            <w:bookmarkStart w:id="120"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6D04B9" w:rsidRPr="00C249FC" w:rsidRDefault="006D04B9" w:rsidP="00400525">
                      <w:pPr>
                        <w:pStyle w:val="Legenda"/>
                        <w:rPr>
                          <w:rFonts w:eastAsia="Calibri" w:cs="Times New Roman"/>
                          <w:noProof/>
                        </w:rPr>
                      </w:pPr>
                      <w:bookmarkStart w:id="121"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1"/>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2"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6D04B9" w:rsidRPr="006422F2" w:rsidRDefault="006D04B9" w:rsidP="001C3A34">
                            <w:pPr>
                              <w:pStyle w:val="Legenda"/>
                              <w:rPr>
                                <w:rFonts w:eastAsia="Calibri" w:cs="Times New Roman"/>
                                <w:noProof/>
                              </w:rPr>
                            </w:pPr>
                            <w:bookmarkStart w:id="123"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6D04B9" w:rsidRPr="006422F2" w:rsidRDefault="006D04B9" w:rsidP="001C3A34">
                      <w:pPr>
                        <w:pStyle w:val="Legenda"/>
                        <w:rPr>
                          <w:rFonts w:eastAsia="Calibri" w:cs="Times New Roman"/>
                          <w:noProof/>
                        </w:rPr>
                      </w:pPr>
                      <w:bookmarkStart w:id="124"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4"/>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2"/>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5" w:name="_Toc482302131"/>
    </w:p>
    <w:p w14:paraId="24F1C620" w14:textId="77777777" w:rsidR="001C3A34" w:rsidRDefault="001C3A34">
      <w:pPr>
        <w:pStyle w:val="Legenda"/>
        <w:jc w:val="both"/>
      </w:pPr>
    </w:p>
    <w:bookmarkEnd w:id="125"/>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6" w:name="_Toc496802700"/>
      <w:bookmarkStart w:id="127" w:name="_Toc496802929"/>
      <w:bookmarkStart w:id="128" w:name="_Toc497654034"/>
      <w:r w:rsidRPr="00D22DB7">
        <w:lastRenderedPageBreak/>
        <w:t>3.1 LXC Containers</w:t>
      </w:r>
      <w:bookmarkEnd w:id="126"/>
      <w:bookmarkEnd w:id="127"/>
      <w:bookmarkEnd w:id="128"/>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6D04B9" w:rsidRPr="00856BD5" w:rsidRDefault="006D04B9" w:rsidP="00A11378">
                            <w:pPr>
                              <w:pStyle w:val="Legenda"/>
                              <w:rPr>
                                <w:rFonts w:eastAsia="Calibri" w:cs="Times New Roman"/>
                                <w:noProof/>
                              </w:rPr>
                            </w:pPr>
                            <w:bookmarkStart w:id="129"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6D04B9" w:rsidRPr="00856BD5" w:rsidRDefault="006D04B9" w:rsidP="00A11378">
                      <w:pPr>
                        <w:pStyle w:val="Legenda"/>
                        <w:rPr>
                          <w:rFonts w:eastAsia="Calibri" w:cs="Times New Roman"/>
                          <w:noProof/>
                        </w:rPr>
                      </w:pPr>
                      <w:bookmarkStart w:id="130"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6D04B9" w:rsidRPr="00941D2F" w:rsidRDefault="006D04B9" w:rsidP="00A11378">
                            <w:pPr>
                              <w:pStyle w:val="Legenda"/>
                              <w:rPr>
                                <w:rFonts w:eastAsia="Calibri" w:cs="Times New Roman"/>
                                <w:noProof/>
                              </w:rPr>
                            </w:pPr>
                            <w:bookmarkStart w:id="131" w:name="_Toc49765407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6D04B9" w:rsidRPr="00941D2F" w:rsidRDefault="006D04B9" w:rsidP="00A11378">
                      <w:pPr>
                        <w:pStyle w:val="Legenda"/>
                        <w:rPr>
                          <w:rFonts w:eastAsia="Calibri" w:cs="Times New Roman"/>
                          <w:noProof/>
                        </w:rPr>
                      </w:pPr>
                      <w:bookmarkStart w:id="132" w:name="_Toc49765407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2"/>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3" w:name="_Toc496802701"/>
      <w:bookmarkStart w:id="134" w:name="_Toc496802930"/>
      <w:bookmarkStart w:id="135" w:name="_Toc497654035"/>
      <w:r>
        <w:lastRenderedPageBreak/>
        <w:t>4. Docker</w:t>
      </w:r>
      <w:bookmarkEnd w:id="133"/>
      <w:bookmarkEnd w:id="134"/>
      <w:bookmarkEnd w:id="135"/>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6" w:name="_Toc497654036"/>
      <w:r w:rsidRPr="00086281">
        <w:t>4.</w:t>
      </w:r>
      <w:r w:rsidR="009F52B3">
        <w:t>0.</w:t>
      </w:r>
      <w:r w:rsidRPr="00086281">
        <w:t xml:space="preserve">1 </w:t>
      </w:r>
      <w:r>
        <w:t>Instalação do Docker</w:t>
      </w:r>
      <w:bookmarkEnd w:id="136"/>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7" w:name="_Toc496802705"/>
      <w:bookmarkStart w:id="138" w:name="_Toc496802934"/>
      <w:bookmarkStart w:id="139" w:name="_Toc496802703"/>
      <w:bookmarkStart w:id="140" w:name="_Toc496802932"/>
    </w:p>
    <w:p w14:paraId="78312D0A" w14:textId="4EA60645" w:rsidR="007B65C4" w:rsidRDefault="007B65C4" w:rsidP="007B65C4">
      <w:pPr>
        <w:pStyle w:val="Ttulo11"/>
      </w:pPr>
      <w:bookmarkStart w:id="141" w:name="_Toc497654037"/>
      <w:r>
        <w:lastRenderedPageBreak/>
        <w:t>4.</w:t>
      </w:r>
      <w:r w:rsidR="00E05A2B">
        <w:t>1</w:t>
      </w:r>
      <w:r>
        <w:t xml:space="preserve"> Arquivos de </w:t>
      </w:r>
      <w:bookmarkEnd w:id="137"/>
      <w:bookmarkEnd w:id="138"/>
      <w:r>
        <w:t>Configuração</w:t>
      </w:r>
      <w:bookmarkEnd w:id="14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2" w:name="_Toc496802706"/>
      <w:bookmarkStart w:id="143"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4" w:name="_Toc497654038"/>
      <w:r>
        <w:t>4.</w:t>
      </w:r>
      <w:r w:rsidR="00BC729E">
        <w:t>1</w:t>
      </w:r>
      <w:r>
        <w:t>.1 Docker</w:t>
      </w:r>
      <w:r>
        <w:rPr>
          <w:lang w:val="pt-BR"/>
        </w:rPr>
        <w:t>-Compose</w:t>
      </w:r>
      <w:bookmarkEnd w:id="142"/>
      <w:bookmarkEnd w:id="143"/>
      <w:bookmarkEnd w:id="144"/>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5" w:name="_Toc496802707"/>
      <w:bookmarkStart w:id="146" w:name="_Toc496802936"/>
      <w:bookmarkStart w:id="147" w:name="_Toc497654039"/>
      <w:r>
        <w:t>4.</w:t>
      </w:r>
      <w:r w:rsidR="003C7609">
        <w:t>1</w:t>
      </w:r>
      <w:r w:rsidR="007B65C4">
        <w:t>.2 Docker</w:t>
      </w:r>
      <w:r w:rsidR="007B65C4">
        <w:rPr>
          <w:lang w:val="pt-BR"/>
        </w:rPr>
        <w:t xml:space="preserve"> File</w:t>
      </w:r>
      <w:bookmarkEnd w:id="145"/>
      <w:bookmarkEnd w:id="146"/>
      <w:bookmarkEnd w:id="147"/>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154A5F"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154A5F"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154A5F"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154A5F"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154A5F"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154A5F"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154A5F"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154A5F"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154A5F"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154A5F"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154A5F"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154A5F"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154A5F"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8" w:name="_Toc497654040"/>
      <w:r>
        <w:lastRenderedPageBreak/>
        <w:t>4.</w:t>
      </w:r>
      <w:r w:rsidR="006500AC">
        <w:t>2</w:t>
      </w:r>
      <w:r w:rsidR="00944EC6" w:rsidRPr="00086281">
        <w:t xml:space="preserve"> Docker</w:t>
      </w:r>
      <w:r w:rsidR="00944EC6">
        <w:t xml:space="preserve"> </w:t>
      </w:r>
      <w:bookmarkEnd w:id="139"/>
      <w:bookmarkEnd w:id="140"/>
      <w:r w:rsidR="001E65B3">
        <w:t>Imagem</w:t>
      </w:r>
      <w:bookmarkEnd w:id="148"/>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9"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154A5F"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154A5F"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50" w:name="_Toc496802704"/>
      <w:bookmarkStart w:id="151" w:name="_Toc496802933"/>
      <w:bookmarkStart w:id="152" w:name="_Toc497654041"/>
      <w:r>
        <w:t>4.</w:t>
      </w:r>
      <w:r w:rsidR="00340DCE">
        <w:t>2</w:t>
      </w:r>
      <w:r w:rsidR="00845ADE">
        <w:t>.1</w:t>
      </w:r>
      <w:r w:rsidR="00845ADE" w:rsidRPr="00086281">
        <w:t xml:space="preserve"> Docker</w:t>
      </w:r>
      <w:bookmarkEnd w:id="150"/>
      <w:bookmarkEnd w:id="151"/>
      <w:r w:rsidR="00E978F9">
        <w:t>Hub</w:t>
      </w:r>
      <w:bookmarkEnd w:id="152"/>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6D04B9" w:rsidRPr="008D06F0" w:rsidRDefault="006D04B9" w:rsidP="000A56CA">
                            <w:pPr>
                              <w:pStyle w:val="Legenda"/>
                              <w:rPr>
                                <w:rFonts w:eastAsia="Calibri" w:cs="Times New Roman"/>
                                <w:noProof/>
                              </w:rPr>
                            </w:pPr>
                            <w:bookmarkStart w:id="153"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6D04B9" w:rsidRPr="008D06F0" w:rsidRDefault="006D04B9" w:rsidP="000A56CA">
                      <w:pPr>
                        <w:pStyle w:val="Legenda"/>
                        <w:rPr>
                          <w:rFonts w:eastAsia="Calibri" w:cs="Times New Roman"/>
                          <w:noProof/>
                        </w:rPr>
                      </w:pPr>
                      <w:bookmarkStart w:id="154"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4"/>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6D04B9" w:rsidRPr="000A56CA" w:rsidRDefault="006D04B9"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6D04B9" w:rsidRPr="000A56CA" w:rsidRDefault="006D04B9"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6D04B9" w:rsidRPr="00D93672" w:rsidRDefault="006D04B9" w:rsidP="000A56CA">
                            <w:pPr>
                              <w:pStyle w:val="Legenda"/>
                              <w:rPr>
                                <w:rFonts w:eastAsia="Calibri" w:cs="Times New Roman"/>
                                <w:noProof/>
                              </w:rPr>
                            </w:pPr>
                            <w:bookmarkStart w:id="155"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6D04B9" w:rsidRPr="00D93672" w:rsidRDefault="006D04B9" w:rsidP="000A56CA">
                      <w:pPr>
                        <w:pStyle w:val="Legenda"/>
                        <w:rPr>
                          <w:rFonts w:eastAsia="Calibri" w:cs="Times New Roman"/>
                          <w:noProof/>
                        </w:rPr>
                      </w:pPr>
                      <w:bookmarkStart w:id="156"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6"/>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6D04B9" w:rsidRPr="00F91FEB" w:rsidRDefault="006D04B9" w:rsidP="001549C6">
                            <w:pPr>
                              <w:pStyle w:val="Legenda"/>
                              <w:rPr>
                                <w:rFonts w:eastAsia="Calibri" w:cs="Times New Roman"/>
                                <w:noProof/>
                              </w:rPr>
                            </w:pPr>
                            <w:bookmarkStart w:id="157" w:name="_Toc49765407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6D04B9" w:rsidRPr="00F91FEB" w:rsidRDefault="006D04B9" w:rsidP="001549C6">
                      <w:pPr>
                        <w:pStyle w:val="Legenda"/>
                        <w:rPr>
                          <w:rFonts w:eastAsia="Calibri" w:cs="Times New Roman"/>
                          <w:noProof/>
                        </w:rPr>
                      </w:pPr>
                      <w:bookmarkStart w:id="158" w:name="_Toc49765407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8"/>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154A5F"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154A5F"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154A5F"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9" w:name="_Toc497654042"/>
      <w:r>
        <w:lastRenderedPageBreak/>
        <w:t>4.</w:t>
      </w:r>
      <w:r w:rsidR="001B3BA7">
        <w:t>3</w:t>
      </w:r>
      <w:r>
        <w:t xml:space="preserve"> Docker Container</w:t>
      </w:r>
      <w:bookmarkEnd w:id="159"/>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60"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6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61"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6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154A5F" w:rsidP="00E3125A">
      <w:pPr>
        <w:numPr>
          <w:ilvl w:val="0"/>
          <w:numId w:val="23"/>
        </w:numPr>
        <w:spacing w:beforeAutospacing="1" w:afterAutospacing="1"/>
        <w:rPr>
          <w:rFonts w:eastAsia="Times New Roman"/>
          <w:color w:val="000000" w:themeColor="text1"/>
        </w:rPr>
      </w:pPr>
      <w:hyperlink r:id="rId50"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create</w:t>
        </w:r>
        <w:proofErr w:type="spellEnd"/>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154A5F" w:rsidP="00E3125A">
      <w:pPr>
        <w:numPr>
          <w:ilvl w:val="0"/>
          <w:numId w:val="23"/>
        </w:numPr>
        <w:spacing w:afterAutospacing="1"/>
        <w:rPr>
          <w:rFonts w:eastAsia="Times New Roman"/>
          <w:color w:val="000000" w:themeColor="text1"/>
        </w:rPr>
      </w:pPr>
      <w:hyperlink r:id="rId51"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rename</w:t>
        </w:r>
        <w:proofErr w:type="spellEnd"/>
      </w:hyperlink>
      <w:r w:rsidR="00E3125A"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00E3125A" w:rsidRPr="006A12C1">
        <w:rPr>
          <w:rFonts w:eastAsia="Times New Roman"/>
          <w:color w:val="000000" w:themeColor="text1"/>
        </w:rPr>
        <w:t>.</w:t>
      </w:r>
    </w:p>
    <w:p w14:paraId="6F7AECBA" w14:textId="4941D738" w:rsidR="00E3125A" w:rsidRPr="006A12C1" w:rsidRDefault="00154A5F" w:rsidP="00E3125A">
      <w:pPr>
        <w:numPr>
          <w:ilvl w:val="0"/>
          <w:numId w:val="23"/>
        </w:numPr>
        <w:spacing w:afterAutospacing="1"/>
        <w:rPr>
          <w:rFonts w:eastAsia="Times New Roman"/>
          <w:color w:val="000000" w:themeColor="text1"/>
        </w:rPr>
      </w:pPr>
      <w:hyperlink r:id="rId52"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run</w:t>
        </w:r>
        <w:proofErr w:type="spellEnd"/>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154A5F" w:rsidP="00E3125A">
      <w:pPr>
        <w:numPr>
          <w:ilvl w:val="0"/>
          <w:numId w:val="23"/>
        </w:numPr>
        <w:spacing w:afterAutospacing="1"/>
        <w:rPr>
          <w:rFonts w:eastAsia="Times New Roman"/>
          <w:color w:val="000000" w:themeColor="text1"/>
        </w:rPr>
      </w:pPr>
      <w:hyperlink r:id="rId53"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154A5F" w:rsidP="00E3125A">
      <w:pPr>
        <w:numPr>
          <w:ilvl w:val="0"/>
          <w:numId w:val="23"/>
        </w:numPr>
        <w:spacing w:afterAutospacing="1"/>
        <w:rPr>
          <w:rFonts w:eastAsia="Times New Roman"/>
          <w:color w:val="000000" w:themeColor="text1"/>
        </w:rPr>
      </w:pPr>
      <w:hyperlink r:id="rId54"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update</w:t>
        </w:r>
        <w:proofErr w:type="spellEnd"/>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00E3125A"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2"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3" w:name="_Toc497654043"/>
      <w:r>
        <w:t>4.3</w:t>
      </w:r>
      <w:r w:rsidR="002E12C9">
        <w:t>.1</w:t>
      </w:r>
      <w:r>
        <w:t xml:space="preserve"> Software de Gerenciamento de Container</w:t>
      </w:r>
      <w:r w:rsidR="00FD3F05">
        <w:rPr>
          <w:lang w:val="pt-BR"/>
        </w:rPr>
        <w:t>s</w:t>
      </w:r>
      <w:bookmarkEnd w:id="163"/>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6D04B9" w:rsidRPr="00506CA8" w:rsidRDefault="006D04B9" w:rsidP="0038011C">
                            <w:pPr>
                              <w:pStyle w:val="Legenda"/>
                              <w:rPr>
                                <w:rFonts w:eastAsia="Calibri" w:cs="Times New Roman"/>
                                <w:noProof/>
                              </w:rPr>
                            </w:pPr>
                            <w:bookmarkStart w:id="164" w:name="_Toc497654077"/>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6D04B9" w:rsidRPr="00506CA8" w:rsidRDefault="006D04B9" w:rsidP="0038011C">
                      <w:pPr>
                        <w:pStyle w:val="Legenda"/>
                        <w:rPr>
                          <w:rFonts w:eastAsia="Calibri" w:cs="Times New Roman"/>
                          <w:noProof/>
                        </w:rPr>
                      </w:pPr>
                      <w:bookmarkStart w:id="165" w:name="_Toc497654077"/>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5"/>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6D04B9" w:rsidRPr="003B5F77" w:rsidRDefault="006D04B9" w:rsidP="0038011C">
                            <w:pPr>
                              <w:pStyle w:val="Legenda"/>
                              <w:rPr>
                                <w:rFonts w:eastAsia="Calibri" w:cs="Times New Roman"/>
                                <w:noProof/>
                              </w:rPr>
                            </w:pPr>
                            <w:bookmarkStart w:id="166" w:name="_Toc497654078"/>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6D04B9" w:rsidRPr="003B5F77" w:rsidRDefault="006D04B9" w:rsidP="0038011C">
                      <w:pPr>
                        <w:pStyle w:val="Legenda"/>
                        <w:rPr>
                          <w:rFonts w:eastAsia="Calibri" w:cs="Times New Roman"/>
                          <w:noProof/>
                        </w:rPr>
                      </w:pPr>
                      <w:bookmarkStart w:id="167" w:name="_Toc497654078"/>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7"/>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6D04B9" w:rsidRPr="00B26331" w:rsidRDefault="006D04B9" w:rsidP="0038011C">
                            <w:pPr>
                              <w:pStyle w:val="Legenda"/>
                              <w:rPr>
                                <w:rFonts w:eastAsia="Calibri" w:cs="Times New Roman"/>
                                <w:noProof/>
                              </w:rPr>
                            </w:pPr>
                            <w:bookmarkStart w:id="168" w:name="_Toc497654079"/>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6D04B9" w:rsidRPr="00B26331" w:rsidRDefault="006D04B9" w:rsidP="0038011C">
                      <w:pPr>
                        <w:pStyle w:val="Legenda"/>
                        <w:rPr>
                          <w:rFonts w:eastAsia="Calibri" w:cs="Times New Roman"/>
                          <w:noProof/>
                        </w:rPr>
                      </w:pPr>
                      <w:bookmarkStart w:id="169" w:name="_Toc497654079"/>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9"/>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6D04B9" w:rsidRPr="004B3031" w:rsidRDefault="006D04B9" w:rsidP="002839D1">
                            <w:pPr>
                              <w:pStyle w:val="Legenda"/>
                              <w:rPr>
                                <w:rFonts w:eastAsia="Calibri" w:cs="Times New Roman"/>
                                <w:noProof/>
                              </w:rPr>
                            </w:pPr>
                            <w:bookmarkStart w:id="170" w:name="_Toc497654080"/>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6D04B9" w:rsidRPr="004B3031" w:rsidRDefault="006D04B9" w:rsidP="002839D1">
                      <w:pPr>
                        <w:pStyle w:val="Legenda"/>
                        <w:rPr>
                          <w:rFonts w:eastAsia="Calibri" w:cs="Times New Roman"/>
                          <w:noProof/>
                        </w:rPr>
                      </w:pPr>
                      <w:bookmarkStart w:id="171" w:name="_Toc497654080"/>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71"/>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72" w:name="_Toc497654044"/>
      <w:r>
        <w:lastRenderedPageBreak/>
        <w:t>4.4 Docker Swarm</w:t>
      </w:r>
      <w:bookmarkEnd w:id="172"/>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w:t>
      </w:r>
      <w:proofErr w:type="spellStart"/>
      <w:r>
        <w:rPr>
          <w:lang w:eastAsia="x-none"/>
        </w:rPr>
        <w:t>clusreização</w:t>
      </w:r>
      <w:proofErr w:type="spellEnd"/>
      <w:r>
        <w:rPr>
          <w:lang w:eastAsia="x-none"/>
        </w:rPr>
        <w:t xml:space="preserve">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7C3224" w:rsidRDefault="00814C46" w:rsidP="00814C46">
      <w:pPr>
        <w:ind w:left="708"/>
        <w:rPr>
          <w:lang w:val="en-US" w:eastAsia="x-none"/>
        </w:rPr>
      </w:pPr>
      <w:r w:rsidRPr="003729A4">
        <w:rPr>
          <w:lang w:val="en-US" w:eastAsia="x-none"/>
        </w:rPr>
        <w:t xml:space="preserve">      </w:t>
      </w:r>
      <w:r w:rsidRPr="007C3224">
        <w:rPr>
          <w:lang w:val="en-US" w:eastAsia="x-none"/>
        </w:rPr>
        <w:t>placement:</w:t>
      </w:r>
    </w:p>
    <w:p w14:paraId="061E9CA4" w14:textId="77777777" w:rsidR="00814C46" w:rsidRPr="007C3224" w:rsidRDefault="00814C46" w:rsidP="00814C46">
      <w:pPr>
        <w:ind w:left="708"/>
        <w:rPr>
          <w:lang w:val="en-US" w:eastAsia="x-none"/>
        </w:rPr>
      </w:pPr>
      <w:r w:rsidRPr="007C3224">
        <w:rPr>
          <w:lang w:val="en-US" w:eastAsia="x-none"/>
        </w:rPr>
        <w:t xml:space="preserve">        constraints: [</w:t>
      </w:r>
      <w:proofErr w:type="spellStart"/>
      <w:proofErr w:type="gramStart"/>
      <w:r w:rsidRPr="007C3224">
        <w:rPr>
          <w:lang w:val="en-US" w:eastAsia="x-none"/>
        </w:rPr>
        <w:t>node.role</w:t>
      </w:r>
      <w:proofErr w:type="spellEnd"/>
      <w:proofErr w:type="gramEnd"/>
      <w:r w:rsidRPr="007C3224">
        <w:rPr>
          <w:lang w:val="en-US" w:eastAsia="x-none"/>
        </w:rPr>
        <w:t xml:space="preserve"> == manager]</w:t>
      </w:r>
    </w:p>
    <w:p w14:paraId="5F6BE6FE" w14:textId="77777777" w:rsidR="00814C46" w:rsidRPr="007C3224"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6D04B9" w:rsidRPr="00756CE3" w:rsidRDefault="006D04B9" w:rsidP="007C3224">
                            <w:pPr>
                              <w:pStyle w:val="Legenda"/>
                              <w:rPr>
                                <w:noProof/>
                              </w:rPr>
                            </w:pPr>
                            <w:bookmarkStart w:id="173" w:name="_Toc497654081"/>
                            <w:r>
                              <w:t xml:space="preserve">Figura </w:t>
                            </w:r>
                            <w:fldSimple w:instr=" SEQ Figura \* ARABIC ">
                              <w:r>
                                <w:rPr>
                                  <w:noProof/>
                                </w:rPr>
                                <w:t>23</w:t>
                              </w:r>
                            </w:fldSimple>
                            <w:r>
                              <w:t xml:space="preserve"> - </w:t>
                            </w:r>
                            <w:proofErr w:type="spellStart"/>
                            <w:r w:rsidRPr="00C86126">
                              <w:t>Visualizer-arm</w:t>
                            </w:r>
                            <w:proofErr w:type="spellEnd"/>
                            <w:r w:rsidRPr="00C86126">
                              <w:t xml:space="preserve"> Fonte Pr</w:t>
                            </w:r>
                            <w:r>
                              <w:t>óprio autor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6D04B9" w:rsidRPr="00756CE3" w:rsidRDefault="006D04B9" w:rsidP="007C3224">
                      <w:pPr>
                        <w:pStyle w:val="Legenda"/>
                        <w:rPr>
                          <w:noProof/>
                        </w:rPr>
                      </w:pPr>
                      <w:bookmarkStart w:id="174" w:name="_Toc497654081"/>
                      <w:r>
                        <w:t xml:space="preserve">Figura </w:t>
                      </w:r>
                      <w:fldSimple w:instr=" SEQ Figura \* ARABIC ">
                        <w:r>
                          <w:rPr>
                            <w:noProof/>
                          </w:rPr>
                          <w:t>23</w:t>
                        </w:r>
                      </w:fldSimple>
                      <w:r>
                        <w:t xml:space="preserve"> - </w:t>
                      </w:r>
                      <w:proofErr w:type="spellStart"/>
                      <w:r w:rsidRPr="00C86126">
                        <w:t>Visualizer-arm</w:t>
                      </w:r>
                      <w:proofErr w:type="spellEnd"/>
                      <w:r w:rsidRPr="00C86126">
                        <w:t xml:space="preserve"> Fonte Pr</w:t>
                      </w:r>
                      <w:r>
                        <w:t>óprio autor</w:t>
                      </w:r>
                      <w:bookmarkEnd w:id="174"/>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5" w:name="_Toc496802708"/>
      <w:bookmarkStart w:id="176" w:name="_Toc496802937"/>
      <w:bookmarkStart w:id="177" w:name="_Toc495785711"/>
      <w:bookmarkStart w:id="178" w:name="_Toc497654045"/>
      <w:r>
        <w:lastRenderedPageBreak/>
        <w:t>4.5</w:t>
      </w:r>
      <w:r w:rsidR="00CE4928">
        <w:t xml:space="preserve"> </w:t>
      </w:r>
      <w:r w:rsidR="00F8236A">
        <w:t>Play with</w:t>
      </w:r>
      <w:r w:rsidR="006B6147">
        <w:t xml:space="preserve"> </w:t>
      </w:r>
      <w:bookmarkEnd w:id="175"/>
      <w:bookmarkEnd w:id="176"/>
      <w:r w:rsidR="00F8236A">
        <w:t>Docker</w:t>
      </w:r>
      <w:bookmarkEnd w:id="178"/>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154A5F">
        <w:fldChar w:fldCharType="begin"/>
      </w:r>
      <w:r w:rsidR="00154A5F">
        <w:instrText xml:space="preserve"> HYPERLINK "http://labs.play-with-docker.com" </w:instrText>
      </w:r>
      <w:r w:rsidR="00154A5F">
        <w:fldChar w:fldCharType="separate"/>
      </w:r>
      <w:r w:rsidR="00E60423" w:rsidRPr="00186F69">
        <w:rPr>
          <w:rStyle w:val="Hiperlink"/>
          <w:lang w:val="x-none" w:eastAsia="x-none"/>
        </w:rPr>
        <w:t>http://labs.play-with-docker.com</w:t>
      </w:r>
      <w:r w:rsidR="00154A5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6D04B9" w:rsidRPr="007C3224" w:rsidRDefault="006D04B9" w:rsidP="007C3224">
                            <w:pPr>
                              <w:pStyle w:val="Legenda"/>
                              <w:rPr>
                                <w:rFonts w:eastAsia="Calibri" w:cs="Times New Roman"/>
                                <w:noProof/>
                                <w:lang w:val="en-US"/>
                              </w:rPr>
                            </w:pPr>
                            <w:bookmarkStart w:id="179" w:name="_Toc497654082"/>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6D04B9" w:rsidRPr="007C3224" w:rsidRDefault="006D04B9" w:rsidP="007C3224">
                      <w:pPr>
                        <w:pStyle w:val="Legenda"/>
                        <w:rPr>
                          <w:rFonts w:eastAsia="Calibri" w:cs="Times New Roman"/>
                          <w:noProof/>
                          <w:lang w:val="en-US"/>
                        </w:rPr>
                      </w:pPr>
                      <w:bookmarkStart w:id="180" w:name="_Toc497654082"/>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80"/>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154A5F" w:rsidP="00897D4C">
      <w:pPr>
        <w:pStyle w:val="PargrafodaLista"/>
        <w:numPr>
          <w:ilvl w:val="0"/>
          <w:numId w:val="23"/>
        </w:numPr>
        <w:rPr>
          <w:color w:val="000000" w:themeColor="text1"/>
          <w:sz w:val="24"/>
        </w:rPr>
      </w:pPr>
      <w:hyperlink r:id="rId6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63"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81" w:name="_Toc497654083"/>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82" w:name="_Toc497654083"/>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82"/>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6D04B9" w:rsidRPr="00780A29" w:rsidRDefault="006D04B9" w:rsidP="007C3224">
                            <w:pPr>
                              <w:pStyle w:val="Legenda"/>
                              <w:rPr>
                                <w:rFonts w:eastAsia="Calibri" w:cs="Times New Roman"/>
                                <w:noProof/>
                              </w:rPr>
                            </w:pPr>
                            <w:bookmarkStart w:id="183" w:name="_Toc497654084"/>
                            <w:r>
                              <w:t xml:space="preserve">Figura </w:t>
                            </w:r>
                            <w:fldSimple w:instr=" SEQ Figura \* ARABIC ">
                              <w:r>
                                <w:rPr>
                                  <w:noProof/>
                                </w:rPr>
                                <w:t>26</w:t>
                              </w:r>
                            </w:fldSimple>
                            <w:r>
                              <w:t xml:space="preserve"> - </w:t>
                            </w:r>
                            <w:proofErr w:type="spellStart"/>
                            <w:r w:rsidRPr="004217FE">
                              <w:t>Template</w:t>
                            </w:r>
                            <w:proofErr w:type="spellEnd"/>
                            <w:r w:rsidRPr="004217FE">
                              <w:t xml:space="preserve"> do Play </w:t>
                            </w:r>
                            <w:proofErr w:type="spellStart"/>
                            <w:r w:rsidRPr="004217FE">
                              <w:t>with</w:t>
                            </w:r>
                            <w:proofErr w:type="spellEnd"/>
                            <w:r w:rsidRPr="004217FE">
                              <w:t xml:space="preserve"> Docker Fonte: http://host3.labs.play-with-docker.com/p/9fe5a73e-9d79-4b61-9c01-3365068d8bd2#9fe5a73e_node2</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6D04B9" w:rsidRPr="00780A29" w:rsidRDefault="006D04B9" w:rsidP="007C3224">
                      <w:pPr>
                        <w:pStyle w:val="Legenda"/>
                        <w:rPr>
                          <w:rFonts w:eastAsia="Calibri" w:cs="Times New Roman"/>
                          <w:noProof/>
                        </w:rPr>
                      </w:pPr>
                      <w:bookmarkStart w:id="184" w:name="_Toc497654084"/>
                      <w:r>
                        <w:t xml:space="preserve">Figura </w:t>
                      </w:r>
                      <w:fldSimple w:instr=" SEQ Figura \* ARABIC ">
                        <w:r>
                          <w:rPr>
                            <w:noProof/>
                          </w:rPr>
                          <w:t>26</w:t>
                        </w:r>
                      </w:fldSimple>
                      <w:r>
                        <w:t xml:space="preserve"> - </w:t>
                      </w:r>
                      <w:proofErr w:type="spellStart"/>
                      <w:r w:rsidRPr="004217FE">
                        <w:t>Template</w:t>
                      </w:r>
                      <w:proofErr w:type="spellEnd"/>
                      <w:r w:rsidRPr="004217FE">
                        <w:t xml:space="preserve"> do Play </w:t>
                      </w:r>
                      <w:proofErr w:type="spellStart"/>
                      <w:r w:rsidRPr="004217FE">
                        <w:t>with</w:t>
                      </w:r>
                      <w:proofErr w:type="spellEnd"/>
                      <w:r w:rsidRPr="004217FE">
                        <w:t xml:space="preserve"> Docker Fonte: http://host3.labs.play-with-docker.com/p/9fe5a73e-9d79-4b61-9c01-3365068d8bd2#9fe5a73e_node2</w:t>
                      </w:r>
                      <w:bookmarkEnd w:id="184"/>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85" w:name="_Toc496802709"/>
      <w:bookmarkStart w:id="186" w:name="_Toc496802938"/>
      <w:bookmarkStart w:id="187" w:name="_Toc497654046"/>
      <w:r>
        <w:lastRenderedPageBreak/>
        <w:t>4.</w:t>
      </w:r>
      <w:r w:rsidR="00814C46">
        <w:t>6</w:t>
      </w:r>
      <w:r>
        <w:t xml:space="preserve"> </w:t>
      </w:r>
      <w:bookmarkEnd w:id="185"/>
      <w:bookmarkEnd w:id="186"/>
      <w:r w:rsidR="00F8236A">
        <w:t>Comunidade</w:t>
      </w:r>
      <w:r w:rsidR="00154A5F">
        <w:t xml:space="preserve"> e </w:t>
      </w:r>
      <w:r w:rsidR="00365CF5">
        <w:t>empresarial</w:t>
      </w:r>
      <w:bookmarkEnd w:id="187"/>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6">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6D04B9" w:rsidRPr="002765C8" w:rsidRDefault="006D04B9" w:rsidP="00A739E9">
                            <w:pPr>
                              <w:pStyle w:val="Legenda"/>
                              <w:rPr>
                                <w:rFonts w:eastAsia="Calibri" w:cs="Times New Roman"/>
                                <w:noProof/>
                              </w:rPr>
                            </w:pPr>
                            <w:bookmarkStart w:id="188" w:name="_Toc497654085"/>
                            <w:r>
                              <w:t xml:space="preserve">Figura </w:t>
                            </w:r>
                            <w:fldSimple w:instr=" SEQ Figura \* ARABIC ">
                              <w:r>
                                <w:rPr>
                                  <w:noProof/>
                                </w:rPr>
                                <w:t>27</w:t>
                              </w:r>
                            </w:fldSimple>
                            <w:r>
                              <w:t xml:space="preserve"> - Comunidade do Docker no </w:t>
                            </w:r>
                            <w:proofErr w:type="spellStart"/>
                            <w:r>
                              <w:t>Telegram</w:t>
                            </w:r>
                            <w:proofErr w:type="spellEnd"/>
                            <w:r>
                              <w:t xml:space="preserve"> Fonte: https://t.me/dockerbr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6D04B9" w:rsidRPr="002765C8" w:rsidRDefault="006D04B9" w:rsidP="00A739E9">
                      <w:pPr>
                        <w:pStyle w:val="Legenda"/>
                        <w:rPr>
                          <w:rFonts w:eastAsia="Calibri" w:cs="Times New Roman"/>
                          <w:noProof/>
                        </w:rPr>
                      </w:pPr>
                      <w:bookmarkStart w:id="189" w:name="_Toc497654085"/>
                      <w:r>
                        <w:t xml:space="preserve">Figura </w:t>
                      </w:r>
                      <w:fldSimple w:instr=" SEQ Figura \* ARABIC ">
                        <w:r>
                          <w:rPr>
                            <w:noProof/>
                          </w:rPr>
                          <w:t>27</w:t>
                        </w:r>
                      </w:fldSimple>
                      <w:r>
                        <w:t xml:space="preserve"> - Comunidade do Docker no </w:t>
                      </w:r>
                      <w:proofErr w:type="spellStart"/>
                      <w:r>
                        <w:t>Telegram</w:t>
                      </w:r>
                      <w:proofErr w:type="spellEnd"/>
                      <w:r>
                        <w:t xml:space="preserve"> Fonte: https://t.me/dockerbr</w:t>
                      </w:r>
                      <w:bookmarkEnd w:id="189"/>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6D04B9" w:rsidRPr="008277C3" w:rsidRDefault="006D04B9" w:rsidP="00A739E9">
                            <w:pPr>
                              <w:pStyle w:val="Legenda"/>
                              <w:rPr>
                                <w:rFonts w:eastAsia="Calibri" w:cs="Times New Roman"/>
                                <w:noProof/>
                              </w:rPr>
                            </w:pPr>
                            <w:bookmarkStart w:id="190" w:name="_Toc497654086"/>
                            <w:r>
                              <w:t xml:space="preserve">Figura </w:t>
                            </w:r>
                            <w:fldSimple w:instr=" SEQ Figura \* ARABIC ">
                              <w:r>
                                <w:rPr>
                                  <w:noProof/>
                                </w:rPr>
                                <w:t>28</w:t>
                              </w:r>
                            </w:fldSimple>
                            <w:r>
                              <w:t xml:space="preserve"> - Canal </w:t>
                            </w:r>
                            <w:proofErr w:type="spellStart"/>
                            <w:r>
                              <w:t>Annoucements</w:t>
                            </w:r>
                            <w:proofErr w:type="spellEnd"/>
                            <w:r>
                              <w:t xml:space="preserve"> do Slack Fonte: Próprio autor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6D04B9" w:rsidRPr="008277C3" w:rsidRDefault="006D04B9" w:rsidP="00A739E9">
                      <w:pPr>
                        <w:pStyle w:val="Legenda"/>
                        <w:rPr>
                          <w:rFonts w:eastAsia="Calibri" w:cs="Times New Roman"/>
                          <w:noProof/>
                        </w:rPr>
                      </w:pPr>
                      <w:bookmarkStart w:id="191" w:name="_Toc497654086"/>
                      <w:r>
                        <w:t xml:space="preserve">Figura </w:t>
                      </w:r>
                      <w:fldSimple w:instr=" SEQ Figura \* ARABIC ">
                        <w:r>
                          <w:rPr>
                            <w:noProof/>
                          </w:rPr>
                          <w:t>28</w:t>
                        </w:r>
                      </w:fldSimple>
                      <w:r>
                        <w:t xml:space="preserve"> - Canal </w:t>
                      </w:r>
                      <w:proofErr w:type="spellStart"/>
                      <w:r>
                        <w:t>Annoucements</w:t>
                      </w:r>
                      <w:proofErr w:type="spellEnd"/>
                      <w:r>
                        <w:t xml:space="preserve"> do Slack Fonte: Próprio autor</w:t>
                      </w:r>
                      <w:bookmarkEnd w:id="191"/>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6D04B9" w:rsidRPr="00542020" w:rsidRDefault="006D04B9" w:rsidP="00A739E9">
                            <w:pPr>
                              <w:pStyle w:val="Legenda"/>
                              <w:rPr>
                                <w:rFonts w:eastAsia="Calibri" w:cs="Times New Roman"/>
                                <w:noProof/>
                              </w:rPr>
                            </w:pPr>
                            <w:bookmarkStart w:id="192" w:name="_Toc497654087"/>
                            <w:r>
                              <w:t xml:space="preserve">Figura </w:t>
                            </w:r>
                            <w:fldSimple w:instr=" SEQ Figura \* ARABIC ">
                              <w:r>
                                <w:rPr>
                                  <w:noProof/>
                                </w:rPr>
                                <w:t>29</w:t>
                              </w:r>
                            </w:fldSimple>
                            <w:r>
                              <w:t xml:space="preserve"> - Canal </w:t>
                            </w:r>
                            <w:proofErr w:type="spellStart"/>
                            <w:r>
                              <w:t>Random</w:t>
                            </w:r>
                            <w:proofErr w:type="spellEnd"/>
                            <w:r w:rsidRPr="00417155">
                              <w:t xml:space="preserve"> do Slack Fonte: Próprio autor</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6D04B9" w:rsidRPr="00542020" w:rsidRDefault="006D04B9" w:rsidP="00A739E9">
                      <w:pPr>
                        <w:pStyle w:val="Legenda"/>
                        <w:rPr>
                          <w:rFonts w:eastAsia="Calibri" w:cs="Times New Roman"/>
                          <w:noProof/>
                        </w:rPr>
                      </w:pPr>
                      <w:bookmarkStart w:id="193" w:name="_Toc497654087"/>
                      <w:r>
                        <w:t xml:space="preserve">Figura </w:t>
                      </w:r>
                      <w:fldSimple w:instr=" SEQ Figura \* ARABIC ">
                        <w:r>
                          <w:rPr>
                            <w:noProof/>
                          </w:rPr>
                          <w:t>29</w:t>
                        </w:r>
                      </w:fldSimple>
                      <w:r>
                        <w:t xml:space="preserve"> - Canal </w:t>
                      </w:r>
                      <w:proofErr w:type="spellStart"/>
                      <w:r>
                        <w:t>Random</w:t>
                      </w:r>
                      <w:proofErr w:type="spellEnd"/>
                      <w:r w:rsidRPr="00417155">
                        <w:t xml:space="preserve"> do Slack Fonte: Próprio autor</w:t>
                      </w:r>
                      <w:bookmarkEnd w:id="193"/>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194" w:name="_Toc497654047"/>
      <w:r>
        <w:t>4.6.1 Empresarial</w:t>
      </w:r>
      <w:bookmarkEnd w:id="194"/>
    </w:p>
    <w:p w14:paraId="21F42DBB" w14:textId="77777777" w:rsidR="000D763F" w:rsidRDefault="000D763F" w:rsidP="00A739E9">
      <w:pPr>
        <w:rPr>
          <w:lang w:val="x-none" w:eastAsia="x-none"/>
        </w:rPr>
      </w:pPr>
    </w:p>
    <w:p w14:paraId="2F8B30C2" w14:textId="155A0C09" w:rsidR="000D763F" w:rsidRPr="00A739E9" w:rsidRDefault="000D763F" w:rsidP="00A739E9">
      <w:pPr>
        <w:rPr>
          <w:lang w:val="x-none" w:eastAsia="x-none"/>
        </w:rPr>
      </w:pPr>
      <w:r>
        <w:rPr>
          <w:lang w:val="x-none" w:eastAsia="x-none"/>
        </w:rPr>
        <w:tab/>
        <w:t>O Docker possui</w:t>
      </w:r>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5" w:name="_Toc496802710"/>
      <w:bookmarkStart w:id="196" w:name="_Toc496802939"/>
      <w:bookmarkStart w:id="197" w:name="_Toc497654048"/>
      <w:bookmarkEnd w:id="177"/>
      <w:r>
        <w:rPr>
          <w:lang w:val="pt-BR"/>
        </w:rPr>
        <w:lastRenderedPageBreak/>
        <w:t>5</w:t>
      </w:r>
      <w:r w:rsidR="00C254AC">
        <w:t xml:space="preserve"> Boas práticas de Construção da aplicação (Doze fatores)</w:t>
      </w:r>
      <w:bookmarkEnd w:id="195"/>
      <w:bookmarkEnd w:id="196"/>
      <w:bookmarkEnd w:id="197"/>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98" w:name="_Toc496802711"/>
      <w:bookmarkStart w:id="199" w:name="_Toc496802940"/>
      <w:bookmarkStart w:id="200" w:name="_Toc497654049"/>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200"/>
      <w:r w:rsidR="003E2021">
        <w:rPr>
          <w:lang w:val="pt-BR"/>
        </w:rPr>
        <w:t xml:space="preserve"> </w:t>
      </w:r>
      <w:bookmarkEnd w:id="198"/>
      <w:bookmarkEnd w:id="199"/>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Kubernet é </w:t>
      </w:r>
      <w:proofErr w:type="spellStart"/>
      <w:r w:rsidR="00C254AC">
        <w:rPr>
          <w:lang w:eastAsia="x-none"/>
        </w:rPr>
        <w:t>Vagran</w:t>
      </w:r>
      <w:proofErr w:type="spellEnd"/>
      <w:r w:rsidR="00C254AC">
        <w:rPr>
          <w:lang w:eastAsia="x-none"/>
        </w:rPr>
        <w:t>.</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proofErr w:type="spellStart"/>
      <w:r w:rsidR="00AE52B2">
        <w:rPr>
          <w:lang w:eastAsia="x-none"/>
        </w:rPr>
        <w:t>Tsuru</w:t>
      </w:r>
      <w:proofErr w:type="spellEnd"/>
      <w:r w:rsidR="00AE52B2">
        <w:rPr>
          <w:lang w:eastAsia="x-none"/>
        </w:rPr>
        <w:t xml:space="preserve">, em infra própria; porém fazem deploy em </w:t>
      </w:r>
      <w:proofErr w:type="spellStart"/>
      <w:r w:rsidR="00AE52B2">
        <w:rPr>
          <w:lang w:eastAsia="x-none"/>
        </w:rPr>
        <w:t>cloud</w:t>
      </w:r>
      <w:proofErr w:type="spellEnd"/>
      <w:r w:rsidR="00AE52B2">
        <w:rPr>
          <w:lang w:eastAsia="x-none"/>
        </w:rPr>
        <w:t xml:space="preserve"> com o </w:t>
      </w:r>
      <w:proofErr w:type="spellStart"/>
      <w:r w:rsidR="00AE52B2">
        <w:rPr>
          <w:lang w:eastAsia="x-none"/>
        </w:rPr>
        <w:t>Kebernet</w:t>
      </w:r>
      <w:r w:rsidR="0038011C">
        <w:rPr>
          <w:lang w:eastAsia="x-none"/>
        </w:rPr>
        <w:t>s</w:t>
      </w:r>
      <w:proofErr w:type="spellEnd"/>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w:t>
      </w:r>
      <w:proofErr w:type="gramStart"/>
      <w:r w:rsidR="00050025">
        <w:rPr>
          <w:lang w:eastAsia="x-none"/>
        </w:rPr>
        <w:t xml:space="preserve">infra </w:t>
      </w:r>
      <w:r w:rsidR="005A7D2A">
        <w:rPr>
          <w:lang w:eastAsia="x-none"/>
        </w:rPr>
        <w:t>estrutura</w:t>
      </w:r>
      <w:proofErr w:type="gramEnd"/>
      <w:r w:rsidR="005A7D2A">
        <w:rPr>
          <w:lang w:eastAsia="x-none"/>
        </w:rPr>
        <w:t>.</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 xml:space="preserve">e informou que utilizam arquivos de configuração no </w:t>
      </w:r>
      <w:proofErr w:type="spellStart"/>
      <w:r>
        <w:rPr>
          <w:lang w:eastAsia="x-none"/>
        </w:rPr>
        <w:t>Kubernet</w:t>
      </w:r>
      <w:r w:rsidR="0038011C">
        <w:rPr>
          <w:lang w:eastAsia="x-none"/>
        </w:rPr>
        <w:t>s</w:t>
      </w:r>
      <w:proofErr w:type="spellEnd"/>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w:t>
      </w:r>
      <w:proofErr w:type="gramStart"/>
      <w:r w:rsidR="00E97FA8">
        <w:rPr>
          <w:lang w:eastAsia="x-none"/>
        </w:rPr>
        <w:t>do serviços</w:t>
      </w:r>
      <w:proofErr w:type="gramEnd"/>
      <w:r w:rsidR="00E97FA8">
        <w:rPr>
          <w:lang w:eastAsia="x-none"/>
        </w:rPr>
        <w:t xml:space="preserve">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 xml:space="preserve">Este conceito de Blue Green é muito usual para deploys em containers, pois há a possibilidade de ter duas versões da aplicação em produção ao mesmo tempo, ou como me foi explicado nesta entrevista, no arquivo do </w:t>
      </w:r>
      <w:proofErr w:type="spellStart"/>
      <w:r>
        <w:rPr>
          <w:lang w:eastAsia="x-none"/>
        </w:rPr>
        <w:t>Kubernets</w:t>
      </w:r>
      <w:proofErr w:type="spellEnd"/>
      <w:r>
        <w:rPr>
          <w:lang w:eastAsia="x-none"/>
        </w:rPr>
        <w:t xml:space="preserve"> há a possibilidade de</w:t>
      </w:r>
      <w:r w:rsidR="003F25CD">
        <w:rPr>
          <w:lang w:eastAsia="x-none"/>
        </w:rPr>
        <w:t xml:space="preserve"> ser configurado um tempo de permanência (tempo de vida) do container antigo da aplicação, o mesmo </w:t>
      </w:r>
      <w:proofErr w:type="spellStart"/>
      <w:r w:rsidR="003F25CD">
        <w:rPr>
          <w:lang w:eastAsia="x-none"/>
        </w:rPr>
        <w:t>pára</w:t>
      </w:r>
      <w:proofErr w:type="spellEnd"/>
      <w:r w:rsidR="003F25CD">
        <w:rPr>
          <w:lang w:eastAsia="x-none"/>
        </w:rPr>
        <w:t xml:space="preserve"> de receber requisições e o outro container com o deploy atual da aplicação é iniciado, podendo ou não haver </w:t>
      </w:r>
      <w:proofErr w:type="spellStart"/>
      <w:r w:rsidR="003F25CD">
        <w:rPr>
          <w:lang w:eastAsia="x-none"/>
        </w:rPr>
        <w:t>downtime</w:t>
      </w:r>
      <w:proofErr w:type="spellEnd"/>
      <w:r w:rsidR="003F25CD">
        <w:rPr>
          <w:lang w:eastAsia="x-none"/>
        </w:rPr>
        <w:t xml:space="preserv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01" w:name="_Toc496802713"/>
      <w:bookmarkStart w:id="202" w:name="_Toc496802942"/>
      <w:bookmarkStart w:id="203" w:name="_Toc497654050"/>
      <w:r>
        <w:lastRenderedPageBreak/>
        <w:t>13</w:t>
      </w:r>
      <w:r w:rsidR="00C254AC">
        <w:t xml:space="preserve"> </w:t>
      </w:r>
      <w:bookmarkEnd w:id="201"/>
      <w:bookmarkEnd w:id="202"/>
      <w:r w:rsidR="008F2423">
        <w:t>Estudo de Caso</w:t>
      </w:r>
      <w:bookmarkEnd w:id="20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04" w:name="_Toc496802714"/>
      <w:bookmarkStart w:id="205" w:name="_Toc496802943"/>
      <w:bookmarkStart w:id="206" w:name="_Toc497654051"/>
      <w:r>
        <w:lastRenderedPageBreak/>
        <w:t>14</w:t>
      </w:r>
      <w:r w:rsidR="00C254AC">
        <w:t xml:space="preserve"> Infraestrutura</w:t>
      </w:r>
      <w:bookmarkEnd w:id="204"/>
      <w:bookmarkEnd w:id="205"/>
      <w:bookmarkEnd w:id="206"/>
    </w:p>
    <w:p w14:paraId="20BC527D" w14:textId="6B549AD2" w:rsidR="009C7518" w:rsidRDefault="00485E2C" w:rsidP="00485E2C">
      <w:pPr>
        <w:ind w:firstLine="708"/>
        <w:rPr>
          <w:ins w:id="207" w:author="Thiago Cruz" w:date="2017-11-05T14:09:00Z"/>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167A826A" w14:textId="5CD35BBB" w:rsidR="003659AC" w:rsidRDefault="003659AC" w:rsidP="003659AC">
      <w:pPr>
        <w:ind w:firstLine="708"/>
        <w:rPr>
          <w:ins w:id="208" w:author="Thiago Cruz" w:date="2017-11-05T14:18:00Z"/>
        </w:rPr>
      </w:pPr>
      <w:bookmarkStart w:id="209" w:name="_GoBack"/>
      <w:bookmarkEnd w:id="209"/>
      <w:ins w:id="210" w:author="Thiago Cruz" w:date="2017-11-05T14:17:00Z">
        <w:r>
          <w:t>Durante o desenvolvimento do estudo de caso</w:t>
        </w:r>
        <w:r>
          <w:t xml:space="preserve"> </w:t>
        </w:r>
        <w:r>
          <w:t>conheci o projeto do RaspberryPi 3</w:t>
        </w:r>
        <w:r>
          <w:rPr>
            <w:rStyle w:val="Refdenotaderodap"/>
          </w:rPr>
          <w:footnoteReference w:customMarkFollows="1" w:id="27"/>
          <w:t>6</w:t>
        </w:r>
        <w:r>
          <w:t>; Como se trata de um projeto que visa a implantação de conhecimentos</w:t>
        </w:r>
      </w:ins>
      <w:ins w:id="213" w:author="Thiago Cruz" w:date="2017-11-05T14:18:00Z">
        <w:r>
          <w:t xml:space="preserve"> de computação para crianças </w:t>
        </w:r>
      </w:ins>
      <w:ins w:id="214" w:author="Thiago Cruz" w:date="2017-11-05T14:17:00Z">
        <w:r>
          <w:t xml:space="preserve">e </w:t>
        </w:r>
      </w:ins>
      <w:ins w:id="215" w:author="Thiago Cruz" w:date="2017-11-05T14:18:00Z">
        <w:r>
          <w:t xml:space="preserve">pessoas sem </w:t>
        </w:r>
      </w:ins>
      <w:ins w:id="216" w:author="Thiago Cruz" w:date="2017-11-05T14:17:00Z">
        <w:r>
          <w:t>possibilidades de acesso à computadores</w:t>
        </w:r>
      </w:ins>
      <w:ins w:id="217" w:author="Thiago Cruz" w:date="2017-11-05T14:18:00Z">
        <w:r>
          <w:t>, sendo</w:t>
        </w:r>
      </w:ins>
      <w:ins w:id="218" w:author="Thiago Cruz" w:date="2017-11-05T14:17:00Z">
        <w:r>
          <w:t xml:space="preserve"> de baixo custo e com poder razoável de processamento</w:t>
        </w:r>
      </w:ins>
      <w:ins w:id="219" w:author="Thiago Cruz" w:date="2017-11-05T14:18:00Z">
        <w:r>
          <w:t xml:space="preserve">; </w:t>
        </w:r>
        <w:r>
          <w:rPr>
            <w:lang w:val="x-none" w:eastAsia="x-none"/>
          </w:rPr>
          <w:t>vi que era viável criar o projeto nesta arquitetura com o Docker, visto que esta placa é um pequeno computador.</w:t>
        </w:r>
      </w:ins>
      <w:ins w:id="220" w:author="Thiago Cruz" w:date="2017-11-05T14:17:00Z">
        <w:r>
          <w:t xml:space="preserve"> </w:t>
        </w:r>
      </w:ins>
    </w:p>
    <w:p w14:paraId="58EDDAB0" w14:textId="74E9DC0B" w:rsidR="003659AC" w:rsidRDefault="003659AC" w:rsidP="003659AC">
      <w:pPr>
        <w:ind w:firstLine="708"/>
        <w:rPr>
          <w:ins w:id="221" w:author="Thiago Cruz" w:date="2017-11-05T14:17:00Z"/>
        </w:rPr>
      </w:pPr>
      <w:ins w:id="222" w:author="Thiago Cruz" w:date="2017-11-05T14:17:00Z">
        <w:r>
          <w:t xml:space="preserve">Usei esta arquitetura para poder comprovar a portabilidade do docker e melhorar o meu estudo de caso, com a possibilidade de execução em infraestrutura própria e distribuída; </w:t>
        </w:r>
        <w:proofErr w:type="gramStart"/>
        <w:r>
          <w:t>Com</w:t>
        </w:r>
        <w:proofErr w:type="gramEnd"/>
        <w:r>
          <w:t xml:space="preserve"> o </w:t>
        </w:r>
        <w:r>
          <w:rPr>
            <w:lang w:val="x-none" w:eastAsia="x-none"/>
          </w:rPr>
          <w:t>intuíto de aprendizado e cluster e de uma nova arquitetura, pois queria desafios de aprendizado e não somente fazer deploy do meu cluster em uma infra estrutura de terceiros como a AWS ou a Digital Ocean.</w:t>
        </w:r>
      </w:ins>
    </w:p>
    <w:p w14:paraId="1EF93187" w14:textId="37EB7931" w:rsidR="003659AC" w:rsidRDefault="003659AC" w:rsidP="003659AC">
      <w:pPr>
        <w:ind w:firstLine="708"/>
        <w:rPr>
          <w:lang w:val="x-none" w:eastAsia="x-none"/>
        </w:rPr>
      </w:pPr>
      <w:ins w:id="223" w:author="Thiago Cruz" w:date="2017-11-05T14:17:00Z">
        <w:r>
          <w:t>Para a orquestração dos containers estou usando o docker swarm, que é um orquestrador nativo da plataforma. Pode ser usado outros orquestradores como o Kubernet, Vagrant e Mesos OS. A implementação do projeto nesses ouros orquestradores ficará para melhorias futuras.</w:t>
        </w:r>
      </w:ins>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2A9C29F9" w:rsidR="00024811" w:rsidDel="003659AC" w:rsidRDefault="007204D3" w:rsidP="009056A8">
      <w:pPr>
        <w:ind w:firstLine="708"/>
        <w:rPr>
          <w:del w:id="224" w:author="Thiago Cruz" w:date="2017-11-05T14:17:00Z"/>
        </w:rPr>
      </w:pPr>
      <w:del w:id="225" w:author="Thiago Cruz" w:date="2017-11-05T14:17:00Z">
        <w:r w:rsidDel="003659AC">
          <w:delText xml:space="preserve">Durante o desenvolvimento do </w:delText>
        </w:r>
      </w:del>
      <w:del w:id="226" w:author="Thiago Cruz" w:date="2017-11-05T14:16:00Z">
        <w:r w:rsidDel="006553FC">
          <w:delText>pr</w:delText>
        </w:r>
        <w:r w:rsidR="002561A2" w:rsidDel="006553FC">
          <w:delText xml:space="preserve">ojeto </w:delText>
        </w:r>
      </w:del>
      <w:del w:id="227" w:author="Thiago Cruz" w:date="2017-11-05T14:17:00Z">
        <w:r w:rsidR="002561A2" w:rsidDel="003659AC">
          <w:delText>conheci o projeto do Rasp</w:delText>
        </w:r>
        <w:r w:rsidDel="003659AC">
          <w:delText>berryPi</w:delText>
        </w:r>
        <w:r w:rsidR="008250B9" w:rsidDel="003659AC">
          <w:delText xml:space="preserve"> 3</w:delText>
        </w:r>
        <w:r w:rsidR="00414453" w:rsidDel="003659AC">
          <w:rPr>
            <w:rStyle w:val="Refdenotaderodap"/>
          </w:rPr>
          <w:footnoteReference w:customMarkFollows="1" w:id="28"/>
          <w:delText>6</w:delText>
        </w:r>
        <w:r w:rsidR="000B7445" w:rsidDel="003659AC">
          <w:delText>; Como se trata de um projeto que visa a implantação de conhecimentos e possibilidades de acesso à computadores de baixo custo e com poder razoáve</w:delText>
        </w:r>
        <w:r w:rsidR="00A74FE8" w:rsidDel="003659AC">
          <w:delText>l de processamento. Usei</w:delText>
        </w:r>
        <w:r w:rsidR="00825438" w:rsidDel="003659AC">
          <w:delText xml:space="preserve"> est</w:delText>
        </w:r>
        <w:r w:rsidR="000B7445" w:rsidDel="003659AC">
          <w:delText>a a</w:delText>
        </w:r>
        <w:r w:rsidR="000B30B9" w:rsidDel="003659AC">
          <w:delText>rquitetura para poder comprovar</w:delText>
        </w:r>
        <w:r w:rsidR="000B7445" w:rsidDel="003659AC">
          <w:delText xml:space="preserve"> a port</w:delText>
        </w:r>
        <w:r w:rsidR="00C447ED" w:rsidDel="003659AC">
          <w:delText>abilidade</w:delText>
        </w:r>
        <w:r w:rsidR="00856462" w:rsidDel="003659AC">
          <w:delText xml:space="preserve"> do docker e melhorar o</w:delText>
        </w:r>
        <w:r w:rsidR="00C447ED" w:rsidDel="003659AC">
          <w:delText xml:space="preserve"> meu estudo de c</w:delText>
        </w:r>
        <w:r w:rsidR="00856462" w:rsidDel="003659AC">
          <w:delText>aso, com a</w:delText>
        </w:r>
        <w:r w:rsidR="005D23A5" w:rsidDel="003659AC">
          <w:delText xml:space="preserve"> possibilidade de execução em infraestrutura própria</w:delText>
        </w:r>
        <w:r w:rsidR="00856462" w:rsidDel="003659AC">
          <w:delText xml:space="preserve"> e distribuída</w:delText>
        </w:r>
      </w:del>
      <w:del w:id="230" w:author="Thiago Cruz" w:date="2017-11-05T14:16:00Z">
        <w:r w:rsidR="005D23A5" w:rsidDel="00466EBF">
          <w:delText>.</w:delText>
        </w:r>
      </w:del>
    </w:p>
    <w:p w14:paraId="458E9F5C" w14:textId="6D6035B4" w:rsidR="007204D3" w:rsidRDefault="00024811" w:rsidP="009056A8">
      <w:pPr>
        <w:ind w:firstLine="708"/>
      </w:pPr>
      <w:del w:id="231" w:author="Thiago Cruz" w:date="2017-11-05T14:17:00Z">
        <w:r w:rsidDel="003659AC">
          <w:delText>Para a orquestração dos containers estou usando o docker swarm, que é um orquestrador nativo da plataforma. Pode ser usado outros orquestra</w:delText>
        </w:r>
        <w:r w:rsidR="00431480" w:rsidDel="003659AC">
          <w:delText>dores como o Kubernet</w:delText>
        </w:r>
        <w:r w:rsidR="00006F16" w:rsidDel="003659AC">
          <w:delText xml:space="preserve">, Vagrant e </w:delText>
        </w:r>
        <w:r w:rsidDel="003659AC">
          <w:delText>Mesos OS</w:delText>
        </w:r>
        <w:r w:rsidR="00006F16" w:rsidDel="003659AC">
          <w:delText xml:space="preserve">. A </w:delText>
        </w:r>
        <w:r w:rsidR="00775089" w:rsidDel="003659AC">
          <w:delText>implementação do projeto nesses ouros</w:delText>
        </w:r>
        <w:r w:rsidR="00006F16" w:rsidDel="003659AC">
          <w:delText xml:space="preserve"> orquestradores ficará para melhorias futuras.</w:delText>
        </w:r>
      </w:del>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32" w:name="_Toc496802715"/>
      <w:bookmarkStart w:id="233" w:name="_Toc496802944"/>
      <w:bookmarkStart w:id="234" w:name="_Toc497654052"/>
      <w:r>
        <w:lastRenderedPageBreak/>
        <w:t>19</w:t>
      </w:r>
      <w:r w:rsidR="00C254AC">
        <w:t xml:space="preserve"> Referências</w:t>
      </w:r>
      <w:bookmarkEnd w:id="232"/>
      <w:bookmarkEnd w:id="233"/>
      <w:bookmarkEnd w:id="23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w:t>
      </w:r>
      <w:del w:id="235" w:author="Thiago Cruz" w:date="2017-11-05T14:11:00Z">
        <w:r w:rsidDel="00FE0840">
          <w:delText>n</w:delText>
        </w:r>
      </w:del>
      <w:r>
        <w:t>d Computing. Disponível em &lt;https://en.wikipedia.org/wiki/Cloud_computing&gt;. Acessado em 20/11/2016.</w:t>
      </w:r>
    </w:p>
    <w:p w14:paraId="57805CAF" w14:textId="77777777" w:rsidR="009C7518" w:rsidRDefault="009C7518"/>
    <w:p w14:paraId="727084BB" w14:textId="04B438EB" w:rsidR="009C7518" w:rsidRDefault="00C254AC">
      <w:r>
        <w:t xml:space="preserve">O que é </w:t>
      </w:r>
      <w:proofErr w:type="spellStart"/>
      <w:r>
        <w:t>clo</w:t>
      </w:r>
      <w:ins w:id="236" w:author="Thiago Cruz" w:date="2017-11-05T14:11:00Z">
        <w:r w:rsidR="00FE0840">
          <w:t>u</w:t>
        </w:r>
      </w:ins>
      <w:del w:id="237" w:author="Thiago Cruz" w:date="2017-11-05T14:11:00Z">
        <w:r w:rsidDel="00FE0840">
          <w:delText>un</w:delText>
        </w:r>
      </w:del>
      <w:r>
        <w:t>d</w:t>
      </w:r>
      <w:proofErr w:type="spellEnd"/>
      <w:r>
        <w:t xml:space="preserve">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w:t>
      </w:r>
      <w:del w:id="238" w:author="Thiago Cruz" w:date="2017-11-05T14:12:00Z">
        <w:r w:rsidDel="004E1980">
          <w:delText>n</w:delText>
        </w:r>
      </w:del>
      <w:r>
        <w:t>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 xml:space="preserve">Cloud Computing: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39" w:name="_Toc496802716"/>
      <w:bookmarkStart w:id="240" w:name="_Toc496802945"/>
      <w:bookmarkStart w:id="241" w:name="_Toc497654053"/>
      <w:r>
        <w:lastRenderedPageBreak/>
        <w:t>11 Anexos</w:t>
      </w:r>
      <w:bookmarkEnd w:id="239"/>
      <w:bookmarkEnd w:id="240"/>
      <w:bookmarkEnd w:id="241"/>
    </w:p>
    <w:p w14:paraId="610A7845" w14:textId="5E341021" w:rsidR="009C7518" w:rsidRDefault="00C254AC" w:rsidP="00763C82">
      <w:pPr>
        <w:pStyle w:val="Ttulo21"/>
      </w:pPr>
      <w:bookmarkStart w:id="242" w:name="_Toc497654054"/>
      <w:r>
        <w:t xml:space="preserve">Anexo </w:t>
      </w:r>
      <w:r w:rsidR="00CB499E">
        <w:t>11.</w:t>
      </w:r>
      <w:r>
        <w:t>1 – Dockerfile</w:t>
      </w:r>
      <w:r w:rsidR="00DD156D">
        <w:t xml:space="preserve"> - </w:t>
      </w:r>
      <w:r w:rsidR="00DD156D" w:rsidRPr="000B5349">
        <w:rPr>
          <w:lang w:val="pt-BR"/>
        </w:rPr>
        <w:t>X86</w:t>
      </w:r>
      <w:bookmarkEnd w:id="242"/>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43" w:name="_Toc497654055"/>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43"/>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C3224" w:rsidRDefault="005B1CAB" w:rsidP="005B1CAB">
      <w:pPr>
        <w:rPr>
          <w:lang w:val="en-US"/>
        </w:rPr>
      </w:pPr>
      <w:r w:rsidRPr="005B1CAB">
        <w:rPr>
          <w:lang w:val="en-US"/>
        </w:rPr>
        <w:t xml:space="preserve">      </w:t>
      </w:r>
      <w:r w:rsidRPr="007C3224">
        <w:rPr>
          <w:lang w:val="en-US"/>
        </w:rPr>
        <w:t>REDIS_SIDEKIQ_URL: redis://redis:6379/0</w:t>
      </w:r>
    </w:p>
    <w:p w14:paraId="4DBA9D47" w14:textId="77777777" w:rsidR="005B1CAB" w:rsidRPr="005B1CAB" w:rsidRDefault="005B1CAB" w:rsidP="005B1CAB">
      <w:pPr>
        <w:rPr>
          <w:lang w:val="en-US"/>
        </w:rPr>
      </w:pPr>
      <w:r w:rsidRPr="007C322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44" w:name="_Toc497654056"/>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44"/>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45" w:name="_Toc497654057"/>
      <w:r>
        <w:lastRenderedPageBreak/>
        <w:t xml:space="preserve">Anexo </w:t>
      </w:r>
      <w:r w:rsidR="001D3F2C">
        <w:t>11.</w:t>
      </w:r>
      <w:r>
        <w:t>4 – Docker-compose versão 2 - ARM</w:t>
      </w:r>
      <w:bookmarkEnd w:id="245"/>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46" w:name="_Toc497654058"/>
      <w:r>
        <w:lastRenderedPageBreak/>
        <w:t xml:space="preserve">Anexo </w:t>
      </w:r>
      <w:r w:rsidR="001D3F2C">
        <w:t>11.</w:t>
      </w:r>
      <w:r>
        <w:t>5</w:t>
      </w:r>
      <w:r w:rsidR="005B1CAB">
        <w:t xml:space="preserve"> – Docker-compose versão 3</w:t>
      </w:r>
      <w:r w:rsidR="00142517">
        <w:t xml:space="preserve"> - ARM</w:t>
      </w:r>
      <w:bookmarkEnd w:id="24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C3224" w:rsidRDefault="00B60B16" w:rsidP="00B60B16">
      <w:r w:rsidRPr="004F6D7C">
        <w:rPr>
          <w:lang w:val="en-US"/>
        </w:rPr>
        <w:t xml:space="preserve">  </w:t>
      </w:r>
      <w:proofErr w:type="spellStart"/>
      <w:proofErr w:type="gramStart"/>
      <w:r w:rsidRPr="007C3224">
        <w:t>viz</w:t>
      </w:r>
      <w:proofErr w:type="spellEnd"/>
      <w:proofErr w:type="gramEnd"/>
      <w:r w:rsidRPr="007C3224">
        <w:t>:</w:t>
      </w:r>
    </w:p>
    <w:p w14:paraId="09317B73" w14:textId="77777777" w:rsidR="00B60B16" w:rsidRPr="007C3224" w:rsidRDefault="00B60B16" w:rsidP="00B60B16">
      <w:r w:rsidRPr="007C3224">
        <w:t xml:space="preserve">     </w:t>
      </w:r>
      <w:proofErr w:type="spellStart"/>
      <w:proofErr w:type="gramStart"/>
      <w:r w:rsidRPr="007C3224">
        <w:t>image</w:t>
      </w:r>
      <w:proofErr w:type="spellEnd"/>
      <w:proofErr w:type="gramEnd"/>
      <w:r w:rsidRPr="007C3224">
        <w:t>: alexellis2/</w:t>
      </w:r>
      <w:proofErr w:type="spellStart"/>
      <w:r w:rsidRPr="007C3224">
        <w:t>visualizer-arm</w:t>
      </w:r>
      <w:proofErr w:type="spellEnd"/>
    </w:p>
    <w:p w14:paraId="4A59AAC4" w14:textId="77777777" w:rsidR="00B60B16" w:rsidRPr="007C3224" w:rsidRDefault="00B60B16" w:rsidP="00B60B16">
      <w:r w:rsidRPr="007C3224">
        <w:t xml:space="preserve">     </w:t>
      </w:r>
      <w:proofErr w:type="spellStart"/>
      <w:proofErr w:type="gramStart"/>
      <w:r w:rsidRPr="007C3224">
        <w:t>ports</w:t>
      </w:r>
      <w:proofErr w:type="spellEnd"/>
      <w:proofErr w:type="gramEnd"/>
      <w:r w:rsidRPr="007C3224">
        <w:t xml:space="preserve">: </w:t>
      </w:r>
    </w:p>
    <w:p w14:paraId="6CF8FFAF" w14:textId="77777777" w:rsidR="00B60B16" w:rsidRPr="004F6D7C" w:rsidRDefault="00B60B16" w:rsidP="00B60B16">
      <w:pPr>
        <w:rPr>
          <w:lang w:val="en-US"/>
        </w:rPr>
      </w:pPr>
      <w:r w:rsidRPr="007C322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9"/>
      <w:footerReference w:type="default" r:id="rId70"/>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E1FE1" w14:textId="77777777" w:rsidR="0047502D" w:rsidRDefault="0047502D">
      <w:r>
        <w:separator/>
      </w:r>
    </w:p>
  </w:endnote>
  <w:endnote w:type="continuationSeparator" w:id="0">
    <w:p w14:paraId="3D9F3104" w14:textId="77777777" w:rsidR="0047502D" w:rsidRDefault="00475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D04B9" w:rsidRDefault="006D04B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31C7E" w14:textId="77777777" w:rsidR="0047502D" w:rsidRDefault="0047502D">
      <w:r>
        <w:separator/>
      </w:r>
    </w:p>
  </w:footnote>
  <w:footnote w:type="continuationSeparator" w:id="0">
    <w:p w14:paraId="3E870891" w14:textId="77777777" w:rsidR="0047502D" w:rsidRDefault="0047502D">
      <w:r>
        <w:continuationSeparator/>
      </w:r>
    </w:p>
  </w:footnote>
  <w:footnote w:id="1">
    <w:p w14:paraId="3A477492" w14:textId="1066DE99" w:rsidR="006D04B9" w:rsidRPr="001E03D1" w:rsidRDefault="006D04B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D04B9" w:rsidRPr="0000038E" w:rsidRDefault="006D04B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D04B9" w:rsidRPr="0087606B" w:rsidRDefault="006D04B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D04B9" w:rsidRPr="00393659" w:rsidRDefault="006D04B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D04B9" w:rsidRPr="006A3FDD" w:rsidRDefault="006D04B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D04B9" w:rsidRPr="00DA3E43" w:rsidRDefault="006D04B9"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D04B9" w:rsidRPr="000D189A" w:rsidRDefault="006D04B9">
      <w:pPr>
        <w:pStyle w:val="Textodenotaderodap"/>
        <w:rPr>
          <w:lang w:val="pt-BR"/>
        </w:rPr>
      </w:pPr>
      <w:r>
        <w:rPr>
          <w:rStyle w:val="Refdenotaderodap"/>
        </w:rPr>
        <w:t>4</w:t>
      </w:r>
      <w:r>
        <w:t xml:space="preserve"> </w:t>
      </w:r>
      <w:r w:rsidRPr="00D45B60">
        <w:t>https://www.docker.com/docker-mac</w:t>
      </w:r>
    </w:p>
  </w:footnote>
  <w:footnote w:id="8">
    <w:p w14:paraId="5CA069F3" w14:textId="5653D603" w:rsidR="006D04B9" w:rsidRPr="00C02FD1" w:rsidRDefault="006D04B9">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6D04B9" w:rsidRPr="00C26A46" w:rsidRDefault="006D04B9">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6D04B9" w:rsidRPr="00914B75" w:rsidRDefault="006D04B9"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6D04B9" w:rsidRPr="00393659" w:rsidRDefault="006D04B9"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6D04B9" w:rsidRPr="007E3C42" w:rsidRDefault="006D04B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6D04B9" w:rsidRPr="009C6043" w:rsidRDefault="006D04B9">
      <w:pPr>
        <w:pStyle w:val="Textodenotaderodap"/>
      </w:pPr>
      <w:r>
        <w:rPr>
          <w:rStyle w:val="Refdenotaderodap"/>
        </w:rPr>
        <w:t>11</w:t>
      </w:r>
      <w:r>
        <w:t xml:space="preserve"> </w:t>
      </w:r>
      <w:r w:rsidRPr="009C6043">
        <w:t>https://en.wikipedia.org/wiki/Software_versioning</w:t>
      </w:r>
    </w:p>
  </w:footnote>
  <w:footnote w:id="14">
    <w:p w14:paraId="368EAC1B" w14:textId="7AE6DC34" w:rsidR="006D04B9" w:rsidRPr="00E82F68" w:rsidRDefault="006D04B9">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6D04B9" w:rsidRPr="00393659" w:rsidRDefault="006D04B9"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6D04B9" w:rsidRPr="00E17EB0" w:rsidRDefault="006D04B9">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6D04B9" w:rsidRPr="0035521A" w:rsidRDefault="006D04B9">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6D04B9" w:rsidRPr="00E00B58" w:rsidRDefault="006D04B9"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6D04B9" w:rsidRPr="0089783B" w:rsidRDefault="006D04B9"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6D04B9" w:rsidRPr="00A85B21" w:rsidRDefault="006D04B9">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6D04B9" w:rsidRPr="00A85B21" w:rsidRDefault="006D04B9">
      <w:pPr>
        <w:pStyle w:val="Textodenotaderodap"/>
        <w:rPr>
          <w:lang w:val="pt-BR"/>
        </w:rPr>
      </w:pPr>
      <w:r>
        <w:rPr>
          <w:rStyle w:val="Refdenotaderodap"/>
        </w:rPr>
        <w:t>8</w:t>
      </w:r>
      <w:r>
        <w:t xml:space="preserve"> </w:t>
      </w:r>
      <w:r w:rsidRPr="00CD494D">
        <w:t>https://github.com/docker/labs</w:t>
      </w:r>
    </w:p>
  </w:footnote>
  <w:footnote w:id="22">
    <w:p w14:paraId="2E8C9102" w14:textId="3AE68BBA" w:rsidR="006D04B9" w:rsidRPr="00C5548C" w:rsidRDefault="006D04B9">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6D04B9" w:rsidRPr="000A56CA" w:rsidRDefault="006D04B9">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6D04B9" w:rsidRPr="00A739E9" w:rsidRDefault="006D04B9">
      <w:pPr>
        <w:pStyle w:val="Textodenotaderodap"/>
        <w:rPr>
          <w:lang w:val="en-US"/>
        </w:rPr>
      </w:pPr>
      <w:r>
        <w:rPr>
          <w:rStyle w:val="Refdenotaderodap"/>
        </w:rPr>
        <w:t>2</w:t>
      </w:r>
      <w:r>
        <w:t xml:space="preserve"> </w:t>
      </w:r>
      <w:r w:rsidRPr="00215105">
        <w:t>https://2017.dockercon.com/</w:t>
      </w:r>
    </w:p>
  </w:footnote>
  <w:footnote w:id="25">
    <w:p w14:paraId="6BB44EE3" w14:textId="21B05E11" w:rsidR="006D04B9" w:rsidRPr="0072040E" w:rsidRDefault="006D04B9"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6D04B9" w:rsidRPr="0072040E" w:rsidRDefault="006D04B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5F950BD0" w14:textId="77777777" w:rsidR="003659AC" w:rsidRPr="0072040E" w:rsidRDefault="003659AC" w:rsidP="003659AC">
      <w:pPr>
        <w:pStyle w:val="Textodenotaderodap"/>
        <w:rPr>
          <w:ins w:id="211" w:author="Thiago Cruz" w:date="2017-11-05T14:17:00Z"/>
          <w:lang w:val="en-US"/>
        </w:rPr>
      </w:pPr>
      <w:ins w:id="212" w:author="Thiago Cruz" w:date="2017-11-05T14:17:00Z">
        <w:r>
          <w:rPr>
            <w:rStyle w:val="Refdenotaderodap"/>
          </w:rPr>
          <w:t>6</w:t>
        </w:r>
        <w:r>
          <w:t xml:space="preserve"> </w:t>
        </w:r>
        <w:r w:rsidRPr="00414453">
          <w:t>https://www.raspberrypi.org/products/raspberry-pi-3-model-b/</w:t>
        </w:r>
      </w:ins>
    </w:p>
  </w:footnote>
  <w:footnote w:id="28">
    <w:p w14:paraId="3EAF17A9" w14:textId="0B8040BD" w:rsidR="006D04B9" w:rsidRPr="0072040E" w:rsidDel="003659AC" w:rsidRDefault="006D04B9">
      <w:pPr>
        <w:pStyle w:val="Textodenotaderodap"/>
        <w:rPr>
          <w:del w:id="228" w:author="Thiago Cruz" w:date="2017-11-05T14:17:00Z"/>
          <w:lang w:val="en-US"/>
        </w:rPr>
      </w:pPr>
      <w:del w:id="229" w:author="Thiago Cruz" w:date="2017-11-05T14:17:00Z">
        <w:r w:rsidDel="003659AC">
          <w:rPr>
            <w:rStyle w:val="Refdenotaderodap"/>
          </w:rPr>
          <w:delText>6</w:delText>
        </w:r>
        <w:r w:rsidDel="003659AC">
          <w:delText xml:space="preserve"> </w:delText>
        </w:r>
        <w:r w:rsidRPr="00414453" w:rsidDel="003659AC">
          <w:delText>https://www.raspberrypi.org/products/raspberry-pi-3-model-b/</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D04B9" w:rsidRDefault="006D04B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3CB7"/>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F8C"/>
    <w:rsid w:val="0016515D"/>
    <w:rsid w:val="00165C94"/>
    <w:rsid w:val="0017031F"/>
    <w:rsid w:val="00172634"/>
    <w:rsid w:val="0017638D"/>
    <w:rsid w:val="00176F31"/>
    <w:rsid w:val="00177233"/>
    <w:rsid w:val="00180959"/>
    <w:rsid w:val="001821F2"/>
    <w:rsid w:val="00182973"/>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0F51"/>
    <w:rsid w:val="00301197"/>
    <w:rsid w:val="003015B6"/>
    <w:rsid w:val="0030195F"/>
    <w:rsid w:val="003039F4"/>
    <w:rsid w:val="00303AF2"/>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9AC"/>
    <w:rsid w:val="00365CF5"/>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17CA5"/>
    <w:rsid w:val="00421105"/>
    <w:rsid w:val="00421C9E"/>
    <w:rsid w:val="00423FAD"/>
    <w:rsid w:val="00424573"/>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66EBF"/>
    <w:rsid w:val="00471493"/>
    <w:rsid w:val="004721E6"/>
    <w:rsid w:val="0047502D"/>
    <w:rsid w:val="00476A9A"/>
    <w:rsid w:val="00481231"/>
    <w:rsid w:val="00481FA8"/>
    <w:rsid w:val="004834C2"/>
    <w:rsid w:val="00485209"/>
    <w:rsid w:val="0048528F"/>
    <w:rsid w:val="00485E2C"/>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1980"/>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553FC"/>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04B9"/>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285A"/>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3924"/>
    <w:rsid w:val="008045DD"/>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3AE2"/>
    <w:rsid w:val="00A156AA"/>
    <w:rsid w:val="00A2031C"/>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3CD"/>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76B"/>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4EF8"/>
    <w:rsid w:val="00C95AC9"/>
    <w:rsid w:val="00C97CFA"/>
    <w:rsid w:val="00C97D4C"/>
    <w:rsid w:val="00CA3F9E"/>
    <w:rsid w:val="00CA5ECB"/>
    <w:rsid w:val="00CA66F1"/>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10C"/>
    <w:rsid w:val="00D245E3"/>
    <w:rsid w:val="00D24D69"/>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2B8D"/>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45A"/>
    <w:rsid w:val="00E22A98"/>
    <w:rsid w:val="00E24166"/>
    <w:rsid w:val="00E243B9"/>
    <w:rsid w:val="00E2517A"/>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1B9B"/>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0840"/>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labs.play-with-docker.co" TargetMode="External"/><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header" Target="header1.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footer" Target="footer1.xml"/><Relationship Id="rId71" Type="http://schemas.openxmlformats.org/officeDocument/2006/relationships/fontTable" Target="fontTable.xml"/><Relationship Id="rId72" Type="http://schemas.microsoft.com/office/2011/relationships/people" Target="peop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73"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yperlink" Target="https://github.com/play-with-docker/docker-machine-driver-pwd/release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70E7-EAFD-E940-9EC0-1CB1625DE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81</Pages>
  <Words>14557</Words>
  <Characters>78614</Characters>
  <Application>Microsoft Macintosh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2232</cp:revision>
  <cp:lastPrinted>2016-06-27T13:00:00Z</cp:lastPrinted>
  <dcterms:created xsi:type="dcterms:W3CDTF">2016-06-27T13:03:00Z</dcterms:created>
  <dcterms:modified xsi:type="dcterms:W3CDTF">2017-11-05T16:19:00Z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