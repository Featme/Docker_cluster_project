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77777777" w:rsidR="005D7A58" w:rsidRDefault="00C254AC">
      <w:pPr>
        <w:ind w:left="4536"/>
      </w:pPr>
      <w:r>
        <w:t>“</w:t>
      </w: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71C65BE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748FD9C8" w14:textId="77777777" w:rsidR="009C7518" w:rsidRDefault="00C254AC">
      <w:pPr>
        <w:spacing w:after="360"/>
        <w:jc w:val="center"/>
        <w:rPr>
          <w:b/>
          <w:sz w:val="28"/>
          <w:szCs w:val="28"/>
        </w:rPr>
      </w:pPr>
      <w:r>
        <w:rPr>
          <w:b/>
          <w:sz w:val="28"/>
          <w:szCs w:val="28"/>
        </w:rPr>
        <w:lastRenderedPageBreak/>
        <w:softHyphen/>
      </w:r>
      <w:r>
        <w:rPr>
          <w:b/>
          <w:sz w:val="28"/>
          <w:szCs w:val="28"/>
        </w:rPr>
        <w:softHyphen/>
        <w:t>LISTA DE ABREVIATURAS E SIGLAS</w:t>
      </w:r>
    </w:p>
    <w:p w14:paraId="15108E48" w14:textId="77777777" w:rsidR="003E0E34" w:rsidRDefault="003E0E34"/>
    <w:p w14:paraId="372F138F" w14:textId="77777777" w:rsidR="003E0E34" w:rsidRDefault="003E0E34"/>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77777777" w:rsidR="00FB4CF0" w:rsidRDefault="00FB4CF0"/>
        </w:tc>
        <w:tc>
          <w:tcPr>
            <w:tcW w:w="4531" w:type="dxa"/>
          </w:tcPr>
          <w:p w14:paraId="3E504559" w14:textId="77777777" w:rsidR="00FB4CF0" w:rsidRDefault="00FB4CF0"/>
        </w:tc>
      </w:tr>
      <w:tr w:rsidR="00FB4CF0" w14:paraId="658DF9C1" w14:textId="77777777" w:rsidTr="00D826C9">
        <w:tc>
          <w:tcPr>
            <w:tcW w:w="4530" w:type="dxa"/>
          </w:tcPr>
          <w:p w14:paraId="0140CB93" w14:textId="77777777" w:rsidR="00FB4CF0" w:rsidRDefault="00FB4CF0"/>
        </w:tc>
        <w:tc>
          <w:tcPr>
            <w:tcW w:w="4531" w:type="dxa"/>
          </w:tcPr>
          <w:p w14:paraId="2DCE7C94" w14:textId="77777777" w:rsidR="00FB4CF0" w:rsidRDefault="00FB4CF0"/>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728E216D" w14:textId="77777777" w:rsidR="004D3FA9"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32741" w:history="1">
            <w:r w:rsidR="004D3FA9" w:rsidRPr="00606B58">
              <w:rPr>
                <w:rStyle w:val="Hiperlink"/>
                <w:noProof/>
              </w:rPr>
              <w:t>INTRODUÇÃO</w:t>
            </w:r>
            <w:r w:rsidR="004D3FA9">
              <w:rPr>
                <w:noProof/>
                <w:webHidden/>
              </w:rPr>
              <w:tab/>
            </w:r>
            <w:r w:rsidR="004D3FA9">
              <w:rPr>
                <w:noProof/>
                <w:webHidden/>
              </w:rPr>
              <w:fldChar w:fldCharType="begin"/>
            </w:r>
            <w:r w:rsidR="004D3FA9">
              <w:rPr>
                <w:noProof/>
                <w:webHidden/>
              </w:rPr>
              <w:instrText xml:space="preserve"> PAGEREF _Toc497232741 \h </w:instrText>
            </w:r>
            <w:r w:rsidR="004D3FA9">
              <w:rPr>
                <w:noProof/>
                <w:webHidden/>
              </w:rPr>
            </w:r>
            <w:r w:rsidR="004D3FA9">
              <w:rPr>
                <w:noProof/>
                <w:webHidden/>
              </w:rPr>
              <w:fldChar w:fldCharType="separate"/>
            </w:r>
            <w:r w:rsidR="004D3FA9">
              <w:rPr>
                <w:noProof/>
                <w:webHidden/>
              </w:rPr>
              <w:t>12</w:t>
            </w:r>
            <w:r w:rsidR="004D3FA9">
              <w:rPr>
                <w:noProof/>
                <w:webHidden/>
              </w:rPr>
              <w:fldChar w:fldCharType="end"/>
            </w:r>
          </w:hyperlink>
        </w:p>
        <w:p w14:paraId="51A559EB" w14:textId="77777777" w:rsidR="004D3FA9" w:rsidRDefault="004D3FA9">
          <w:pPr>
            <w:pStyle w:val="Sumrio1"/>
            <w:tabs>
              <w:tab w:val="right" w:leader="dot" w:pos="9061"/>
            </w:tabs>
            <w:rPr>
              <w:rFonts w:eastAsiaTheme="minorEastAsia" w:cstheme="minorBidi"/>
              <w:b w:val="0"/>
              <w:bCs w:val="0"/>
              <w:noProof/>
            </w:rPr>
          </w:pPr>
          <w:hyperlink w:anchor="_Toc497232742" w:history="1">
            <w:r w:rsidRPr="00606B58">
              <w:rPr>
                <w:rStyle w:val="Hiperlink"/>
                <w:noProof/>
              </w:rPr>
              <w:t>2 Computação em Nuvem</w:t>
            </w:r>
            <w:r>
              <w:rPr>
                <w:noProof/>
                <w:webHidden/>
              </w:rPr>
              <w:tab/>
            </w:r>
            <w:r>
              <w:rPr>
                <w:noProof/>
                <w:webHidden/>
              </w:rPr>
              <w:fldChar w:fldCharType="begin"/>
            </w:r>
            <w:r>
              <w:rPr>
                <w:noProof/>
                <w:webHidden/>
              </w:rPr>
              <w:instrText xml:space="preserve"> PAGEREF _Toc497232742 \h </w:instrText>
            </w:r>
            <w:r>
              <w:rPr>
                <w:noProof/>
                <w:webHidden/>
              </w:rPr>
            </w:r>
            <w:r>
              <w:rPr>
                <w:noProof/>
                <w:webHidden/>
              </w:rPr>
              <w:fldChar w:fldCharType="separate"/>
            </w:r>
            <w:r>
              <w:rPr>
                <w:noProof/>
                <w:webHidden/>
              </w:rPr>
              <w:t>14</w:t>
            </w:r>
            <w:r>
              <w:rPr>
                <w:noProof/>
                <w:webHidden/>
              </w:rPr>
              <w:fldChar w:fldCharType="end"/>
            </w:r>
          </w:hyperlink>
        </w:p>
        <w:p w14:paraId="4F776802" w14:textId="77777777" w:rsidR="004D3FA9" w:rsidRDefault="004D3FA9">
          <w:pPr>
            <w:pStyle w:val="Sumrio1"/>
            <w:tabs>
              <w:tab w:val="right" w:leader="dot" w:pos="9061"/>
            </w:tabs>
            <w:rPr>
              <w:rFonts w:eastAsiaTheme="minorEastAsia" w:cstheme="minorBidi"/>
              <w:b w:val="0"/>
              <w:bCs w:val="0"/>
              <w:noProof/>
            </w:rPr>
          </w:pPr>
          <w:hyperlink w:anchor="_Toc497232743" w:history="1">
            <w:r w:rsidRPr="00606B58">
              <w:rPr>
                <w:rStyle w:val="Hiperlink"/>
                <w:noProof/>
              </w:rPr>
              <w:t>2.1 História</w:t>
            </w:r>
            <w:r>
              <w:rPr>
                <w:noProof/>
                <w:webHidden/>
              </w:rPr>
              <w:tab/>
            </w:r>
            <w:r>
              <w:rPr>
                <w:noProof/>
                <w:webHidden/>
              </w:rPr>
              <w:fldChar w:fldCharType="begin"/>
            </w:r>
            <w:r>
              <w:rPr>
                <w:noProof/>
                <w:webHidden/>
              </w:rPr>
              <w:instrText xml:space="preserve"> PAGEREF _Toc497232743 \h </w:instrText>
            </w:r>
            <w:r>
              <w:rPr>
                <w:noProof/>
                <w:webHidden/>
              </w:rPr>
            </w:r>
            <w:r>
              <w:rPr>
                <w:noProof/>
                <w:webHidden/>
              </w:rPr>
              <w:fldChar w:fldCharType="separate"/>
            </w:r>
            <w:r>
              <w:rPr>
                <w:noProof/>
                <w:webHidden/>
              </w:rPr>
              <w:t>15</w:t>
            </w:r>
            <w:r>
              <w:rPr>
                <w:noProof/>
                <w:webHidden/>
              </w:rPr>
              <w:fldChar w:fldCharType="end"/>
            </w:r>
          </w:hyperlink>
        </w:p>
        <w:p w14:paraId="32DDF430" w14:textId="77777777" w:rsidR="004D3FA9" w:rsidRDefault="004D3FA9">
          <w:pPr>
            <w:pStyle w:val="Sumrio1"/>
            <w:tabs>
              <w:tab w:val="right" w:leader="dot" w:pos="9061"/>
            </w:tabs>
            <w:rPr>
              <w:rFonts w:eastAsiaTheme="minorEastAsia" w:cstheme="minorBidi"/>
              <w:b w:val="0"/>
              <w:bCs w:val="0"/>
              <w:noProof/>
            </w:rPr>
          </w:pPr>
          <w:hyperlink w:anchor="_Toc497232744" w:history="1">
            <w:r w:rsidRPr="00606B58">
              <w:rPr>
                <w:rStyle w:val="Hiperlink"/>
                <w:noProof/>
              </w:rPr>
              <w:t>2.2 Modelos de implantação</w:t>
            </w:r>
            <w:r>
              <w:rPr>
                <w:noProof/>
                <w:webHidden/>
              </w:rPr>
              <w:tab/>
            </w:r>
            <w:r>
              <w:rPr>
                <w:noProof/>
                <w:webHidden/>
              </w:rPr>
              <w:fldChar w:fldCharType="begin"/>
            </w:r>
            <w:r>
              <w:rPr>
                <w:noProof/>
                <w:webHidden/>
              </w:rPr>
              <w:instrText xml:space="preserve"> PAGEREF _Toc497232744 \h </w:instrText>
            </w:r>
            <w:r>
              <w:rPr>
                <w:noProof/>
                <w:webHidden/>
              </w:rPr>
            </w:r>
            <w:r>
              <w:rPr>
                <w:noProof/>
                <w:webHidden/>
              </w:rPr>
              <w:fldChar w:fldCharType="separate"/>
            </w:r>
            <w:r>
              <w:rPr>
                <w:noProof/>
                <w:webHidden/>
              </w:rPr>
              <w:t>17</w:t>
            </w:r>
            <w:r>
              <w:rPr>
                <w:noProof/>
                <w:webHidden/>
              </w:rPr>
              <w:fldChar w:fldCharType="end"/>
            </w:r>
          </w:hyperlink>
        </w:p>
        <w:p w14:paraId="07ED98A7" w14:textId="77777777" w:rsidR="004D3FA9" w:rsidRDefault="004D3FA9">
          <w:pPr>
            <w:pStyle w:val="Sumrio2"/>
            <w:tabs>
              <w:tab w:val="right" w:leader="dot" w:pos="9061"/>
            </w:tabs>
            <w:rPr>
              <w:rFonts w:eastAsiaTheme="minorEastAsia" w:cstheme="minorBidi"/>
              <w:b w:val="0"/>
              <w:bCs w:val="0"/>
              <w:noProof/>
              <w:sz w:val="24"/>
              <w:szCs w:val="24"/>
            </w:rPr>
          </w:pPr>
          <w:hyperlink w:anchor="_Toc497232745" w:history="1">
            <w:r w:rsidRPr="00606B58">
              <w:rPr>
                <w:rStyle w:val="Hiperlink"/>
                <w:noProof/>
              </w:rPr>
              <w:t>2.2.1 Nuvem Pública</w:t>
            </w:r>
            <w:r>
              <w:rPr>
                <w:noProof/>
                <w:webHidden/>
              </w:rPr>
              <w:tab/>
            </w:r>
            <w:r>
              <w:rPr>
                <w:noProof/>
                <w:webHidden/>
              </w:rPr>
              <w:fldChar w:fldCharType="begin"/>
            </w:r>
            <w:r>
              <w:rPr>
                <w:noProof/>
                <w:webHidden/>
              </w:rPr>
              <w:instrText xml:space="preserve"> PAGEREF _Toc497232745 \h </w:instrText>
            </w:r>
            <w:r>
              <w:rPr>
                <w:noProof/>
                <w:webHidden/>
              </w:rPr>
            </w:r>
            <w:r>
              <w:rPr>
                <w:noProof/>
                <w:webHidden/>
              </w:rPr>
              <w:fldChar w:fldCharType="separate"/>
            </w:r>
            <w:r>
              <w:rPr>
                <w:noProof/>
                <w:webHidden/>
              </w:rPr>
              <w:t>18</w:t>
            </w:r>
            <w:r>
              <w:rPr>
                <w:noProof/>
                <w:webHidden/>
              </w:rPr>
              <w:fldChar w:fldCharType="end"/>
            </w:r>
          </w:hyperlink>
        </w:p>
        <w:p w14:paraId="4105EF85" w14:textId="77777777" w:rsidR="004D3FA9" w:rsidRDefault="004D3FA9">
          <w:pPr>
            <w:pStyle w:val="Sumrio2"/>
            <w:tabs>
              <w:tab w:val="right" w:leader="dot" w:pos="9061"/>
            </w:tabs>
            <w:rPr>
              <w:rFonts w:eastAsiaTheme="minorEastAsia" w:cstheme="minorBidi"/>
              <w:b w:val="0"/>
              <w:bCs w:val="0"/>
              <w:noProof/>
              <w:sz w:val="24"/>
              <w:szCs w:val="24"/>
            </w:rPr>
          </w:pPr>
          <w:hyperlink w:anchor="_Toc497232746" w:history="1">
            <w:r w:rsidRPr="00606B58">
              <w:rPr>
                <w:rStyle w:val="Hiperlink"/>
                <w:noProof/>
              </w:rPr>
              <w:t>2.2.2 Nuvem Privada</w:t>
            </w:r>
            <w:r>
              <w:rPr>
                <w:noProof/>
                <w:webHidden/>
              </w:rPr>
              <w:tab/>
            </w:r>
            <w:r>
              <w:rPr>
                <w:noProof/>
                <w:webHidden/>
              </w:rPr>
              <w:fldChar w:fldCharType="begin"/>
            </w:r>
            <w:r>
              <w:rPr>
                <w:noProof/>
                <w:webHidden/>
              </w:rPr>
              <w:instrText xml:space="preserve"> PAGEREF _Toc497232746 \h </w:instrText>
            </w:r>
            <w:r>
              <w:rPr>
                <w:noProof/>
                <w:webHidden/>
              </w:rPr>
            </w:r>
            <w:r>
              <w:rPr>
                <w:noProof/>
                <w:webHidden/>
              </w:rPr>
              <w:fldChar w:fldCharType="separate"/>
            </w:r>
            <w:r>
              <w:rPr>
                <w:noProof/>
                <w:webHidden/>
              </w:rPr>
              <w:t>19</w:t>
            </w:r>
            <w:r>
              <w:rPr>
                <w:noProof/>
                <w:webHidden/>
              </w:rPr>
              <w:fldChar w:fldCharType="end"/>
            </w:r>
          </w:hyperlink>
        </w:p>
        <w:p w14:paraId="1BC2ABA4" w14:textId="77777777" w:rsidR="004D3FA9" w:rsidRDefault="004D3FA9">
          <w:pPr>
            <w:pStyle w:val="Sumrio2"/>
            <w:tabs>
              <w:tab w:val="right" w:leader="dot" w:pos="9061"/>
            </w:tabs>
            <w:rPr>
              <w:rFonts w:eastAsiaTheme="minorEastAsia" w:cstheme="minorBidi"/>
              <w:b w:val="0"/>
              <w:bCs w:val="0"/>
              <w:noProof/>
              <w:sz w:val="24"/>
              <w:szCs w:val="24"/>
            </w:rPr>
          </w:pPr>
          <w:hyperlink w:anchor="_Toc497232747" w:history="1">
            <w:r w:rsidRPr="00606B58">
              <w:rPr>
                <w:rStyle w:val="Hiperlink"/>
                <w:noProof/>
              </w:rPr>
              <w:t>2.2.3 Nuvem Comunitária</w:t>
            </w:r>
            <w:r>
              <w:rPr>
                <w:noProof/>
                <w:webHidden/>
              </w:rPr>
              <w:tab/>
            </w:r>
            <w:r>
              <w:rPr>
                <w:noProof/>
                <w:webHidden/>
              </w:rPr>
              <w:fldChar w:fldCharType="begin"/>
            </w:r>
            <w:r>
              <w:rPr>
                <w:noProof/>
                <w:webHidden/>
              </w:rPr>
              <w:instrText xml:space="preserve"> PAGEREF _Toc497232747 \h </w:instrText>
            </w:r>
            <w:r>
              <w:rPr>
                <w:noProof/>
                <w:webHidden/>
              </w:rPr>
            </w:r>
            <w:r>
              <w:rPr>
                <w:noProof/>
                <w:webHidden/>
              </w:rPr>
              <w:fldChar w:fldCharType="separate"/>
            </w:r>
            <w:r>
              <w:rPr>
                <w:noProof/>
                <w:webHidden/>
              </w:rPr>
              <w:t>20</w:t>
            </w:r>
            <w:r>
              <w:rPr>
                <w:noProof/>
                <w:webHidden/>
              </w:rPr>
              <w:fldChar w:fldCharType="end"/>
            </w:r>
          </w:hyperlink>
        </w:p>
        <w:p w14:paraId="163F82C1" w14:textId="77777777" w:rsidR="004D3FA9" w:rsidRDefault="004D3FA9">
          <w:pPr>
            <w:pStyle w:val="Sumrio2"/>
            <w:tabs>
              <w:tab w:val="right" w:leader="dot" w:pos="9061"/>
            </w:tabs>
            <w:rPr>
              <w:rFonts w:eastAsiaTheme="minorEastAsia" w:cstheme="minorBidi"/>
              <w:b w:val="0"/>
              <w:bCs w:val="0"/>
              <w:noProof/>
              <w:sz w:val="24"/>
              <w:szCs w:val="24"/>
            </w:rPr>
          </w:pPr>
          <w:hyperlink w:anchor="_Toc497232748" w:history="1">
            <w:r w:rsidRPr="00606B58">
              <w:rPr>
                <w:rStyle w:val="Hiperlink"/>
                <w:noProof/>
              </w:rPr>
              <w:t>2.2.3 Nuvem Híbrida</w:t>
            </w:r>
            <w:r>
              <w:rPr>
                <w:noProof/>
                <w:webHidden/>
              </w:rPr>
              <w:tab/>
            </w:r>
            <w:r>
              <w:rPr>
                <w:noProof/>
                <w:webHidden/>
              </w:rPr>
              <w:fldChar w:fldCharType="begin"/>
            </w:r>
            <w:r>
              <w:rPr>
                <w:noProof/>
                <w:webHidden/>
              </w:rPr>
              <w:instrText xml:space="preserve"> PAGEREF _Toc497232748 \h </w:instrText>
            </w:r>
            <w:r>
              <w:rPr>
                <w:noProof/>
                <w:webHidden/>
              </w:rPr>
            </w:r>
            <w:r>
              <w:rPr>
                <w:noProof/>
                <w:webHidden/>
              </w:rPr>
              <w:fldChar w:fldCharType="separate"/>
            </w:r>
            <w:r>
              <w:rPr>
                <w:noProof/>
                <w:webHidden/>
              </w:rPr>
              <w:t>21</w:t>
            </w:r>
            <w:r>
              <w:rPr>
                <w:noProof/>
                <w:webHidden/>
              </w:rPr>
              <w:fldChar w:fldCharType="end"/>
            </w:r>
          </w:hyperlink>
        </w:p>
        <w:p w14:paraId="1D87E73A" w14:textId="77777777" w:rsidR="004D3FA9" w:rsidRDefault="004D3FA9">
          <w:pPr>
            <w:pStyle w:val="Sumrio1"/>
            <w:tabs>
              <w:tab w:val="right" w:leader="dot" w:pos="9061"/>
            </w:tabs>
            <w:rPr>
              <w:rFonts w:eastAsiaTheme="minorEastAsia" w:cstheme="minorBidi"/>
              <w:b w:val="0"/>
              <w:bCs w:val="0"/>
              <w:noProof/>
            </w:rPr>
          </w:pPr>
          <w:hyperlink w:anchor="_Toc497232749" w:history="1">
            <w:r w:rsidRPr="00606B58">
              <w:rPr>
                <w:rStyle w:val="Hiperlink"/>
                <w:noProof/>
              </w:rPr>
              <w:t>2.3 Princípios da computação em nuvem</w:t>
            </w:r>
            <w:r>
              <w:rPr>
                <w:noProof/>
                <w:webHidden/>
              </w:rPr>
              <w:tab/>
            </w:r>
            <w:r>
              <w:rPr>
                <w:noProof/>
                <w:webHidden/>
              </w:rPr>
              <w:fldChar w:fldCharType="begin"/>
            </w:r>
            <w:r>
              <w:rPr>
                <w:noProof/>
                <w:webHidden/>
              </w:rPr>
              <w:instrText xml:space="preserve"> PAGEREF _Toc497232749 \h </w:instrText>
            </w:r>
            <w:r>
              <w:rPr>
                <w:noProof/>
                <w:webHidden/>
              </w:rPr>
            </w:r>
            <w:r>
              <w:rPr>
                <w:noProof/>
                <w:webHidden/>
              </w:rPr>
              <w:fldChar w:fldCharType="separate"/>
            </w:r>
            <w:r>
              <w:rPr>
                <w:noProof/>
                <w:webHidden/>
              </w:rPr>
              <w:t>22</w:t>
            </w:r>
            <w:r>
              <w:rPr>
                <w:noProof/>
                <w:webHidden/>
              </w:rPr>
              <w:fldChar w:fldCharType="end"/>
            </w:r>
          </w:hyperlink>
        </w:p>
        <w:p w14:paraId="01BE6FFE" w14:textId="77777777" w:rsidR="004D3FA9" w:rsidRDefault="004D3FA9">
          <w:pPr>
            <w:pStyle w:val="Sumrio1"/>
            <w:tabs>
              <w:tab w:val="right" w:leader="dot" w:pos="9061"/>
            </w:tabs>
            <w:rPr>
              <w:rFonts w:eastAsiaTheme="minorEastAsia" w:cstheme="minorBidi"/>
              <w:b w:val="0"/>
              <w:bCs w:val="0"/>
              <w:noProof/>
            </w:rPr>
          </w:pPr>
          <w:hyperlink w:anchor="_Toc497232750" w:history="1">
            <w:r w:rsidRPr="00606B58">
              <w:rPr>
                <w:rStyle w:val="Hiperlink"/>
                <w:noProof/>
              </w:rPr>
              <w:t>2.4 Modelos de Serviços</w:t>
            </w:r>
            <w:r>
              <w:rPr>
                <w:noProof/>
                <w:webHidden/>
              </w:rPr>
              <w:tab/>
            </w:r>
            <w:r>
              <w:rPr>
                <w:noProof/>
                <w:webHidden/>
              </w:rPr>
              <w:fldChar w:fldCharType="begin"/>
            </w:r>
            <w:r>
              <w:rPr>
                <w:noProof/>
                <w:webHidden/>
              </w:rPr>
              <w:instrText xml:space="preserve"> PAGEREF _Toc497232750 \h </w:instrText>
            </w:r>
            <w:r>
              <w:rPr>
                <w:noProof/>
                <w:webHidden/>
              </w:rPr>
            </w:r>
            <w:r>
              <w:rPr>
                <w:noProof/>
                <w:webHidden/>
              </w:rPr>
              <w:fldChar w:fldCharType="separate"/>
            </w:r>
            <w:r>
              <w:rPr>
                <w:noProof/>
                <w:webHidden/>
              </w:rPr>
              <w:t>24</w:t>
            </w:r>
            <w:r>
              <w:rPr>
                <w:noProof/>
                <w:webHidden/>
              </w:rPr>
              <w:fldChar w:fldCharType="end"/>
            </w:r>
          </w:hyperlink>
        </w:p>
        <w:p w14:paraId="01DB278A" w14:textId="77777777" w:rsidR="004D3FA9" w:rsidRDefault="004D3FA9">
          <w:pPr>
            <w:pStyle w:val="Sumrio1"/>
            <w:tabs>
              <w:tab w:val="right" w:leader="dot" w:pos="9061"/>
            </w:tabs>
            <w:rPr>
              <w:rFonts w:eastAsiaTheme="minorEastAsia" w:cstheme="minorBidi"/>
              <w:b w:val="0"/>
              <w:bCs w:val="0"/>
              <w:noProof/>
            </w:rPr>
          </w:pPr>
          <w:hyperlink w:anchor="_Toc497232751" w:history="1">
            <w:r w:rsidRPr="00606B58">
              <w:rPr>
                <w:rStyle w:val="Hiperlink"/>
                <w:noProof/>
              </w:rPr>
              <w:t>3 Container vs Virtualização</w:t>
            </w:r>
            <w:r>
              <w:rPr>
                <w:noProof/>
                <w:webHidden/>
              </w:rPr>
              <w:tab/>
            </w:r>
            <w:r>
              <w:rPr>
                <w:noProof/>
                <w:webHidden/>
              </w:rPr>
              <w:fldChar w:fldCharType="begin"/>
            </w:r>
            <w:r>
              <w:rPr>
                <w:noProof/>
                <w:webHidden/>
              </w:rPr>
              <w:instrText xml:space="preserve"> PAGEREF _Toc497232751 \h </w:instrText>
            </w:r>
            <w:r>
              <w:rPr>
                <w:noProof/>
                <w:webHidden/>
              </w:rPr>
            </w:r>
            <w:r>
              <w:rPr>
                <w:noProof/>
                <w:webHidden/>
              </w:rPr>
              <w:fldChar w:fldCharType="separate"/>
            </w:r>
            <w:r>
              <w:rPr>
                <w:noProof/>
                <w:webHidden/>
              </w:rPr>
              <w:t>25</w:t>
            </w:r>
            <w:r>
              <w:rPr>
                <w:noProof/>
                <w:webHidden/>
              </w:rPr>
              <w:fldChar w:fldCharType="end"/>
            </w:r>
          </w:hyperlink>
        </w:p>
        <w:p w14:paraId="4F887874" w14:textId="77777777" w:rsidR="004D3FA9" w:rsidRDefault="004D3FA9">
          <w:pPr>
            <w:pStyle w:val="Sumrio1"/>
            <w:tabs>
              <w:tab w:val="right" w:leader="dot" w:pos="9061"/>
            </w:tabs>
            <w:rPr>
              <w:rFonts w:eastAsiaTheme="minorEastAsia" w:cstheme="minorBidi"/>
              <w:b w:val="0"/>
              <w:bCs w:val="0"/>
              <w:noProof/>
            </w:rPr>
          </w:pPr>
          <w:hyperlink w:anchor="_Toc497232752" w:history="1">
            <w:r w:rsidRPr="00606B58">
              <w:rPr>
                <w:rStyle w:val="Hiperlink"/>
                <w:noProof/>
              </w:rPr>
              <w:t>3.1 LXC Containers</w:t>
            </w:r>
            <w:r>
              <w:rPr>
                <w:noProof/>
                <w:webHidden/>
              </w:rPr>
              <w:tab/>
            </w:r>
            <w:r>
              <w:rPr>
                <w:noProof/>
                <w:webHidden/>
              </w:rPr>
              <w:fldChar w:fldCharType="begin"/>
            </w:r>
            <w:r>
              <w:rPr>
                <w:noProof/>
                <w:webHidden/>
              </w:rPr>
              <w:instrText xml:space="preserve"> PAGEREF _Toc497232752 \h </w:instrText>
            </w:r>
            <w:r>
              <w:rPr>
                <w:noProof/>
                <w:webHidden/>
              </w:rPr>
            </w:r>
            <w:r>
              <w:rPr>
                <w:noProof/>
                <w:webHidden/>
              </w:rPr>
              <w:fldChar w:fldCharType="separate"/>
            </w:r>
            <w:r>
              <w:rPr>
                <w:noProof/>
                <w:webHidden/>
              </w:rPr>
              <w:t>28</w:t>
            </w:r>
            <w:r>
              <w:rPr>
                <w:noProof/>
                <w:webHidden/>
              </w:rPr>
              <w:fldChar w:fldCharType="end"/>
            </w:r>
          </w:hyperlink>
        </w:p>
        <w:p w14:paraId="4181E822" w14:textId="77777777" w:rsidR="004D3FA9" w:rsidRDefault="004D3FA9">
          <w:pPr>
            <w:pStyle w:val="Sumrio1"/>
            <w:tabs>
              <w:tab w:val="right" w:leader="dot" w:pos="9061"/>
            </w:tabs>
            <w:rPr>
              <w:rFonts w:eastAsiaTheme="minorEastAsia" w:cstheme="minorBidi"/>
              <w:b w:val="0"/>
              <w:bCs w:val="0"/>
              <w:noProof/>
            </w:rPr>
          </w:pPr>
          <w:hyperlink w:anchor="_Toc497232753" w:history="1">
            <w:r w:rsidRPr="00606B58">
              <w:rPr>
                <w:rStyle w:val="Hiperlink"/>
                <w:noProof/>
              </w:rPr>
              <w:t>4. Docker</w:t>
            </w:r>
            <w:r>
              <w:rPr>
                <w:noProof/>
                <w:webHidden/>
              </w:rPr>
              <w:tab/>
            </w:r>
            <w:r>
              <w:rPr>
                <w:noProof/>
                <w:webHidden/>
              </w:rPr>
              <w:fldChar w:fldCharType="begin"/>
            </w:r>
            <w:r>
              <w:rPr>
                <w:noProof/>
                <w:webHidden/>
              </w:rPr>
              <w:instrText xml:space="preserve"> PAGEREF _Toc497232753 \h </w:instrText>
            </w:r>
            <w:r>
              <w:rPr>
                <w:noProof/>
                <w:webHidden/>
              </w:rPr>
            </w:r>
            <w:r>
              <w:rPr>
                <w:noProof/>
                <w:webHidden/>
              </w:rPr>
              <w:fldChar w:fldCharType="separate"/>
            </w:r>
            <w:r>
              <w:rPr>
                <w:noProof/>
                <w:webHidden/>
              </w:rPr>
              <w:t>31</w:t>
            </w:r>
            <w:r>
              <w:rPr>
                <w:noProof/>
                <w:webHidden/>
              </w:rPr>
              <w:fldChar w:fldCharType="end"/>
            </w:r>
          </w:hyperlink>
        </w:p>
        <w:p w14:paraId="2FB32510" w14:textId="77777777" w:rsidR="004D3FA9" w:rsidRDefault="004D3FA9">
          <w:pPr>
            <w:pStyle w:val="Sumrio1"/>
            <w:tabs>
              <w:tab w:val="right" w:leader="dot" w:pos="9061"/>
            </w:tabs>
            <w:rPr>
              <w:rFonts w:eastAsiaTheme="minorEastAsia" w:cstheme="minorBidi"/>
              <w:b w:val="0"/>
              <w:bCs w:val="0"/>
              <w:noProof/>
            </w:rPr>
          </w:pPr>
          <w:hyperlink w:anchor="_Toc497232754" w:history="1">
            <w:r w:rsidRPr="00606B58">
              <w:rPr>
                <w:rStyle w:val="Hiperlink"/>
                <w:noProof/>
              </w:rPr>
              <w:t>4.1 Instalação do Docker</w:t>
            </w:r>
            <w:r>
              <w:rPr>
                <w:noProof/>
                <w:webHidden/>
              </w:rPr>
              <w:tab/>
            </w:r>
            <w:r>
              <w:rPr>
                <w:noProof/>
                <w:webHidden/>
              </w:rPr>
              <w:fldChar w:fldCharType="begin"/>
            </w:r>
            <w:r>
              <w:rPr>
                <w:noProof/>
                <w:webHidden/>
              </w:rPr>
              <w:instrText xml:space="preserve"> PAGEREF _Toc497232754 \h </w:instrText>
            </w:r>
            <w:r>
              <w:rPr>
                <w:noProof/>
                <w:webHidden/>
              </w:rPr>
            </w:r>
            <w:r>
              <w:rPr>
                <w:noProof/>
                <w:webHidden/>
              </w:rPr>
              <w:fldChar w:fldCharType="separate"/>
            </w:r>
            <w:r>
              <w:rPr>
                <w:noProof/>
                <w:webHidden/>
              </w:rPr>
              <w:t>32</w:t>
            </w:r>
            <w:r>
              <w:rPr>
                <w:noProof/>
                <w:webHidden/>
              </w:rPr>
              <w:fldChar w:fldCharType="end"/>
            </w:r>
          </w:hyperlink>
        </w:p>
        <w:p w14:paraId="06A19FF2" w14:textId="77777777" w:rsidR="004D3FA9" w:rsidRDefault="004D3FA9">
          <w:pPr>
            <w:pStyle w:val="Sumrio1"/>
            <w:tabs>
              <w:tab w:val="right" w:leader="dot" w:pos="9061"/>
            </w:tabs>
            <w:rPr>
              <w:rFonts w:eastAsiaTheme="minorEastAsia" w:cstheme="minorBidi"/>
              <w:b w:val="0"/>
              <w:bCs w:val="0"/>
              <w:noProof/>
            </w:rPr>
          </w:pPr>
          <w:hyperlink w:anchor="_Toc497232755" w:history="1">
            <w:r w:rsidRPr="00606B58">
              <w:rPr>
                <w:rStyle w:val="Hiperlink"/>
                <w:noProof/>
              </w:rPr>
              <w:t>4.2 Motivos para usar o Docker</w:t>
            </w:r>
            <w:r>
              <w:rPr>
                <w:noProof/>
                <w:webHidden/>
              </w:rPr>
              <w:tab/>
            </w:r>
            <w:r>
              <w:rPr>
                <w:noProof/>
                <w:webHidden/>
              </w:rPr>
              <w:fldChar w:fldCharType="begin"/>
            </w:r>
            <w:r>
              <w:rPr>
                <w:noProof/>
                <w:webHidden/>
              </w:rPr>
              <w:instrText xml:space="preserve"> PAGEREF _Toc497232755 \h </w:instrText>
            </w:r>
            <w:r>
              <w:rPr>
                <w:noProof/>
                <w:webHidden/>
              </w:rPr>
            </w:r>
            <w:r>
              <w:rPr>
                <w:noProof/>
                <w:webHidden/>
              </w:rPr>
              <w:fldChar w:fldCharType="separate"/>
            </w:r>
            <w:r>
              <w:rPr>
                <w:noProof/>
                <w:webHidden/>
              </w:rPr>
              <w:t>33</w:t>
            </w:r>
            <w:r>
              <w:rPr>
                <w:noProof/>
                <w:webHidden/>
              </w:rPr>
              <w:fldChar w:fldCharType="end"/>
            </w:r>
          </w:hyperlink>
        </w:p>
        <w:p w14:paraId="0181C52F" w14:textId="77777777" w:rsidR="004D3FA9" w:rsidRDefault="004D3FA9">
          <w:pPr>
            <w:pStyle w:val="Sumrio1"/>
            <w:tabs>
              <w:tab w:val="right" w:leader="dot" w:pos="9061"/>
            </w:tabs>
            <w:rPr>
              <w:rFonts w:eastAsiaTheme="minorEastAsia" w:cstheme="minorBidi"/>
              <w:b w:val="0"/>
              <w:bCs w:val="0"/>
              <w:noProof/>
            </w:rPr>
          </w:pPr>
          <w:hyperlink w:anchor="_Toc497232756" w:history="1">
            <w:r w:rsidRPr="00606B58">
              <w:rPr>
                <w:rStyle w:val="Hiperlink"/>
                <w:noProof/>
              </w:rPr>
              <w:t>4.3 Arquivos de Configuração</w:t>
            </w:r>
            <w:r>
              <w:rPr>
                <w:noProof/>
                <w:webHidden/>
              </w:rPr>
              <w:tab/>
            </w:r>
            <w:r>
              <w:rPr>
                <w:noProof/>
                <w:webHidden/>
              </w:rPr>
              <w:fldChar w:fldCharType="begin"/>
            </w:r>
            <w:r>
              <w:rPr>
                <w:noProof/>
                <w:webHidden/>
              </w:rPr>
              <w:instrText xml:space="preserve"> PAGEREF _Toc497232756 \h </w:instrText>
            </w:r>
            <w:r>
              <w:rPr>
                <w:noProof/>
                <w:webHidden/>
              </w:rPr>
            </w:r>
            <w:r>
              <w:rPr>
                <w:noProof/>
                <w:webHidden/>
              </w:rPr>
              <w:fldChar w:fldCharType="separate"/>
            </w:r>
            <w:r>
              <w:rPr>
                <w:noProof/>
                <w:webHidden/>
              </w:rPr>
              <w:t>34</w:t>
            </w:r>
            <w:r>
              <w:rPr>
                <w:noProof/>
                <w:webHidden/>
              </w:rPr>
              <w:fldChar w:fldCharType="end"/>
            </w:r>
          </w:hyperlink>
        </w:p>
        <w:p w14:paraId="6A764D60" w14:textId="77777777" w:rsidR="004D3FA9" w:rsidRDefault="004D3FA9">
          <w:pPr>
            <w:pStyle w:val="Sumrio2"/>
            <w:tabs>
              <w:tab w:val="right" w:leader="dot" w:pos="9061"/>
            </w:tabs>
            <w:rPr>
              <w:rFonts w:eastAsiaTheme="minorEastAsia" w:cstheme="minorBidi"/>
              <w:b w:val="0"/>
              <w:bCs w:val="0"/>
              <w:noProof/>
              <w:sz w:val="24"/>
              <w:szCs w:val="24"/>
            </w:rPr>
          </w:pPr>
          <w:hyperlink w:anchor="_Toc497232757" w:history="1">
            <w:r w:rsidRPr="00606B58">
              <w:rPr>
                <w:rStyle w:val="Hiperlink"/>
                <w:noProof/>
              </w:rPr>
              <w:t>4.3.1 Docker-Compose</w:t>
            </w:r>
            <w:r>
              <w:rPr>
                <w:noProof/>
                <w:webHidden/>
              </w:rPr>
              <w:tab/>
            </w:r>
            <w:r>
              <w:rPr>
                <w:noProof/>
                <w:webHidden/>
              </w:rPr>
              <w:fldChar w:fldCharType="begin"/>
            </w:r>
            <w:r>
              <w:rPr>
                <w:noProof/>
                <w:webHidden/>
              </w:rPr>
              <w:instrText xml:space="preserve"> PAGEREF _Toc497232757 \h </w:instrText>
            </w:r>
            <w:r>
              <w:rPr>
                <w:noProof/>
                <w:webHidden/>
              </w:rPr>
            </w:r>
            <w:r>
              <w:rPr>
                <w:noProof/>
                <w:webHidden/>
              </w:rPr>
              <w:fldChar w:fldCharType="separate"/>
            </w:r>
            <w:r>
              <w:rPr>
                <w:noProof/>
                <w:webHidden/>
              </w:rPr>
              <w:t>34</w:t>
            </w:r>
            <w:r>
              <w:rPr>
                <w:noProof/>
                <w:webHidden/>
              </w:rPr>
              <w:fldChar w:fldCharType="end"/>
            </w:r>
          </w:hyperlink>
        </w:p>
        <w:p w14:paraId="578349A5" w14:textId="77777777" w:rsidR="004D3FA9" w:rsidRDefault="004D3FA9">
          <w:pPr>
            <w:pStyle w:val="Sumrio2"/>
            <w:tabs>
              <w:tab w:val="right" w:leader="dot" w:pos="9061"/>
            </w:tabs>
            <w:rPr>
              <w:rFonts w:eastAsiaTheme="minorEastAsia" w:cstheme="minorBidi"/>
              <w:b w:val="0"/>
              <w:bCs w:val="0"/>
              <w:noProof/>
              <w:sz w:val="24"/>
              <w:szCs w:val="24"/>
            </w:rPr>
          </w:pPr>
          <w:hyperlink w:anchor="_Toc497232758" w:history="1">
            <w:r w:rsidRPr="00606B58">
              <w:rPr>
                <w:rStyle w:val="Hiperlink"/>
                <w:noProof/>
              </w:rPr>
              <w:t>4.3.2 Docker File</w:t>
            </w:r>
            <w:r>
              <w:rPr>
                <w:noProof/>
                <w:webHidden/>
              </w:rPr>
              <w:tab/>
            </w:r>
            <w:r>
              <w:rPr>
                <w:noProof/>
                <w:webHidden/>
              </w:rPr>
              <w:fldChar w:fldCharType="begin"/>
            </w:r>
            <w:r>
              <w:rPr>
                <w:noProof/>
                <w:webHidden/>
              </w:rPr>
              <w:instrText xml:space="preserve"> PAGEREF _Toc497232758 \h </w:instrText>
            </w:r>
            <w:r>
              <w:rPr>
                <w:noProof/>
                <w:webHidden/>
              </w:rPr>
            </w:r>
            <w:r>
              <w:rPr>
                <w:noProof/>
                <w:webHidden/>
              </w:rPr>
              <w:fldChar w:fldCharType="separate"/>
            </w:r>
            <w:r>
              <w:rPr>
                <w:noProof/>
                <w:webHidden/>
              </w:rPr>
              <w:t>35</w:t>
            </w:r>
            <w:r>
              <w:rPr>
                <w:noProof/>
                <w:webHidden/>
              </w:rPr>
              <w:fldChar w:fldCharType="end"/>
            </w:r>
          </w:hyperlink>
        </w:p>
        <w:p w14:paraId="62AD2837" w14:textId="77777777" w:rsidR="004D3FA9" w:rsidRDefault="004D3FA9">
          <w:pPr>
            <w:pStyle w:val="Sumrio2"/>
            <w:tabs>
              <w:tab w:val="right" w:leader="dot" w:pos="9061"/>
            </w:tabs>
            <w:rPr>
              <w:rFonts w:eastAsiaTheme="minorEastAsia" w:cstheme="minorBidi"/>
              <w:b w:val="0"/>
              <w:bCs w:val="0"/>
              <w:noProof/>
              <w:sz w:val="24"/>
              <w:szCs w:val="24"/>
            </w:rPr>
          </w:pPr>
          <w:hyperlink w:anchor="_Toc497232759" w:history="1">
            <w:r w:rsidRPr="00606B58">
              <w:rPr>
                <w:rStyle w:val="Hiperlink"/>
                <w:noProof/>
              </w:rPr>
              <w:t>4.3.3 Docker Swarm</w:t>
            </w:r>
            <w:r>
              <w:rPr>
                <w:noProof/>
                <w:webHidden/>
              </w:rPr>
              <w:tab/>
            </w:r>
            <w:r>
              <w:rPr>
                <w:noProof/>
                <w:webHidden/>
              </w:rPr>
              <w:fldChar w:fldCharType="begin"/>
            </w:r>
            <w:r>
              <w:rPr>
                <w:noProof/>
                <w:webHidden/>
              </w:rPr>
              <w:instrText xml:space="preserve"> PAGEREF _Toc497232759 \h </w:instrText>
            </w:r>
            <w:r>
              <w:rPr>
                <w:noProof/>
                <w:webHidden/>
              </w:rPr>
            </w:r>
            <w:r>
              <w:rPr>
                <w:noProof/>
                <w:webHidden/>
              </w:rPr>
              <w:fldChar w:fldCharType="separate"/>
            </w:r>
            <w:r>
              <w:rPr>
                <w:noProof/>
                <w:webHidden/>
              </w:rPr>
              <w:t>36</w:t>
            </w:r>
            <w:r>
              <w:rPr>
                <w:noProof/>
                <w:webHidden/>
              </w:rPr>
              <w:fldChar w:fldCharType="end"/>
            </w:r>
          </w:hyperlink>
        </w:p>
        <w:p w14:paraId="27ECA7B0" w14:textId="77777777" w:rsidR="004D3FA9" w:rsidRDefault="004D3FA9">
          <w:pPr>
            <w:pStyle w:val="Sumrio1"/>
            <w:tabs>
              <w:tab w:val="right" w:leader="dot" w:pos="9061"/>
            </w:tabs>
            <w:rPr>
              <w:rFonts w:eastAsiaTheme="minorEastAsia" w:cstheme="minorBidi"/>
              <w:b w:val="0"/>
              <w:bCs w:val="0"/>
              <w:noProof/>
            </w:rPr>
          </w:pPr>
          <w:hyperlink w:anchor="_Toc497232760" w:history="1">
            <w:r w:rsidRPr="00606B58">
              <w:rPr>
                <w:rStyle w:val="Hiperlink"/>
                <w:noProof/>
              </w:rPr>
              <w:t>4.4 Docker Imagem</w:t>
            </w:r>
            <w:r>
              <w:rPr>
                <w:noProof/>
                <w:webHidden/>
              </w:rPr>
              <w:tab/>
            </w:r>
            <w:r>
              <w:rPr>
                <w:noProof/>
                <w:webHidden/>
              </w:rPr>
              <w:fldChar w:fldCharType="begin"/>
            </w:r>
            <w:r>
              <w:rPr>
                <w:noProof/>
                <w:webHidden/>
              </w:rPr>
              <w:instrText xml:space="preserve"> PAGEREF _Toc497232760 \h </w:instrText>
            </w:r>
            <w:r>
              <w:rPr>
                <w:noProof/>
                <w:webHidden/>
              </w:rPr>
            </w:r>
            <w:r>
              <w:rPr>
                <w:noProof/>
                <w:webHidden/>
              </w:rPr>
              <w:fldChar w:fldCharType="separate"/>
            </w:r>
            <w:r>
              <w:rPr>
                <w:noProof/>
                <w:webHidden/>
              </w:rPr>
              <w:t>37</w:t>
            </w:r>
            <w:r>
              <w:rPr>
                <w:noProof/>
                <w:webHidden/>
              </w:rPr>
              <w:fldChar w:fldCharType="end"/>
            </w:r>
          </w:hyperlink>
        </w:p>
        <w:p w14:paraId="3CE9DF62" w14:textId="77777777" w:rsidR="004D3FA9" w:rsidRDefault="004D3FA9">
          <w:pPr>
            <w:pStyle w:val="Sumrio1"/>
            <w:tabs>
              <w:tab w:val="right" w:leader="dot" w:pos="9061"/>
            </w:tabs>
            <w:rPr>
              <w:rFonts w:eastAsiaTheme="minorEastAsia" w:cstheme="minorBidi"/>
              <w:b w:val="0"/>
              <w:bCs w:val="0"/>
              <w:noProof/>
            </w:rPr>
          </w:pPr>
          <w:hyperlink w:anchor="_Toc497232761" w:history="1">
            <w:r w:rsidRPr="00606B58">
              <w:rPr>
                <w:rStyle w:val="Hiperlink"/>
                <w:noProof/>
              </w:rPr>
              <w:t>4.4.1 DockerHub</w:t>
            </w:r>
            <w:r>
              <w:rPr>
                <w:noProof/>
                <w:webHidden/>
              </w:rPr>
              <w:tab/>
            </w:r>
            <w:r>
              <w:rPr>
                <w:noProof/>
                <w:webHidden/>
              </w:rPr>
              <w:fldChar w:fldCharType="begin"/>
            </w:r>
            <w:r>
              <w:rPr>
                <w:noProof/>
                <w:webHidden/>
              </w:rPr>
              <w:instrText xml:space="preserve"> PAGEREF _Toc497232761 \h </w:instrText>
            </w:r>
            <w:r>
              <w:rPr>
                <w:noProof/>
                <w:webHidden/>
              </w:rPr>
            </w:r>
            <w:r>
              <w:rPr>
                <w:noProof/>
                <w:webHidden/>
              </w:rPr>
              <w:fldChar w:fldCharType="separate"/>
            </w:r>
            <w:r>
              <w:rPr>
                <w:noProof/>
                <w:webHidden/>
              </w:rPr>
              <w:t>38</w:t>
            </w:r>
            <w:r>
              <w:rPr>
                <w:noProof/>
                <w:webHidden/>
              </w:rPr>
              <w:fldChar w:fldCharType="end"/>
            </w:r>
          </w:hyperlink>
        </w:p>
        <w:p w14:paraId="732B8146" w14:textId="77777777" w:rsidR="004D3FA9" w:rsidRDefault="004D3FA9">
          <w:pPr>
            <w:pStyle w:val="Sumrio1"/>
            <w:tabs>
              <w:tab w:val="right" w:leader="dot" w:pos="9061"/>
            </w:tabs>
            <w:rPr>
              <w:rFonts w:eastAsiaTheme="minorEastAsia" w:cstheme="minorBidi"/>
              <w:b w:val="0"/>
              <w:bCs w:val="0"/>
              <w:noProof/>
            </w:rPr>
          </w:pPr>
          <w:hyperlink w:anchor="_Toc497232762" w:history="1">
            <w:r w:rsidRPr="00606B58">
              <w:rPr>
                <w:rStyle w:val="Hiperlink"/>
                <w:noProof/>
              </w:rPr>
              <w:t>4.5 Play with Docker</w:t>
            </w:r>
            <w:r>
              <w:rPr>
                <w:noProof/>
                <w:webHidden/>
              </w:rPr>
              <w:tab/>
            </w:r>
            <w:r>
              <w:rPr>
                <w:noProof/>
                <w:webHidden/>
              </w:rPr>
              <w:fldChar w:fldCharType="begin"/>
            </w:r>
            <w:r>
              <w:rPr>
                <w:noProof/>
                <w:webHidden/>
              </w:rPr>
              <w:instrText xml:space="preserve"> PAGEREF _Toc497232762 \h </w:instrText>
            </w:r>
            <w:r>
              <w:rPr>
                <w:noProof/>
                <w:webHidden/>
              </w:rPr>
            </w:r>
            <w:r>
              <w:rPr>
                <w:noProof/>
                <w:webHidden/>
              </w:rPr>
              <w:fldChar w:fldCharType="separate"/>
            </w:r>
            <w:r>
              <w:rPr>
                <w:noProof/>
                <w:webHidden/>
              </w:rPr>
              <w:t>41</w:t>
            </w:r>
            <w:r>
              <w:rPr>
                <w:noProof/>
                <w:webHidden/>
              </w:rPr>
              <w:fldChar w:fldCharType="end"/>
            </w:r>
          </w:hyperlink>
        </w:p>
        <w:p w14:paraId="670B4FFD" w14:textId="77777777" w:rsidR="004D3FA9" w:rsidRDefault="004D3FA9">
          <w:pPr>
            <w:pStyle w:val="Sumrio1"/>
            <w:tabs>
              <w:tab w:val="right" w:leader="dot" w:pos="9061"/>
            </w:tabs>
            <w:rPr>
              <w:rFonts w:eastAsiaTheme="minorEastAsia" w:cstheme="minorBidi"/>
              <w:b w:val="0"/>
              <w:bCs w:val="0"/>
              <w:noProof/>
            </w:rPr>
          </w:pPr>
          <w:hyperlink w:anchor="_Toc497232763" w:history="1">
            <w:r w:rsidRPr="00606B58">
              <w:rPr>
                <w:rStyle w:val="Hiperlink"/>
                <w:noProof/>
              </w:rPr>
              <w:t>4.6 Comunidade</w:t>
            </w:r>
            <w:r>
              <w:rPr>
                <w:noProof/>
                <w:webHidden/>
              </w:rPr>
              <w:tab/>
            </w:r>
            <w:r>
              <w:rPr>
                <w:noProof/>
                <w:webHidden/>
              </w:rPr>
              <w:fldChar w:fldCharType="begin"/>
            </w:r>
            <w:r>
              <w:rPr>
                <w:noProof/>
                <w:webHidden/>
              </w:rPr>
              <w:instrText xml:space="preserve"> PAGEREF _Toc497232763 \h </w:instrText>
            </w:r>
            <w:r>
              <w:rPr>
                <w:noProof/>
                <w:webHidden/>
              </w:rPr>
            </w:r>
            <w:r>
              <w:rPr>
                <w:noProof/>
                <w:webHidden/>
              </w:rPr>
              <w:fldChar w:fldCharType="separate"/>
            </w:r>
            <w:r>
              <w:rPr>
                <w:noProof/>
                <w:webHidden/>
              </w:rPr>
              <w:t>43</w:t>
            </w:r>
            <w:r>
              <w:rPr>
                <w:noProof/>
                <w:webHidden/>
              </w:rPr>
              <w:fldChar w:fldCharType="end"/>
            </w:r>
          </w:hyperlink>
        </w:p>
        <w:p w14:paraId="38089CF7" w14:textId="77777777" w:rsidR="004D3FA9" w:rsidRDefault="004D3FA9">
          <w:pPr>
            <w:pStyle w:val="Sumrio1"/>
            <w:tabs>
              <w:tab w:val="right" w:leader="dot" w:pos="9061"/>
            </w:tabs>
            <w:rPr>
              <w:rFonts w:eastAsiaTheme="minorEastAsia" w:cstheme="minorBidi"/>
              <w:b w:val="0"/>
              <w:bCs w:val="0"/>
              <w:noProof/>
            </w:rPr>
          </w:pPr>
          <w:hyperlink w:anchor="_Toc497232764" w:history="1">
            <w:r w:rsidRPr="00606B58">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_Toc497232764 \h </w:instrText>
            </w:r>
            <w:r>
              <w:rPr>
                <w:noProof/>
                <w:webHidden/>
              </w:rPr>
            </w:r>
            <w:r>
              <w:rPr>
                <w:noProof/>
                <w:webHidden/>
              </w:rPr>
              <w:fldChar w:fldCharType="separate"/>
            </w:r>
            <w:r>
              <w:rPr>
                <w:noProof/>
                <w:webHidden/>
              </w:rPr>
              <w:t>44</w:t>
            </w:r>
            <w:r>
              <w:rPr>
                <w:noProof/>
                <w:webHidden/>
              </w:rPr>
              <w:fldChar w:fldCharType="end"/>
            </w:r>
          </w:hyperlink>
        </w:p>
        <w:p w14:paraId="3D7A7377" w14:textId="77777777" w:rsidR="004D3FA9" w:rsidRDefault="004D3FA9">
          <w:pPr>
            <w:pStyle w:val="Sumrio1"/>
            <w:tabs>
              <w:tab w:val="right" w:leader="dot" w:pos="9061"/>
            </w:tabs>
            <w:rPr>
              <w:rFonts w:eastAsiaTheme="minorEastAsia" w:cstheme="minorBidi"/>
              <w:b w:val="0"/>
              <w:bCs w:val="0"/>
              <w:noProof/>
            </w:rPr>
          </w:pPr>
          <w:hyperlink w:anchor="_Toc497232765" w:history="1">
            <w:r w:rsidRPr="00606B58">
              <w:rPr>
                <w:rStyle w:val="Hiperlink"/>
                <w:noProof/>
              </w:rPr>
              <w:t>6 Software de gerenciamento de containers</w:t>
            </w:r>
            <w:r>
              <w:rPr>
                <w:noProof/>
                <w:webHidden/>
              </w:rPr>
              <w:tab/>
            </w:r>
            <w:r>
              <w:rPr>
                <w:noProof/>
                <w:webHidden/>
              </w:rPr>
              <w:fldChar w:fldCharType="begin"/>
            </w:r>
            <w:r>
              <w:rPr>
                <w:noProof/>
                <w:webHidden/>
              </w:rPr>
              <w:instrText xml:space="preserve"> PAGEREF _Toc497232765 \h </w:instrText>
            </w:r>
            <w:r>
              <w:rPr>
                <w:noProof/>
                <w:webHidden/>
              </w:rPr>
            </w:r>
            <w:r>
              <w:rPr>
                <w:noProof/>
                <w:webHidden/>
              </w:rPr>
              <w:fldChar w:fldCharType="separate"/>
            </w:r>
            <w:r>
              <w:rPr>
                <w:noProof/>
                <w:webHidden/>
              </w:rPr>
              <w:t>46</w:t>
            </w:r>
            <w:r>
              <w:rPr>
                <w:noProof/>
                <w:webHidden/>
              </w:rPr>
              <w:fldChar w:fldCharType="end"/>
            </w:r>
          </w:hyperlink>
        </w:p>
        <w:p w14:paraId="1DAC7DDD" w14:textId="77777777" w:rsidR="004D3FA9" w:rsidRDefault="004D3FA9">
          <w:pPr>
            <w:pStyle w:val="Sumrio1"/>
            <w:tabs>
              <w:tab w:val="right" w:leader="dot" w:pos="9061"/>
            </w:tabs>
            <w:rPr>
              <w:rFonts w:eastAsiaTheme="minorEastAsia" w:cstheme="minorBidi"/>
              <w:b w:val="0"/>
              <w:bCs w:val="0"/>
              <w:noProof/>
            </w:rPr>
          </w:pPr>
          <w:hyperlink w:anchor="_Toc497232766" w:history="1">
            <w:r w:rsidRPr="00606B58">
              <w:rPr>
                <w:rStyle w:val="Hiperlink"/>
                <w:noProof/>
              </w:rPr>
              <w:t>13 Estudo de Caso</w:t>
            </w:r>
            <w:r>
              <w:rPr>
                <w:noProof/>
                <w:webHidden/>
              </w:rPr>
              <w:tab/>
            </w:r>
            <w:r>
              <w:rPr>
                <w:noProof/>
                <w:webHidden/>
              </w:rPr>
              <w:fldChar w:fldCharType="begin"/>
            </w:r>
            <w:r>
              <w:rPr>
                <w:noProof/>
                <w:webHidden/>
              </w:rPr>
              <w:instrText xml:space="preserve"> PAGEREF _Toc497232766 \h </w:instrText>
            </w:r>
            <w:r>
              <w:rPr>
                <w:noProof/>
                <w:webHidden/>
              </w:rPr>
            </w:r>
            <w:r>
              <w:rPr>
                <w:noProof/>
                <w:webHidden/>
              </w:rPr>
              <w:fldChar w:fldCharType="separate"/>
            </w:r>
            <w:r>
              <w:rPr>
                <w:noProof/>
                <w:webHidden/>
              </w:rPr>
              <w:t>47</w:t>
            </w:r>
            <w:r>
              <w:rPr>
                <w:noProof/>
                <w:webHidden/>
              </w:rPr>
              <w:fldChar w:fldCharType="end"/>
            </w:r>
          </w:hyperlink>
        </w:p>
        <w:p w14:paraId="7D6554C2" w14:textId="77777777" w:rsidR="004D3FA9" w:rsidRDefault="004D3FA9">
          <w:pPr>
            <w:pStyle w:val="Sumrio1"/>
            <w:tabs>
              <w:tab w:val="right" w:leader="dot" w:pos="9061"/>
            </w:tabs>
            <w:rPr>
              <w:rFonts w:eastAsiaTheme="minorEastAsia" w:cstheme="minorBidi"/>
              <w:b w:val="0"/>
              <w:bCs w:val="0"/>
              <w:noProof/>
            </w:rPr>
          </w:pPr>
          <w:hyperlink w:anchor="_Toc497232767" w:history="1">
            <w:r w:rsidRPr="00606B58">
              <w:rPr>
                <w:rStyle w:val="Hiperlink"/>
                <w:noProof/>
              </w:rPr>
              <w:t>14 Infraestrutura</w:t>
            </w:r>
            <w:r>
              <w:rPr>
                <w:noProof/>
                <w:webHidden/>
              </w:rPr>
              <w:tab/>
            </w:r>
            <w:r>
              <w:rPr>
                <w:noProof/>
                <w:webHidden/>
              </w:rPr>
              <w:fldChar w:fldCharType="begin"/>
            </w:r>
            <w:r>
              <w:rPr>
                <w:noProof/>
                <w:webHidden/>
              </w:rPr>
              <w:instrText xml:space="preserve"> PAGEREF _Toc497232767 \h </w:instrText>
            </w:r>
            <w:r>
              <w:rPr>
                <w:noProof/>
                <w:webHidden/>
              </w:rPr>
            </w:r>
            <w:r>
              <w:rPr>
                <w:noProof/>
                <w:webHidden/>
              </w:rPr>
              <w:fldChar w:fldCharType="separate"/>
            </w:r>
            <w:r>
              <w:rPr>
                <w:noProof/>
                <w:webHidden/>
              </w:rPr>
              <w:t>54</w:t>
            </w:r>
            <w:r>
              <w:rPr>
                <w:noProof/>
                <w:webHidden/>
              </w:rPr>
              <w:fldChar w:fldCharType="end"/>
            </w:r>
          </w:hyperlink>
        </w:p>
        <w:p w14:paraId="33718FA3" w14:textId="77777777" w:rsidR="004D3FA9" w:rsidRDefault="004D3FA9">
          <w:pPr>
            <w:pStyle w:val="Sumrio1"/>
            <w:tabs>
              <w:tab w:val="right" w:leader="dot" w:pos="9061"/>
            </w:tabs>
            <w:rPr>
              <w:rFonts w:eastAsiaTheme="minorEastAsia" w:cstheme="minorBidi"/>
              <w:b w:val="0"/>
              <w:bCs w:val="0"/>
              <w:noProof/>
            </w:rPr>
          </w:pPr>
          <w:hyperlink w:anchor="_Toc497232768" w:history="1">
            <w:r w:rsidRPr="00606B58">
              <w:rPr>
                <w:rStyle w:val="Hiperlink"/>
                <w:noProof/>
              </w:rPr>
              <w:t>19 Referências</w:t>
            </w:r>
            <w:r>
              <w:rPr>
                <w:noProof/>
                <w:webHidden/>
              </w:rPr>
              <w:tab/>
            </w:r>
            <w:r>
              <w:rPr>
                <w:noProof/>
                <w:webHidden/>
              </w:rPr>
              <w:fldChar w:fldCharType="begin"/>
            </w:r>
            <w:r>
              <w:rPr>
                <w:noProof/>
                <w:webHidden/>
              </w:rPr>
              <w:instrText xml:space="preserve"> PAGEREF _Toc497232768 \h </w:instrText>
            </w:r>
            <w:r>
              <w:rPr>
                <w:noProof/>
                <w:webHidden/>
              </w:rPr>
            </w:r>
            <w:r>
              <w:rPr>
                <w:noProof/>
                <w:webHidden/>
              </w:rPr>
              <w:fldChar w:fldCharType="separate"/>
            </w:r>
            <w:r>
              <w:rPr>
                <w:noProof/>
                <w:webHidden/>
              </w:rPr>
              <w:t>57</w:t>
            </w:r>
            <w:r>
              <w:rPr>
                <w:noProof/>
                <w:webHidden/>
              </w:rPr>
              <w:fldChar w:fldCharType="end"/>
            </w:r>
          </w:hyperlink>
        </w:p>
        <w:p w14:paraId="26A02F1E" w14:textId="77777777" w:rsidR="004D3FA9" w:rsidRDefault="004D3FA9">
          <w:pPr>
            <w:pStyle w:val="Sumrio1"/>
            <w:tabs>
              <w:tab w:val="right" w:leader="dot" w:pos="9061"/>
            </w:tabs>
            <w:rPr>
              <w:rFonts w:eastAsiaTheme="minorEastAsia" w:cstheme="minorBidi"/>
              <w:b w:val="0"/>
              <w:bCs w:val="0"/>
              <w:noProof/>
            </w:rPr>
          </w:pPr>
          <w:hyperlink w:anchor="_Toc497232769" w:history="1">
            <w:r w:rsidRPr="00606B58">
              <w:rPr>
                <w:rStyle w:val="Hiperlink"/>
                <w:noProof/>
              </w:rPr>
              <w:t>11 Anexos</w:t>
            </w:r>
            <w:r>
              <w:rPr>
                <w:noProof/>
                <w:webHidden/>
              </w:rPr>
              <w:tab/>
            </w:r>
            <w:r>
              <w:rPr>
                <w:noProof/>
                <w:webHidden/>
              </w:rPr>
              <w:fldChar w:fldCharType="begin"/>
            </w:r>
            <w:r>
              <w:rPr>
                <w:noProof/>
                <w:webHidden/>
              </w:rPr>
              <w:instrText xml:space="preserve"> PAGEREF _Toc497232769 \h </w:instrText>
            </w:r>
            <w:r>
              <w:rPr>
                <w:noProof/>
                <w:webHidden/>
              </w:rPr>
            </w:r>
            <w:r>
              <w:rPr>
                <w:noProof/>
                <w:webHidden/>
              </w:rPr>
              <w:fldChar w:fldCharType="separate"/>
            </w:r>
            <w:r>
              <w:rPr>
                <w:noProof/>
                <w:webHidden/>
              </w:rPr>
              <w:t>59</w:t>
            </w:r>
            <w:r>
              <w:rPr>
                <w:noProof/>
                <w:webHidden/>
              </w:rPr>
              <w:fldChar w:fldCharType="end"/>
            </w:r>
          </w:hyperlink>
        </w:p>
        <w:p w14:paraId="6A3C4FA3"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0" w:history="1">
            <w:r w:rsidRPr="00606B58">
              <w:rPr>
                <w:rStyle w:val="Hiperlink"/>
                <w:noProof/>
              </w:rPr>
              <w:t>Anexo 11.1 – Dockerfile - X86</w:t>
            </w:r>
            <w:r>
              <w:rPr>
                <w:noProof/>
                <w:webHidden/>
              </w:rPr>
              <w:tab/>
            </w:r>
            <w:r>
              <w:rPr>
                <w:noProof/>
                <w:webHidden/>
              </w:rPr>
              <w:fldChar w:fldCharType="begin"/>
            </w:r>
            <w:r>
              <w:rPr>
                <w:noProof/>
                <w:webHidden/>
              </w:rPr>
              <w:instrText xml:space="preserve"> PAGEREF _Toc497232770 \h </w:instrText>
            </w:r>
            <w:r>
              <w:rPr>
                <w:noProof/>
                <w:webHidden/>
              </w:rPr>
            </w:r>
            <w:r>
              <w:rPr>
                <w:noProof/>
                <w:webHidden/>
              </w:rPr>
              <w:fldChar w:fldCharType="separate"/>
            </w:r>
            <w:r>
              <w:rPr>
                <w:noProof/>
                <w:webHidden/>
              </w:rPr>
              <w:t>59</w:t>
            </w:r>
            <w:r>
              <w:rPr>
                <w:noProof/>
                <w:webHidden/>
              </w:rPr>
              <w:fldChar w:fldCharType="end"/>
            </w:r>
          </w:hyperlink>
        </w:p>
        <w:p w14:paraId="26C813D5"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1" w:history="1">
            <w:r w:rsidRPr="00606B58">
              <w:rPr>
                <w:rStyle w:val="Hiperlink"/>
                <w:noProof/>
              </w:rPr>
              <w:t>Anexo 11.2 – Docker-compose versão 2 - X86</w:t>
            </w:r>
            <w:r>
              <w:rPr>
                <w:noProof/>
                <w:webHidden/>
              </w:rPr>
              <w:tab/>
            </w:r>
            <w:r>
              <w:rPr>
                <w:noProof/>
                <w:webHidden/>
              </w:rPr>
              <w:fldChar w:fldCharType="begin"/>
            </w:r>
            <w:r>
              <w:rPr>
                <w:noProof/>
                <w:webHidden/>
              </w:rPr>
              <w:instrText xml:space="preserve"> PAGEREF _Toc497232771 \h </w:instrText>
            </w:r>
            <w:r>
              <w:rPr>
                <w:noProof/>
                <w:webHidden/>
              </w:rPr>
            </w:r>
            <w:r>
              <w:rPr>
                <w:noProof/>
                <w:webHidden/>
              </w:rPr>
              <w:fldChar w:fldCharType="separate"/>
            </w:r>
            <w:r>
              <w:rPr>
                <w:noProof/>
                <w:webHidden/>
              </w:rPr>
              <w:t>61</w:t>
            </w:r>
            <w:r>
              <w:rPr>
                <w:noProof/>
                <w:webHidden/>
              </w:rPr>
              <w:fldChar w:fldCharType="end"/>
            </w:r>
          </w:hyperlink>
        </w:p>
        <w:p w14:paraId="64AD9045"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2" w:history="1">
            <w:r w:rsidRPr="00606B58">
              <w:rPr>
                <w:rStyle w:val="Hiperlink"/>
                <w:noProof/>
              </w:rPr>
              <w:t>Anexo 11.3 – Dockerfile – ARM</w:t>
            </w:r>
            <w:r>
              <w:rPr>
                <w:noProof/>
                <w:webHidden/>
              </w:rPr>
              <w:tab/>
            </w:r>
            <w:r>
              <w:rPr>
                <w:noProof/>
                <w:webHidden/>
              </w:rPr>
              <w:fldChar w:fldCharType="begin"/>
            </w:r>
            <w:r>
              <w:rPr>
                <w:noProof/>
                <w:webHidden/>
              </w:rPr>
              <w:instrText xml:space="preserve"> PAGEREF _Toc497232772 \h </w:instrText>
            </w:r>
            <w:r>
              <w:rPr>
                <w:noProof/>
                <w:webHidden/>
              </w:rPr>
            </w:r>
            <w:r>
              <w:rPr>
                <w:noProof/>
                <w:webHidden/>
              </w:rPr>
              <w:fldChar w:fldCharType="separate"/>
            </w:r>
            <w:r>
              <w:rPr>
                <w:noProof/>
                <w:webHidden/>
              </w:rPr>
              <w:t>63</w:t>
            </w:r>
            <w:r>
              <w:rPr>
                <w:noProof/>
                <w:webHidden/>
              </w:rPr>
              <w:fldChar w:fldCharType="end"/>
            </w:r>
          </w:hyperlink>
        </w:p>
        <w:p w14:paraId="71848240"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3" w:history="1">
            <w:r w:rsidRPr="00606B58">
              <w:rPr>
                <w:rStyle w:val="Hiperlink"/>
                <w:noProof/>
              </w:rPr>
              <w:t>Anexo 11.4 – Docker-compose versão 2 - ARM</w:t>
            </w:r>
            <w:r>
              <w:rPr>
                <w:noProof/>
                <w:webHidden/>
              </w:rPr>
              <w:tab/>
            </w:r>
            <w:r>
              <w:rPr>
                <w:noProof/>
                <w:webHidden/>
              </w:rPr>
              <w:fldChar w:fldCharType="begin"/>
            </w:r>
            <w:r>
              <w:rPr>
                <w:noProof/>
                <w:webHidden/>
              </w:rPr>
              <w:instrText xml:space="preserve"> PAGEREF _Toc497232773 \h </w:instrText>
            </w:r>
            <w:r>
              <w:rPr>
                <w:noProof/>
                <w:webHidden/>
              </w:rPr>
            </w:r>
            <w:r>
              <w:rPr>
                <w:noProof/>
                <w:webHidden/>
              </w:rPr>
              <w:fldChar w:fldCharType="separate"/>
            </w:r>
            <w:r>
              <w:rPr>
                <w:noProof/>
                <w:webHidden/>
              </w:rPr>
              <w:t>65</w:t>
            </w:r>
            <w:r>
              <w:rPr>
                <w:noProof/>
                <w:webHidden/>
              </w:rPr>
              <w:fldChar w:fldCharType="end"/>
            </w:r>
          </w:hyperlink>
        </w:p>
        <w:p w14:paraId="0385D3A1" w14:textId="77777777" w:rsidR="004D3FA9" w:rsidRDefault="004D3FA9">
          <w:pPr>
            <w:pStyle w:val="Sumrio2"/>
            <w:tabs>
              <w:tab w:val="right" w:leader="dot" w:pos="9061"/>
            </w:tabs>
            <w:rPr>
              <w:rFonts w:eastAsiaTheme="minorEastAsia" w:cstheme="minorBidi"/>
              <w:b w:val="0"/>
              <w:bCs w:val="0"/>
              <w:noProof/>
              <w:sz w:val="24"/>
              <w:szCs w:val="24"/>
            </w:rPr>
          </w:pPr>
          <w:hyperlink w:anchor="_Toc497232774" w:history="1">
            <w:r w:rsidRPr="00606B58">
              <w:rPr>
                <w:rStyle w:val="Hiperlink"/>
                <w:noProof/>
              </w:rPr>
              <w:t>Anexo 11.5 – Docker-compose versão 3 - ARM</w:t>
            </w:r>
            <w:r>
              <w:rPr>
                <w:noProof/>
                <w:webHidden/>
              </w:rPr>
              <w:tab/>
            </w:r>
            <w:r>
              <w:rPr>
                <w:noProof/>
                <w:webHidden/>
              </w:rPr>
              <w:fldChar w:fldCharType="begin"/>
            </w:r>
            <w:r>
              <w:rPr>
                <w:noProof/>
                <w:webHidden/>
              </w:rPr>
              <w:instrText xml:space="preserve"> PAGEREF _Toc497232774 \h </w:instrText>
            </w:r>
            <w:r>
              <w:rPr>
                <w:noProof/>
                <w:webHidden/>
              </w:rPr>
            </w:r>
            <w:r>
              <w:rPr>
                <w:noProof/>
                <w:webHidden/>
              </w:rPr>
              <w:fldChar w:fldCharType="separate"/>
            </w:r>
            <w:r>
              <w:rPr>
                <w:noProof/>
                <w:webHidden/>
              </w:rPr>
              <w:t>67</w:t>
            </w:r>
            <w:r>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232741"/>
      <w:bookmarkStart w:id="5" w:name="_GoBack"/>
      <w:bookmarkEnd w:id="5"/>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6" w:name="_Toc496802690"/>
      <w:bookmarkStart w:id="7" w:name="_Toc496802919"/>
      <w:bookmarkStart w:id="8" w:name="_Toc497232742"/>
      <w:r>
        <w:lastRenderedPageBreak/>
        <w:t>2 C</w:t>
      </w:r>
      <w:bookmarkEnd w:id="6"/>
      <w:bookmarkEnd w:id="7"/>
      <w:r w:rsidR="0056345D">
        <w:t>omputação em Nuvem</w:t>
      </w:r>
      <w:bookmarkEnd w:id="8"/>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1F3073" w:rsidRDefault="001F3073">
                            <w:pPr>
                              <w:pStyle w:val="Legenda"/>
                            </w:pPr>
                            <w:bookmarkStart w:id="9" w:name="_Toc482039959"/>
                            <w:bookmarkStart w:id="10" w:name="_Toc482302119"/>
                            <w:bookmarkStart w:id="11" w:name="_Toc482039817"/>
                            <w:bookmarkStart w:id="12"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9"/>
                            <w:bookmarkEnd w:id="10"/>
                            <w:bookmarkEnd w:id="11"/>
                            <w:r>
                              <w:rPr>
                                <w:color w:val="000000"/>
                              </w:rPr>
                              <w:t>: Clound Fonte: http://www.synergixtech.com/wp-content/uploads/2016/09/Cloud-Computing-Benefits.png</w:t>
                            </w:r>
                            <w:bookmarkEnd w:id="12"/>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1F3073" w:rsidRDefault="001F3073">
                      <w:pPr>
                        <w:pStyle w:val="Legenda"/>
                      </w:pPr>
                      <w:bookmarkStart w:id="13" w:name="_Toc482039959"/>
                      <w:bookmarkStart w:id="14" w:name="_Toc482302119"/>
                      <w:bookmarkStart w:id="15" w:name="_Toc482039817"/>
                      <w:bookmarkStart w:id="16"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3"/>
                      <w:bookmarkEnd w:id="14"/>
                      <w:bookmarkEnd w:id="15"/>
                      <w:r>
                        <w:rPr>
                          <w:color w:val="000000"/>
                        </w:rPr>
                        <w:t>: Clound Fonte: http://www.synergixtech.com/wp-content/uploads/2016/09/Cloud-Computing-Benefits.png</w:t>
                      </w:r>
                      <w:bookmarkEnd w:id="16"/>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7" w:name="_Toc496802691"/>
      <w:bookmarkStart w:id="18" w:name="_Toc496802920"/>
      <w:bookmarkStart w:id="19" w:name="_Toc497232743"/>
      <w:r>
        <w:rPr>
          <w:sz w:val="26"/>
          <w:szCs w:val="26"/>
        </w:rPr>
        <w:lastRenderedPageBreak/>
        <w:t>2.1 História</w:t>
      </w:r>
      <w:bookmarkEnd w:id="17"/>
      <w:bookmarkEnd w:id="18"/>
      <w:bookmarkEnd w:id="19"/>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1F3073" w:rsidRDefault="001F3073">
                            <w:pPr>
                              <w:pStyle w:val="Legenda"/>
                            </w:pPr>
                            <w:bookmarkStart w:id="20" w:name="_Toc482302120"/>
                            <w:bookmarkStart w:id="21" w:name="_Toc482039818"/>
                            <w:bookmarkStart w:id="22" w:name="_Toc482039960"/>
                            <w:bookmarkStart w:id="23"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0"/>
                            <w:bookmarkEnd w:id="21"/>
                            <w:bookmarkEnd w:id="22"/>
                            <w:r>
                              <w:rPr>
                                <w:color w:val="000000"/>
                              </w:rPr>
                              <w:t>: Joseph Carl Fonte: http://www.psynergie.com/psychologie-internet/photo-joseph-licklider.jpg</w:t>
                            </w:r>
                            <w:bookmarkEnd w:id="23"/>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1F3073" w:rsidRDefault="001F3073">
                      <w:pPr>
                        <w:pStyle w:val="Legenda"/>
                      </w:pPr>
                      <w:bookmarkStart w:id="24" w:name="_Toc482302120"/>
                      <w:bookmarkStart w:id="25" w:name="_Toc482039818"/>
                      <w:bookmarkStart w:id="26" w:name="_Toc482039960"/>
                      <w:bookmarkStart w:id="27"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4"/>
                      <w:bookmarkEnd w:id="25"/>
                      <w:bookmarkEnd w:id="26"/>
                      <w:r>
                        <w:rPr>
                          <w:color w:val="000000"/>
                        </w:rPr>
                        <w:t>: Joseph Carl Fonte: http://www.psynergie.com/psychologie-internet/photo-joseph-licklider.jpg</w:t>
                      </w:r>
                      <w:bookmarkEnd w:id="27"/>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1F3073" w:rsidRDefault="001F3073">
                            <w:pPr>
                              <w:pStyle w:val="Legenda"/>
                            </w:pPr>
                            <w:bookmarkStart w:id="28" w:name="_Toc482302121"/>
                            <w:bookmarkStart w:id="29" w:name="_Toc482039961"/>
                            <w:bookmarkStart w:id="30" w:name="_Toc482039819"/>
                            <w:bookmarkStart w:id="31"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28"/>
                            <w:bookmarkEnd w:id="29"/>
                            <w:bookmarkEnd w:id="30"/>
                            <w:r>
                              <w:rPr>
                                <w:color w:val="000000"/>
                              </w:rPr>
                              <w:t>: John McCarthy Fonte: http://www-formal.stanford.edu/jmc/jmccolor.jpg</w:t>
                            </w:r>
                            <w:bookmarkEnd w:id="31"/>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1F3073" w:rsidRDefault="001F3073">
                      <w:pPr>
                        <w:pStyle w:val="Legenda"/>
                      </w:pPr>
                      <w:bookmarkStart w:id="32" w:name="_Toc482302121"/>
                      <w:bookmarkStart w:id="33" w:name="_Toc482039961"/>
                      <w:bookmarkStart w:id="34" w:name="_Toc482039819"/>
                      <w:bookmarkStart w:id="35"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2"/>
                      <w:bookmarkEnd w:id="33"/>
                      <w:bookmarkEnd w:id="34"/>
                      <w:r>
                        <w:rPr>
                          <w:color w:val="000000"/>
                        </w:rPr>
                        <w:t>: John McCarthy Fonte: http://www-formal.stanford.edu/jmc/jmccolor.jpg</w:t>
                      </w:r>
                      <w:bookmarkEnd w:id="35"/>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1F3073" w:rsidRDefault="001F3073">
                            <w:pPr>
                              <w:pStyle w:val="Legenda"/>
                            </w:pPr>
                            <w:bookmarkStart w:id="36" w:name="_Toc482302122"/>
                            <w:bookmarkStart w:id="37" w:name="_Toc482039962"/>
                            <w:bookmarkStart w:id="38" w:name="_Toc482039820"/>
                            <w:bookmarkStart w:id="39"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6"/>
                            <w:bookmarkEnd w:id="37"/>
                            <w:bookmarkEnd w:id="38"/>
                            <w:r>
                              <w:rPr>
                                <w:color w:val="000000"/>
                              </w:rPr>
                              <w:t>: Ramnath Chellappa Fonte: http://goizueta.emory.edu/profiles/images/portrait/chellapa.jpg</w:t>
                            </w:r>
                            <w:bookmarkEnd w:id="39"/>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1F3073" w:rsidRDefault="001F3073">
                      <w:pPr>
                        <w:pStyle w:val="Legenda"/>
                      </w:pPr>
                      <w:bookmarkStart w:id="40" w:name="_Toc482302122"/>
                      <w:bookmarkStart w:id="41" w:name="_Toc482039962"/>
                      <w:bookmarkStart w:id="42" w:name="_Toc482039820"/>
                      <w:bookmarkStart w:id="43"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40"/>
                      <w:bookmarkEnd w:id="41"/>
                      <w:bookmarkEnd w:id="42"/>
                      <w:r>
                        <w:rPr>
                          <w:color w:val="000000"/>
                        </w:rPr>
                        <w:t>: Ramnath Chellappa Fonte: http://goizueta.emory.edu/profiles/images/portrait/chellapa.jpg</w:t>
                      </w:r>
                      <w:bookmarkEnd w:id="43"/>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4" w:name="_Toc496802692"/>
      <w:bookmarkStart w:id="45" w:name="_Toc496802921"/>
      <w:bookmarkStart w:id="46" w:name="_Toc497232744"/>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1F3073" w:rsidRDefault="001F3073">
                            <w:pPr>
                              <w:pStyle w:val="Legenda"/>
                            </w:pPr>
                            <w:bookmarkStart w:id="47" w:name="_Toc482302123"/>
                            <w:bookmarkStart w:id="48" w:name="_Toc482039963"/>
                            <w:bookmarkStart w:id="49" w:name="_Toc482039821"/>
                            <w:bookmarkStart w:id="50"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47"/>
                            <w:bookmarkEnd w:id="48"/>
                            <w:bookmarkEnd w:id="49"/>
                            <w:r>
                              <w:rPr>
                                <w:color w:val="000000"/>
                              </w:rPr>
                              <w:t>: Modelos de Implementação Fonte: http://www.vividdynamics.com/wp-content/uploads/2013/12/cloud-hosting.jpg</w:t>
                            </w:r>
                            <w:bookmarkEnd w:id="50"/>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1F3073" w:rsidRDefault="001F3073">
                      <w:pPr>
                        <w:pStyle w:val="Legenda"/>
                      </w:pPr>
                      <w:bookmarkStart w:id="51" w:name="_Toc482302123"/>
                      <w:bookmarkStart w:id="52" w:name="_Toc482039963"/>
                      <w:bookmarkStart w:id="53" w:name="_Toc482039821"/>
                      <w:bookmarkStart w:id="54"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1"/>
                      <w:bookmarkEnd w:id="52"/>
                      <w:bookmarkEnd w:id="53"/>
                      <w:r>
                        <w:rPr>
                          <w:color w:val="000000"/>
                        </w:rPr>
                        <w:t>: Modelos de Implementação Fonte: http://www.vividdynamics.com/wp-content/uploads/2013/12/cloud-hosting.jpg</w:t>
                      </w:r>
                      <w:bookmarkEnd w:id="5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4"/>
      <w:bookmarkEnd w:id="45"/>
      <w:bookmarkEnd w:id="46"/>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5" w:name="_Toc496802693"/>
      <w:bookmarkStart w:id="56" w:name="_Toc496802922"/>
      <w:bookmarkStart w:id="57" w:name="_Toc497232745"/>
      <w:r>
        <w:lastRenderedPageBreak/>
        <w:t>2.2.1 Nuvem Pública</w:t>
      </w:r>
      <w:bookmarkEnd w:id="55"/>
      <w:bookmarkEnd w:id="56"/>
      <w:bookmarkEnd w:id="57"/>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1F3073" w:rsidRDefault="001F3073">
                            <w:pPr>
                              <w:pStyle w:val="Legenda"/>
                            </w:pPr>
                            <w:bookmarkStart w:id="58" w:name="_Toc482302124"/>
                            <w:bookmarkStart w:id="59" w:name="_Toc482039964"/>
                            <w:bookmarkStart w:id="60" w:name="_Toc482039822"/>
                            <w:bookmarkStart w:id="61"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58"/>
                            <w:bookmarkEnd w:id="59"/>
                            <w:bookmarkEnd w:id="60"/>
                            <w:r>
                              <w:rPr>
                                <w:color w:val="000000"/>
                              </w:rPr>
                              <w:t>: Nuvem pública Fonte: http://www.ximedica.info/images/uploads/the_cloud-resized-600.jpg</w:t>
                            </w:r>
                            <w:bookmarkEnd w:id="61"/>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1F3073" w:rsidRDefault="001F3073">
                      <w:pPr>
                        <w:pStyle w:val="Legenda"/>
                      </w:pPr>
                      <w:bookmarkStart w:id="62" w:name="_Toc482302124"/>
                      <w:bookmarkStart w:id="63" w:name="_Toc482039964"/>
                      <w:bookmarkStart w:id="64" w:name="_Toc482039822"/>
                      <w:bookmarkStart w:id="65"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2"/>
                      <w:bookmarkEnd w:id="63"/>
                      <w:bookmarkEnd w:id="64"/>
                      <w:r>
                        <w:rPr>
                          <w:color w:val="000000"/>
                        </w:rPr>
                        <w:t>: Nuvem pública Fonte: http://www.ximedica.info/images/uploads/the_cloud-resized-600.jpg</w:t>
                      </w:r>
                      <w:bookmarkEnd w:id="65"/>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6" w:name="_Toc496802694"/>
      <w:bookmarkStart w:id="67" w:name="_Toc496802923"/>
      <w:bookmarkStart w:id="68" w:name="_Toc497232746"/>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1F3073" w:rsidRDefault="001F3073">
                            <w:pPr>
                              <w:pStyle w:val="Legenda"/>
                            </w:pPr>
                            <w:bookmarkStart w:id="69" w:name="_Toc482302125"/>
                            <w:bookmarkStart w:id="70" w:name="_Toc482039965"/>
                            <w:bookmarkStart w:id="71" w:name="_Toc482039823"/>
                            <w:bookmarkStart w:id="72"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69"/>
                            <w:bookmarkEnd w:id="70"/>
                            <w:bookmarkEnd w:id="71"/>
                            <w:r>
                              <w:rPr>
                                <w:color w:val="000000"/>
                              </w:rPr>
                              <w:t>: Nuvem Privada Fonte: https://web-material3.yokogawa.com/image_8952.jpg</w:t>
                            </w:r>
                            <w:bookmarkEnd w:id="72"/>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1F3073" w:rsidRDefault="001F3073">
                      <w:pPr>
                        <w:pStyle w:val="Legenda"/>
                      </w:pPr>
                      <w:bookmarkStart w:id="73" w:name="_Toc482302125"/>
                      <w:bookmarkStart w:id="74" w:name="_Toc482039965"/>
                      <w:bookmarkStart w:id="75" w:name="_Toc482039823"/>
                      <w:bookmarkStart w:id="76"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3"/>
                      <w:bookmarkEnd w:id="74"/>
                      <w:bookmarkEnd w:id="75"/>
                      <w:r>
                        <w:rPr>
                          <w:color w:val="000000"/>
                        </w:rPr>
                        <w:t>: Nuvem Privada Fonte: https://web-material3.yokogawa.com/image_8952.jpg</w:t>
                      </w:r>
                      <w:bookmarkEnd w:id="76"/>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6"/>
      <w:bookmarkEnd w:id="67"/>
      <w:bookmarkEnd w:id="68"/>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7" w:name="_Toc496802695"/>
      <w:bookmarkStart w:id="78" w:name="_Toc496802924"/>
      <w:bookmarkStart w:id="79" w:name="_Toc497232747"/>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1F3073" w:rsidRDefault="001F3073">
                            <w:pPr>
                              <w:pStyle w:val="Legenda"/>
                            </w:pPr>
                            <w:bookmarkStart w:id="80" w:name="_Toc482302126"/>
                            <w:bookmarkStart w:id="81" w:name="_Toc482039966"/>
                            <w:bookmarkStart w:id="82" w:name="_Toc482039824"/>
                            <w:bookmarkStart w:id="83"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0"/>
                            <w:bookmarkEnd w:id="81"/>
                            <w:bookmarkEnd w:id="82"/>
                            <w:r>
                              <w:rPr>
                                <w:color w:val="000000"/>
                              </w:rPr>
                              <w:t>: Nuvem Comunitária Fonte: https://lh4.googleusercontent.com/NWf67CzmfbXLVsj60ZRyC-eX-UcdAt3ITRZcgedyN4dBbGU0BOWdCSNdtuqz9DxZ4fHNC6GLnUlreeoRX__8c07l61YMMoY3zxKJvMkbFfx92vjjDYLm1ai2STm0h4XQfA</w:t>
                            </w:r>
                            <w:bookmarkEnd w:id="83"/>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1F3073" w:rsidRDefault="001F3073">
                      <w:pPr>
                        <w:pStyle w:val="Legenda"/>
                      </w:pPr>
                      <w:bookmarkStart w:id="84" w:name="_Toc482302126"/>
                      <w:bookmarkStart w:id="85" w:name="_Toc482039966"/>
                      <w:bookmarkStart w:id="86" w:name="_Toc482039824"/>
                      <w:bookmarkStart w:id="87"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4"/>
                      <w:bookmarkEnd w:id="85"/>
                      <w:bookmarkEnd w:id="86"/>
                      <w:r>
                        <w:rPr>
                          <w:color w:val="000000"/>
                        </w:rPr>
                        <w:t>: Nuvem Comunitária Fonte: https://lh4.googleusercontent.com/NWf67CzmfbXLVsj60ZRyC-eX-UcdAt3ITRZcgedyN4dBbGU0BOWdCSNdtuqz9DxZ4fHNC6GLnUlreeoRX__8c07l61YMMoY3zxKJvMkbFfx92vjjDYLm1ai2STm0h4XQfA</w:t>
                      </w:r>
                      <w:bookmarkEnd w:id="87"/>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7"/>
      <w:bookmarkEnd w:id="78"/>
      <w:bookmarkEnd w:id="79"/>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8" w:name="_Toc496802696"/>
      <w:bookmarkStart w:id="89" w:name="_Toc496802925"/>
      <w:bookmarkStart w:id="90" w:name="_Toc497232748"/>
      <w:r>
        <w:lastRenderedPageBreak/>
        <w:t>2.2.3 Nuvem Híbrida</w:t>
      </w:r>
      <w:bookmarkEnd w:id="88"/>
      <w:bookmarkEnd w:id="89"/>
      <w:bookmarkEnd w:id="90"/>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1F3073" w:rsidRDefault="001F3073">
                            <w:pPr>
                              <w:pStyle w:val="Legenda"/>
                            </w:pPr>
                            <w:bookmarkStart w:id="91" w:name="_Toc482302127"/>
                            <w:bookmarkStart w:id="92" w:name="_Toc482039967"/>
                            <w:bookmarkStart w:id="93" w:name="_Toc482039825"/>
                            <w:bookmarkStart w:id="94"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1"/>
                            <w:bookmarkEnd w:id="92"/>
                            <w:bookmarkEnd w:id="93"/>
                            <w:r>
                              <w:rPr>
                                <w:color w:val="000000"/>
                              </w:rPr>
                              <w:t>: Modelos de Implementação Fonte: https://puserscontentstorage.blob.core.windows.net/userimages/de1cc483-bb71-4170-bd25-0c04f167acf5/c9851e30-da98-4765-92bb-d33ca089ff49image32.png</w:t>
                            </w:r>
                            <w:bookmarkEnd w:id="94"/>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1F3073" w:rsidRDefault="001F3073">
                      <w:pPr>
                        <w:pStyle w:val="Legenda"/>
                      </w:pPr>
                      <w:bookmarkStart w:id="95" w:name="_Toc482302127"/>
                      <w:bookmarkStart w:id="96" w:name="_Toc482039967"/>
                      <w:bookmarkStart w:id="97" w:name="_Toc482039825"/>
                      <w:bookmarkStart w:id="98"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5"/>
                      <w:bookmarkEnd w:id="96"/>
                      <w:bookmarkEnd w:id="97"/>
                      <w:r>
                        <w:rPr>
                          <w:color w:val="000000"/>
                        </w:rPr>
                        <w:t>: Modelos de Implementação Fonte: https://puserscontentstorage.blob.core.windows.net/userimages/de1cc483-bb71-4170-bd25-0c04f167acf5/c9851e30-da98-4765-92bb-d33ca089ff49image32.png</w:t>
                      </w:r>
                      <w:bookmarkEnd w:id="98"/>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9" w:name="_Toc496802697"/>
      <w:bookmarkStart w:id="100" w:name="_Toc496802926"/>
      <w:bookmarkStart w:id="101" w:name="_Toc497232749"/>
      <w:r>
        <w:lastRenderedPageBreak/>
        <w:t>2.3 Princípios da computação em nuvem</w:t>
      </w:r>
      <w:bookmarkEnd w:id="99"/>
      <w:bookmarkEnd w:id="100"/>
      <w:bookmarkEnd w:id="101"/>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2" w:name="_Toc496802698"/>
      <w:bookmarkStart w:id="103" w:name="_Toc496802927"/>
      <w:bookmarkStart w:id="104" w:name="_Toc497232750"/>
      <w:r>
        <w:lastRenderedPageBreak/>
        <w:t>2.4 Modelos de Serviços</w:t>
      </w:r>
      <w:bookmarkEnd w:id="102"/>
      <w:bookmarkEnd w:id="103"/>
      <w:bookmarkEnd w:id="104"/>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1F3073" w:rsidRDefault="001F3073">
                            <w:pPr>
                              <w:pStyle w:val="Legenda"/>
                            </w:pPr>
                            <w:bookmarkStart w:id="105" w:name="_Toc482039826"/>
                            <w:bookmarkStart w:id="106" w:name="_Toc482302128"/>
                            <w:bookmarkStart w:id="107" w:name="_Toc482039968"/>
                            <w:bookmarkStart w:id="108"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5"/>
                            <w:bookmarkEnd w:id="106"/>
                            <w:bookmarkEnd w:id="107"/>
                            <w:r>
                              <w:rPr>
                                <w:color w:val="000000"/>
                              </w:rPr>
                              <w:t>: Modelos de Serviço Fonte: http://ftp.unipar.br/~seinpar/2013/artigos/Rogerio%20Schueroff%20Vandresen.pdf</w:t>
                            </w:r>
                            <w:bookmarkEnd w:id="108"/>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1F3073" w:rsidRDefault="001F3073">
                      <w:pPr>
                        <w:pStyle w:val="Legenda"/>
                      </w:pPr>
                      <w:bookmarkStart w:id="109" w:name="_Toc482039826"/>
                      <w:bookmarkStart w:id="110" w:name="_Toc482302128"/>
                      <w:bookmarkStart w:id="111" w:name="_Toc482039968"/>
                      <w:bookmarkStart w:id="112"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9"/>
                      <w:bookmarkEnd w:id="110"/>
                      <w:bookmarkEnd w:id="111"/>
                      <w:r>
                        <w:rPr>
                          <w:color w:val="000000"/>
                        </w:rPr>
                        <w:t>: Modelos de Serviço Fonte: http://ftp.unipar.br/~seinpar/2013/artigos/Rogerio%20Schueroff%20Vandresen.pdf</w:t>
                      </w:r>
                      <w:bookmarkEnd w:id="112"/>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3" w:name="_Toc496802699"/>
      <w:bookmarkStart w:id="114" w:name="_Toc496802928"/>
      <w:bookmarkStart w:id="115" w:name="_Toc497232751"/>
      <w:r>
        <w:lastRenderedPageBreak/>
        <w:t xml:space="preserve">3 </w:t>
      </w:r>
      <w:r w:rsidR="00671E6C">
        <w:t>Container vs V</w:t>
      </w:r>
      <w:r w:rsidRPr="0077216E">
        <w:t>irtualização</w:t>
      </w:r>
      <w:bookmarkEnd w:id="113"/>
      <w:bookmarkEnd w:id="114"/>
      <w:bookmarkEnd w:id="115"/>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1F3073" w:rsidRDefault="001F3073">
                            <w:pPr>
                              <w:pStyle w:val="Legenda"/>
                            </w:pPr>
                            <w:bookmarkStart w:id="116" w:name="_Toc482302129"/>
                            <w:bookmarkStart w:id="117" w:name="_Toc482039969"/>
                            <w:bookmarkStart w:id="118" w:name="_Toc482039827"/>
                            <w:bookmarkStart w:id="119"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6"/>
                            <w:bookmarkEnd w:id="117"/>
                            <w:bookmarkEnd w:id="118"/>
                            <w:r>
                              <w:rPr>
                                <w:color w:val="000000"/>
                              </w:rPr>
                              <w:t xml:space="preserve"> Hospedado Fonte: http://3way.com.br/saiba-como-a-virtualizacao-por-container-mudou-a-infraestrutura-de-ti/</w:t>
                            </w:r>
                            <w:bookmarkEnd w:id="119"/>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1F3073" w:rsidRDefault="001F3073">
                      <w:pPr>
                        <w:pStyle w:val="Legenda"/>
                      </w:pPr>
                      <w:bookmarkStart w:id="120" w:name="_Toc482302129"/>
                      <w:bookmarkStart w:id="121" w:name="_Toc482039969"/>
                      <w:bookmarkStart w:id="122" w:name="_Toc482039827"/>
                      <w:bookmarkStart w:id="123"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20"/>
                      <w:bookmarkEnd w:id="121"/>
                      <w:bookmarkEnd w:id="122"/>
                      <w:r>
                        <w:rPr>
                          <w:color w:val="000000"/>
                        </w:rPr>
                        <w:t xml:space="preserve"> Hospedado Fonte: http://3way.com.br/saiba-como-a-virtualizacao-por-container-mudou-a-infraestrutura-de-ti/</w:t>
                      </w:r>
                      <w:bookmarkEnd w:id="123"/>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4" w:name="_Toc482302130"/>
      <w:bookmarkStart w:id="125" w:name="_Toc496268959"/>
      <w:r>
        <w:t xml:space="preserve">Figura </w:t>
      </w:r>
      <w:r>
        <w:fldChar w:fldCharType="begin"/>
      </w:r>
      <w:r>
        <w:instrText>SEQ Figura \* ARABIC</w:instrText>
      </w:r>
      <w:r>
        <w:fldChar w:fldCharType="separate"/>
      </w:r>
      <w:r w:rsidR="001E1CF0">
        <w:rPr>
          <w:noProof/>
        </w:rPr>
        <w:t>12</w:t>
      </w:r>
      <w:r>
        <w:fldChar w:fldCharType="end"/>
      </w:r>
      <w:bookmarkEnd w:id="124"/>
      <w:r>
        <w:t xml:space="preserve"> - Evolução do Hypervisor Fonte: http://3way.com.br/saiba-como-a-virtualizacao-por-container-revolucionou-a-infraestrutura-de-ti.png</w:t>
      </w:r>
      <w:bookmarkEnd w:id="125"/>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6" w:name="_Toc482302131"/>
      <w:bookmarkStart w:id="127" w:name="_Toc496268960"/>
      <w:r>
        <w:t xml:space="preserve">Figura </w:t>
      </w:r>
      <w:r>
        <w:fldChar w:fldCharType="begin"/>
      </w:r>
      <w:r>
        <w:instrText>SEQ Figura \* ARABIC</w:instrText>
      </w:r>
      <w:r>
        <w:fldChar w:fldCharType="separate"/>
      </w:r>
      <w:r w:rsidR="001E1CF0">
        <w:rPr>
          <w:noProof/>
        </w:rPr>
        <w:t>13</w:t>
      </w:r>
      <w:r>
        <w:fldChar w:fldCharType="end"/>
      </w:r>
      <w:bookmarkEnd w:id="126"/>
      <w:r>
        <w:t xml:space="preserve"> - Virtualização por Container Fonte: http://3way.com.br/saiba-como-a-virtualizacao-por-container-revolucionou-a-infraestrutura-de-ti.png</w:t>
      </w:r>
      <w:bookmarkEnd w:id="127"/>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ins w:id="128" w:author="Thiago Cruz" w:date="2017-10-26T17:33:00Z"/>
          <w:rFonts w:ascii="Calibri" w:hAnsi="Calibri"/>
          <w:sz w:val="22"/>
          <w:szCs w:val="20"/>
        </w:rPr>
      </w:pPr>
      <w:ins w:id="129" w:author="Thiago Cruz" w:date="2017-10-26T17:33:00Z">
        <w:r>
          <w:br w:type="page"/>
        </w:r>
      </w:ins>
    </w:p>
    <w:p w14:paraId="70841104" w14:textId="2DDACE32" w:rsidR="009C7518" w:rsidRPr="00D22DB7" w:rsidRDefault="00C254AC" w:rsidP="005C0C6F">
      <w:pPr>
        <w:pStyle w:val="Ttulo11"/>
      </w:pPr>
      <w:bookmarkStart w:id="130" w:name="_Toc496802700"/>
      <w:bookmarkStart w:id="131" w:name="_Toc496802929"/>
      <w:bookmarkStart w:id="132" w:name="_Toc497232752"/>
      <w:r w:rsidRPr="00D22DB7">
        <w:lastRenderedPageBreak/>
        <w:t>3.1 LXC Containers</w:t>
      </w:r>
      <w:bookmarkEnd w:id="130"/>
      <w:bookmarkEnd w:id="131"/>
      <w:bookmarkEnd w:id="132"/>
    </w:p>
    <w:p w14:paraId="158DB846" w14:textId="1058D09B" w:rsidR="009C7518" w:rsidRDefault="00C254AC" w:rsidP="00E01C51">
      <w:pPr>
        <w:ind w:firstLine="708"/>
      </w:pPr>
      <w:r w:rsidRPr="00D22DB7">
        <w:rPr>
          <w:sz w:val="26"/>
          <w:szCs w:val="26"/>
          <w:rPrChange w:id="133" w:author="Thiago Cruz" w:date="2017-10-26T17:30:00Z">
            <w:rPr/>
          </w:rPrChange>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Pr>
          <w:color w:val="000000"/>
        </w:rPr>
        <w:t>sistema.”</w:t>
      </w:r>
      <w:proofErr w:type="gramEnd"/>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34" w:name="_Toc482302132"/>
      <w:bookmarkStart w:id="135" w:name="_Toc496268961"/>
      <w:r>
        <w:t xml:space="preserve">Figura </w:t>
      </w:r>
      <w:r>
        <w:fldChar w:fldCharType="begin"/>
      </w:r>
      <w:r>
        <w:instrText>SEQ Figura \* ARABIC</w:instrText>
      </w:r>
      <w:r>
        <w:fldChar w:fldCharType="separate"/>
      </w:r>
      <w:r w:rsidR="001E1CF0">
        <w:rPr>
          <w:noProof/>
        </w:rPr>
        <w:t>14</w:t>
      </w:r>
      <w:r>
        <w:fldChar w:fldCharType="end"/>
      </w:r>
      <w:bookmarkEnd w:id="134"/>
      <w:r>
        <w:t xml:space="preserve"> - LXC Container Fonte: http://3way.com.br/saiba-como-a-virtualizacao-por-container-revolucionou-a-infraestrutura-de-ti-part2/.png</w:t>
      </w:r>
      <w:bookmarkEnd w:id="135"/>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36" w:name="_Toc482302133"/>
      <w:bookmarkStart w:id="137" w:name="_Toc496268962"/>
      <w:r>
        <w:t xml:space="preserve">Figura </w:t>
      </w:r>
      <w:r>
        <w:fldChar w:fldCharType="begin"/>
      </w:r>
      <w:r>
        <w:instrText>SEQ Figura \* ARABIC</w:instrText>
      </w:r>
      <w:r>
        <w:fldChar w:fldCharType="separate"/>
      </w:r>
      <w:r w:rsidR="001E1CF0">
        <w:rPr>
          <w:noProof/>
        </w:rPr>
        <w:t>15</w:t>
      </w:r>
      <w:r>
        <w:fldChar w:fldCharType="end"/>
      </w:r>
      <w:bookmarkEnd w:id="136"/>
      <w:r>
        <w:t xml:space="preserve"> LXC vs KVM Fonte: </w:t>
      </w:r>
      <w:proofErr w:type="gramStart"/>
      <w:r>
        <w:t>http:3way.com.br</w:t>
      </w:r>
      <w:proofErr w:type="gramEnd"/>
      <w:r>
        <w:t>/saiba-como-a-virtualizacao-por-container-revolucionou-a-infraestrutura-de-ti-part2/.png</w:t>
      </w:r>
      <w:bookmarkEnd w:id="137"/>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8" w:name="_Toc496802701"/>
      <w:bookmarkStart w:id="139" w:name="_Toc496802930"/>
      <w:bookmarkStart w:id="140" w:name="_Toc497232753"/>
      <w:r>
        <w:lastRenderedPageBreak/>
        <w:t>4. Docker</w:t>
      </w:r>
      <w:bookmarkEnd w:id="138"/>
      <w:bookmarkEnd w:id="139"/>
      <w:bookmarkEnd w:id="14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79D085F9" w14:textId="77777777" w:rsidR="00A97EC7" w:rsidRPr="00A97EC7"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p>
    <w:p w14:paraId="661A99B4" w14:textId="1A145CD4" w:rsidR="008A3DA0" w:rsidRPr="00A97EC7" w:rsidRDefault="008A3DA0">
      <w:pPr>
        <w:rPr>
          <w:lang w:eastAsia="x-none"/>
        </w:rPr>
      </w:pPr>
    </w:p>
    <w:p w14:paraId="57FECFDA" w14:textId="67B1F306" w:rsidR="00067AB3" w:rsidRPr="001A3F07" w:rsidRDefault="00067AB3" w:rsidP="001A3F07">
      <w:pPr>
        <w:rPr>
          <w:lang w:val="x-none" w:eastAsia="x-none"/>
        </w:rPr>
      </w:pPr>
    </w:p>
    <w:p w14:paraId="27BA1F03" w14:textId="3639FBF9" w:rsidR="002460B7" w:rsidRPr="00086281" w:rsidRDefault="002460B7" w:rsidP="002460B7">
      <w:pPr>
        <w:pStyle w:val="Ttulo11"/>
        <w:ind w:firstLine="0"/>
        <w:jc w:val="left"/>
      </w:pPr>
      <w:bookmarkStart w:id="141" w:name="_Toc497232754"/>
      <w:r w:rsidRPr="00086281">
        <w:lastRenderedPageBreak/>
        <w:t xml:space="preserve">4.1 </w:t>
      </w:r>
      <w:r>
        <w:t>Instalação do Docker</w:t>
      </w:r>
      <w:bookmarkEnd w:id="141"/>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gramStart"/>
      <w:r>
        <w:t>sudo</w:t>
      </w:r>
      <w:proofErr w:type="gramEnd"/>
      <w:r>
        <w:t xml:space="preserve">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proofErr w:type="gramStart"/>
      <w:r w:rsidRPr="006826F3">
        <w:t>brew</w:t>
      </w:r>
      <w:proofErr w:type="gramEnd"/>
      <w:r w:rsidRPr="006826F3">
        <w:t xml:space="preserve"> cask install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6"/>
        <w:t>4</w:t>
      </w:r>
    </w:p>
    <w:p w14:paraId="20A17178" w14:textId="763D1203" w:rsidR="003C2963" w:rsidRDefault="003C2963">
      <w:r>
        <w:br w:type="page"/>
      </w:r>
    </w:p>
    <w:p w14:paraId="7F0E0D0E" w14:textId="3E1D6956" w:rsidR="00DD52E1" w:rsidRPr="00086281" w:rsidRDefault="008B7303" w:rsidP="00BD557B">
      <w:pPr>
        <w:pStyle w:val="Ttulo11"/>
        <w:jc w:val="left"/>
      </w:pPr>
      <w:bookmarkStart w:id="142" w:name="_Toc496802702"/>
      <w:bookmarkStart w:id="143" w:name="_Toc496802931"/>
      <w:bookmarkStart w:id="144" w:name="_Toc497232755"/>
      <w:r>
        <w:lastRenderedPageBreak/>
        <w:t>4.2</w:t>
      </w:r>
      <w:r w:rsidR="008A414F" w:rsidRPr="00086281">
        <w:t xml:space="preserve"> </w:t>
      </w:r>
      <w:r w:rsidR="0033526A">
        <w:t>M</w:t>
      </w:r>
      <w:r w:rsidR="00DD52E1" w:rsidRPr="00086281">
        <w:t>otivos para usar o Docker</w:t>
      </w:r>
      <w:bookmarkEnd w:id="142"/>
      <w:bookmarkEnd w:id="143"/>
      <w:bookmarkEnd w:id="144"/>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006BA1A0" w:rsidR="003C2963"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3C2439F6" w14:textId="77777777" w:rsidR="003C2963" w:rsidRDefault="003C2963">
      <w:pPr>
        <w:rPr>
          <w:rFonts w:eastAsia="Times New Roman" w:cs="Arial"/>
          <w:color w:val="00000A"/>
          <w:sz w:val="22"/>
          <w:lang w:eastAsia="x-none"/>
        </w:rPr>
      </w:pPr>
      <w:r>
        <w:rPr>
          <w:lang w:eastAsia="x-none"/>
        </w:rPr>
        <w:br w:type="page"/>
      </w:r>
    </w:p>
    <w:p w14:paraId="78312D0A" w14:textId="2AEF5B80" w:rsidR="007B65C4" w:rsidRDefault="007B65C4" w:rsidP="007B65C4">
      <w:pPr>
        <w:pStyle w:val="Ttulo11"/>
      </w:pPr>
      <w:bookmarkStart w:id="145" w:name="_Toc496802703"/>
      <w:bookmarkStart w:id="146" w:name="_Toc496802932"/>
      <w:bookmarkStart w:id="147" w:name="_Toc496802705"/>
      <w:bookmarkStart w:id="148" w:name="_Toc496802934"/>
      <w:bookmarkStart w:id="149" w:name="_Toc497232756"/>
      <w:r>
        <w:lastRenderedPageBreak/>
        <w:t>4.3</w:t>
      </w:r>
      <w:r>
        <w:t xml:space="preserve"> Arquivos de </w:t>
      </w:r>
      <w:bookmarkEnd w:id="147"/>
      <w:bookmarkEnd w:id="148"/>
      <w:r>
        <w:t>Configuração</w:t>
      </w:r>
      <w:bookmarkEnd w:id="149"/>
    </w:p>
    <w:p w14:paraId="1199C4D5" w14:textId="77777777" w:rsidR="007B65C4" w:rsidRDefault="007B65C4" w:rsidP="007B65C4">
      <w:pPr>
        <w:ind w:firstLine="708"/>
      </w:pPr>
      <w:r>
        <w:t>Os arquivos de configuração do Docker, são arquivos que vão repassar para a API do Docker a forma de o mesmo irá presseguir, criando as imagens, containers e serviços.</w:t>
      </w:r>
    </w:p>
    <w:p w14:paraId="5320DDF1" w14:textId="77777777" w:rsidR="007B65C4" w:rsidRDefault="007B65C4" w:rsidP="007B65C4">
      <w:pPr>
        <w:ind w:firstLine="708"/>
      </w:pPr>
      <w:r>
        <w:t>Esses arquivos são úteis para criar configurações personalizadas e gerenciar a forma que os serviços vão ser executados pelo Deamon do Docker.</w:t>
      </w:r>
      <w:bookmarkStart w:id="150" w:name="_Toc496802706"/>
      <w:bookmarkStart w:id="151" w:name="_Toc496802935"/>
    </w:p>
    <w:p w14:paraId="2EEF5A17" w14:textId="77777777" w:rsidR="007B65C4" w:rsidRDefault="007B65C4" w:rsidP="007B65C4">
      <w:pPr>
        <w:ind w:firstLine="708"/>
      </w:pPr>
    </w:p>
    <w:p w14:paraId="2F6001A4" w14:textId="6B38AF91" w:rsidR="007B65C4" w:rsidRDefault="007B65C4" w:rsidP="007B65C4">
      <w:pPr>
        <w:pStyle w:val="Ttulo21"/>
        <w:jc w:val="left"/>
        <w:rPr>
          <w:lang w:val="pt-BR"/>
        </w:rPr>
      </w:pPr>
      <w:bookmarkStart w:id="152" w:name="_Toc497232757"/>
      <w:r>
        <w:t>4.</w:t>
      </w:r>
      <w:r w:rsidR="008F05E4">
        <w:t>3</w:t>
      </w:r>
      <w:r>
        <w:t>.1 Docker</w:t>
      </w:r>
      <w:r>
        <w:rPr>
          <w:lang w:val="pt-BR"/>
        </w:rPr>
        <w:t>-Compose</w:t>
      </w:r>
      <w:bookmarkEnd w:id="150"/>
      <w:bookmarkEnd w:id="151"/>
      <w:bookmarkEnd w:id="152"/>
    </w:p>
    <w:p w14:paraId="112BCFE4" w14:textId="77777777" w:rsidR="007B65C4" w:rsidRDefault="007B65C4" w:rsidP="007B65C4">
      <w:pPr>
        <w:ind w:firstLine="708"/>
      </w:pPr>
      <w:r>
        <w:t>Existe uma ferramenta do Docker que é o Docker-compose, da qual é possível escrever um único arquivo em formato shell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77777777" w:rsidR="007B65C4" w:rsidRPr="00FF5EEB" w:rsidRDefault="007B65C4" w:rsidP="007B65C4">
      <w:pPr>
        <w:pStyle w:val="PargrafodaLista"/>
        <w:numPr>
          <w:ilvl w:val="0"/>
          <w:numId w:val="7"/>
        </w:numPr>
        <w:rPr>
          <w:sz w:val="24"/>
          <w:lang w:eastAsia="x-none"/>
        </w:rPr>
      </w:pPr>
      <w:r w:rsidRPr="00FF5EEB">
        <w:rPr>
          <w:sz w:val="24"/>
          <w:lang w:eastAsia="x-none"/>
        </w:rPr>
        <w:t>Contole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7777777"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uma linguagem bem próxima da linguagem natural e que poder ser facilmente compreendida e interpretada por uma simplicidade e quase nenhum conhecimento prévio específico de computação.</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77777777"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“buildada”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77777777" w:rsidR="007B65C4" w:rsidRDefault="007B65C4" w:rsidP="007B65C4">
      <w:pPr>
        <w:ind w:firstLine="708"/>
        <w:rPr>
          <w:lang w:eastAsia="x-none"/>
        </w:rPr>
      </w:pPr>
      <w:r>
        <w:rPr>
          <w:lang w:eastAsia="x-none"/>
        </w:rPr>
        <w:t>Estar vinculado significa que um container estará prestando serviço para outro container. Ambos são independentes e podem ser construídos “biuldados” e executados em separado. Por exemplo o banco de dados em MySQL ele presta serviços para a aplicação, a mesma consegue ser construída “biuldada” e ficar “up” sem o banco; não vai ter sua completa utilização e execução sem o mesmo, mais é possível.</w:t>
      </w:r>
    </w:p>
    <w:p w14:paraId="7C678C9A" w14:textId="77777777"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“biuldada” antes da execução do container que faz referência a ela, e os containers são criados seguindo a ordem que está descrita no arquivo “yml”.</w:t>
      </w:r>
    </w:p>
    <w:p w14:paraId="2B89D82C" w14:textId="77777777" w:rsidR="007B65C4" w:rsidRDefault="007B65C4" w:rsidP="007B65C4">
      <w:pPr>
        <w:ind w:firstLine="708"/>
        <w:rPr>
          <w:lang w:eastAsia="x-none"/>
        </w:rPr>
      </w:pPr>
      <w:r>
        <w:rPr>
          <w:lang w:eastAsia="x-none"/>
        </w:rPr>
        <w:lastRenderedPageBreak/>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gramStart"/>
      <w:r w:rsidRPr="002E7762">
        <w:rPr>
          <w:lang w:eastAsia="x-none"/>
        </w:rPr>
        <w:t>re(</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F2ECB24" w:rsidR="007B65C4" w:rsidRDefault="005A4E49" w:rsidP="007B65C4">
      <w:pPr>
        <w:pStyle w:val="Ttulo21"/>
        <w:jc w:val="left"/>
        <w:rPr>
          <w:lang w:val="pt-BR"/>
        </w:rPr>
      </w:pPr>
      <w:bookmarkStart w:id="153" w:name="_Toc496802707"/>
      <w:bookmarkStart w:id="154" w:name="_Toc496802936"/>
      <w:bookmarkStart w:id="155" w:name="_Toc497232758"/>
      <w:r>
        <w:t>4.3</w:t>
      </w:r>
      <w:r w:rsidR="007B65C4">
        <w:t>.2 Docker</w:t>
      </w:r>
      <w:r w:rsidR="007B65C4">
        <w:rPr>
          <w:lang w:val="pt-BR"/>
        </w:rPr>
        <w:t xml:space="preserve"> File</w:t>
      </w:r>
      <w:bookmarkEnd w:id="153"/>
      <w:bookmarkEnd w:id="154"/>
      <w:bookmarkEnd w:id="155"/>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8"/>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w:t>
      </w:r>
      <w:proofErr w:type="gramStart"/>
      <w:r w:rsidRPr="001D0F94">
        <w:rPr>
          <w:sz w:val="24"/>
          <w:lang w:eastAsia="x-none"/>
        </w:rPr>
        <w:t>No</w:t>
      </w:r>
      <w:proofErr w:type="gramEnd"/>
      <w:r w:rsidRPr="001D0F94">
        <w:rPr>
          <w:sz w:val="24"/>
          <w:lang w:eastAsia="x-none"/>
        </w:rPr>
        <w:t xml:space="preserve"> estudo de caso para a arquitetura ARM eu faço a instalação do RVM, Ruby e bundler das dependências do projeto. Estas serão necessárias a execução.  </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w:t>
      </w:r>
      <w:r>
        <w:rPr>
          <w:sz w:val="24"/>
          <w:lang w:eastAsia="x-none"/>
        </w:rPr>
        <w:lastRenderedPageBreak/>
        <w:t>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9"/>
        <w:t>2</w:t>
      </w:r>
      <w:r>
        <w:rPr>
          <w:lang w:val="x-none" w:eastAsia="x-none"/>
        </w:rPr>
        <w:t xml:space="preserve"> – “Containers são descartáveis”.</w:t>
      </w:r>
    </w:p>
    <w:p w14:paraId="328AA939" w14:textId="77777777" w:rsidR="007B65C4" w:rsidRDefault="007B65C4" w:rsidP="007B65C4">
      <w:pPr>
        <w:pStyle w:val="PargrafodaLista"/>
        <w:suppressAutoHyphens w:val="0"/>
        <w:spacing w:line="240" w:lineRule="auto"/>
        <w:jc w:val="left"/>
        <w:rPr>
          <w:lang w:val="x-none" w:eastAsia="x-none"/>
        </w:rPr>
      </w:pPr>
    </w:p>
    <w:p w14:paraId="466B6D46" w14:textId="079AB09A" w:rsidR="005D55C2" w:rsidRDefault="00533488" w:rsidP="005D55C2">
      <w:pPr>
        <w:pStyle w:val="Ttulo21"/>
        <w:rPr>
          <w:lang w:val="pt-BR"/>
        </w:rPr>
      </w:pPr>
      <w:bookmarkStart w:id="156" w:name="_Toc497232759"/>
      <w:r>
        <w:t>4.3</w:t>
      </w:r>
      <w:r w:rsidR="005D55C2">
        <w:t>.3 Docker Swarm</w:t>
      </w:r>
      <w:bookmarkEnd w:id="156"/>
    </w:p>
    <w:p w14:paraId="3CAFFC36" w14:textId="77777777" w:rsidR="005D55C2" w:rsidRDefault="005D55C2" w:rsidP="007B65C4">
      <w:pPr>
        <w:pStyle w:val="PargrafodaLista"/>
        <w:suppressAutoHyphens w:val="0"/>
        <w:spacing w:line="240" w:lineRule="auto"/>
        <w:jc w:val="left"/>
        <w:rPr>
          <w:lang w:val="x-none" w:eastAsia="x-none"/>
        </w:rPr>
      </w:pPr>
    </w:p>
    <w:p w14:paraId="224CDCD8" w14:textId="732379FE" w:rsidR="003B79D6" w:rsidRDefault="00280D6F" w:rsidP="00944EC6">
      <w:pPr>
        <w:pStyle w:val="Ttulo11"/>
      </w:pPr>
      <w:bookmarkStart w:id="157" w:name="_Toc497232760"/>
      <w:r>
        <w:lastRenderedPageBreak/>
        <w:t>4.4</w:t>
      </w:r>
      <w:r w:rsidR="00944EC6" w:rsidRPr="00086281">
        <w:t xml:space="preserve"> Docker</w:t>
      </w:r>
      <w:r w:rsidR="00944EC6">
        <w:t xml:space="preserve"> </w:t>
      </w:r>
      <w:bookmarkEnd w:id="145"/>
      <w:bookmarkEnd w:id="146"/>
      <w:r w:rsidR="001E65B3">
        <w:t>Imagem</w:t>
      </w:r>
      <w:bookmarkEnd w:id="157"/>
    </w:p>
    <w:p w14:paraId="5A8823AA" w14:textId="277E37B5"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 em um sistema de camadas</w:t>
      </w:r>
      <w:r w:rsidR="003C3299">
        <w:rPr>
          <w:highlight w:val="yellow"/>
          <w:lang w:val="x-none" w:eastAsia="x-none"/>
        </w:rPr>
        <w:t xml:space="preserve"> para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0"/>
        <w:t>6</w:t>
      </w:r>
    </w:p>
    <w:p w14:paraId="2E9A0A1C" w14:textId="73434832" w:rsidR="00B80512" w:rsidRDefault="00B80512" w:rsidP="00B80512">
      <w:pPr>
        <w:rPr>
          <w:lang w:eastAsia="x-none"/>
        </w:rPr>
      </w:pPr>
    </w:p>
    <w:p w14:paraId="482056CE" w14:textId="23D809E6" w:rsidR="00077DE7" w:rsidRDefault="00077DE7" w:rsidP="00B80512">
      <w:pPr>
        <w:rPr>
          <w:lang w:eastAsia="x-none"/>
        </w:rPr>
      </w:pPr>
      <w:r>
        <w:rPr>
          <w:lang w:eastAsia="x-none"/>
        </w:rPr>
        <w:t>&lt;</w:t>
      </w:r>
      <w:proofErr w:type="gramStart"/>
      <w:r>
        <w:rPr>
          <w:lang w:eastAsia="x-none"/>
        </w:rPr>
        <w:t>imagem</w:t>
      </w:r>
      <w:proofErr w:type="gramEnd"/>
      <w:r>
        <w:rPr>
          <w:lang w:eastAsia="x-none"/>
        </w:rPr>
        <w:t xml:space="preserve"> de imagem do docker &gt;</w:t>
      </w:r>
    </w:p>
    <w:p w14:paraId="4506A6E3" w14:textId="77777777" w:rsidR="00685706" w:rsidRDefault="00685706" w:rsidP="00B80512">
      <w:pPr>
        <w:rPr>
          <w:lang w:eastAsia="x-none"/>
        </w:rPr>
      </w:pPr>
    </w:p>
    <w:p w14:paraId="73CD5614" w14:textId="209816E0" w:rsidR="00845ADE" w:rsidRDefault="00845ADE" w:rsidP="00B80512">
      <w:pPr>
        <w:rPr>
          <w:lang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E20CC58" w14:textId="77777777" w:rsidR="003C2963" w:rsidRDefault="003C2963">
      <w:pPr>
        <w:rPr>
          <w:lang w:eastAsia="x-none"/>
        </w:rPr>
      </w:pPr>
      <w:r>
        <w:rPr>
          <w:lang w:eastAsia="x-none"/>
        </w:rPr>
        <w:br w:type="page"/>
      </w:r>
    </w:p>
    <w:p w14:paraId="26700C31" w14:textId="6B406155" w:rsidR="00845ADE" w:rsidRDefault="00636FB2" w:rsidP="00845ADE">
      <w:pPr>
        <w:pStyle w:val="Ttulo11"/>
      </w:pPr>
      <w:bookmarkStart w:id="158" w:name="_Toc496802704"/>
      <w:bookmarkStart w:id="159" w:name="_Toc496802933"/>
      <w:bookmarkStart w:id="160" w:name="_Toc497232761"/>
      <w:r>
        <w:lastRenderedPageBreak/>
        <w:t>4.4</w:t>
      </w:r>
      <w:r w:rsidR="00845ADE">
        <w:t>.1</w:t>
      </w:r>
      <w:r w:rsidR="00845ADE" w:rsidRPr="00086281">
        <w:t xml:space="preserve"> Docker</w:t>
      </w:r>
      <w:bookmarkEnd w:id="158"/>
      <w:bookmarkEnd w:id="159"/>
      <w:r w:rsidR="00E978F9">
        <w:t>Hub</w:t>
      </w:r>
      <w:bookmarkEnd w:id="160"/>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w:t>
      </w:r>
      <w:proofErr w:type="gramStart"/>
      <w:r>
        <w:rPr>
          <w:lang w:eastAsia="x-none"/>
        </w:rPr>
        <w:t>inserir</w:t>
      </w:r>
      <w:proofErr w:type="gramEnd"/>
      <w:r>
        <w:rPr>
          <w:lang w:eastAsia="x-none"/>
        </w:rPr>
        <w:t xml:space="preserve">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w:t>
      </w:r>
      <w:proofErr w:type="gramStart"/>
      <w:r>
        <w:rPr>
          <w:lang w:eastAsia="x-none"/>
        </w:rPr>
        <w:t>inserir</w:t>
      </w:r>
      <w:proofErr w:type="gramEnd"/>
      <w:r>
        <w:rPr>
          <w:lang w:eastAsia="x-none"/>
        </w:rPr>
        <w:t xml:space="preserve"> imagem do Docker hub&gt;</w:t>
      </w: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61" w:name="_Toc496802708"/>
      <w:bookmarkStart w:id="162" w:name="_Toc496802937"/>
      <w:bookmarkStart w:id="163" w:name="_Toc495785711"/>
      <w:bookmarkStart w:id="164" w:name="_Toc497232762"/>
      <w:r>
        <w:lastRenderedPageBreak/>
        <w:t>4.5</w:t>
      </w:r>
      <w:r w:rsidR="00CE4928">
        <w:t xml:space="preserve"> </w:t>
      </w:r>
      <w:r w:rsidR="00F8236A">
        <w:t>Play with</w:t>
      </w:r>
      <w:r w:rsidR="006B6147">
        <w:t xml:space="preserve"> </w:t>
      </w:r>
      <w:bookmarkEnd w:id="161"/>
      <w:bookmarkEnd w:id="162"/>
      <w:r w:rsidR="00F8236A">
        <w:t>Docker</w:t>
      </w:r>
      <w:bookmarkEnd w:id="164"/>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29"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1"/>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2"/>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65"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65"/>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66"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66"/>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32"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33"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167" w:name="_Toc496802709"/>
      <w:bookmarkStart w:id="168" w:name="_Toc496802938"/>
      <w:bookmarkStart w:id="169" w:name="_Toc497232763"/>
      <w:r>
        <w:lastRenderedPageBreak/>
        <w:t>4.</w:t>
      </w:r>
      <w:r w:rsidR="00D72030">
        <w:t>6</w:t>
      </w:r>
      <w:r>
        <w:t xml:space="preserve"> </w:t>
      </w:r>
      <w:bookmarkEnd w:id="167"/>
      <w:bookmarkEnd w:id="168"/>
      <w:r w:rsidR="00F8236A">
        <w:t>Comunidade</w:t>
      </w:r>
      <w:bookmarkEnd w:id="169"/>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0" w:name="_Toc496802710"/>
      <w:bookmarkStart w:id="171" w:name="_Toc496802939"/>
      <w:bookmarkStart w:id="172" w:name="_Toc497232764"/>
      <w:bookmarkEnd w:id="163"/>
      <w:r>
        <w:rPr>
          <w:lang w:val="pt-BR"/>
        </w:rPr>
        <w:lastRenderedPageBreak/>
        <w:t>5</w:t>
      </w:r>
      <w:r w:rsidR="00C254AC">
        <w:t xml:space="preserve"> Boas práticas de Construção da aplicação (Doze fatores)</w:t>
      </w:r>
      <w:bookmarkEnd w:id="170"/>
      <w:bookmarkEnd w:id="171"/>
      <w:bookmarkEnd w:id="172"/>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3"/>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4"/>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3" w:name="_Toc496802711"/>
      <w:bookmarkStart w:id="174" w:name="_Toc496802940"/>
      <w:bookmarkStart w:id="175" w:name="_Toc497232765"/>
      <w:r>
        <w:lastRenderedPageBreak/>
        <w:t>6</w:t>
      </w:r>
      <w:r w:rsidR="00C254AC">
        <w:t xml:space="preserve"> </w:t>
      </w:r>
      <w:r w:rsidR="00D05179">
        <w:t>Software de gerenciamento de containers</w:t>
      </w:r>
      <w:bookmarkEnd w:id="173"/>
      <w:bookmarkEnd w:id="174"/>
      <w:bookmarkEnd w:id="175"/>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176"/>
      <w:r>
        <w:rPr>
          <w:shd w:val="clear" w:color="auto" w:fill="FFFF00"/>
          <w:lang w:eastAsia="x-none"/>
        </w:rPr>
        <w:t>Globo</w:t>
      </w:r>
      <w:commentRangeEnd w:id="176"/>
      <w:r>
        <w:commentReference w:id="176"/>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7" w:name="_Toc496802713"/>
      <w:bookmarkStart w:id="178" w:name="_Toc496802942"/>
      <w:bookmarkStart w:id="179" w:name="_Toc497232766"/>
      <w:r>
        <w:lastRenderedPageBreak/>
        <w:t>13</w:t>
      </w:r>
      <w:r w:rsidR="00C254AC">
        <w:t xml:space="preserve"> </w:t>
      </w:r>
      <w:bookmarkEnd w:id="177"/>
      <w:bookmarkEnd w:id="178"/>
      <w:r w:rsidR="008F2423">
        <w:t>Estudo de Caso</w:t>
      </w:r>
      <w:bookmarkEnd w:id="179"/>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80" w:name="_Toc496802714"/>
      <w:bookmarkStart w:id="181" w:name="_Toc496802943"/>
      <w:bookmarkStart w:id="182" w:name="_Toc497232767"/>
      <w:r>
        <w:lastRenderedPageBreak/>
        <w:t>14</w:t>
      </w:r>
      <w:r w:rsidR="00C254AC">
        <w:t xml:space="preserve"> Infraestrutura</w:t>
      </w:r>
      <w:bookmarkEnd w:id="180"/>
      <w:bookmarkEnd w:id="181"/>
      <w:bookmarkEnd w:id="182"/>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5"/>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3" w:name="_Toc496802715"/>
      <w:bookmarkStart w:id="184" w:name="_Toc496802944"/>
      <w:bookmarkStart w:id="185" w:name="_Toc497232768"/>
      <w:r>
        <w:lastRenderedPageBreak/>
        <w:t>19</w:t>
      </w:r>
      <w:r w:rsidR="00C254AC">
        <w:t xml:space="preserve"> Referências</w:t>
      </w:r>
      <w:bookmarkEnd w:id="183"/>
      <w:bookmarkEnd w:id="184"/>
      <w:bookmarkEnd w:id="185"/>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6" w:name="_Toc496802716"/>
      <w:bookmarkStart w:id="187" w:name="_Toc496802945"/>
      <w:bookmarkStart w:id="188" w:name="_Toc497232769"/>
      <w:r>
        <w:lastRenderedPageBreak/>
        <w:t>11 Anexos</w:t>
      </w:r>
      <w:bookmarkEnd w:id="186"/>
      <w:bookmarkEnd w:id="187"/>
      <w:bookmarkEnd w:id="188"/>
    </w:p>
    <w:p w14:paraId="610A7845" w14:textId="5E341021" w:rsidR="009C7518" w:rsidRDefault="00C254AC" w:rsidP="00763C82">
      <w:pPr>
        <w:pStyle w:val="Ttulo21"/>
      </w:pPr>
      <w:bookmarkStart w:id="189" w:name="_Toc497232770"/>
      <w:r>
        <w:t xml:space="preserve">Anexo </w:t>
      </w:r>
      <w:r w:rsidR="00CB499E">
        <w:t>11.</w:t>
      </w:r>
      <w:r>
        <w:t>1 – Dockerfile</w:t>
      </w:r>
      <w:r w:rsidR="00DD156D">
        <w:t xml:space="preserve"> - </w:t>
      </w:r>
      <w:r w:rsidR="00DD156D" w:rsidRPr="009C6E52">
        <w:rPr>
          <w:lang w:val="pt-BR"/>
          <w:rPrChange w:id="190" w:author="Thiago Cruz" w:date="2017-10-26T17:34:00Z">
            <w:rPr>
              <w:lang w:val="en-US"/>
            </w:rPr>
          </w:rPrChange>
        </w:rPr>
        <w:t>X86</w:t>
      </w:r>
      <w:bookmarkEnd w:id="189"/>
    </w:p>
    <w:p w14:paraId="69B4C741" w14:textId="77777777" w:rsidR="009C7518" w:rsidRDefault="009C7518"/>
    <w:p w14:paraId="4815E1C0" w14:textId="77777777" w:rsidR="003A59F0" w:rsidRPr="009C6E52" w:rsidRDefault="003A59F0" w:rsidP="003A59F0">
      <w:pPr>
        <w:rPr>
          <w:rPrChange w:id="191" w:author="Thiago Cruz" w:date="2017-10-26T17:34:00Z">
            <w:rPr>
              <w:lang w:val="en-US"/>
            </w:rPr>
          </w:rPrChange>
        </w:rPr>
      </w:pPr>
      <w:r w:rsidRPr="009C6E52">
        <w:rPr>
          <w:rPrChange w:id="192" w:author="Thiago Cruz" w:date="2017-10-26T17:34:00Z">
            <w:rPr>
              <w:lang w:val="en-US"/>
            </w:rPr>
          </w:rPrChange>
        </w:rPr>
        <w:t>FROM ubuntu:12.04</w:t>
      </w:r>
    </w:p>
    <w:p w14:paraId="0A825793" w14:textId="77777777" w:rsidR="003A59F0" w:rsidRPr="009C6E52" w:rsidRDefault="003A59F0" w:rsidP="003A59F0">
      <w:pPr>
        <w:rPr>
          <w:rPrChange w:id="193" w:author="Thiago Cruz" w:date="2017-10-26T17:34:00Z">
            <w:rPr>
              <w:lang w:val="en-US"/>
            </w:rPr>
          </w:rPrChange>
        </w:rPr>
      </w:pPr>
      <w:r w:rsidRPr="009C6E52">
        <w:rPr>
          <w:rPrChange w:id="194" w:author="Thiago Cruz" w:date="2017-10-26T17:34:00Z">
            <w:rPr>
              <w:lang w:val="en-US"/>
            </w:rPr>
          </w:rPrChange>
        </w:rPr>
        <w:t>FROM ruby:2.3.3</w:t>
      </w:r>
    </w:p>
    <w:p w14:paraId="45664731" w14:textId="77777777" w:rsidR="003A59F0" w:rsidRPr="009C6E52" w:rsidRDefault="003A59F0" w:rsidP="003A59F0">
      <w:pPr>
        <w:rPr>
          <w:rPrChange w:id="195" w:author="Thiago Cruz" w:date="2017-10-26T17:34:00Z">
            <w:rPr>
              <w:lang w:val="en-US"/>
            </w:rPr>
          </w:rPrChange>
        </w:rPr>
      </w:pPr>
    </w:p>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w:t>
      </w:r>
      <w:proofErr w:type="gramStart"/>
      <w:r w:rsidRPr="003A59F0">
        <w:rPr>
          <w:lang w:val="en-US"/>
        </w:rPr>
        <w:t>app:app</w:t>
      </w:r>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9C6E52" w:rsidRDefault="003A59F0" w:rsidP="003A59F0">
      <w:pPr>
        <w:rPr>
          <w:lang w:val="en-US"/>
          <w:rPrChange w:id="196" w:author="Thiago Cruz" w:date="2017-10-26T17:34:00Z">
            <w:rPr/>
          </w:rPrChange>
        </w:rPr>
      </w:pPr>
      <w:r w:rsidRPr="009C6E52">
        <w:rPr>
          <w:lang w:val="en-US"/>
          <w:rPrChange w:id="197" w:author="Thiago Cruz" w:date="2017-10-26T17:34:00Z">
            <w:rPr/>
          </w:rPrChange>
        </w:rPr>
        <w:t>RUN date -u &gt; BUILD_TIME</w:t>
      </w:r>
    </w:p>
    <w:p w14:paraId="59367670" w14:textId="77777777" w:rsidR="00B32420" w:rsidRPr="009C6E52" w:rsidRDefault="00B32420">
      <w:pPr>
        <w:rPr>
          <w:lang w:val="en-US"/>
          <w:rPrChange w:id="198" w:author="Thiago Cruz" w:date="2017-10-26T17:34:00Z">
            <w:rPr/>
          </w:rPrChange>
        </w:rPr>
      </w:pPr>
      <w:r w:rsidRPr="009C6E52">
        <w:rPr>
          <w:lang w:val="en-US"/>
          <w:rPrChange w:id="199" w:author="Thiago Cruz" w:date="2017-10-26T17:34:00Z">
            <w:rPr/>
          </w:rPrChange>
        </w:rPr>
        <w:br w:type="page"/>
      </w:r>
    </w:p>
    <w:p w14:paraId="35DF0E40" w14:textId="1E0BEE78" w:rsidR="00826C4F" w:rsidRPr="008F2423" w:rsidRDefault="00826C4F" w:rsidP="007344CF">
      <w:pPr>
        <w:pStyle w:val="Ttulo21"/>
      </w:pPr>
      <w:bookmarkStart w:id="200" w:name="_Toc497232771"/>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200"/>
    </w:p>
    <w:p w14:paraId="207DF1DC" w14:textId="77777777" w:rsidR="005B1CAB" w:rsidRPr="009C6E52" w:rsidRDefault="005B1CAB" w:rsidP="00826C4F">
      <w:pPr>
        <w:rPr>
          <w:lang w:val="en-US"/>
          <w:rPrChange w:id="201" w:author="Thiago Cruz" w:date="2017-10-26T17:34:00Z">
            <w:rPr/>
          </w:rPrChange>
        </w:rPr>
      </w:pPr>
    </w:p>
    <w:p w14:paraId="122AA847" w14:textId="77777777" w:rsidR="005B1CAB" w:rsidRPr="009C6E52" w:rsidRDefault="005B1CAB" w:rsidP="005B1CAB">
      <w:pPr>
        <w:rPr>
          <w:lang w:val="en-US"/>
          <w:rPrChange w:id="202" w:author="Thiago Cruz" w:date="2017-10-26T17:34:00Z">
            <w:rPr/>
          </w:rPrChange>
        </w:rPr>
      </w:pPr>
      <w:r w:rsidRPr="009C6E52">
        <w:rPr>
          <w:lang w:val="en-US"/>
          <w:rPrChange w:id="203" w:author="Thiago Cruz" w:date="2017-10-26T17:34:00Z">
            <w:rPr/>
          </w:rPrChange>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9C6E52" w:rsidRDefault="005B1CAB" w:rsidP="005B1CAB">
      <w:pPr>
        <w:rPr>
          <w:rPrChange w:id="204" w:author="Thiago Cruz" w:date="2017-10-26T17:34:00Z">
            <w:rPr>
              <w:lang w:val="en-US"/>
            </w:rPr>
          </w:rPrChange>
        </w:rPr>
      </w:pPr>
      <w:r w:rsidRPr="005B1CAB">
        <w:rPr>
          <w:lang w:val="en-US"/>
        </w:rPr>
        <w:t xml:space="preserve">      </w:t>
      </w:r>
      <w:r w:rsidRPr="009C6E52">
        <w:rPr>
          <w:rPrChange w:id="205" w:author="Thiago Cruz" w:date="2017-10-26T17:34:00Z">
            <w:rPr>
              <w:lang w:val="en-US"/>
            </w:rPr>
          </w:rPrChange>
        </w:rPr>
        <w:t xml:space="preserve">- </w:t>
      </w:r>
      <w:proofErr w:type="gramStart"/>
      <w:r w:rsidRPr="009C6E52">
        <w:rPr>
          <w:rPrChange w:id="206" w:author="Thiago Cruz" w:date="2017-10-26T17:34:00Z">
            <w:rPr>
              <w:lang w:val="en-US"/>
            </w:rPr>
          </w:rPrChange>
        </w:rPr>
        <w:t>"db</w:t>
      </w:r>
      <w:proofErr w:type="gramEnd"/>
      <w:r w:rsidRPr="009C6E52">
        <w:rPr>
          <w:rPrChange w:id="207" w:author="Thiago Cruz" w:date="2017-10-26T17:34:00Z">
            <w:rPr>
              <w:lang w:val="en-US"/>
            </w:rPr>
          </w:rPrChange>
        </w:rPr>
        <w:t>-data:/var/lib/mysql"</w:t>
      </w:r>
    </w:p>
    <w:p w14:paraId="5889CDF9" w14:textId="77777777" w:rsidR="005B1CAB" w:rsidRPr="009C6E52" w:rsidRDefault="005B1CAB" w:rsidP="005B1CAB">
      <w:pPr>
        <w:rPr>
          <w:rPrChange w:id="208" w:author="Thiago Cruz" w:date="2017-10-26T17:34:00Z">
            <w:rPr>
              <w:lang w:val="en-US"/>
            </w:rPr>
          </w:rPrChange>
        </w:rPr>
      </w:pPr>
    </w:p>
    <w:p w14:paraId="39AFBF18" w14:textId="77777777" w:rsidR="005B1CAB" w:rsidRPr="005B1CAB" w:rsidRDefault="005B1CAB" w:rsidP="005B1CAB">
      <w:pPr>
        <w:rPr>
          <w:lang w:val="en-US"/>
        </w:rPr>
      </w:pPr>
      <w:r w:rsidRPr="009C6E52">
        <w:rPr>
          <w:rPrChange w:id="209" w:author="Thiago Cruz" w:date="2017-10-26T17:34:00Z">
            <w:rPr>
              <w:lang w:val="en-US"/>
            </w:rPr>
          </w:rPrChange>
        </w:rPr>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3E0E34" w:rsidRDefault="005B1CAB" w:rsidP="005B1CAB">
      <w:pPr>
        <w:rPr>
          <w:lang w:val="en-US"/>
        </w:rPr>
      </w:pPr>
      <w:r w:rsidRPr="005B1CAB">
        <w:rPr>
          <w:lang w:val="en-US"/>
        </w:rPr>
        <w:t xml:space="preserve">      </w:t>
      </w:r>
      <w:r w:rsidRPr="003E0E34">
        <w:rPr>
          <w:lang w:val="en-US"/>
        </w:rPr>
        <w:t>REDIS_SIDEKIQ_URL: redis://redis:6379/0</w:t>
      </w:r>
    </w:p>
    <w:p w14:paraId="4DBA9D47" w14:textId="77777777" w:rsidR="005B1CAB" w:rsidRPr="005B1CAB" w:rsidRDefault="005B1CAB" w:rsidP="005B1CAB">
      <w:pPr>
        <w:rPr>
          <w:lang w:val="en-US"/>
        </w:rPr>
      </w:pPr>
      <w:r w:rsidRPr="003E0E34">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9C6E52" w:rsidRDefault="005B1CAB" w:rsidP="005B1CAB">
      <w:pPr>
        <w:rPr>
          <w:lang w:val="en-US"/>
          <w:rPrChange w:id="210" w:author="Thiago Cruz" w:date="2017-10-26T17:34:00Z">
            <w:rPr/>
          </w:rPrChange>
        </w:rPr>
      </w:pPr>
      <w:r w:rsidRPr="005B1CAB">
        <w:rPr>
          <w:lang w:val="en-US"/>
        </w:rPr>
        <w:t xml:space="preserve">      </w:t>
      </w:r>
      <w:r w:rsidRPr="009C6E52">
        <w:rPr>
          <w:lang w:val="en-US"/>
          <w:rPrChange w:id="211" w:author="Thiago Cruz" w:date="2017-10-26T17:34:00Z">
            <w:rPr/>
          </w:rPrChange>
        </w:rPr>
        <w:t>expose:</w:t>
      </w:r>
    </w:p>
    <w:p w14:paraId="0AA0F6DB" w14:textId="77777777" w:rsidR="005B1CAB" w:rsidRPr="009C6E52" w:rsidRDefault="005B1CAB" w:rsidP="005B1CAB">
      <w:pPr>
        <w:rPr>
          <w:lang w:val="en-US"/>
          <w:rPrChange w:id="212" w:author="Thiago Cruz" w:date="2017-10-26T17:34:00Z">
            <w:rPr/>
          </w:rPrChange>
        </w:rPr>
      </w:pPr>
      <w:r w:rsidRPr="009C6E52">
        <w:rPr>
          <w:lang w:val="en-US"/>
          <w:rPrChange w:id="213" w:author="Thiago Cruz" w:date="2017-10-26T17:34:00Z">
            <w:rPr/>
          </w:rPrChange>
        </w:rPr>
        <w:t xml:space="preserve">        - 9000</w:t>
      </w:r>
    </w:p>
    <w:p w14:paraId="5C2AF3F7" w14:textId="77777777" w:rsidR="005B1CAB" w:rsidRPr="009C6E52" w:rsidRDefault="005B1CAB" w:rsidP="005B1CAB">
      <w:pPr>
        <w:rPr>
          <w:lang w:val="en-US"/>
          <w:rPrChange w:id="214" w:author="Thiago Cruz" w:date="2017-10-26T17:34:00Z">
            <w:rPr/>
          </w:rPrChange>
        </w:rPr>
      </w:pPr>
      <w:r w:rsidRPr="009C6E52">
        <w:rPr>
          <w:lang w:val="en-US"/>
          <w:rPrChange w:id="215" w:author="Thiago Cruz" w:date="2017-10-26T17:34:00Z">
            <w:rPr/>
          </w:rPrChange>
        </w:rPr>
        <w:t xml:space="preserve">      ports:</w:t>
      </w:r>
    </w:p>
    <w:p w14:paraId="76DE44B6" w14:textId="77777777" w:rsidR="005B1CAB" w:rsidRPr="009C6E52" w:rsidRDefault="005B1CAB" w:rsidP="005B1CAB">
      <w:pPr>
        <w:rPr>
          <w:lang w:val="en-US"/>
          <w:rPrChange w:id="216" w:author="Thiago Cruz" w:date="2017-10-26T17:34:00Z">
            <w:rPr/>
          </w:rPrChange>
        </w:rPr>
      </w:pPr>
      <w:r w:rsidRPr="009C6E52">
        <w:rPr>
          <w:lang w:val="en-US"/>
          <w:rPrChange w:id="217" w:author="Thiago Cruz" w:date="2017-10-26T17:34:00Z">
            <w:rPr/>
          </w:rPrChange>
        </w:rPr>
        <w:t xml:space="preserve">        - 3002:9000</w:t>
      </w:r>
    </w:p>
    <w:p w14:paraId="47FEEF3B" w14:textId="77777777" w:rsidR="005B1CAB" w:rsidRPr="009C6E52" w:rsidRDefault="005B1CAB" w:rsidP="005B1CAB">
      <w:pPr>
        <w:rPr>
          <w:lang w:val="en-US"/>
          <w:rPrChange w:id="218" w:author="Thiago Cruz" w:date="2017-10-26T17:34:00Z">
            <w:rPr/>
          </w:rPrChange>
        </w:rPr>
      </w:pPr>
    </w:p>
    <w:p w14:paraId="1A2C80AE" w14:textId="77777777" w:rsidR="005B1CAB" w:rsidRPr="009C6E52" w:rsidRDefault="005B1CAB" w:rsidP="005B1CAB">
      <w:pPr>
        <w:rPr>
          <w:lang w:val="en-US"/>
          <w:rPrChange w:id="219" w:author="Thiago Cruz" w:date="2017-10-26T17:34:00Z">
            <w:rPr/>
          </w:rPrChange>
        </w:rPr>
      </w:pPr>
      <w:r w:rsidRPr="009C6E52">
        <w:rPr>
          <w:lang w:val="en-US"/>
          <w:rPrChange w:id="220" w:author="Thiago Cruz" w:date="2017-10-26T17:34:00Z">
            <w:rPr/>
          </w:rPrChange>
        </w:rPr>
        <w:t>volumes:</w:t>
      </w:r>
    </w:p>
    <w:p w14:paraId="3851494F" w14:textId="77777777" w:rsidR="005B1CAB" w:rsidRPr="009C6E52" w:rsidRDefault="005B1CAB" w:rsidP="005B1CAB">
      <w:pPr>
        <w:rPr>
          <w:lang w:val="en-US"/>
          <w:rPrChange w:id="221" w:author="Thiago Cruz" w:date="2017-10-26T17:34:00Z">
            <w:rPr/>
          </w:rPrChange>
        </w:rPr>
      </w:pPr>
      <w:r w:rsidRPr="009C6E52">
        <w:rPr>
          <w:lang w:val="en-US"/>
          <w:rPrChange w:id="222" w:author="Thiago Cruz" w:date="2017-10-26T17:34:00Z">
            <w:rPr/>
          </w:rPrChange>
        </w:rPr>
        <w:t xml:space="preserve">  db-data:</w:t>
      </w:r>
    </w:p>
    <w:p w14:paraId="142E55D1" w14:textId="795DB09B" w:rsidR="00210B91" w:rsidRPr="009C6E52" w:rsidRDefault="00210B91">
      <w:pPr>
        <w:rPr>
          <w:lang w:val="en-US"/>
          <w:rPrChange w:id="223" w:author="Thiago Cruz" w:date="2017-10-26T17:34:00Z">
            <w:rPr/>
          </w:rPrChange>
        </w:rPr>
      </w:pPr>
      <w:r w:rsidRPr="009C6E52">
        <w:rPr>
          <w:lang w:val="en-US"/>
          <w:rPrChange w:id="224" w:author="Thiago Cruz" w:date="2017-10-26T17:34:00Z">
            <w:rPr/>
          </w:rPrChange>
        </w:rPr>
        <w:br w:type="page"/>
      </w:r>
    </w:p>
    <w:p w14:paraId="1A4D2FE9" w14:textId="3742C6EB" w:rsidR="005B1CAB" w:rsidRPr="005E463D" w:rsidRDefault="00210B91" w:rsidP="001D3F2C">
      <w:pPr>
        <w:pStyle w:val="Ttulo21"/>
      </w:pPr>
      <w:bookmarkStart w:id="225" w:name="_Toc497232772"/>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225"/>
    </w:p>
    <w:p w14:paraId="6B5D6599" w14:textId="77777777" w:rsidR="00666779" w:rsidRPr="009C6E52" w:rsidRDefault="00666779" w:rsidP="00826C4F">
      <w:pPr>
        <w:rPr>
          <w:lang w:val="en-US"/>
          <w:rPrChange w:id="226" w:author="Thiago Cruz" w:date="2017-10-26T17:34:00Z">
            <w:rPr/>
          </w:rPrChange>
        </w:rPr>
      </w:pPr>
    </w:p>
    <w:p w14:paraId="03532BCD" w14:textId="77777777" w:rsidR="00666779" w:rsidRPr="00666779" w:rsidRDefault="00666779" w:rsidP="00666779">
      <w:pPr>
        <w:rPr>
          <w:lang w:val="en-US"/>
        </w:rPr>
      </w:pPr>
      <w:r w:rsidRPr="00666779">
        <w:rPr>
          <w:lang w:val="en-US"/>
        </w:rPr>
        <w:t>FROM resin/rpi-</w:t>
      </w:r>
      <w:proofErr w:type="gramStart"/>
      <w:r w:rsidRPr="00666779">
        <w:rPr>
          <w:lang w:val="en-US"/>
        </w:rPr>
        <w:t>raspbian:jessie</w:t>
      </w:r>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 xml:space="preserve">RUN chown -R </w:t>
      </w:r>
      <w:proofErr w:type="gramStart"/>
      <w:r w:rsidRPr="00666779">
        <w:rPr>
          <w:lang w:val="en-US"/>
        </w:rPr>
        <w:t>app:app</w:t>
      </w:r>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227" w:name="_Toc497232773"/>
      <w:r>
        <w:lastRenderedPageBreak/>
        <w:t xml:space="preserve">Anexo </w:t>
      </w:r>
      <w:r w:rsidR="001D3F2C">
        <w:t>11.</w:t>
      </w:r>
      <w:r>
        <w:t>4 – Docker-compose versão 2 - ARM</w:t>
      </w:r>
      <w:bookmarkEnd w:id="227"/>
    </w:p>
    <w:p w14:paraId="11725661" w14:textId="77777777" w:rsidR="00076584" w:rsidRDefault="00076584" w:rsidP="001C5D56"/>
    <w:p w14:paraId="2F3F79A2" w14:textId="77777777" w:rsidR="001C5D56" w:rsidRPr="009C6E52" w:rsidRDefault="001C5D56" w:rsidP="001C5D56">
      <w:pPr>
        <w:rPr>
          <w:lang w:val="en-US"/>
          <w:rPrChange w:id="228" w:author="Thiago Cruz" w:date="2017-10-26T17:34:00Z">
            <w:rPr/>
          </w:rPrChange>
        </w:rPr>
      </w:pPr>
      <w:r w:rsidRPr="009C6E52">
        <w:rPr>
          <w:lang w:val="en-US"/>
          <w:rPrChange w:id="229" w:author="Thiago Cruz" w:date="2017-10-26T17:34:00Z">
            <w:rPr/>
          </w:rPrChange>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proofErr w:type="gramStart"/>
      <w:r>
        <w:t>expose</w:t>
      </w:r>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gramStart"/>
      <w:r>
        <w:t>ports</w:t>
      </w:r>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gramStart"/>
      <w:r>
        <w:t>db</w:t>
      </w:r>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230" w:name="_Toc497232774"/>
      <w:r>
        <w:lastRenderedPageBreak/>
        <w:t xml:space="preserve">Anexo </w:t>
      </w:r>
      <w:r w:rsidR="001D3F2C">
        <w:t>11.</w:t>
      </w:r>
      <w:r>
        <w:t>5</w:t>
      </w:r>
      <w:r w:rsidR="005B1CAB">
        <w:t xml:space="preserve"> – Docker-compose versão 3</w:t>
      </w:r>
      <w:r w:rsidR="00142517">
        <w:t xml:space="preserve"> - ARM</w:t>
      </w:r>
      <w:bookmarkEnd w:id="230"/>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9C6E52" w:rsidRDefault="00B60B16" w:rsidP="00B60B16">
      <w:pPr>
        <w:rPr>
          <w:lang w:val="en-US"/>
          <w:rPrChange w:id="231" w:author="Thiago Cruz" w:date="2017-10-26T17:34:00Z">
            <w:rPr/>
          </w:rPrChange>
        </w:rPr>
      </w:pPr>
      <w:r w:rsidRPr="00B60B16">
        <w:rPr>
          <w:lang w:val="en-US"/>
        </w:rPr>
        <w:t xml:space="preserve">  </w:t>
      </w:r>
      <w:r w:rsidRPr="009C6E52">
        <w:rPr>
          <w:lang w:val="en-US"/>
          <w:rPrChange w:id="232" w:author="Thiago Cruz" w:date="2017-10-26T17:34:00Z">
            <w:rPr/>
          </w:rPrChange>
        </w:rPr>
        <w:t>redis:</w:t>
      </w:r>
    </w:p>
    <w:p w14:paraId="42AD1E8F" w14:textId="77777777" w:rsidR="00B60B16" w:rsidRPr="009C6E52" w:rsidRDefault="00B60B16" w:rsidP="00B60B16">
      <w:pPr>
        <w:rPr>
          <w:lang w:val="en-US"/>
          <w:rPrChange w:id="233" w:author="Thiago Cruz" w:date="2017-10-26T17:34:00Z">
            <w:rPr/>
          </w:rPrChange>
        </w:rPr>
      </w:pPr>
      <w:r w:rsidRPr="009C6E52">
        <w:rPr>
          <w:lang w:val="en-US"/>
          <w:rPrChange w:id="234" w:author="Thiago Cruz" w:date="2017-10-26T17:34:00Z">
            <w:rPr/>
          </w:rPrChange>
        </w:rPr>
        <w:t xml:space="preserve">    image: hypriot/rpi-redis</w:t>
      </w:r>
    </w:p>
    <w:p w14:paraId="067A1DAF" w14:textId="77777777" w:rsidR="00B60B16" w:rsidRPr="009C6E52" w:rsidRDefault="00B60B16" w:rsidP="00B60B16">
      <w:pPr>
        <w:rPr>
          <w:lang w:val="en-US"/>
          <w:rPrChange w:id="235" w:author="Thiago Cruz" w:date="2017-10-26T17:34:00Z">
            <w:rPr/>
          </w:rPrChange>
        </w:rPr>
      </w:pPr>
      <w:r w:rsidRPr="009C6E52">
        <w:rPr>
          <w:lang w:val="en-US"/>
          <w:rPrChange w:id="236" w:author="Thiago Cruz" w:date="2017-10-26T17:34:00Z">
            <w:rPr/>
          </w:rPrChange>
        </w:rPr>
        <w:t xml:space="preserve">    ports:</w:t>
      </w:r>
    </w:p>
    <w:p w14:paraId="15D16BDD" w14:textId="77777777" w:rsidR="00B60B16" w:rsidRPr="009C6E52" w:rsidRDefault="00B60B16" w:rsidP="00B60B16">
      <w:pPr>
        <w:rPr>
          <w:lang w:val="en-US"/>
          <w:rPrChange w:id="237" w:author="Thiago Cruz" w:date="2017-10-26T17:34:00Z">
            <w:rPr/>
          </w:rPrChange>
        </w:rPr>
      </w:pPr>
      <w:r w:rsidRPr="009C6E52">
        <w:rPr>
          <w:lang w:val="en-US"/>
          <w:rPrChange w:id="238" w:author="Thiago Cruz" w:date="2017-10-26T17:34:00Z">
            <w:rPr/>
          </w:rPrChange>
        </w:rPr>
        <w:t xml:space="preserve">      - "6379:6379"</w:t>
      </w:r>
    </w:p>
    <w:p w14:paraId="1E23B3FC" w14:textId="77777777" w:rsidR="00B60B16" w:rsidRPr="009C6E52" w:rsidRDefault="00B60B16" w:rsidP="00B60B16">
      <w:pPr>
        <w:rPr>
          <w:lang w:val="en-US"/>
          <w:rPrChange w:id="239" w:author="Thiago Cruz" w:date="2017-10-26T17:34:00Z">
            <w:rPr/>
          </w:rPrChange>
        </w:rPr>
      </w:pPr>
      <w:r w:rsidRPr="009C6E52">
        <w:rPr>
          <w:lang w:val="en-US"/>
          <w:rPrChange w:id="240" w:author="Thiago Cruz" w:date="2017-10-26T17:34:00Z">
            <w:rPr/>
          </w:rPrChange>
        </w:rPr>
        <w:t xml:space="preserve">    volumes:</w:t>
      </w:r>
    </w:p>
    <w:p w14:paraId="5ABC94F3" w14:textId="77777777" w:rsidR="00B60B16" w:rsidRPr="009C6E52" w:rsidRDefault="00B60B16" w:rsidP="00B60B16">
      <w:pPr>
        <w:rPr>
          <w:lang w:val="en-US"/>
          <w:rPrChange w:id="241" w:author="Thiago Cruz" w:date="2017-10-26T17:34:00Z">
            <w:rPr/>
          </w:rPrChange>
        </w:rPr>
      </w:pPr>
      <w:r w:rsidRPr="009C6E52">
        <w:rPr>
          <w:lang w:val="en-US"/>
          <w:rPrChange w:id="242" w:author="Thiago Cruz" w:date="2017-10-26T17:34:00Z">
            <w:rPr/>
          </w:rPrChange>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gramStart"/>
      <w:r w:rsidRPr="00B60B16">
        <w:rPr>
          <w:lang w:val="en-US"/>
        </w:rPr>
        <w:t>node.role</w:t>
      </w:r>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3E0E34" w:rsidRDefault="00B60B16" w:rsidP="00B60B16">
      <w:r w:rsidRPr="004F6D7C">
        <w:rPr>
          <w:lang w:val="en-US"/>
        </w:rPr>
        <w:t xml:space="preserve">  </w:t>
      </w:r>
      <w:proofErr w:type="gramStart"/>
      <w:r w:rsidRPr="003E0E34">
        <w:t>viz</w:t>
      </w:r>
      <w:proofErr w:type="gramEnd"/>
      <w:r w:rsidRPr="003E0E34">
        <w:t>:</w:t>
      </w:r>
    </w:p>
    <w:p w14:paraId="09317B73" w14:textId="77777777" w:rsidR="00B60B16" w:rsidRPr="003E0E34" w:rsidRDefault="00B60B16" w:rsidP="00B60B16">
      <w:r w:rsidRPr="003E0E34">
        <w:t xml:space="preserve">     </w:t>
      </w:r>
      <w:proofErr w:type="gramStart"/>
      <w:r w:rsidRPr="003E0E34">
        <w:t>image</w:t>
      </w:r>
      <w:proofErr w:type="gramEnd"/>
      <w:r w:rsidRPr="003E0E34">
        <w:t>: alexellis2/visualizer-arm</w:t>
      </w:r>
    </w:p>
    <w:p w14:paraId="4A59AAC4" w14:textId="77777777" w:rsidR="00B60B16" w:rsidRPr="003E0E34" w:rsidRDefault="00B60B16" w:rsidP="00B60B16">
      <w:r w:rsidRPr="003E0E34">
        <w:t xml:space="preserve">     </w:t>
      </w:r>
      <w:proofErr w:type="gramStart"/>
      <w:r w:rsidRPr="003E0E34">
        <w:t>ports</w:t>
      </w:r>
      <w:proofErr w:type="gramEnd"/>
      <w:r w:rsidRPr="003E0E34">
        <w:t xml:space="preserve">: </w:t>
      </w:r>
    </w:p>
    <w:p w14:paraId="6CF8FFAF" w14:textId="77777777" w:rsidR="00B60B16" w:rsidRPr="004F6D7C" w:rsidRDefault="00B60B16" w:rsidP="00B60B16">
      <w:pPr>
        <w:rPr>
          <w:lang w:val="en-US"/>
        </w:rPr>
      </w:pPr>
      <w:r w:rsidRPr="003E0E34">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gramStart"/>
      <w:r w:rsidRPr="004F6D7C">
        <w:rPr>
          <w:lang w:val="en-US"/>
        </w:rPr>
        <w:t>node.role</w:t>
      </w:r>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36"/>
      <w:footerReference w:type="default" r:id="rId37"/>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6" w:author="Thiago Cruz [2]" w:date="2017-07-25T22:28:00Z" w:initials="TC">
    <w:p w14:paraId="57892181" w14:textId="77777777" w:rsidR="001F3073" w:rsidRDefault="001F3073">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831178" w14:textId="77777777" w:rsidR="00380523" w:rsidRDefault="00380523">
      <w:r>
        <w:separator/>
      </w:r>
    </w:p>
  </w:endnote>
  <w:endnote w:type="continuationSeparator" w:id="0">
    <w:p w14:paraId="478A0ED8" w14:textId="77777777" w:rsidR="00380523" w:rsidRDefault="003805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1F3073" w:rsidRDefault="001F3073">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BF289B" w14:textId="77777777" w:rsidR="00380523" w:rsidRDefault="00380523">
      <w:r>
        <w:separator/>
      </w:r>
    </w:p>
  </w:footnote>
  <w:footnote w:type="continuationSeparator" w:id="0">
    <w:p w14:paraId="0F4589A9" w14:textId="77777777" w:rsidR="00380523" w:rsidRDefault="00380523">
      <w:r>
        <w:continuationSeparator/>
      </w:r>
    </w:p>
  </w:footnote>
  <w:footnote w:id="1">
    <w:p w14:paraId="3A477492" w14:textId="1066DE99" w:rsidR="001F3073" w:rsidRPr="001E03D1" w:rsidRDefault="001F3073">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1F3073" w:rsidRPr="0000038E" w:rsidRDefault="001F3073">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1F3073" w:rsidRPr="0087606B" w:rsidRDefault="001F3073">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1F3073" w:rsidRPr="00393659" w:rsidRDefault="001F3073">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1F3073" w:rsidRPr="006A3FDD" w:rsidRDefault="001F3073"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12176E35" w14:textId="13C4E9E9" w:rsidR="001F3073" w:rsidRPr="000D189A" w:rsidRDefault="001F3073">
      <w:pPr>
        <w:pStyle w:val="Textodenotaderodap"/>
        <w:rPr>
          <w:lang w:val="pt-BR"/>
        </w:rPr>
      </w:pPr>
      <w:r>
        <w:rPr>
          <w:rStyle w:val="Refdenotaderodap"/>
        </w:rPr>
        <w:t>4</w:t>
      </w:r>
      <w:r>
        <w:t xml:space="preserve"> </w:t>
      </w:r>
      <w:r w:rsidRPr="00D45B60">
        <w:t>https://www.docker.com/docker-mac</w:t>
      </w:r>
    </w:p>
  </w:footnote>
  <w:footnote w:id="7">
    <w:p w14:paraId="69381509" w14:textId="7C961EC0" w:rsidR="001F3073" w:rsidRPr="00DA3E43" w:rsidRDefault="001F3073">
      <w:pPr>
        <w:pStyle w:val="Textodenotaderodap"/>
        <w:rPr>
          <w:lang w:val="pt-BR"/>
        </w:rPr>
      </w:pPr>
      <w:r>
        <w:rPr>
          <w:rStyle w:val="Refdenotaderodap"/>
        </w:rPr>
        <w:t>5</w:t>
      </w:r>
      <w:r>
        <w:t xml:space="preserve"> </w:t>
      </w:r>
      <w:r w:rsidRPr="002401A5">
        <w:t>https://github.com/gomex/docker-para-desenvolvedores/blob/master/manuscript/porque.md</w:t>
      </w:r>
    </w:p>
  </w:footnote>
  <w:footnote w:id="8">
    <w:p w14:paraId="0C8ABDC9" w14:textId="02E235C2" w:rsidR="007B65C4" w:rsidRPr="00914B75" w:rsidRDefault="007B65C4" w:rsidP="007B65C4">
      <w:pPr>
        <w:pStyle w:val="Textodenotaderodap"/>
      </w:pPr>
      <w:r>
        <w:rPr>
          <w:rStyle w:val="Refdenotaderodap"/>
        </w:rPr>
        <w:footnoteRef/>
      </w:r>
      <w:r>
        <w:t xml:space="preserve">     </w:t>
      </w:r>
      <w:r w:rsidRPr="00914B75">
        <w:t>https://docs.docker.com/glossary/?term=Dockerfile</w:t>
      </w:r>
      <w:r w:rsidR="005256D9">
        <w:t>, tradução nossa</w:t>
      </w:r>
    </w:p>
  </w:footnote>
  <w:footnote w:id="9">
    <w:p w14:paraId="419F85D6" w14:textId="77777777" w:rsidR="007B65C4" w:rsidRPr="00393659" w:rsidRDefault="007B65C4"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0">
    <w:p w14:paraId="620E24DA" w14:textId="408CD162" w:rsidR="001F3073" w:rsidRPr="007E3C42" w:rsidRDefault="001F3073">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1">
    <w:p w14:paraId="08A63D6A" w14:textId="33AA0073" w:rsidR="001F3073" w:rsidRPr="00A85B21" w:rsidRDefault="001F3073">
      <w:pPr>
        <w:pStyle w:val="Textodenotaderodap"/>
        <w:rPr>
          <w:lang w:val="pt-BR"/>
        </w:rPr>
      </w:pPr>
      <w:r>
        <w:rPr>
          <w:rStyle w:val="Refdenotaderodap"/>
        </w:rPr>
        <w:t>7</w:t>
      </w:r>
      <w:r>
        <w:t xml:space="preserve"> </w:t>
      </w:r>
      <w:r w:rsidRPr="00930E45">
        <w:t>http://training.play-with-docker.com/about/</w:t>
      </w:r>
    </w:p>
  </w:footnote>
  <w:footnote w:id="12">
    <w:p w14:paraId="73850802" w14:textId="7D95A3F0" w:rsidR="001F3073" w:rsidRPr="00A85B21" w:rsidRDefault="001F3073">
      <w:pPr>
        <w:pStyle w:val="Textodenotaderodap"/>
        <w:rPr>
          <w:lang w:val="pt-BR"/>
        </w:rPr>
      </w:pPr>
      <w:r>
        <w:rPr>
          <w:rStyle w:val="Refdenotaderodap"/>
        </w:rPr>
        <w:t>8</w:t>
      </w:r>
      <w:r>
        <w:t xml:space="preserve"> </w:t>
      </w:r>
      <w:r w:rsidRPr="00CD494D">
        <w:t>https://github.com/docker/labs</w:t>
      </w:r>
    </w:p>
  </w:footnote>
  <w:footnote w:id="13">
    <w:p w14:paraId="6BB44EE3" w14:textId="6E19317C" w:rsidR="001F3073" w:rsidRPr="0072040E" w:rsidRDefault="001F3073"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4">
    <w:p w14:paraId="5279E266" w14:textId="3A95153D" w:rsidR="001F3073" w:rsidRPr="0072040E" w:rsidRDefault="001F3073">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5">
    <w:p w14:paraId="3EAF17A9" w14:textId="0B8040BD" w:rsidR="001F3073" w:rsidRPr="0072040E" w:rsidRDefault="001F3073">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1F3073" w:rsidRDefault="001F3073">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4">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7">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8">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19">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1">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num w:numId="1">
    <w:abstractNumId w:val="13"/>
  </w:num>
  <w:num w:numId="2">
    <w:abstractNumId w:val="8"/>
  </w:num>
  <w:num w:numId="3">
    <w:abstractNumId w:val="4"/>
  </w:num>
  <w:num w:numId="4">
    <w:abstractNumId w:val="16"/>
  </w:num>
  <w:num w:numId="5">
    <w:abstractNumId w:val="17"/>
  </w:num>
  <w:num w:numId="6">
    <w:abstractNumId w:val="7"/>
  </w:num>
  <w:num w:numId="7">
    <w:abstractNumId w:val="18"/>
  </w:num>
  <w:num w:numId="8">
    <w:abstractNumId w:val="2"/>
  </w:num>
  <w:num w:numId="9">
    <w:abstractNumId w:val="3"/>
  </w:num>
  <w:num w:numId="10">
    <w:abstractNumId w:val="10"/>
  </w:num>
  <w:num w:numId="11">
    <w:abstractNumId w:val="20"/>
  </w:num>
  <w:num w:numId="12">
    <w:abstractNumId w:val="15"/>
  </w:num>
  <w:num w:numId="13">
    <w:abstractNumId w:val="9"/>
  </w:num>
  <w:num w:numId="14">
    <w:abstractNumId w:val="12"/>
  </w:num>
  <w:num w:numId="15">
    <w:abstractNumId w:val="6"/>
  </w:num>
  <w:num w:numId="16">
    <w:abstractNumId w:val="0"/>
  </w:num>
  <w:num w:numId="17">
    <w:abstractNumId w:val="11"/>
  </w:num>
  <w:num w:numId="18">
    <w:abstractNumId w:val="14"/>
  </w:num>
  <w:num w:numId="19">
    <w:abstractNumId w:val="19"/>
  </w:num>
  <w:num w:numId="20">
    <w:abstractNumId w:val="21"/>
  </w:num>
  <w:num w:numId="21">
    <w:abstractNumId w:val="1"/>
  </w:num>
  <w:num w:numId="22">
    <w:abstractNumId w:val="5"/>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rson w15:author="Thiago Cruz [2]">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proofState w:grammar="clean"/>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D73"/>
    <w:rsid w:val="00006F16"/>
    <w:rsid w:val="00006F5D"/>
    <w:rsid w:val="0001233B"/>
    <w:rsid w:val="00013EB8"/>
    <w:rsid w:val="000154CF"/>
    <w:rsid w:val="0001679C"/>
    <w:rsid w:val="00024811"/>
    <w:rsid w:val="00031776"/>
    <w:rsid w:val="000403F2"/>
    <w:rsid w:val="00041715"/>
    <w:rsid w:val="00042A9D"/>
    <w:rsid w:val="00050DA4"/>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A0532"/>
    <w:rsid w:val="000A080A"/>
    <w:rsid w:val="000A0935"/>
    <w:rsid w:val="000A7CE0"/>
    <w:rsid w:val="000B30B9"/>
    <w:rsid w:val="000B3411"/>
    <w:rsid w:val="000B7445"/>
    <w:rsid w:val="000C245C"/>
    <w:rsid w:val="000C2F80"/>
    <w:rsid w:val="000C5351"/>
    <w:rsid w:val="000C6FC5"/>
    <w:rsid w:val="000D0DB1"/>
    <w:rsid w:val="000D189A"/>
    <w:rsid w:val="000D1C8B"/>
    <w:rsid w:val="000D6FB7"/>
    <w:rsid w:val="000E6F57"/>
    <w:rsid w:val="000F0D4D"/>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3A1A"/>
    <w:rsid w:val="00154795"/>
    <w:rsid w:val="001547B6"/>
    <w:rsid w:val="0015691C"/>
    <w:rsid w:val="0017031F"/>
    <w:rsid w:val="00176F31"/>
    <w:rsid w:val="00180959"/>
    <w:rsid w:val="00192057"/>
    <w:rsid w:val="001A3F07"/>
    <w:rsid w:val="001A3F23"/>
    <w:rsid w:val="001B379C"/>
    <w:rsid w:val="001B4130"/>
    <w:rsid w:val="001B4E98"/>
    <w:rsid w:val="001B7DEA"/>
    <w:rsid w:val="001C4B8F"/>
    <w:rsid w:val="001C5D56"/>
    <w:rsid w:val="001D0F94"/>
    <w:rsid w:val="001D3F2C"/>
    <w:rsid w:val="001D4D81"/>
    <w:rsid w:val="001E03D1"/>
    <w:rsid w:val="001E1CF0"/>
    <w:rsid w:val="001E2921"/>
    <w:rsid w:val="001E65B3"/>
    <w:rsid w:val="001F11CC"/>
    <w:rsid w:val="001F3073"/>
    <w:rsid w:val="00201147"/>
    <w:rsid w:val="00204428"/>
    <w:rsid w:val="00207C26"/>
    <w:rsid w:val="00210B91"/>
    <w:rsid w:val="0022087F"/>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4DF2"/>
    <w:rsid w:val="002561A2"/>
    <w:rsid w:val="00261573"/>
    <w:rsid w:val="00266F4B"/>
    <w:rsid w:val="0026742C"/>
    <w:rsid w:val="0027048E"/>
    <w:rsid w:val="00270D92"/>
    <w:rsid w:val="00274DAB"/>
    <w:rsid w:val="00280D6F"/>
    <w:rsid w:val="00281D92"/>
    <w:rsid w:val="00285086"/>
    <w:rsid w:val="00293D5D"/>
    <w:rsid w:val="002A18A3"/>
    <w:rsid w:val="002A3CFA"/>
    <w:rsid w:val="002A5105"/>
    <w:rsid w:val="002B35F7"/>
    <w:rsid w:val="002B79F8"/>
    <w:rsid w:val="002C1CF9"/>
    <w:rsid w:val="002C6298"/>
    <w:rsid w:val="002C6832"/>
    <w:rsid w:val="002D3E0F"/>
    <w:rsid w:val="002D41F4"/>
    <w:rsid w:val="002D443A"/>
    <w:rsid w:val="002D481B"/>
    <w:rsid w:val="002D48B9"/>
    <w:rsid w:val="002E210D"/>
    <w:rsid w:val="002E7762"/>
    <w:rsid w:val="002F26AE"/>
    <w:rsid w:val="002F6429"/>
    <w:rsid w:val="0030195F"/>
    <w:rsid w:val="00303BFA"/>
    <w:rsid w:val="00306B78"/>
    <w:rsid w:val="00310F06"/>
    <w:rsid w:val="003129CB"/>
    <w:rsid w:val="0031712E"/>
    <w:rsid w:val="00333C20"/>
    <w:rsid w:val="0033526A"/>
    <w:rsid w:val="00335BFE"/>
    <w:rsid w:val="00340653"/>
    <w:rsid w:val="00346BAF"/>
    <w:rsid w:val="00346F59"/>
    <w:rsid w:val="0034724E"/>
    <w:rsid w:val="00347AD0"/>
    <w:rsid w:val="00360999"/>
    <w:rsid w:val="003621F2"/>
    <w:rsid w:val="003654A0"/>
    <w:rsid w:val="00372254"/>
    <w:rsid w:val="00380523"/>
    <w:rsid w:val="003811C5"/>
    <w:rsid w:val="00385309"/>
    <w:rsid w:val="00385B8F"/>
    <w:rsid w:val="00393659"/>
    <w:rsid w:val="00394D88"/>
    <w:rsid w:val="00397ACD"/>
    <w:rsid w:val="003A59F0"/>
    <w:rsid w:val="003A7251"/>
    <w:rsid w:val="003A7EF2"/>
    <w:rsid w:val="003B4D07"/>
    <w:rsid w:val="003B79D6"/>
    <w:rsid w:val="003C2963"/>
    <w:rsid w:val="003C3299"/>
    <w:rsid w:val="003C35AA"/>
    <w:rsid w:val="003D0E05"/>
    <w:rsid w:val="003D2836"/>
    <w:rsid w:val="003D2F6B"/>
    <w:rsid w:val="003D6640"/>
    <w:rsid w:val="003E0E34"/>
    <w:rsid w:val="003E282C"/>
    <w:rsid w:val="003F254F"/>
    <w:rsid w:val="003F5F33"/>
    <w:rsid w:val="00403392"/>
    <w:rsid w:val="0040364E"/>
    <w:rsid w:val="00406A65"/>
    <w:rsid w:val="0041229C"/>
    <w:rsid w:val="00414453"/>
    <w:rsid w:val="00414AA2"/>
    <w:rsid w:val="004261E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A1D20"/>
    <w:rsid w:val="004A4A70"/>
    <w:rsid w:val="004A664D"/>
    <w:rsid w:val="004B6454"/>
    <w:rsid w:val="004C2B6F"/>
    <w:rsid w:val="004C4201"/>
    <w:rsid w:val="004D0475"/>
    <w:rsid w:val="004D29CD"/>
    <w:rsid w:val="004D3FA9"/>
    <w:rsid w:val="004E0971"/>
    <w:rsid w:val="004E2807"/>
    <w:rsid w:val="004E4902"/>
    <w:rsid w:val="004E6EC3"/>
    <w:rsid w:val="004F36B6"/>
    <w:rsid w:val="004F6D7C"/>
    <w:rsid w:val="0050044B"/>
    <w:rsid w:val="00503F8F"/>
    <w:rsid w:val="0050405E"/>
    <w:rsid w:val="00521BCB"/>
    <w:rsid w:val="00521F7A"/>
    <w:rsid w:val="0052391B"/>
    <w:rsid w:val="005256D9"/>
    <w:rsid w:val="00527AFA"/>
    <w:rsid w:val="00533488"/>
    <w:rsid w:val="0053728C"/>
    <w:rsid w:val="00540288"/>
    <w:rsid w:val="00541FE6"/>
    <w:rsid w:val="005442B7"/>
    <w:rsid w:val="00544D4A"/>
    <w:rsid w:val="00547F8D"/>
    <w:rsid w:val="0056094B"/>
    <w:rsid w:val="00561437"/>
    <w:rsid w:val="0056345D"/>
    <w:rsid w:val="00565A08"/>
    <w:rsid w:val="005663E8"/>
    <w:rsid w:val="00570694"/>
    <w:rsid w:val="00571369"/>
    <w:rsid w:val="00571925"/>
    <w:rsid w:val="005723E3"/>
    <w:rsid w:val="00572EC7"/>
    <w:rsid w:val="0058370B"/>
    <w:rsid w:val="005837C3"/>
    <w:rsid w:val="00586644"/>
    <w:rsid w:val="00597579"/>
    <w:rsid w:val="005975E3"/>
    <w:rsid w:val="005A2170"/>
    <w:rsid w:val="005A4E49"/>
    <w:rsid w:val="005A5701"/>
    <w:rsid w:val="005B1535"/>
    <w:rsid w:val="005B1CAB"/>
    <w:rsid w:val="005B2A32"/>
    <w:rsid w:val="005B4F7F"/>
    <w:rsid w:val="005B529A"/>
    <w:rsid w:val="005B713A"/>
    <w:rsid w:val="005C0C6F"/>
    <w:rsid w:val="005C1476"/>
    <w:rsid w:val="005C2B61"/>
    <w:rsid w:val="005D23A5"/>
    <w:rsid w:val="005D55C2"/>
    <w:rsid w:val="005D5743"/>
    <w:rsid w:val="005D7A58"/>
    <w:rsid w:val="005E313E"/>
    <w:rsid w:val="005E463D"/>
    <w:rsid w:val="005E4CE9"/>
    <w:rsid w:val="005E730E"/>
    <w:rsid w:val="005F17E3"/>
    <w:rsid w:val="005F3C9F"/>
    <w:rsid w:val="005F6AAD"/>
    <w:rsid w:val="005F770B"/>
    <w:rsid w:val="006000F1"/>
    <w:rsid w:val="00602990"/>
    <w:rsid w:val="006063FB"/>
    <w:rsid w:val="00606531"/>
    <w:rsid w:val="00607A79"/>
    <w:rsid w:val="00614232"/>
    <w:rsid w:val="00614D34"/>
    <w:rsid w:val="006152D8"/>
    <w:rsid w:val="006226FC"/>
    <w:rsid w:val="00624911"/>
    <w:rsid w:val="006258E1"/>
    <w:rsid w:val="00636305"/>
    <w:rsid w:val="00636A20"/>
    <w:rsid w:val="00636FB2"/>
    <w:rsid w:val="00637A4B"/>
    <w:rsid w:val="00640B48"/>
    <w:rsid w:val="0064121B"/>
    <w:rsid w:val="00641D25"/>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5706"/>
    <w:rsid w:val="00685994"/>
    <w:rsid w:val="006876CB"/>
    <w:rsid w:val="0069080E"/>
    <w:rsid w:val="006932E8"/>
    <w:rsid w:val="00693F13"/>
    <w:rsid w:val="006A04B6"/>
    <w:rsid w:val="006A09A4"/>
    <w:rsid w:val="006A3FDD"/>
    <w:rsid w:val="006B0270"/>
    <w:rsid w:val="006B0736"/>
    <w:rsid w:val="006B41B9"/>
    <w:rsid w:val="006B6147"/>
    <w:rsid w:val="006C391A"/>
    <w:rsid w:val="006C4114"/>
    <w:rsid w:val="006D61C6"/>
    <w:rsid w:val="006D7E80"/>
    <w:rsid w:val="006E28EF"/>
    <w:rsid w:val="006F26D0"/>
    <w:rsid w:val="006F63FC"/>
    <w:rsid w:val="006F67B3"/>
    <w:rsid w:val="00704BCC"/>
    <w:rsid w:val="00707398"/>
    <w:rsid w:val="00711B15"/>
    <w:rsid w:val="00717614"/>
    <w:rsid w:val="0072040E"/>
    <w:rsid w:val="007204D3"/>
    <w:rsid w:val="00722534"/>
    <w:rsid w:val="007241AE"/>
    <w:rsid w:val="0072741D"/>
    <w:rsid w:val="00733F42"/>
    <w:rsid w:val="00734325"/>
    <w:rsid w:val="0073445F"/>
    <w:rsid w:val="007344CF"/>
    <w:rsid w:val="00743AB4"/>
    <w:rsid w:val="00752470"/>
    <w:rsid w:val="00753420"/>
    <w:rsid w:val="0075379B"/>
    <w:rsid w:val="007537B8"/>
    <w:rsid w:val="007635CF"/>
    <w:rsid w:val="00763C82"/>
    <w:rsid w:val="00766294"/>
    <w:rsid w:val="0077216E"/>
    <w:rsid w:val="00772BE7"/>
    <w:rsid w:val="00780FF9"/>
    <w:rsid w:val="00785B0B"/>
    <w:rsid w:val="0079088C"/>
    <w:rsid w:val="00797E99"/>
    <w:rsid w:val="007A0141"/>
    <w:rsid w:val="007A1451"/>
    <w:rsid w:val="007A3492"/>
    <w:rsid w:val="007A7DAB"/>
    <w:rsid w:val="007B073E"/>
    <w:rsid w:val="007B109F"/>
    <w:rsid w:val="007B3259"/>
    <w:rsid w:val="007B3808"/>
    <w:rsid w:val="007B483F"/>
    <w:rsid w:val="007B65C4"/>
    <w:rsid w:val="007B6ED3"/>
    <w:rsid w:val="007B7CD7"/>
    <w:rsid w:val="007C3CB5"/>
    <w:rsid w:val="007C4504"/>
    <w:rsid w:val="007C6075"/>
    <w:rsid w:val="007D26B2"/>
    <w:rsid w:val="007E3C42"/>
    <w:rsid w:val="007F086C"/>
    <w:rsid w:val="007F273D"/>
    <w:rsid w:val="007F4E9E"/>
    <w:rsid w:val="00803924"/>
    <w:rsid w:val="008129A6"/>
    <w:rsid w:val="008175CA"/>
    <w:rsid w:val="008250B9"/>
    <w:rsid w:val="00825438"/>
    <w:rsid w:val="00826C4F"/>
    <w:rsid w:val="00832C99"/>
    <w:rsid w:val="00835C18"/>
    <w:rsid w:val="00837016"/>
    <w:rsid w:val="008376E9"/>
    <w:rsid w:val="0084592E"/>
    <w:rsid w:val="00845ADE"/>
    <w:rsid w:val="0085053A"/>
    <w:rsid w:val="0085086C"/>
    <w:rsid w:val="00850B4B"/>
    <w:rsid w:val="00852079"/>
    <w:rsid w:val="00852BD3"/>
    <w:rsid w:val="00856462"/>
    <w:rsid w:val="00856A9C"/>
    <w:rsid w:val="008603D9"/>
    <w:rsid w:val="00863120"/>
    <w:rsid w:val="00864D88"/>
    <w:rsid w:val="008735D4"/>
    <w:rsid w:val="00874D17"/>
    <w:rsid w:val="0087606B"/>
    <w:rsid w:val="00876191"/>
    <w:rsid w:val="00883BF9"/>
    <w:rsid w:val="00887424"/>
    <w:rsid w:val="008902AC"/>
    <w:rsid w:val="008931E9"/>
    <w:rsid w:val="008A3DA0"/>
    <w:rsid w:val="008A414F"/>
    <w:rsid w:val="008A7B21"/>
    <w:rsid w:val="008B207A"/>
    <w:rsid w:val="008B2D13"/>
    <w:rsid w:val="008B7303"/>
    <w:rsid w:val="008C5769"/>
    <w:rsid w:val="008C5EF0"/>
    <w:rsid w:val="008D0BD9"/>
    <w:rsid w:val="008D2322"/>
    <w:rsid w:val="008D2905"/>
    <w:rsid w:val="008D2973"/>
    <w:rsid w:val="008D2D41"/>
    <w:rsid w:val="008D3844"/>
    <w:rsid w:val="008D7670"/>
    <w:rsid w:val="008E1F22"/>
    <w:rsid w:val="008E4C50"/>
    <w:rsid w:val="008F05E4"/>
    <w:rsid w:val="008F20DB"/>
    <w:rsid w:val="008F2423"/>
    <w:rsid w:val="008F4E9E"/>
    <w:rsid w:val="008F6BDC"/>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7066"/>
    <w:rsid w:val="009C46F4"/>
    <w:rsid w:val="009C59BA"/>
    <w:rsid w:val="009C6E52"/>
    <w:rsid w:val="009C7518"/>
    <w:rsid w:val="009D1517"/>
    <w:rsid w:val="009D3AAB"/>
    <w:rsid w:val="009D4E07"/>
    <w:rsid w:val="009E12D3"/>
    <w:rsid w:val="009E20D1"/>
    <w:rsid w:val="009E265D"/>
    <w:rsid w:val="009F762E"/>
    <w:rsid w:val="00A0222B"/>
    <w:rsid w:val="00A03667"/>
    <w:rsid w:val="00A11AA0"/>
    <w:rsid w:val="00A2031C"/>
    <w:rsid w:val="00A23BC3"/>
    <w:rsid w:val="00A25B51"/>
    <w:rsid w:val="00A25BBE"/>
    <w:rsid w:val="00A3306E"/>
    <w:rsid w:val="00A338AB"/>
    <w:rsid w:val="00A33A8E"/>
    <w:rsid w:val="00A35D8E"/>
    <w:rsid w:val="00A410A5"/>
    <w:rsid w:val="00A43D63"/>
    <w:rsid w:val="00A46458"/>
    <w:rsid w:val="00A46687"/>
    <w:rsid w:val="00A520D0"/>
    <w:rsid w:val="00A60B42"/>
    <w:rsid w:val="00A61A9B"/>
    <w:rsid w:val="00A64765"/>
    <w:rsid w:val="00A649C5"/>
    <w:rsid w:val="00A74FE8"/>
    <w:rsid w:val="00A77315"/>
    <w:rsid w:val="00A77A2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744D"/>
    <w:rsid w:val="00AE7878"/>
    <w:rsid w:val="00AF7BD3"/>
    <w:rsid w:val="00B010D3"/>
    <w:rsid w:val="00B02192"/>
    <w:rsid w:val="00B03842"/>
    <w:rsid w:val="00B04965"/>
    <w:rsid w:val="00B04AB9"/>
    <w:rsid w:val="00B05341"/>
    <w:rsid w:val="00B05507"/>
    <w:rsid w:val="00B0786C"/>
    <w:rsid w:val="00B11711"/>
    <w:rsid w:val="00B152FC"/>
    <w:rsid w:val="00B21215"/>
    <w:rsid w:val="00B21878"/>
    <w:rsid w:val="00B23059"/>
    <w:rsid w:val="00B278DC"/>
    <w:rsid w:val="00B32420"/>
    <w:rsid w:val="00B34EF9"/>
    <w:rsid w:val="00B362CB"/>
    <w:rsid w:val="00B42F44"/>
    <w:rsid w:val="00B44732"/>
    <w:rsid w:val="00B46DFF"/>
    <w:rsid w:val="00B47D71"/>
    <w:rsid w:val="00B53899"/>
    <w:rsid w:val="00B555E6"/>
    <w:rsid w:val="00B60B16"/>
    <w:rsid w:val="00B62555"/>
    <w:rsid w:val="00B63BCF"/>
    <w:rsid w:val="00B657CE"/>
    <w:rsid w:val="00B665A8"/>
    <w:rsid w:val="00B70F99"/>
    <w:rsid w:val="00B779BF"/>
    <w:rsid w:val="00B80512"/>
    <w:rsid w:val="00B95B4F"/>
    <w:rsid w:val="00BA03C0"/>
    <w:rsid w:val="00BA5715"/>
    <w:rsid w:val="00BC5171"/>
    <w:rsid w:val="00BC6076"/>
    <w:rsid w:val="00BD22BE"/>
    <w:rsid w:val="00BD557B"/>
    <w:rsid w:val="00BE2CE9"/>
    <w:rsid w:val="00BE3BD3"/>
    <w:rsid w:val="00BE6554"/>
    <w:rsid w:val="00C03393"/>
    <w:rsid w:val="00C0428B"/>
    <w:rsid w:val="00C06FDD"/>
    <w:rsid w:val="00C1191E"/>
    <w:rsid w:val="00C13074"/>
    <w:rsid w:val="00C13597"/>
    <w:rsid w:val="00C16035"/>
    <w:rsid w:val="00C179D8"/>
    <w:rsid w:val="00C23A5B"/>
    <w:rsid w:val="00C24C6E"/>
    <w:rsid w:val="00C254AC"/>
    <w:rsid w:val="00C31E4A"/>
    <w:rsid w:val="00C32B1E"/>
    <w:rsid w:val="00C3368C"/>
    <w:rsid w:val="00C34F7E"/>
    <w:rsid w:val="00C447ED"/>
    <w:rsid w:val="00C4500A"/>
    <w:rsid w:val="00C45A05"/>
    <w:rsid w:val="00C470E3"/>
    <w:rsid w:val="00C47444"/>
    <w:rsid w:val="00C50AD0"/>
    <w:rsid w:val="00C6207A"/>
    <w:rsid w:val="00C75113"/>
    <w:rsid w:val="00C759CF"/>
    <w:rsid w:val="00C812F2"/>
    <w:rsid w:val="00C82018"/>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43A5"/>
    <w:rsid w:val="00CF7D4B"/>
    <w:rsid w:val="00D00633"/>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8EC"/>
    <w:rsid w:val="00D72030"/>
    <w:rsid w:val="00D81961"/>
    <w:rsid w:val="00D826C9"/>
    <w:rsid w:val="00D86736"/>
    <w:rsid w:val="00D924EF"/>
    <w:rsid w:val="00D9318B"/>
    <w:rsid w:val="00D97EB1"/>
    <w:rsid w:val="00DA3B03"/>
    <w:rsid w:val="00DA3E43"/>
    <w:rsid w:val="00DA4ADE"/>
    <w:rsid w:val="00DA5852"/>
    <w:rsid w:val="00DB1795"/>
    <w:rsid w:val="00DB4922"/>
    <w:rsid w:val="00DC0F6F"/>
    <w:rsid w:val="00DC44BD"/>
    <w:rsid w:val="00DC4729"/>
    <w:rsid w:val="00DD156D"/>
    <w:rsid w:val="00DD299F"/>
    <w:rsid w:val="00DD2C3A"/>
    <w:rsid w:val="00DD52E1"/>
    <w:rsid w:val="00DE425A"/>
    <w:rsid w:val="00DF2720"/>
    <w:rsid w:val="00DF6434"/>
    <w:rsid w:val="00E0080A"/>
    <w:rsid w:val="00E01C51"/>
    <w:rsid w:val="00E02F90"/>
    <w:rsid w:val="00E034B5"/>
    <w:rsid w:val="00E1308E"/>
    <w:rsid w:val="00E140DA"/>
    <w:rsid w:val="00E15E6B"/>
    <w:rsid w:val="00E16053"/>
    <w:rsid w:val="00E20064"/>
    <w:rsid w:val="00E2019C"/>
    <w:rsid w:val="00E24166"/>
    <w:rsid w:val="00E243B9"/>
    <w:rsid w:val="00E32A92"/>
    <w:rsid w:val="00E5025E"/>
    <w:rsid w:val="00E52696"/>
    <w:rsid w:val="00E531AA"/>
    <w:rsid w:val="00E53CE2"/>
    <w:rsid w:val="00E60423"/>
    <w:rsid w:val="00E6378E"/>
    <w:rsid w:val="00E72F6C"/>
    <w:rsid w:val="00E82534"/>
    <w:rsid w:val="00E8474D"/>
    <w:rsid w:val="00E855BD"/>
    <w:rsid w:val="00E85B2D"/>
    <w:rsid w:val="00E85CF8"/>
    <w:rsid w:val="00E9272F"/>
    <w:rsid w:val="00E92D59"/>
    <w:rsid w:val="00E96A15"/>
    <w:rsid w:val="00E978D8"/>
    <w:rsid w:val="00E978F9"/>
    <w:rsid w:val="00EA1848"/>
    <w:rsid w:val="00EA2014"/>
    <w:rsid w:val="00EA5213"/>
    <w:rsid w:val="00EB3EC4"/>
    <w:rsid w:val="00EB7029"/>
    <w:rsid w:val="00EC22AB"/>
    <w:rsid w:val="00EC2377"/>
    <w:rsid w:val="00EC4FC8"/>
    <w:rsid w:val="00EC75E1"/>
    <w:rsid w:val="00ED1EE9"/>
    <w:rsid w:val="00EE0993"/>
    <w:rsid w:val="00EE27E6"/>
    <w:rsid w:val="00EE5989"/>
    <w:rsid w:val="00EE59A9"/>
    <w:rsid w:val="00EF4219"/>
    <w:rsid w:val="00EF646B"/>
    <w:rsid w:val="00F010BE"/>
    <w:rsid w:val="00F1016A"/>
    <w:rsid w:val="00F1018C"/>
    <w:rsid w:val="00F12DAD"/>
    <w:rsid w:val="00F156D3"/>
    <w:rsid w:val="00F20750"/>
    <w:rsid w:val="00F22F25"/>
    <w:rsid w:val="00F26826"/>
    <w:rsid w:val="00F40451"/>
    <w:rsid w:val="00F44276"/>
    <w:rsid w:val="00F643F2"/>
    <w:rsid w:val="00F7112C"/>
    <w:rsid w:val="00F718AA"/>
    <w:rsid w:val="00F743AF"/>
    <w:rsid w:val="00F7772B"/>
    <w:rsid w:val="00F8236A"/>
    <w:rsid w:val="00F83601"/>
    <w:rsid w:val="00F85312"/>
    <w:rsid w:val="00F861BB"/>
    <w:rsid w:val="00F875FD"/>
    <w:rsid w:val="00F92466"/>
    <w:rsid w:val="00F933EB"/>
    <w:rsid w:val="00F93EA0"/>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D22BE"/>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labs.play-with-docker.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hyperlink" Target="http://training.play-with-docker.com/" TargetMode="Externa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yperlink" Target="https://training.docker.com/" TargetMode="External"/><Relationship Id="rId34" Type="http://schemas.openxmlformats.org/officeDocument/2006/relationships/comments" Target="comments.xml"/><Relationship Id="rId35" Type="http://schemas.microsoft.com/office/2011/relationships/commentsExtended" Target="commentsExtended.xml"/><Relationship Id="rId36" Type="http://schemas.openxmlformats.org/officeDocument/2006/relationships/header" Target="head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oter" Target="footer1.xml"/><Relationship Id="rId38" Type="http://schemas.openxmlformats.org/officeDocument/2006/relationships/fontTable" Target="fontTable.xml"/><Relationship Id="rId39" Type="http://schemas.microsoft.com/office/2011/relationships/people" Target="people.xml"/><Relationship Id="rId40" Type="http://schemas.openxmlformats.org/officeDocument/2006/relationships/theme" Target="theme/theme1.xml"/><Relationship Id="rId41" Type="http://schemas.microsoft.com/office/2016/09/relationships/commentsIds" Target="commentsIds.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19494D-D443-124B-A022-C6B952494F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67</Pages>
  <Words>10983</Words>
  <Characters>59311</Characters>
  <Application>Microsoft Macintosh Word</Application>
  <DocSecurity>0</DocSecurity>
  <Lines>494</Lines>
  <Paragraphs>140</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70154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1539</cp:revision>
  <cp:lastPrinted>2016-06-27T13:00:00Z</cp:lastPrinted>
  <dcterms:created xsi:type="dcterms:W3CDTF">2016-06-27T13:03:00Z</dcterms:created>
  <dcterms:modified xsi:type="dcterms:W3CDTF">2017-10-31T19:05:00Z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