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AD837" w14:textId="77777777" w:rsidR="00165C94" w:rsidRDefault="00165C94" w:rsidP="00165C94">
      <w:pPr>
        <w:rPr>
          <w:rFonts w:eastAsia="Times New Roman"/>
        </w:rPr>
      </w:pPr>
      <w:r>
        <w:rPr>
          <w:rFonts w:ascii="Arial" w:eastAsia="Times New Roman" w:hAnsi="Arial" w:cs="Arial"/>
          <w:color w:val="AAAAAA"/>
          <w:sz w:val="18"/>
          <w:szCs w:val="18"/>
          <w:shd w:val="clear" w:color="auto" w:fill="302D36"/>
        </w:rPr>
        <w:t> </w:t>
      </w:r>
      <w:r>
        <w:rPr>
          <w:rStyle w:val="dado"/>
          <w:rFonts w:ascii="Arial" w:hAnsi="Arial" w:cs="Arial"/>
          <w:b/>
          <w:bCs/>
          <w:color w:val="DDDDDD"/>
          <w:sz w:val="18"/>
          <w:szCs w:val="18"/>
          <w:bdr w:val="none" w:sz="0" w:space="0" w:color="auto" w:frame="1"/>
          <w:shd w:val="clear" w:color="auto" w:fill="302D36"/>
        </w:rPr>
        <w:t>Mirella Mansur</w:t>
      </w:r>
    </w:p>
    <w:p w14:paraId="34660D6D" w14:textId="713598BC" w:rsidR="009C7518" w:rsidRDefault="00165C94" w:rsidP="00165C94">
      <w:pPr>
        <w:jc w:val="center"/>
        <w:rPr>
          <w:b/>
          <w:sz w:val="32"/>
          <w:szCs w:val="32"/>
        </w:rPr>
      </w:pPr>
      <w:r>
        <w:rPr>
          <w:b/>
          <w:sz w:val="32"/>
          <w:szCs w:val="32"/>
        </w:rPr>
        <w:t xml:space="preserve"> </w:t>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789008B0" w14:textId="0DC15BD9" w:rsidR="006F0CE9" w:rsidRPr="003B1AE1" w:rsidRDefault="00C254AC">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3B1AE1">
        <w:instrText>TOC \c "Figura"</w:instrText>
      </w:r>
      <w:r>
        <w:fldChar w:fldCharType="separate"/>
      </w:r>
      <w:r w:rsidR="006F0CE9" w:rsidRPr="003B1AE1">
        <w:rPr>
          <w:noProof/>
          <w:color w:val="000000"/>
        </w:rPr>
        <w:t xml:space="preserve">Figura </w:t>
      </w:r>
      <w:r w:rsidR="006F0CE9" w:rsidRPr="003B1AE1">
        <w:rPr>
          <w:noProof/>
        </w:rPr>
        <w:t>1</w:t>
      </w:r>
      <w:r w:rsidR="006F0CE9" w:rsidRPr="003B1AE1">
        <w:rPr>
          <w:noProof/>
          <w:color w:val="000000"/>
        </w:rPr>
        <w:t>: Cloud</w:t>
      </w:r>
      <w:r w:rsidR="006F0CE9" w:rsidRPr="003B1AE1">
        <w:rPr>
          <w:noProof/>
        </w:rPr>
        <w:tab/>
      </w:r>
      <w:r w:rsidR="006F0CE9">
        <w:rPr>
          <w:noProof/>
        </w:rPr>
        <w:fldChar w:fldCharType="begin"/>
      </w:r>
      <w:r w:rsidR="006F0CE9" w:rsidRPr="003B1AE1">
        <w:rPr>
          <w:noProof/>
        </w:rPr>
        <w:instrText xml:space="preserve"> PAGEREF _Toc497654059 \h </w:instrText>
      </w:r>
      <w:r w:rsidR="006F0CE9">
        <w:rPr>
          <w:noProof/>
        </w:rPr>
      </w:r>
      <w:r w:rsidR="006F0CE9">
        <w:rPr>
          <w:noProof/>
        </w:rPr>
        <w:fldChar w:fldCharType="separate"/>
      </w:r>
      <w:r w:rsidR="006F0CE9" w:rsidRPr="003B1AE1">
        <w:rPr>
          <w:noProof/>
        </w:rPr>
        <w:t>17</w:t>
      </w:r>
      <w:r w:rsidR="006F0CE9">
        <w:rPr>
          <w:noProof/>
        </w:rPr>
        <w:fldChar w:fldCharType="end"/>
      </w:r>
    </w:p>
    <w:p w14:paraId="48AA45D1" w14:textId="6AEE8BA8" w:rsidR="006F0CE9" w:rsidRPr="003B1AE1" w:rsidRDefault="006F0CE9">
      <w:pPr>
        <w:pStyle w:val="ndicedeilustraes"/>
        <w:tabs>
          <w:tab w:val="right" w:leader="dot" w:pos="9061"/>
        </w:tabs>
        <w:rPr>
          <w:rFonts w:eastAsiaTheme="minorEastAsia" w:cstheme="minorBidi"/>
          <w:smallCaps w:val="0"/>
          <w:noProof/>
          <w:color w:val="auto"/>
          <w:sz w:val="24"/>
          <w:szCs w:val="24"/>
          <w:lang w:eastAsia="pt-BR"/>
        </w:rPr>
      </w:pPr>
      <w:r w:rsidRPr="003B1AE1">
        <w:rPr>
          <w:noProof/>
          <w:color w:val="000000"/>
        </w:rPr>
        <w:t xml:space="preserve">Figura </w:t>
      </w:r>
      <w:r w:rsidRPr="003B1AE1">
        <w:rPr>
          <w:noProof/>
        </w:rPr>
        <w:t>2</w:t>
      </w:r>
      <w:r w:rsidRPr="003B1AE1">
        <w:rPr>
          <w:noProof/>
          <w:color w:val="000000"/>
        </w:rPr>
        <w:t>: Joseph Carl</w:t>
      </w:r>
      <w:r w:rsidRPr="003B1AE1">
        <w:rPr>
          <w:noProof/>
        </w:rPr>
        <w:tab/>
      </w:r>
      <w:r>
        <w:rPr>
          <w:noProof/>
        </w:rPr>
        <w:fldChar w:fldCharType="begin"/>
      </w:r>
      <w:r w:rsidRPr="003B1AE1">
        <w:rPr>
          <w:noProof/>
        </w:rPr>
        <w:instrText xml:space="preserve"> PAGEREF _Toc497654060 \h </w:instrText>
      </w:r>
      <w:r>
        <w:rPr>
          <w:noProof/>
        </w:rPr>
      </w:r>
      <w:r>
        <w:rPr>
          <w:noProof/>
        </w:rPr>
        <w:fldChar w:fldCharType="separate"/>
      </w:r>
      <w:r w:rsidRPr="003B1AE1">
        <w:rPr>
          <w:noProof/>
        </w:rPr>
        <w:t>18</w:t>
      </w:r>
      <w:r>
        <w:rPr>
          <w:noProof/>
        </w:rPr>
        <w:fldChar w:fldCharType="end"/>
      </w:r>
    </w:p>
    <w:p w14:paraId="474542C2" w14:textId="5C70A4BD"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3</w:t>
      </w:r>
      <w:r w:rsidRPr="006F0CE9">
        <w:rPr>
          <w:noProof/>
          <w:color w:val="000000"/>
          <w:lang w:val="en-US"/>
        </w:rPr>
        <w:t>: John McCarthy</w:t>
      </w:r>
      <w:r w:rsidRPr="006F0CE9">
        <w:rPr>
          <w:noProof/>
          <w:lang w:val="en-US"/>
        </w:rPr>
        <w:tab/>
      </w:r>
      <w:r>
        <w:rPr>
          <w:noProof/>
        </w:rPr>
        <w:fldChar w:fldCharType="begin"/>
      </w:r>
      <w:r w:rsidRPr="006F0CE9">
        <w:rPr>
          <w:noProof/>
          <w:lang w:val="en-US"/>
        </w:rPr>
        <w:instrText xml:space="preserve"> PAGEREF _Toc497654061 \h </w:instrText>
      </w:r>
      <w:r>
        <w:rPr>
          <w:noProof/>
        </w:rPr>
      </w:r>
      <w:r>
        <w:rPr>
          <w:noProof/>
        </w:rPr>
        <w:fldChar w:fldCharType="separate"/>
      </w:r>
      <w:r w:rsidRPr="006F0CE9">
        <w:rPr>
          <w:noProof/>
          <w:lang w:val="en-US"/>
        </w:rPr>
        <w:t>18</w:t>
      </w:r>
      <w:r>
        <w:rPr>
          <w:noProof/>
        </w:rPr>
        <w:fldChar w:fldCharType="end"/>
      </w:r>
    </w:p>
    <w:p w14:paraId="471EF287" w14:textId="686CD879"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4</w:t>
      </w:r>
      <w:r w:rsidRPr="006F0CE9">
        <w:rPr>
          <w:noProof/>
          <w:color w:val="000000"/>
          <w:lang w:val="en-US"/>
        </w:rPr>
        <w:t>: Ramnath Chellappa</w:t>
      </w:r>
      <w:r w:rsidRPr="006F0CE9">
        <w:rPr>
          <w:noProof/>
          <w:lang w:val="en-US"/>
        </w:rPr>
        <w:tab/>
      </w:r>
      <w:r>
        <w:rPr>
          <w:noProof/>
        </w:rPr>
        <w:fldChar w:fldCharType="begin"/>
      </w:r>
      <w:r w:rsidRPr="006F0CE9">
        <w:rPr>
          <w:noProof/>
          <w:lang w:val="en-US"/>
        </w:rPr>
        <w:instrText xml:space="preserve"> PAGEREF _Toc497654062 \h </w:instrText>
      </w:r>
      <w:r>
        <w:rPr>
          <w:noProof/>
        </w:rPr>
      </w:r>
      <w:r>
        <w:rPr>
          <w:noProof/>
        </w:rPr>
        <w:fldChar w:fldCharType="separate"/>
      </w:r>
      <w:r w:rsidRPr="006F0CE9">
        <w:rPr>
          <w:noProof/>
          <w:lang w:val="en-US"/>
        </w:rPr>
        <w:t>19</w:t>
      </w:r>
      <w:r>
        <w:rPr>
          <w:noProof/>
        </w:rPr>
        <w:fldChar w:fldCharType="end"/>
      </w:r>
    </w:p>
    <w:p w14:paraId="094B0E05" w14:textId="32B996C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5</w:t>
      </w:r>
      <w:r w:rsidRPr="00302B33">
        <w:rPr>
          <w:noProof/>
          <w:color w:val="000000"/>
        </w:rPr>
        <w:t>: Modelos de Implementação</w:t>
      </w:r>
      <w:r>
        <w:rPr>
          <w:noProof/>
        </w:rPr>
        <w:tab/>
      </w:r>
      <w:r>
        <w:rPr>
          <w:noProof/>
        </w:rPr>
        <w:fldChar w:fldCharType="begin"/>
      </w:r>
      <w:r>
        <w:rPr>
          <w:noProof/>
        </w:rPr>
        <w:instrText xml:space="preserve"> PAGEREF _Toc497654063 \h </w:instrText>
      </w:r>
      <w:r>
        <w:rPr>
          <w:noProof/>
        </w:rPr>
      </w:r>
      <w:r>
        <w:rPr>
          <w:noProof/>
        </w:rPr>
        <w:fldChar w:fldCharType="separate"/>
      </w:r>
      <w:r>
        <w:rPr>
          <w:noProof/>
        </w:rPr>
        <w:t>20</w:t>
      </w:r>
      <w:r>
        <w:rPr>
          <w:noProof/>
        </w:rPr>
        <w:fldChar w:fldCharType="end"/>
      </w:r>
    </w:p>
    <w:p w14:paraId="1F659BA7" w14:textId="14DA8E64"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6</w:t>
      </w:r>
      <w:r w:rsidRPr="00302B33">
        <w:rPr>
          <w:noProof/>
          <w:color w:val="000000"/>
        </w:rPr>
        <w:t>: Nuvem pública</w:t>
      </w:r>
      <w:r>
        <w:rPr>
          <w:noProof/>
        </w:rPr>
        <w:tab/>
      </w:r>
      <w:r>
        <w:rPr>
          <w:noProof/>
        </w:rPr>
        <w:fldChar w:fldCharType="begin"/>
      </w:r>
      <w:r>
        <w:rPr>
          <w:noProof/>
        </w:rPr>
        <w:instrText xml:space="preserve"> PAGEREF _Toc497654064 \h </w:instrText>
      </w:r>
      <w:r>
        <w:rPr>
          <w:noProof/>
        </w:rPr>
      </w:r>
      <w:r>
        <w:rPr>
          <w:noProof/>
        </w:rPr>
        <w:fldChar w:fldCharType="separate"/>
      </w:r>
      <w:r>
        <w:rPr>
          <w:noProof/>
        </w:rPr>
        <w:t>21</w:t>
      </w:r>
      <w:r>
        <w:rPr>
          <w:noProof/>
        </w:rPr>
        <w:fldChar w:fldCharType="end"/>
      </w:r>
    </w:p>
    <w:p w14:paraId="1811143C" w14:textId="1F953EF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7</w:t>
      </w:r>
      <w:r w:rsidRPr="00302B33">
        <w:rPr>
          <w:noProof/>
          <w:color w:val="000000"/>
        </w:rPr>
        <w:t>: Nuvem Privada</w:t>
      </w:r>
      <w:r>
        <w:rPr>
          <w:noProof/>
        </w:rPr>
        <w:tab/>
      </w:r>
      <w:r>
        <w:rPr>
          <w:noProof/>
        </w:rPr>
        <w:fldChar w:fldCharType="begin"/>
      </w:r>
      <w:r>
        <w:rPr>
          <w:noProof/>
        </w:rPr>
        <w:instrText xml:space="preserve"> PAGEREF _Toc497654065 \h </w:instrText>
      </w:r>
      <w:r>
        <w:rPr>
          <w:noProof/>
        </w:rPr>
      </w:r>
      <w:r>
        <w:rPr>
          <w:noProof/>
        </w:rPr>
        <w:fldChar w:fldCharType="separate"/>
      </w:r>
      <w:r>
        <w:rPr>
          <w:noProof/>
        </w:rPr>
        <w:t>22</w:t>
      </w:r>
      <w:r>
        <w:rPr>
          <w:noProof/>
        </w:rPr>
        <w:fldChar w:fldCharType="end"/>
      </w:r>
    </w:p>
    <w:p w14:paraId="62420EF9" w14:textId="3E3BCD91"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8</w:t>
      </w:r>
      <w:r w:rsidRPr="00302B33">
        <w:rPr>
          <w:noProof/>
          <w:color w:val="000000"/>
        </w:rPr>
        <w:t>: Nuvem Comunitária</w:t>
      </w:r>
      <w:r>
        <w:rPr>
          <w:noProof/>
        </w:rPr>
        <w:tab/>
      </w:r>
      <w:r>
        <w:rPr>
          <w:noProof/>
        </w:rPr>
        <w:fldChar w:fldCharType="begin"/>
      </w:r>
      <w:r>
        <w:rPr>
          <w:noProof/>
        </w:rPr>
        <w:instrText xml:space="preserve"> PAGEREF _Toc497654066 \h </w:instrText>
      </w:r>
      <w:r>
        <w:rPr>
          <w:noProof/>
        </w:rPr>
      </w:r>
      <w:r>
        <w:rPr>
          <w:noProof/>
        </w:rPr>
        <w:fldChar w:fldCharType="separate"/>
      </w:r>
      <w:r>
        <w:rPr>
          <w:noProof/>
        </w:rPr>
        <w:t>23</w:t>
      </w:r>
      <w:r>
        <w:rPr>
          <w:noProof/>
        </w:rPr>
        <w:fldChar w:fldCharType="end"/>
      </w:r>
    </w:p>
    <w:p w14:paraId="1B4543BF" w14:textId="0DDB9F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9</w:t>
      </w:r>
      <w:r w:rsidRPr="00302B33">
        <w:rPr>
          <w:noProof/>
          <w:color w:val="000000"/>
        </w:rPr>
        <w:t>: Modelos de Implementação</w:t>
      </w:r>
      <w:r>
        <w:rPr>
          <w:noProof/>
        </w:rPr>
        <w:tab/>
      </w:r>
      <w:r>
        <w:rPr>
          <w:noProof/>
        </w:rPr>
        <w:fldChar w:fldCharType="begin"/>
      </w:r>
      <w:r>
        <w:rPr>
          <w:noProof/>
        </w:rPr>
        <w:instrText xml:space="preserve"> PAGEREF _Toc497654067 \h </w:instrText>
      </w:r>
      <w:r>
        <w:rPr>
          <w:noProof/>
        </w:rPr>
      </w:r>
      <w:r>
        <w:rPr>
          <w:noProof/>
        </w:rPr>
        <w:fldChar w:fldCharType="separate"/>
      </w:r>
      <w:r>
        <w:rPr>
          <w:noProof/>
        </w:rPr>
        <w:t>24</w:t>
      </w:r>
      <w:r>
        <w:rPr>
          <w:noProof/>
        </w:rPr>
        <w:fldChar w:fldCharType="end"/>
      </w:r>
    </w:p>
    <w:p w14:paraId="4B44AF55" w14:textId="3D7B143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_Toc497654068 \h </w:instrText>
      </w:r>
      <w:r>
        <w:rPr>
          <w:noProof/>
        </w:rPr>
      </w:r>
      <w:r>
        <w:rPr>
          <w:noProof/>
        </w:rPr>
        <w:fldChar w:fldCharType="separate"/>
      </w:r>
      <w:r>
        <w:rPr>
          <w:noProof/>
        </w:rPr>
        <w:t>27</w:t>
      </w:r>
      <w:r>
        <w:rPr>
          <w:noProof/>
        </w:rPr>
        <w:fldChar w:fldCharType="end"/>
      </w:r>
    </w:p>
    <w:p w14:paraId="25072B85" w14:textId="382701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11</w:t>
      </w:r>
      <w:r w:rsidRPr="00302B33">
        <w:rPr>
          <w:noProof/>
          <w:color w:val="000000"/>
        </w:rPr>
        <w:t xml:space="preserve"> Hypervisor Hospedado</w:t>
      </w:r>
      <w:r>
        <w:rPr>
          <w:noProof/>
        </w:rPr>
        <w:tab/>
      </w:r>
      <w:r>
        <w:rPr>
          <w:noProof/>
        </w:rPr>
        <w:fldChar w:fldCharType="begin"/>
      </w:r>
      <w:r>
        <w:rPr>
          <w:noProof/>
        </w:rPr>
        <w:instrText xml:space="preserve"> PAGEREF _Toc497654069 \h </w:instrText>
      </w:r>
      <w:r>
        <w:rPr>
          <w:noProof/>
        </w:rPr>
      </w:r>
      <w:r>
        <w:rPr>
          <w:noProof/>
        </w:rPr>
        <w:fldChar w:fldCharType="separate"/>
      </w:r>
      <w:r>
        <w:rPr>
          <w:noProof/>
        </w:rPr>
        <w:t>28</w:t>
      </w:r>
      <w:r>
        <w:rPr>
          <w:noProof/>
        </w:rPr>
        <w:fldChar w:fldCharType="end"/>
      </w:r>
    </w:p>
    <w:p w14:paraId="1F1D466A" w14:textId="34AC0B0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_Toc497654070 \h </w:instrText>
      </w:r>
      <w:r>
        <w:rPr>
          <w:noProof/>
        </w:rPr>
      </w:r>
      <w:r>
        <w:rPr>
          <w:noProof/>
        </w:rPr>
        <w:fldChar w:fldCharType="separate"/>
      </w:r>
      <w:r>
        <w:rPr>
          <w:noProof/>
        </w:rPr>
        <w:t>29</w:t>
      </w:r>
      <w:r>
        <w:rPr>
          <w:noProof/>
        </w:rPr>
        <w:fldChar w:fldCharType="end"/>
      </w:r>
    </w:p>
    <w:p w14:paraId="412313B8" w14:textId="472ED2C5"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_Toc497654071 \h </w:instrText>
      </w:r>
      <w:r>
        <w:rPr>
          <w:noProof/>
        </w:rPr>
      </w:r>
      <w:r>
        <w:rPr>
          <w:noProof/>
        </w:rPr>
        <w:fldChar w:fldCharType="separate"/>
      </w:r>
      <w:r>
        <w:rPr>
          <w:noProof/>
        </w:rPr>
        <w:t>29</w:t>
      </w:r>
      <w:r>
        <w:rPr>
          <w:noProof/>
        </w:rPr>
        <w:fldChar w:fldCharType="end"/>
      </w:r>
    </w:p>
    <w:p w14:paraId="79B8510F" w14:textId="66D50789"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_Toc497654072 \h </w:instrText>
      </w:r>
      <w:r>
        <w:rPr>
          <w:noProof/>
        </w:rPr>
      </w:r>
      <w:r>
        <w:rPr>
          <w:noProof/>
        </w:rPr>
        <w:fldChar w:fldCharType="separate"/>
      </w:r>
      <w:r>
        <w:rPr>
          <w:noProof/>
        </w:rPr>
        <w:t>31</w:t>
      </w:r>
      <w:r>
        <w:rPr>
          <w:noProof/>
        </w:rPr>
        <w:fldChar w:fldCharType="end"/>
      </w:r>
    </w:p>
    <w:p w14:paraId="2F0A96C6" w14:textId="2C4DB257"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_Toc497654073 \h </w:instrText>
      </w:r>
      <w:r>
        <w:rPr>
          <w:noProof/>
        </w:rPr>
      </w:r>
      <w:r>
        <w:rPr>
          <w:noProof/>
        </w:rPr>
        <w:fldChar w:fldCharType="separate"/>
      </w:r>
      <w:r>
        <w:rPr>
          <w:noProof/>
        </w:rPr>
        <w:t>32</w:t>
      </w:r>
      <w:r>
        <w:rPr>
          <w:noProof/>
        </w:rPr>
        <w:fldChar w:fldCharType="end"/>
      </w:r>
    </w:p>
    <w:p w14:paraId="4446FA2E" w14:textId="3BBF6CA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_Toc497654074 \h </w:instrText>
      </w:r>
      <w:r>
        <w:rPr>
          <w:noProof/>
        </w:rPr>
      </w:r>
      <w:r>
        <w:rPr>
          <w:noProof/>
        </w:rPr>
        <w:fldChar w:fldCharType="separate"/>
      </w:r>
      <w:r>
        <w:rPr>
          <w:noProof/>
        </w:rPr>
        <w:t>43</w:t>
      </w:r>
      <w:r>
        <w:rPr>
          <w:noProof/>
        </w:rPr>
        <w:fldChar w:fldCharType="end"/>
      </w:r>
    </w:p>
    <w:p w14:paraId="71F87ECA" w14:textId="39B718B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_Toc497654075 \h </w:instrText>
      </w:r>
      <w:r>
        <w:rPr>
          <w:noProof/>
        </w:rPr>
      </w:r>
      <w:r>
        <w:rPr>
          <w:noProof/>
        </w:rPr>
        <w:fldChar w:fldCharType="separate"/>
      </w:r>
      <w:r>
        <w:rPr>
          <w:noProof/>
        </w:rPr>
        <w:t>43</w:t>
      </w:r>
      <w:r>
        <w:rPr>
          <w:noProof/>
        </w:rPr>
        <w:fldChar w:fldCharType="end"/>
      </w:r>
    </w:p>
    <w:p w14:paraId="6525018B" w14:textId="403C994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_Toc497654076 \h </w:instrText>
      </w:r>
      <w:r>
        <w:rPr>
          <w:noProof/>
        </w:rPr>
      </w:r>
      <w:r>
        <w:rPr>
          <w:noProof/>
        </w:rPr>
        <w:fldChar w:fldCharType="separate"/>
      </w:r>
      <w:r>
        <w:rPr>
          <w:noProof/>
        </w:rPr>
        <w:t>44</w:t>
      </w:r>
      <w:r>
        <w:rPr>
          <w:noProof/>
        </w:rPr>
        <w:fldChar w:fldCharType="end"/>
      </w:r>
    </w:p>
    <w:p w14:paraId="57B91C91" w14:textId="6FD0D603"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19 - Dashboard do Portainer</w:t>
      </w:r>
      <w:r>
        <w:rPr>
          <w:noProof/>
        </w:rPr>
        <w:tab/>
      </w:r>
      <w:r>
        <w:rPr>
          <w:noProof/>
        </w:rPr>
        <w:fldChar w:fldCharType="begin"/>
      </w:r>
      <w:r>
        <w:rPr>
          <w:noProof/>
        </w:rPr>
        <w:instrText xml:space="preserve"> PAGEREF _Toc497654077 \h </w:instrText>
      </w:r>
      <w:r>
        <w:rPr>
          <w:noProof/>
        </w:rPr>
      </w:r>
      <w:r>
        <w:rPr>
          <w:noProof/>
        </w:rPr>
        <w:fldChar w:fldCharType="separate"/>
      </w:r>
      <w:r>
        <w:rPr>
          <w:noProof/>
        </w:rPr>
        <w:t>48</w:t>
      </w:r>
      <w:r>
        <w:rPr>
          <w:noProof/>
        </w:rPr>
        <w:fldChar w:fldCharType="end"/>
      </w:r>
    </w:p>
    <w:p w14:paraId="7389D62B" w14:textId="39AF2B2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20 - Dashboard de Imagens do Portainer</w:t>
      </w:r>
      <w:r>
        <w:rPr>
          <w:noProof/>
        </w:rPr>
        <w:tab/>
      </w:r>
      <w:r>
        <w:rPr>
          <w:noProof/>
        </w:rPr>
        <w:fldChar w:fldCharType="begin"/>
      </w:r>
      <w:r>
        <w:rPr>
          <w:noProof/>
        </w:rPr>
        <w:instrText xml:space="preserve"> PAGEREF _Toc497654078 \h </w:instrText>
      </w:r>
      <w:r>
        <w:rPr>
          <w:noProof/>
        </w:rPr>
      </w:r>
      <w:r>
        <w:rPr>
          <w:noProof/>
        </w:rPr>
        <w:fldChar w:fldCharType="separate"/>
      </w:r>
      <w:r>
        <w:rPr>
          <w:noProof/>
        </w:rPr>
        <w:t>48</w:t>
      </w:r>
      <w:r>
        <w:rPr>
          <w:noProof/>
        </w:rPr>
        <w:fldChar w:fldCharType="end"/>
      </w:r>
    </w:p>
    <w:p w14:paraId="09EA1441" w14:textId="1017269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21 - Dashboard de Volumes do Portainer</w:t>
      </w:r>
      <w:r>
        <w:rPr>
          <w:noProof/>
        </w:rPr>
        <w:tab/>
      </w:r>
      <w:r>
        <w:rPr>
          <w:noProof/>
        </w:rPr>
        <w:fldChar w:fldCharType="begin"/>
      </w:r>
      <w:r>
        <w:rPr>
          <w:noProof/>
        </w:rPr>
        <w:instrText xml:space="preserve"> PAGEREF _Toc497654079 \h </w:instrText>
      </w:r>
      <w:r>
        <w:rPr>
          <w:noProof/>
        </w:rPr>
      </w:r>
      <w:r>
        <w:rPr>
          <w:noProof/>
        </w:rPr>
        <w:fldChar w:fldCharType="separate"/>
      </w:r>
      <w:r>
        <w:rPr>
          <w:noProof/>
        </w:rPr>
        <w:t>49</w:t>
      </w:r>
      <w:r>
        <w:rPr>
          <w:noProof/>
        </w:rPr>
        <w:fldChar w:fldCharType="end"/>
      </w:r>
    </w:p>
    <w:p w14:paraId="7417B2FD" w14:textId="6330949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22 - Dashboard de Engine do Portainer</w:t>
      </w:r>
      <w:r>
        <w:rPr>
          <w:noProof/>
        </w:rPr>
        <w:tab/>
      </w:r>
      <w:r>
        <w:rPr>
          <w:noProof/>
        </w:rPr>
        <w:fldChar w:fldCharType="begin"/>
      </w:r>
      <w:r>
        <w:rPr>
          <w:noProof/>
        </w:rPr>
        <w:instrText xml:space="preserve"> PAGEREF _Toc497654080 \h </w:instrText>
      </w:r>
      <w:r>
        <w:rPr>
          <w:noProof/>
        </w:rPr>
      </w:r>
      <w:r>
        <w:rPr>
          <w:noProof/>
        </w:rPr>
        <w:fldChar w:fldCharType="separate"/>
      </w:r>
      <w:r>
        <w:rPr>
          <w:noProof/>
        </w:rPr>
        <w:t>49</w:t>
      </w:r>
      <w:r>
        <w:rPr>
          <w:noProof/>
        </w:rPr>
        <w:fldChar w:fldCharType="end"/>
      </w:r>
    </w:p>
    <w:p w14:paraId="4C3A88A6" w14:textId="61B37EE2"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23 - Visualizer-arm</w:t>
      </w:r>
      <w:r>
        <w:rPr>
          <w:noProof/>
        </w:rPr>
        <w:tab/>
      </w:r>
      <w:r>
        <w:rPr>
          <w:noProof/>
        </w:rPr>
        <w:fldChar w:fldCharType="begin"/>
      </w:r>
      <w:r>
        <w:rPr>
          <w:noProof/>
        </w:rPr>
        <w:instrText xml:space="preserve"> PAGEREF _Toc497654081 \h </w:instrText>
      </w:r>
      <w:r>
        <w:rPr>
          <w:noProof/>
        </w:rPr>
      </w:r>
      <w:r>
        <w:rPr>
          <w:noProof/>
        </w:rPr>
        <w:fldChar w:fldCharType="separate"/>
      </w:r>
      <w:r>
        <w:rPr>
          <w:noProof/>
        </w:rPr>
        <w:t>52</w:t>
      </w:r>
      <w:r>
        <w:rPr>
          <w:noProof/>
        </w:rPr>
        <w:fldChar w:fldCharType="end"/>
      </w:r>
    </w:p>
    <w:p w14:paraId="7C992224" w14:textId="6FD80DDF"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24 - Play with Docker</w:t>
      </w:r>
      <w:r w:rsidRPr="006F0CE9">
        <w:rPr>
          <w:noProof/>
          <w:lang w:val="en-US"/>
        </w:rPr>
        <w:tab/>
      </w:r>
      <w:r>
        <w:rPr>
          <w:noProof/>
        </w:rPr>
        <w:fldChar w:fldCharType="begin"/>
      </w:r>
      <w:r w:rsidRPr="006F0CE9">
        <w:rPr>
          <w:noProof/>
          <w:lang w:val="en-US"/>
        </w:rPr>
        <w:instrText xml:space="preserve"> PAGEREF _Toc497654082 \h </w:instrText>
      </w:r>
      <w:r>
        <w:rPr>
          <w:noProof/>
        </w:rPr>
      </w:r>
      <w:r>
        <w:rPr>
          <w:noProof/>
        </w:rPr>
        <w:fldChar w:fldCharType="separate"/>
      </w:r>
      <w:r w:rsidRPr="006F0CE9">
        <w:rPr>
          <w:noProof/>
          <w:lang w:val="en-US"/>
        </w:rPr>
        <w:t>53</w:t>
      </w:r>
      <w:r>
        <w:rPr>
          <w:noProof/>
        </w:rPr>
        <w:fldChar w:fldCharType="end"/>
      </w:r>
    </w:p>
    <w:p w14:paraId="19BFB71E" w14:textId="2A7787FC"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25 - Shell do Play with Docker</w:t>
      </w:r>
      <w:r w:rsidRPr="006F0CE9">
        <w:rPr>
          <w:noProof/>
          <w:lang w:val="en-US"/>
        </w:rPr>
        <w:tab/>
      </w:r>
      <w:r>
        <w:rPr>
          <w:noProof/>
        </w:rPr>
        <w:fldChar w:fldCharType="begin"/>
      </w:r>
      <w:r w:rsidRPr="006F0CE9">
        <w:rPr>
          <w:noProof/>
          <w:lang w:val="en-US"/>
        </w:rPr>
        <w:instrText xml:space="preserve"> PAGEREF _Toc497654083 \h </w:instrText>
      </w:r>
      <w:r>
        <w:rPr>
          <w:noProof/>
        </w:rPr>
      </w:r>
      <w:r>
        <w:rPr>
          <w:noProof/>
        </w:rPr>
        <w:fldChar w:fldCharType="separate"/>
      </w:r>
      <w:r w:rsidRPr="006F0CE9">
        <w:rPr>
          <w:noProof/>
          <w:lang w:val="en-US"/>
        </w:rPr>
        <w:t>54</w:t>
      </w:r>
      <w:r>
        <w:rPr>
          <w:noProof/>
        </w:rPr>
        <w:fldChar w:fldCharType="end"/>
      </w:r>
    </w:p>
    <w:p w14:paraId="6AE0AD12" w14:textId="46A8A550"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lang w:val="en-US"/>
        </w:rPr>
        <w:t>Figura 26 - Template do Play with Docker</w:t>
      </w:r>
      <w:r w:rsidRPr="006F0CE9">
        <w:rPr>
          <w:noProof/>
          <w:lang w:val="en-US"/>
        </w:rPr>
        <w:tab/>
      </w:r>
      <w:r>
        <w:rPr>
          <w:noProof/>
        </w:rPr>
        <w:fldChar w:fldCharType="begin"/>
      </w:r>
      <w:r w:rsidRPr="006F0CE9">
        <w:rPr>
          <w:noProof/>
          <w:lang w:val="en-US"/>
        </w:rPr>
        <w:instrText xml:space="preserve"> PAGEREF _Toc497654084 \h </w:instrText>
      </w:r>
      <w:r>
        <w:rPr>
          <w:noProof/>
        </w:rPr>
      </w:r>
      <w:r>
        <w:rPr>
          <w:noProof/>
        </w:rPr>
        <w:fldChar w:fldCharType="separate"/>
      </w:r>
      <w:r w:rsidRPr="006F0CE9">
        <w:rPr>
          <w:noProof/>
          <w:lang w:val="en-US"/>
        </w:rPr>
        <w:t>54</w:t>
      </w:r>
      <w:r>
        <w:rPr>
          <w:noProof/>
        </w:rPr>
        <w:fldChar w:fldCharType="end"/>
      </w:r>
    </w:p>
    <w:p w14:paraId="485C8E10" w14:textId="4EDAD4F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27 - Comunidade do Docker no Telegram</w:t>
      </w:r>
      <w:r>
        <w:rPr>
          <w:noProof/>
        </w:rPr>
        <w:tab/>
      </w:r>
      <w:r>
        <w:rPr>
          <w:noProof/>
        </w:rPr>
        <w:fldChar w:fldCharType="begin"/>
      </w:r>
      <w:r>
        <w:rPr>
          <w:noProof/>
        </w:rPr>
        <w:instrText xml:space="preserve"> PAGEREF _Toc497654085 \h </w:instrText>
      </w:r>
      <w:r>
        <w:rPr>
          <w:noProof/>
        </w:rPr>
      </w:r>
      <w:r>
        <w:rPr>
          <w:noProof/>
        </w:rPr>
        <w:fldChar w:fldCharType="separate"/>
      </w:r>
      <w:r>
        <w:rPr>
          <w:noProof/>
        </w:rPr>
        <w:t>55</w:t>
      </w:r>
      <w:r>
        <w:rPr>
          <w:noProof/>
        </w:rPr>
        <w:fldChar w:fldCharType="end"/>
      </w:r>
    </w:p>
    <w:p w14:paraId="21C2E5D7" w14:textId="3C27E416" w:rsidR="006F0CE9" w:rsidRPr="003B1AE1"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B1AE1">
        <w:rPr>
          <w:noProof/>
          <w:lang w:val="en-US"/>
        </w:rPr>
        <w:t>Figura 28 - Canal Annoucements do Slack</w:t>
      </w:r>
      <w:r w:rsidRPr="003B1AE1">
        <w:rPr>
          <w:noProof/>
          <w:lang w:val="en-US"/>
        </w:rPr>
        <w:tab/>
      </w:r>
      <w:r>
        <w:rPr>
          <w:noProof/>
        </w:rPr>
        <w:fldChar w:fldCharType="begin"/>
      </w:r>
      <w:r w:rsidRPr="003B1AE1">
        <w:rPr>
          <w:noProof/>
          <w:lang w:val="en-US"/>
        </w:rPr>
        <w:instrText xml:space="preserve"> PAGEREF _Toc497654086 \h </w:instrText>
      </w:r>
      <w:r>
        <w:rPr>
          <w:noProof/>
        </w:rPr>
      </w:r>
      <w:r>
        <w:rPr>
          <w:noProof/>
        </w:rPr>
        <w:fldChar w:fldCharType="separate"/>
      </w:r>
      <w:r w:rsidRPr="003B1AE1">
        <w:rPr>
          <w:noProof/>
          <w:lang w:val="en-US"/>
        </w:rPr>
        <w:t>55</w:t>
      </w:r>
      <w:r>
        <w:rPr>
          <w:noProof/>
        </w:rPr>
        <w:fldChar w:fldCharType="end"/>
      </w:r>
    </w:p>
    <w:p w14:paraId="4CF81D68" w14:textId="6166053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29 - Canal Random do Slack</w:t>
      </w:r>
      <w:r>
        <w:rPr>
          <w:noProof/>
        </w:rPr>
        <w:tab/>
      </w:r>
      <w:r>
        <w:rPr>
          <w:noProof/>
        </w:rPr>
        <w:fldChar w:fldCharType="begin"/>
      </w:r>
      <w:r>
        <w:rPr>
          <w:noProof/>
        </w:rPr>
        <w:instrText xml:space="preserve"> PAGEREF _Toc497654087 \h </w:instrText>
      </w:r>
      <w:r>
        <w:rPr>
          <w:noProof/>
        </w:rPr>
      </w:r>
      <w:r>
        <w:rPr>
          <w:noProof/>
        </w:rPr>
        <w:fldChar w:fldCharType="separate"/>
      </w:r>
      <w:r>
        <w:rPr>
          <w:noProof/>
        </w:rPr>
        <w:t>55</w:t>
      </w:r>
      <w:r>
        <w:rPr>
          <w:noProof/>
        </w:rPr>
        <w:fldChar w:fldCharType="end"/>
      </w:r>
    </w:p>
    <w:p w14:paraId="74350D00" w14:textId="77777777" w:rsidR="009C7518" w:rsidRPr="006F0CE9" w:rsidRDefault="00C254AC">
      <w:pPr>
        <w:pStyle w:val="ndicedeilustraes"/>
      </w:pPr>
      <w:r>
        <w:fldChar w:fldCharType="end"/>
      </w:r>
    </w:p>
    <w:p w14:paraId="3240A1E7" w14:textId="77777777" w:rsidR="009C7518" w:rsidRPr="006F0CE9" w:rsidRDefault="00C254AC">
      <w:r w:rsidRPr="006F0CE9">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r>
              <w:rPr>
                <w:rFonts w:eastAsia="Times New Roman"/>
                <w:color w:val="000000" w:themeColor="text1"/>
              </w:rPr>
              <w:t>Chown</w:t>
            </w:r>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r>
              <w:rPr>
                <w:lang w:eastAsia="x-none"/>
              </w:rPr>
              <w:t>Stack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Abreviação de Command</w:t>
            </w:r>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r>
              <w:t xml:space="preserve">User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486F32FD" w:rsidR="00C833BB" w:rsidRDefault="0038011C">
            <w:pPr>
              <w:rPr>
                <w:rFonts w:eastAsia="Times New Roman"/>
                <w:color w:val="000000" w:themeColor="text1"/>
              </w:rPr>
            </w:pPr>
            <w:r>
              <w:rPr>
                <w:lang w:eastAsia="x-none"/>
              </w:rPr>
              <w:t>CI</w:t>
            </w:r>
          </w:p>
        </w:tc>
        <w:tc>
          <w:tcPr>
            <w:tcW w:w="4531" w:type="dxa"/>
          </w:tcPr>
          <w:p w14:paraId="7E9B222D" w14:textId="77077EBA" w:rsidR="00C833BB" w:rsidRDefault="00C11E62">
            <w:r>
              <w:t>Continuos Integration – Integração Contínua, são softwares para automatizar o deploy das aplicações nos ambientes.</w:t>
            </w:r>
          </w:p>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2059F5C" w14:textId="77777777" w:rsidR="00E26FD3"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55453" w:history="1">
            <w:r w:rsidR="00E26FD3" w:rsidRPr="001F3831">
              <w:rPr>
                <w:rStyle w:val="Hiperlink"/>
                <w:noProof/>
              </w:rPr>
              <w:t>INTRODUÇÃO</w:t>
            </w:r>
            <w:r w:rsidR="00E26FD3">
              <w:rPr>
                <w:noProof/>
                <w:webHidden/>
              </w:rPr>
              <w:tab/>
            </w:r>
            <w:r w:rsidR="00E26FD3">
              <w:rPr>
                <w:noProof/>
                <w:webHidden/>
              </w:rPr>
              <w:fldChar w:fldCharType="begin"/>
            </w:r>
            <w:r w:rsidR="00E26FD3">
              <w:rPr>
                <w:noProof/>
                <w:webHidden/>
              </w:rPr>
              <w:instrText xml:space="preserve"> PAGEREF _Toc497655453 \h </w:instrText>
            </w:r>
            <w:r w:rsidR="00E26FD3">
              <w:rPr>
                <w:noProof/>
                <w:webHidden/>
              </w:rPr>
            </w:r>
            <w:r w:rsidR="00E26FD3">
              <w:rPr>
                <w:noProof/>
                <w:webHidden/>
              </w:rPr>
              <w:fldChar w:fldCharType="separate"/>
            </w:r>
            <w:r w:rsidR="00E26FD3">
              <w:rPr>
                <w:noProof/>
                <w:webHidden/>
              </w:rPr>
              <w:t>14</w:t>
            </w:r>
            <w:r w:rsidR="00E26FD3">
              <w:rPr>
                <w:noProof/>
                <w:webHidden/>
              </w:rPr>
              <w:fldChar w:fldCharType="end"/>
            </w:r>
          </w:hyperlink>
        </w:p>
        <w:p w14:paraId="1CBF5854" w14:textId="77777777" w:rsidR="00E26FD3" w:rsidRDefault="00E26FD3">
          <w:pPr>
            <w:pStyle w:val="Sumrio1"/>
            <w:tabs>
              <w:tab w:val="right" w:leader="dot" w:pos="9061"/>
            </w:tabs>
            <w:rPr>
              <w:rFonts w:eastAsiaTheme="minorEastAsia" w:cstheme="minorBidi"/>
              <w:b w:val="0"/>
              <w:bCs w:val="0"/>
              <w:noProof/>
            </w:rPr>
          </w:pPr>
          <w:hyperlink w:anchor="_Toc497655454" w:history="1">
            <w:r w:rsidRPr="001F3831">
              <w:rPr>
                <w:rStyle w:val="Hiperlink"/>
                <w:noProof/>
              </w:rPr>
              <w:t>2 Computação em Nuvem</w:t>
            </w:r>
            <w:r>
              <w:rPr>
                <w:noProof/>
                <w:webHidden/>
              </w:rPr>
              <w:tab/>
            </w:r>
            <w:r>
              <w:rPr>
                <w:noProof/>
                <w:webHidden/>
              </w:rPr>
              <w:fldChar w:fldCharType="begin"/>
            </w:r>
            <w:r>
              <w:rPr>
                <w:noProof/>
                <w:webHidden/>
              </w:rPr>
              <w:instrText xml:space="preserve"> PAGEREF _Toc497655454 \h </w:instrText>
            </w:r>
            <w:r>
              <w:rPr>
                <w:noProof/>
                <w:webHidden/>
              </w:rPr>
            </w:r>
            <w:r>
              <w:rPr>
                <w:noProof/>
                <w:webHidden/>
              </w:rPr>
              <w:fldChar w:fldCharType="separate"/>
            </w:r>
            <w:r>
              <w:rPr>
                <w:noProof/>
                <w:webHidden/>
              </w:rPr>
              <w:t>16</w:t>
            </w:r>
            <w:r>
              <w:rPr>
                <w:noProof/>
                <w:webHidden/>
              </w:rPr>
              <w:fldChar w:fldCharType="end"/>
            </w:r>
          </w:hyperlink>
        </w:p>
        <w:p w14:paraId="73AC4210" w14:textId="77777777" w:rsidR="00E26FD3" w:rsidRDefault="00E26FD3">
          <w:pPr>
            <w:pStyle w:val="Sumrio1"/>
            <w:tabs>
              <w:tab w:val="right" w:leader="dot" w:pos="9061"/>
            </w:tabs>
            <w:rPr>
              <w:rFonts w:eastAsiaTheme="minorEastAsia" w:cstheme="minorBidi"/>
              <w:b w:val="0"/>
              <w:bCs w:val="0"/>
              <w:noProof/>
            </w:rPr>
          </w:pPr>
          <w:hyperlink w:anchor="_Toc497655455" w:history="1">
            <w:r w:rsidRPr="001F3831">
              <w:rPr>
                <w:rStyle w:val="Hiperlink"/>
                <w:noProof/>
              </w:rPr>
              <w:t>2.1 História</w:t>
            </w:r>
            <w:r>
              <w:rPr>
                <w:noProof/>
                <w:webHidden/>
              </w:rPr>
              <w:tab/>
            </w:r>
            <w:r>
              <w:rPr>
                <w:noProof/>
                <w:webHidden/>
              </w:rPr>
              <w:fldChar w:fldCharType="begin"/>
            </w:r>
            <w:r>
              <w:rPr>
                <w:noProof/>
                <w:webHidden/>
              </w:rPr>
              <w:instrText xml:space="preserve"> PAGEREF _Toc497655455 \h </w:instrText>
            </w:r>
            <w:r>
              <w:rPr>
                <w:noProof/>
                <w:webHidden/>
              </w:rPr>
            </w:r>
            <w:r>
              <w:rPr>
                <w:noProof/>
                <w:webHidden/>
              </w:rPr>
              <w:fldChar w:fldCharType="separate"/>
            </w:r>
            <w:r>
              <w:rPr>
                <w:noProof/>
                <w:webHidden/>
              </w:rPr>
              <w:t>17</w:t>
            </w:r>
            <w:r>
              <w:rPr>
                <w:noProof/>
                <w:webHidden/>
              </w:rPr>
              <w:fldChar w:fldCharType="end"/>
            </w:r>
          </w:hyperlink>
        </w:p>
        <w:p w14:paraId="326F5ED1" w14:textId="77777777" w:rsidR="00E26FD3" w:rsidRDefault="00E26FD3">
          <w:pPr>
            <w:pStyle w:val="Sumrio1"/>
            <w:tabs>
              <w:tab w:val="right" w:leader="dot" w:pos="9061"/>
            </w:tabs>
            <w:rPr>
              <w:rFonts w:eastAsiaTheme="minorEastAsia" w:cstheme="minorBidi"/>
              <w:b w:val="0"/>
              <w:bCs w:val="0"/>
              <w:noProof/>
            </w:rPr>
          </w:pPr>
          <w:hyperlink w:anchor="_Toc497655456" w:history="1">
            <w:r w:rsidRPr="001F3831">
              <w:rPr>
                <w:rStyle w:val="Hiperlink"/>
                <w:noProof/>
              </w:rPr>
              <w:t>2.2 Modelos de implantação</w:t>
            </w:r>
            <w:r>
              <w:rPr>
                <w:noProof/>
                <w:webHidden/>
              </w:rPr>
              <w:tab/>
            </w:r>
            <w:r>
              <w:rPr>
                <w:noProof/>
                <w:webHidden/>
              </w:rPr>
              <w:fldChar w:fldCharType="begin"/>
            </w:r>
            <w:r>
              <w:rPr>
                <w:noProof/>
                <w:webHidden/>
              </w:rPr>
              <w:instrText xml:space="preserve"> PAGEREF _Toc497655456 \h </w:instrText>
            </w:r>
            <w:r>
              <w:rPr>
                <w:noProof/>
                <w:webHidden/>
              </w:rPr>
            </w:r>
            <w:r>
              <w:rPr>
                <w:noProof/>
                <w:webHidden/>
              </w:rPr>
              <w:fldChar w:fldCharType="separate"/>
            </w:r>
            <w:r>
              <w:rPr>
                <w:noProof/>
                <w:webHidden/>
              </w:rPr>
              <w:t>19</w:t>
            </w:r>
            <w:r>
              <w:rPr>
                <w:noProof/>
                <w:webHidden/>
              </w:rPr>
              <w:fldChar w:fldCharType="end"/>
            </w:r>
          </w:hyperlink>
        </w:p>
        <w:p w14:paraId="75954D44" w14:textId="77777777" w:rsidR="00E26FD3" w:rsidRDefault="00E26FD3">
          <w:pPr>
            <w:pStyle w:val="Sumrio2"/>
            <w:tabs>
              <w:tab w:val="right" w:leader="dot" w:pos="9061"/>
            </w:tabs>
            <w:rPr>
              <w:rFonts w:eastAsiaTheme="minorEastAsia" w:cstheme="minorBidi"/>
              <w:b w:val="0"/>
              <w:bCs w:val="0"/>
              <w:noProof/>
              <w:sz w:val="24"/>
              <w:szCs w:val="24"/>
            </w:rPr>
          </w:pPr>
          <w:hyperlink w:anchor="_Toc497655457" w:history="1">
            <w:r w:rsidRPr="001F3831">
              <w:rPr>
                <w:rStyle w:val="Hiperlink"/>
                <w:noProof/>
              </w:rPr>
              <w:t>2.2.1 Nuvem Pública</w:t>
            </w:r>
            <w:r>
              <w:rPr>
                <w:noProof/>
                <w:webHidden/>
              </w:rPr>
              <w:tab/>
            </w:r>
            <w:r>
              <w:rPr>
                <w:noProof/>
                <w:webHidden/>
              </w:rPr>
              <w:fldChar w:fldCharType="begin"/>
            </w:r>
            <w:r>
              <w:rPr>
                <w:noProof/>
                <w:webHidden/>
              </w:rPr>
              <w:instrText xml:space="preserve"> PAGEREF _Toc497655457 \h </w:instrText>
            </w:r>
            <w:r>
              <w:rPr>
                <w:noProof/>
                <w:webHidden/>
              </w:rPr>
            </w:r>
            <w:r>
              <w:rPr>
                <w:noProof/>
                <w:webHidden/>
              </w:rPr>
              <w:fldChar w:fldCharType="separate"/>
            </w:r>
            <w:r>
              <w:rPr>
                <w:noProof/>
                <w:webHidden/>
              </w:rPr>
              <w:t>20</w:t>
            </w:r>
            <w:r>
              <w:rPr>
                <w:noProof/>
                <w:webHidden/>
              </w:rPr>
              <w:fldChar w:fldCharType="end"/>
            </w:r>
          </w:hyperlink>
        </w:p>
        <w:p w14:paraId="7BC225A2" w14:textId="77777777" w:rsidR="00E26FD3" w:rsidRDefault="00E26FD3">
          <w:pPr>
            <w:pStyle w:val="Sumrio2"/>
            <w:tabs>
              <w:tab w:val="right" w:leader="dot" w:pos="9061"/>
            </w:tabs>
            <w:rPr>
              <w:rFonts w:eastAsiaTheme="minorEastAsia" w:cstheme="minorBidi"/>
              <w:b w:val="0"/>
              <w:bCs w:val="0"/>
              <w:noProof/>
              <w:sz w:val="24"/>
              <w:szCs w:val="24"/>
            </w:rPr>
          </w:pPr>
          <w:hyperlink w:anchor="_Toc497655458" w:history="1">
            <w:r w:rsidRPr="001F3831">
              <w:rPr>
                <w:rStyle w:val="Hiperlink"/>
                <w:noProof/>
              </w:rPr>
              <w:t>2.2.2 Nuvem Privada</w:t>
            </w:r>
            <w:r>
              <w:rPr>
                <w:noProof/>
                <w:webHidden/>
              </w:rPr>
              <w:tab/>
            </w:r>
            <w:r>
              <w:rPr>
                <w:noProof/>
                <w:webHidden/>
              </w:rPr>
              <w:fldChar w:fldCharType="begin"/>
            </w:r>
            <w:r>
              <w:rPr>
                <w:noProof/>
                <w:webHidden/>
              </w:rPr>
              <w:instrText xml:space="preserve"> PAGEREF _Toc497655458 \h </w:instrText>
            </w:r>
            <w:r>
              <w:rPr>
                <w:noProof/>
                <w:webHidden/>
              </w:rPr>
            </w:r>
            <w:r>
              <w:rPr>
                <w:noProof/>
                <w:webHidden/>
              </w:rPr>
              <w:fldChar w:fldCharType="separate"/>
            </w:r>
            <w:r>
              <w:rPr>
                <w:noProof/>
                <w:webHidden/>
              </w:rPr>
              <w:t>21</w:t>
            </w:r>
            <w:r>
              <w:rPr>
                <w:noProof/>
                <w:webHidden/>
              </w:rPr>
              <w:fldChar w:fldCharType="end"/>
            </w:r>
          </w:hyperlink>
        </w:p>
        <w:p w14:paraId="622AA279" w14:textId="77777777" w:rsidR="00E26FD3" w:rsidRDefault="00E26FD3">
          <w:pPr>
            <w:pStyle w:val="Sumrio2"/>
            <w:tabs>
              <w:tab w:val="right" w:leader="dot" w:pos="9061"/>
            </w:tabs>
            <w:rPr>
              <w:rFonts w:eastAsiaTheme="minorEastAsia" w:cstheme="minorBidi"/>
              <w:b w:val="0"/>
              <w:bCs w:val="0"/>
              <w:noProof/>
              <w:sz w:val="24"/>
              <w:szCs w:val="24"/>
            </w:rPr>
          </w:pPr>
          <w:hyperlink w:anchor="_Toc497655459" w:history="1">
            <w:r w:rsidRPr="001F3831">
              <w:rPr>
                <w:rStyle w:val="Hiperlink"/>
                <w:noProof/>
              </w:rPr>
              <w:t>2.2.3 Nuvem Comunitária</w:t>
            </w:r>
            <w:r>
              <w:rPr>
                <w:noProof/>
                <w:webHidden/>
              </w:rPr>
              <w:tab/>
            </w:r>
            <w:r>
              <w:rPr>
                <w:noProof/>
                <w:webHidden/>
              </w:rPr>
              <w:fldChar w:fldCharType="begin"/>
            </w:r>
            <w:r>
              <w:rPr>
                <w:noProof/>
                <w:webHidden/>
              </w:rPr>
              <w:instrText xml:space="preserve"> PAGEREF _Toc497655459 \h </w:instrText>
            </w:r>
            <w:r>
              <w:rPr>
                <w:noProof/>
                <w:webHidden/>
              </w:rPr>
            </w:r>
            <w:r>
              <w:rPr>
                <w:noProof/>
                <w:webHidden/>
              </w:rPr>
              <w:fldChar w:fldCharType="separate"/>
            </w:r>
            <w:r>
              <w:rPr>
                <w:noProof/>
                <w:webHidden/>
              </w:rPr>
              <w:t>22</w:t>
            </w:r>
            <w:r>
              <w:rPr>
                <w:noProof/>
                <w:webHidden/>
              </w:rPr>
              <w:fldChar w:fldCharType="end"/>
            </w:r>
          </w:hyperlink>
        </w:p>
        <w:p w14:paraId="18A7E815" w14:textId="77777777" w:rsidR="00E26FD3" w:rsidRDefault="00E26FD3">
          <w:pPr>
            <w:pStyle w:val="Sumrio2"/>
            <w:tabs>
              <w:tab w:val="right" w:leader="dot" w:pos="9061"/>
            </w:tabs>
            <w:rPr>
              <w:rFonts w:eastAsiaTheme="minorEastAsia" w:cstheme="minorBidi"/>
              <w:b w:val="0"/>
              <w:bCs w:val="0"/>
              <w:noProof/>
              <w:sz w:val="24"/>
              <w:szCs w:val="24"/>
            </w:rPr>
          </w:pPr>
          <w:hyperlink w:anchor="_Toc497655460" w:history="1">
            <w:r w:rsidRPr="001F3831">
              <w:rPr>
                <w:rStyle w:val="Hiperlink"/>
                <w:noProof/>
              </w:rPr>
              <w:t>2.2.3 Nuvem Híbrida</w:t>
            </w:r>
            <w:r>
              <w:rPr>
                <w:noProof/>
                <w:webHidden/>
              </w:rPr>
              <w:tab/>
            </w:r>
            <w:r>
              <w:rPr>
                <w:noProof/>
                <w:webHidden/>
              </w:rPr>
              <w:fldChar w:fldCharType="begin"/>
            </w:r>
            <w:r>
              <w:rPr>
                <w:noProof/>
                <w:webHidden/>
              </w:rPr>
              <w:instrText xml:space="preserve"> PAGEREF _Toc497655460 \h </w:instrText>
            </w:r>
            <w:r>
              <w:rPr>
                <w:noProof/>
                <w:webHidden/>
              </w:rPr>
            </w:r>
            <w:r>
              <w:rPr>
                <w:noProof/>
                <w:webHidden/>
              </w:rPr>
              <w:fldChar w:fldCharType="separate"/>
            </w:r>
            <w:r>
              <w:rPr>
                <w:noProof/>
                <w:webHidden/>
              </w:rPr>
              <w:t>23</w:t>
            </w:r>
            <w:r>
              <w:rPr>
                <w:noProof/>
                <w:webHidden/>
              </w:rPr>
              <w:fldChar w:fldCharType="end"/>
            </w:r>
          </w:hyperlink>
        </w:p>
        <w:p w14:paraId="7C7F2539" w14:textId="77777777" w:rsidR="00E26FD3" w:rsidRDefault="00E26FD3">
          <w:pPr>
            <w:pStyle w:val="Sumrio1"/>
            <w:tabs>
              <w:tab w:val="right" w:leader="dot" w:pos="9061"/>
            </w:tabs>
            <w:rPr>
              <w:rFonts w:eastAsiaTheme="minorEastAsia" w:cstheme="minorBidi"/>
              <w:b w:val="0"/>
              <w:bCs w:val="0"/>
              <w:noProof/>
            </w:rPr>
          </w:pPr>
          <w:hyperlink w:anchor="_Toc497655461" w:history="1">
            <w:r w:rsidRPr="001F3831">
              <w:rPr>
                <w:rStyle w:val="Hiperlink"/>
                <w:noProof/>
              </w:rPr>
              <w:t>2.3 Princípios da computação em nuvem</w:t>
            </w:r>
            <w:r>
              <w:rPr>
                <w:noProof/>
                <w:webHidden/>
              </w:rPr>
              <w:tab/>
            </w:r>
            <w:r>
              <w:rPr>
                <w:noProof/>
                <w:webHidden/>
              </w:rPr>
              <w:fldChar w:fldCharType="begin"/>
            </w:r>
            <w:r>
              <w:rPr>
                <w:noProof/>
                <w:webHidden/>
              </w:rPr>
              <w:instrText xml:space="preserve"> PAGEREF _Toc497655461 \h </w:instrText>
            </w:r>
            <w:r>
              <w:rPr>
                <w:noProof/>
                <w:webHidden/>
              </w:rPr>
            </w:r>
            <w:r>
              <w:rPr>
                <w:noProof/>
                <w:webHidden/>
              </w:rPr>
              <w:fldChar w:fldCharType="separate"/>
            </w:r>
            <w:r>
              <w:rPr>
                <w:noProof/>
                <w:webHidden/>
              </w:rPr>
              <w:t>24</w:t>
            </w:r>
            <w:r>
              <w:rPr>
                <w:noProof/>
                <w:webHidden/>
              </w:rPr>
              <w:fldChar w:fldCharType="end"/>
            </w:r>
          </w:hyperlink>
        </w:p>
        <w:p w14:paraId="34C3F35E" w14:textId="77777777" w:rsidR="00E26FD3" w:rsidRDefault="00E26FD3">
          <w:pPr>
            <w:pStyle w:val="Sumrio1"/>
            <w:tabs>
              <w:tab w:val="right" w:leader="dot" w:pos="9061"/>
            </w:tabs>
            <w:rPr>
              <w:rFonts w:eastAsiaTheme="minorEastAsia" w:cstheme="minorBidi"/>
              <w:b w:val="0"/>
              <w:bCs w:val="0"/>
              <w:noProof/>
            </w:rPr>
          </w:pPr>
          <w:hyperlink w:anchor="_Toc497655462" w:history="1">
            <w:r w:rsidRPr="001F3831">
              <w:rPr>
                <w:rStyle w:val="Hiperlink"/>
                <w:noProof/>
              </w:rPr>
              <w:t>2.4 Modelos de Serviços</w:t>
            </w:r>
            <w:r>
              <w:rPr>
                <w:noProof/>
                <w:webHidden/>
              </w:rPr>
              <w:tab/>
            </w:r>
            <w:r>
              <w:rPr>
                <w:noProof/>
                <w:webHidden/>
              </w:rPr>
              <w:fldChar w:fldCharType="begin"/>
            </w:r>
            <w:r>
              <w:rPr>
                <w:noProof/>
                <w:webHidden/>
              </w:rPr>
              <w:instrText xml:space="preserve"> PAGEREF _Toc497655462 \h </w:instrText>
            </w:r>
            <w:r>
              <w:rPr>
                <w:noProof/>
                <w:webHidden/>
              </w:rPr>
            </w:r>
            <w:r>
              <w:rPr>
                <w:noProof/>
                <w:webHidden/>
              </w:rPr>
              <w:fldChar w:fldCharType="separate"/>
            </w:r>
            <w:r>
              <w:rPr>
                <w:noProof/>
                <w:webHidden/>
              </w:rPr>
              <w:t>26</w:t>
            </w:r>
            <w:r>
              <w:rPr>
                <w:noProof/>
                <w:webHidden/>
              </w:rPr>
              <w:fldChar w:fldCharType="end"/>
            </w:r>
          </w:hyperlink>
        </w:p>
        <w:p w14:paraId="5C5C3A22" w14:textId="77777777" w:rsidR="00E26FD3" w:rsidRDefault="00E26FD3">
          <w:pPr>
            <w:pStyle w:val="Sumrio1"/>
            <w:tabs>
              <w:tab w:val="right" w:leader="dot" w:pos="9061"/>
            </w:tabs>
            <w:rPr>
              <w:rFonts w:eastAsiaTheme="minorEastAsia" w:cstheme="minorBidi"/>
              <w:b w:val="0"/>
              <w:bCs w:val="0"/>
              <w:noProof/>
            </w:rPr>
          </w:pPr>
          <w:hyperlink w:anchor="_Toc497655463" w:history="1">
            <w:r w:rsidRPr="001F3831">
              <w:rPr>
                <w:rStyle w:val="Hiperlink"/>
                <w:noProof/>
              </w:rPr>
              <w:t>3 Container vs Virtualização</w:t>
            </w:r>
            <w:r>
              <w:rPr>
                <w:noProof/>
                <w:webHidden/>
              </w:rPr>
              <w:tab/>
            </w:r>
            <w:r>
              <w:rPr>
                <w:noProof/>
                <w:webHidden/>
              </w:rPr>
              <w:fldChar w:fldCharType="begin"/>
            </w:r>
            <w:r>
              <w:rPr>
                <w:noProof/>
                <w:webHidden/>
              </w:rPr>
              <w:instrText xml:space="preserve"> PAGEREF _Toc497655463 \h </w:instrText>
            </w:r>
            <w:r>
              <w:rPr>
                <w:noProof/>
                <w:webHidden/>
              </w:rPr>
            </w:r>
            <w:r>
              <w:rPr>
                <w:noProof/>
                <w:webHidden/>
              </w:rPr>
              <w:fldChar w:fldCharType="separate"/>
            </w:r>
            <w:r>
              <w:rPr>
                <w:noProof/>
                <w:webHidden/>
              </w:rPr>
              <w:t>27</w:t>
            </w:r>
            <w:r>
              <w:rPr>
                <w:noProof/>
                <w:webHidden/>
              </w:rPr>
              <w:fldChar w:fldCharType="end"/>
            </w:r>
          </w:hyperlink>
        </w:p>
        <w:p w14:paraId="592F1426" w14:textId="77777777" w:rsidR="00E26FD3" w:rsidRDefault="00E26FD3">
          <w:pPr>
            <w:pStyle w:val="Sumrio1"/>
            <w:tabs>
              <w:tab w:val="right" w:leader="dot" w:pos="9061"/>
            </w:tabs>
            <w:rPr>
              <w:rFonts w:eastAsiaTheme="minorEastAsia" w:cstheme="minorBidi"/>
              <w:b w:val="0"/>
              <w:bCs w:val="0"/>
              <w:noProof/>
            </w:rPr>
          </w:pPr>
          <w:hyperlink w:anchor="_Toc497655464" w:history="1">
            <w:r w:rsidRPr="001F3831">
              <w:rPr>
                <w:rStyle w:val="Hiperlink"/>
                <w:noProof/>
              </w:rPr>
              <w:t>3.1 LXC Containers</w:t>
            </w:r>
            <w:r>
              <w:rPr>
                <w:noProof/>
                <w:webHidden/>
              </w:rPr>
              <w:tab/>
            </w:r>
            <w:r>
              <w:rPr>
                <w:noProof/>
                <w:webHidden/>
              </w:rPr>
              <w:fldChar w:fldCharType="begin"/>
            </w:r>
            <w:r>
              <w:rPr>
                <w:noProof/>
                <w:webHidden/>
              </w:rPr>
              <w:instrText xml:space="preserve"> PAGEREF _Toc497655464 \h </w:instrText>
            </w:r>
            <w:r>
              <w:rPr>
                <w:noProof/>
                <w:webHidden/>
              </w:rPr>
            </w:r>
            <w:r>
              <w:rPr>
                <w:noProof/>
                <w:webHidden/>
              </w:rPr>
              <w:fldChar w:fldCharType="separate"/>
            </w:r>
            <w:r>
              <w:rPr>
                <w:noProof/>
                <w:webHidden/>
              </w:rPr>
              <w:t>30</w:t>
            </w:r>
            <w:r>
              <w:rPr>
                <w:noProof/>
                <w:webHidden/>
              </w:rPr>
              <w:fldChar w:fldCharType="end"/>
            </w:r>
          </w:hyperlink>
        </w:p>
        <w:p w14:paraId="7E24E1EC" w14:textId="77777777" w:rsidR="00E26FD3" w:rsidRDefault="00E26FD3">
          <w:pPr>
            <w:pStyle w:val="Sumrio1"/>
            <w:tabs>
              <w:tab w:val="right" w:leader="dot" w:pos="9061"/>
            </w:tabs>
            <w:rPr>
              <w:rFonts w:eastAsiaTheme="minorEastAsia" w:cstheme="minorBidi"/>
              <w:b w:val="0"/>
              <w:bCs w:val="0"/>
              <w:noProof/>
            </w:rPr>
          </w:pPr>
          <w:hyperlink w:anchor="_Toc497655465" w:history="1">
            <w:r w:rsidRPr="001F3831">
              <w:rPr>
                <w:rStyle w:val="Hiperlink"/>
                <w:noProof/>
              </w:rPr>
              <w:t>4. Docker</w:t>
            </w:r>
            <w:r>
              <w:rPr>
                <w:noProof/>
                <w:webHidden/>
              </w:rPr>
              <w:tab/>
            </w:r>
            <w:r>
              <w:rPr>
                <w:noProof/>
                <w:webHidden/>
              </w:rPr>
              <w:fldChar w:fldCharType="begin"/>
            </w:r>
            <w:r>
              <w:rPr>
                <w:noProof/>
                <w:webHidden/>
              </w:rPr>
              <w:instrText xml:space="preserve"> PAGEREF _Toc497655465 \h </w:instrText>
            </w:r>
            <w:r>
              <w:rPr>
                <w:noProof/>
                <w:webHidden/>
              </w:rPr>
            </w:r>
            <w:r>
              <w:rPr>
                <w:noProof/>
                <w:webHidden/>
              </w:rPr>
              <w:fldChar w:fldCharType="separate"/>
            </w:r>
            <w:r>
              <w:rPr>
                <w:noProof/>
                <w:webHidden/>
              </w:rPr>
              <w:t>33</w:t>
            </w:r>
            <w:r>
              <w:rPr>
                <w:noProof/>
                <w:webHidden/>
              </w:rPr>
              <w:fldChar w:fldCharType="end"/>
            </w:r>
          </w:hyperlink>
        </w:p>
        <w:p w14:paraId="67FC1F0E" w14:textId="77777777" w:rsidR="00E26FD3" w:rsidRDefault="00E26FD3">
          <w:pPr>
            <w:pStyle w:val="Sumrio2"/>
            <w:tabs>
              <w:tab w:val="right" w:leader="dot" w:pos="9061"/>
            </w:tabs>
            <w:rPr>
              <w:rFonts w:eastAsiaTheme="minorEastAsia" w:cstheme="minorBidi"/>
              <w:b w:val="0"/>
              <w:bCs w:val="0"/>
              <w:noProof/>
              <w:sz w:val="24"/>
              <w:szCs w:val="24"/>
            </w:rPr>
          </w:pPr>
          <w:hyperlink w:anchor="_Toc497655466" w:history="1">
            <w:r w:rsidRPr="001F3831">
              <w:rPr>
                <w:rStyle w:val="Hiperlink"/>
                <w:noProof/>
              </w:rPr>
              <w:t>4.0.1 Instalação do Docker</w:t>
            </w:r>
            <w:r>
              <w:rPr>
                <w:noProof/>
                <w:webHidden/>
              </w:rPr>
              <w:tab/>
            </w:r>
            <w:r>
              <w:rPr>
                <w:noProof/>
                <w:webHidden/>
              </w:rPr>
              <w:fldChar w:fldCharType="begin"/>
            </w:r>
            <w:r>
              <w:rPr>
                <w:noProof/>
                <w:webHidden/>
              </w:rPr>
              <w:instrText xml:space="preserve"> PAGEREF _Toc497655466 \h </w:instrText>
            </w:r>
            <w:r>
              <w:rPr>
                <w:noProof/>
                <w:webHidden/>
              </w:rPr>
            </w:r>
            <w:r>
              <w:rPr>
                <w:noProof/>
                <w:webHidden/>
              </w:rPr>
              <w:fldChar w:fldCharType="separate"/>
            </w:r>
            <w:r>
              <w:rPr>
                <w:noProof/>
                <w:webHidden/>
              </w:rPr>
              <w:t>34</w:t>
            </w:r>
            <w:r>
              <w:rPr>
                <w:noProof/>
                <w:webHidden/>
              </w:rPr>
              <w:fldChar w:fldCharType="end"/>
            </w:r>
          </w:hyperlink>
        </w:p>
        <w:p w14:paraId="4E4053E5" w14:textId="77777777" w:rsidR="00E26FD3" w:rsidRDefault="00E26FD3">
          <w:pPr>
            <w:pStyle w:val="Sumrio1"/>
            <w:tabs>
              <w:tab w:val="right" w:leader="dot" w:pos="9061"/>
            </w:tabs>
            <w:rPr>
              <w:rFonts w:eastAsiaTheme="minorEastAsia" w:cstheme="minorBidi"/>
              <w:b w:val="0"/>
              <w:bCs w:val="0"/>
              <w:noProof/>
            </w:rPr>
          </w:pPr>
          <w:hyperlink w:anchor="_Toc497655467" w:history="1">
            <w:r w:rsidRPr="001F3831">
              <w:rPr>
                <w:rStyle w:val="Hiperlink"/>
                <w:noProof/>
              </w:rPr>
              <w:t>4.1 Arquivos de Configuração</w:t>
            </w:r>
            <w:r>
              <w:rPr>
                <w:noProof/>
                <w:webHidden/>
              </w:rPr>
              <w:tab/>
            </w:r>
            <w:r>
              <w:rPr>
                <w:noProof/>
                <w:webHidden/>
              </w:rPr>
              <w:fldChar w:fldCharType="begin"/>
            </w:r>
            <w:r>
              <w:rPr>
                <w:noProof/>
                <w:webHidden/>
              </w:rPr>
              <w:instrText xml:space="preserve"> PAGEREF _Toc497655467 \h </w:instrText>
            </w:r>
            <w:r>
              <w:rPr>
                <w:noProof/>
                <w:webHidden/>
              </w:rPr>
            </w:r>
            <w:r>
              <w:rPr>
                <w:noProof/>
                <w:webHidden/>
              </w:rPr>
              <w:fldChar w:fldCharType="separate"/>
            </w:r>
            <w:r>
              <w:rPr>
                <w:noProof/>
                <w:webHidden/>
              </w:rPr>
              <w:t>36</w:t>
            </w:r>
            <w:r>
              <w:rPr>
                <w:noProof/>
                <w:webHidden/>
              </w:rPr>
              <w:fldChar w:fldCharType="end"/>
            </w:r>
          </w:hyperlink>
        </w:p>
        <w:p w14:paraId="14DF630B" w14:textId="77777777" w:rsidR="00E26FD3" w:rsidRDefault="00E26FD3">
          <w:pPr>
            <w:pStyle w:val="Sumrio2"/>
            <w:tabs>
              <w:tab w:val="right" w:leader="dot" w:pos="9061"/>
            </w:tabs>
            <w:rPr>
              <w:rFonts w:eastAsiaTheme="minorEastAsia" w:cstheme="minorBidi"/>
              <w:b w:val="0"/>
              <w:bCs w:val="0"/>
              <w:noProof/>
              <w:sz w:val="24"/>
              <w:szCs w:val="24"/>
            </w:rPr>
          </w:pPr>
          <w:hyperlink w:anchor="_Toc497655468" w:history="1">
            <w:r w:rsidRPr="001F3831">
              <w:rPr>
                <w:rStyle w:val="Hiperlink"/>
                <w:noProof/>
              </w:rPr>
              <w:t>4.1.1 Docker-Compose</w:t>
            </w:r>
            <w:r>
              <w:rPr>
                <w:noProof/>
                <w:webHidden/>
              </w:rPr>
              <w:tab/>
            </w:r>
            <w:r>
              <w:rPr>
                <w:noProof/>
                <w:webHidden/>
              </w:rPr>
              <w:fldChar w:fldCharType="begin"/>
            </w:r>
            <w:r>
              <w:rPr>
                <w:noProof/>
                <w:webHidden/>
              </w:rPr>
              <w:instrText xml:space="preserve"> PAGEREF _Toc497655468 \h </w:instrText>
            </w:r>
            <w:r>
              <w:rPr>
                <w:noProof/>
                <w:webHidden/>
              </w:rPr>
            </w:r>
            <w:r>
              <w:rPr>
                <w:noProof/>
                <w:webHidden/>
              </w:rPr>
              <w:fldChar w:fldCharType="separate"/>
            </w:r>
            <w:r>
              <w:rPr>
                <w:noProof/>
                <w:webHidden/>
              </w:rPr>
              <w:t>36</w:t>
            </w:r>
            <w:r>
              <w:rPr>
                <w:noProof/>
                <w:webHidden/>
              </w:rPr>
              <w:fldChar w:fldCharType="end"/>
            </w:r>
          </w:hyperlink>
        </w:p>
        <w:p w14:paraId="58E75138" w14:textId="77777777" w:rsidR="00E26FD3" w:rsidRDefault="00E26FD3">
          <w:pPr>
            <w:pStyle w:val="Sumrio2"/>
            <w:tabs>
              <w:tab w:val="right" w:leader="dot" w:pos="9061"/>
            </w:tabs>
            <w:rPr>
              <w:rFonts w:eastAsiaTheme="minorEastAsia" w:cstheme="minorBidi"/>
              <w:b w:val="0"/>
              <w:bCs w:val="0"/>
              <w:noProof/>
              <w:sz w:val="24"/>
              <w:szCs w:val="24"/>
            </w:rPr>
          </w:pPr>
          <w:hyperlink w:anchor="_Toc497655469" w:history="1">
            <w:r w:rsidRPr="001F3831">
              <w:rPr>
                <w:rStyle w:val="Hiperlink"/>
                <w:noProof/>
              </w:rPr>
              <w:t>4.1.2 Docker File</w:t>
            </w:r>
            <w:r>
              <w:rPr>
                <w:noProof/>
                <w:webHidden/>
              </w:rPr>
              <w:tab/>
            </w:r>
            <w:r>
              <w:rPr>
                <w:noProof/>
                <w:webHidden/>
              </w:rPr>
              <w:fldChar w:fldCharType="begin"/>
            </w:r>
            <w:r>
              <w:rPr>
                <w:noProof/>
                <w:webHidden/>
              </w:rPr>
              <w:instrText xml:space="preserve"> PAGEREF _Toc497655469 \h </w:instrText>
            </w:r>
            <w:r>
              <w:rPr>
                <w:noProof/>
                <w:webHidden/>
              </w:rPr>
            </w:r>
            <w:r>
              <w:rPr>
                <w:noProof/>
                <w:webHidden/>
              </w:rPr>
              <w:fldChar w:fldCharType="separate"/>
            </w:r>
            <w:r>
              <w:rPr>
                <w:noProof/>
                <w:webHidden/>
              </w:rPr>
              <w:t>37</w:t>
            </w:r>
            <w:r>
              <w:rPr>
                <w:noProof/>
                <w:webHidden/>
              </w:rPr>
              <w:fldChar w:fldCharType="end"/>
            </w:r>
          </w:hyperlink>
        </w:p>
        <w:p w14:paraId="3D23C256" w14:textId="77777777" w:rsidR="00E26FD3" w:rsidRDefault="00E26FD3">
          <w:pPr>
            <w:pStyle w:val="Sumrio1"/>
            <w:tabs>
              <w:tab w:val="right" w:leader="dot" w:pos="9061"/>
            </w:tabs>
            <w:rPr>
              <w:rFonts w:eastAsiaTheme="minorEastAsia" w:cstheme="minorBidi"/>
              <w:b w:val="0"/>
              <w:bCs w:val="0"/>
              <w:noProof/>
            </w:rPr>
          </w:pPr>
          <w:hyperlink w:anchor="_Toc497655470" w:history="1">
            <w:r w:rsidRPr="001F3831">
              <w:rPr>
                <w:rStyle w:val="Hiperlink"/>
                <w:noProof/>
              </w:rPr>
              <w:t>4.2 Docker Imagem</w:t>
            </w:r>
            <w:r>
              <w:rPr>
                <w:noProof/>
                <w:webHidden/>
              </w:rPr>
              <w:tab/>
            </w:r>
            <w:r>
              <w:rPr>
                <w:noProof/>
                <w:webHidden/>
              </w:rPr>
              <w:fldChar w:fldCharType="begin"/>
            </w:r>
            <w:r>
              <w:rPr>
                <w:noProof/>
                <w:webHidden/>
              </w:rPr>
              <w:instrText xml:space="preserve"> PAGEREF _Toc497655470 \h </w:instrText>
            </w:r>
            <w:r>
              <w:rPr>
                <w:noProof/>
                <w:webHidden/>
              </w:rPr>
            </w:r>
            <w:r>
              <w:rPr>
                <w:noProof/>
                <w:webHidden/>
              </w:rPr>
              <w:fldChar w:fldCharType="separate"/>
            </w:r>
            <w:r>
              <w:rPr>
                <w:noProof/>
                <w:webHidden/>
              </w:rPr>
              <w:t>40</w:t>
            </w:r>
            <w:r>
              <w:rPr>
                <w:noProof/>
                <w:webHidden/>
              </w:rPr>
              <w:fldChar w:fldCharType="end"/>
            </w:r>
          </w:hyperlink>
        </w:p>
        <w:p w14:paraId="1FE333C9" w14:textId="77777777" w:rsidR="00E26FD3" w:rsidRDefault="00E26FD3">
          <w:pPr>
            <w:pStyle w:val="Sumrio2"/>
            <w:tabs>
              <w:tab w:val="right" w:leader="dot" w:pos="9061"/>
            </w:tabs>
            <w:rPr>
              <w:rFonts w:eastAsiaTheme="minorEastAsia" w:cstheme="minorBidi"/>
              <w:b w:val="0"/>
              <w:bCs w:val="0"/>
              <w:noProof/>
              <w:sz w:val="24"/>
              <w:szCs w:val="24"/>
            </w:rPr>
          </w:pPr>
          <w:hyperlink w:anchor="_Toc497655471" w:history="1">
            <w:r w:rsidRPr="001F3831">
              <w:rPr>
                <w:rStyle w:val="Hiperlink"/>
                <w:noProof/>
              </w:rPr>
              <w:t>4.2.1 DockerHub</w:t>
            </w:r>
            <w:r>
              <w:rPr>
                <w:noProof/>
                <w:webHidden/>
              </w:rPr>
              <w:tab/>
            </w:r>
            <w:r>
              <w:rPr>
                <w:noProof/>
                <w:webHidden/>
              </w:rPr>
              <w:fldChar w:fldCharType="begin"/>
            </w:r>
            <w:r>
              <w:rPr>
                <w:noProof/>
                <w:webHidden/>
              </w:rPr>
              <w:instrText xml:space="preserve"> PAGEREF _Toc497655471 \h </w:instrText>
            </w:r>
            <w:r>
              <w:rPr>
                <w:noProof/>
                <w:webHidden/>
              </w:rPr>
            </w:r>
            <w:r>
              <w:rPr>
                <w:noProof/>
                <w:webHidden/>
              </w:rPr>
              <w:fldChar w:fldCharType="separate"/>
            </w:r>
            <w:r>
              <w:rPr>
                <w:noProof/>
                <w:webHidden/>
              </w:rPr>
              <w:t>41</w:t>
            </w:r>
            <w:r>
              <w:rPr>
                <w:noProof/>
                <w:webHidden/>
              </w:rPr>
              <w:fldChar w:fldCharType="end"/>
            </w:r>
          </w:hyperlink>
        </w:p>
        <w:p w14:paraId="6A4677FD" w14:textId="77777777" w:rsidR="00E26FD3" w:rsidRDefault="00E26FD3">
          <w:pPr>
            <w:pStyle w:val="Sumrio1"/>
            <w:tabs>
              <w:tab w:val="right" w:leader="dot" w:pos="9061"/>
            </w:tabs>
            <w:rPr>
              <w:rFonts w:eastAsiaTheme="minorEastAsia" w:cstheme="minorBidi"/>
              <w:b w:val="0"/>
              <w:bCs w:val="0"/>
              <w:noProof/>
            </w:rPr>
          </w:pPr>
          <w:hyperlink w:anchor="_Toc497655472" w:history="1">
            <w:r w:rsidRPr="001F3831">
              <w:rPr>
                <w:rStyle w:val="Hiperlink"/>
                <w:noProof/>
              </w:rPr>
              <w:t>4.3 Docker Container</w:t>
            </w:r>
            <w:r>
              <w:rPr>
                <w:noProof/>
                <w:webHidden/>
              </w:rPr>
              <w:tab/>
            </w:r>
            <w:r>
              <w:rPr>
                <w:noProof/>
                <w:webHidden/>
              </w:rPr>
              <w:fldChar w:fldCharType="begin"/>
            </w:r>
            <w:r>
              <w:rPr>
                <w:noProof/>
                <w:webHidden/>
              </w:rPr>
              <w:instrText xml:space="preserve"> PAGEREF _Toc497655472 \h </w:instrText>
            </w:r>
            <w:r>
              <w:rPr>
                <w:noProof/>
                <w:webHidden/>
              </w:rPr>
            </w:r>
            <w:r>
              <w:rPr>
                <w:noProof/>
                <w:webHidden/>
              </w:rPr>
              <w:fldChar w:fldCharType="separate"/>
            </w:r>
            <w:r>
              <w:rPr>
                <w:noProof/>
                <w:webHidden/>
              </w:rPr>
              <w:t>44</w:t>
            </w:r>
            <w:r>
              <w:rPr>
                <w:noProof/>
                <w:webHidden/>
              </w:rPr>
              <w:fldChar w:fldCharType="end"/>
            </w:r>
          </w:hyperlink>
        </w:p>
        <w:p w14:paraId="2C761A2D" w14:textId="77777777" w:rsidR="00E26FD3" w:rsidRDefault="00E26FD3">
          <w:pPr>
            <w:pStyle w:val="Sumrio2"/>
            <w:tabs>
              <w:tab w:val="right" w:leader="dot" w:pos="9061"/>
            </w:tabs>
            <w:rPr>
              <w:rFonts w:eastAsiaTheme="minorEastAsia" w:cstheme="minorBidi"/>
              <w:b w:val="0"/>
              <w:bCs w:val="0"/>
              <w:noProof/>
              <w:sz w:val="24"/>
              <w:szCs w:val="24"/>
            </w:rPr>
          </w:pPr>
          <w:hyperlink w:anchor="_Toc497655473" w:history="1">
            <w:r w:rsidRPr="001F3831">
              <w:rPr>
                <w:rStyle w:val="Hiperlink"/>
                <w:noProof/>
              </w:rPr>
              <w:t>4.3.1 Software de Gerenciamento de Containers</w:t>
            </w:r>
            <w:r>
              <w:rPr>
                <w:noProof/>
                <w:webHidden/>
              </w:rPr>
              <w:tab/>
            </w:r>
            <w:r>
              <w:rPr>
                <w:noProof/>
                <w:webHidden/>
              </w:rPr>
              <w:fldChar w:fldCharType="begin"/>
            </w:r>
            <w:r>
              <w:rPr>
                <w:noProof/>
                <w:webHidden/>
              </w:rPr>
              <w:instrText xml:space="preserve"> PAGEREF _Toc497655473 \h </w:instrText>
            </w:r>
            <w:r>
              <w:rPr>
                <w:noProof/>
                <w:webHidden/>
              </w:rPr>
            </w:r>
            <w:r>
              <w:rPr>
                <w:noProof/>
                <w:webHidden/>
              </w:rPr>
              <w:fldChar w:fldCharType="separate"/>
            </w:r>
            <w:r>
              <w:rPr>
                <w:noProof/>
                <w:webHidden/>
              </w:rPr>
              <w:t>46</w:t>
            </w:r>
            <w:r>
              <w:rPr>
                <w:noProof/>
                <w:webHidden/>
              </w:rPr>
              <w:fldChar w:fldCharType="end"/>
            </w:r>
          </w:hyperlink>
        </w:p>
        <w:p w14:paraId="49D6EE17" w14:textId="77777777" w:rsidR="00E26FD3" w:rsidRDefault="00E26FD3">
          <w:pPr>
            <w:pStyle w:val="Sumrio1"/>
            <w:tabs>
              <w:tab w:val="right" w:leader="dot" w:pos="9061"/>
            </w:tabs>
            <w:rPr>
              <w:rFonts w:eastAsiaTheme="minorEastAsia" w:cstheme="minorBidi"/>
              <w:b w:val="0"/>
              <w:bCs w:val="0"/>
              <w:noProof/>
            </w:rPr>
          </w:pPr>
          <w:hyperlink w:anchor="_Toc497655474" w:history="1">
            <w:r w:rsidRPr="001F3831">
              <w:rPr>
                <w:rStyle w:val="Hiperlink"/>
                <w:noProof/>
              </w:rPr>
              <w:t>4.4 Docker Swarm</w:t>
            </w:r>
            <w:r>
              <w:rPr>
                <w:noProof/>
                <w:webHidden/>
              </w:rPr>
              <w:tab/>
            </w:r>
            <w:r>
              <w:rPr>
                <w:noProof/>
                <w:webHidden/>
              </w:rPr>
              <w:fldChar w:fldCharType="begin"/>
            </w:r>
            <w:r>
              <w:rPr>
                <w:noProof/>
                <w:webHidden/>
              </w:rPr>
              <w:instrText xml:space="preserve"> PAGEREF _Toc497655474 \h </w:instrText>
            </w:r>
            <w:r>
              <w:rPr>
                <w:noProof/>
                <w:webHidden/>
              </w:rPr>
            </w:r>
            <w:r>
              <w:rPr>
                <w:noProof/>
                <w:webHidden/>
              </w:rPr>
              <w:fldChar w:fldCharType="separate"/>
            </w:r>
            <w:r>
              <w:rPr>
                <w:noProof/>
                <w:webHidden/>
              </w:rPr>
              <w:t>49</w:t>
            </w:r>
            <w:r>
              <w:rPr>
                <w:noProof/>
                <w:webHidden/>
              </w:rPr>
              <w:fldChar w:fldCharType="end"/>
            </w:r>
          </w:hyperlink>
        </w:p>
        <w:p w14:paraId="5578B59B" w14:textId="77777777" w:rsidR="00E26FD3" w:rsidRDefault="00E26FD3">
          <w:pPr>
            <w:pStyle w:val="Sumrio1"/>
            <w:tabs>
              <w:tab w:val="right" w:leader="dot" w:pos="9061"/>
            </w:tabs>
            <w:rPr>
              <w:rFonts w:eastAsiaTheme="minorEastAsia" w:cstheme="minorBidi"/>
              <w:b w:val="0"/>
              <w:bCs w:val="0"/>
              <w:noProof/>
            </w:rPr>
          </w:pPr>
          <w:hyperlink w:anchor="_Toc497655475" w:history="1">
            <w:r w:rsidRPr="001F3831">
              <w:rPr>
                <w:rStyle w:val="Hiperlink"/>
                <w:noProof/>
              </w:rPr>
              <w:t>4.5 Play with Docker</w:t>
            </w:r>
            <w:r>
              <w:rPr>
                <w:noProof/>
                <w:webHidden/>
              </w:rPr>
              <w:tab/>
            </w:r>
            <w:r>
              <w:rPr>
                <w:noProof/>
                <w:webHidden/>
              </w:rPr>
              <w:fldChar w:fldCharType="begin"/>
            </w:r>
            <w:r>
              <w:rPr>
                <w:noProof/>
                <w:webHidden/>
              </w:rPr>
              <w:instrText xml:space="preserve"> PAGEREF _Toc497655475 \h </w:instrText>
            </w:r>
            <w:r>
              <w:rPr>
                <w:noProof/>
                <w:webHidden/>
              </w:rPr>
            </w:r>
            <w:r>
              <w:rPr>
                <w:noProof/>
                <w:webHidden/>
              </w:rPr>
              <w:fldChar w:fldCharType="separate"/>
            </w:r>
            <w:r>
              <w:rPr>
                <w:noProof/>
                <w:webHidden/>
              </w:rPr>
              <w:t>52</w:t>
            </w:r>
            <w:r>
              <w:rPr>
                <w:noProof/>
                <w:webHidden/>
              </w:rPr>
              <w:fldChar w:fldCharType="end"/>
            </w:r>
          </w:hyperlink>
        </w:p>
        <w:p w14:paraId="12DBDF91" w14:textId="77777777" w:rsidR="00E26FD3" w:rsidRDefault="00E26FD3">
          <w:pPr>
            <w:pStyle w:val="Sumrio1"/>
            <w:tabs>
              <w:tab w:val="right" w:leader="dot" w:pos="9061"/>
            </w:tabs>
            <w:rPr>
              <w:rFonts w:eastAsiaTheme="minorEastAsia" w:cstheme="minorBidi"/>
              <w:b w:val="0"/>
              <w:bCs w:val="0"/>
              <w:noProof/>
            </w:rPr>
          </w:pPr>
          <w:hyperlink w:anchor="_Toc497655476" w:history="1">
            <w:r w:rsidRPr="001F3831">
              <w:rPr>
                <w:rStyle w:val="Hiperlink"/>
                <w:noProof/>
              </w:rPr>
              <w:t>4.6 Comunidade e empresarial</w:t>
            </w:r>
            <w:r>
              <w:rPr>
                <w:noProof/>
                <w:webHidden/>
              </w:rPr>
              <w:tab/>
            </w:r>
            <w:r>
              <w:rPr>
                <w:noProof/>
                <w:webHidden/>
              </w:rPr>
              <w:fldChar w:fldCharType="begin"/>
            </w:r>
            <w:r>
              <w:rPr>
                <w:noProof/>
                <w:webHidden/>
              </w:rPr>
              <w:instrText xml:space="preserve"> PAGEREF _Toc497655476 \h </w:instrText>
            </w:r>
            <w:r>
              <w:rPr>
                <w:noProof/>
                <w:webHidden/>
              </w:rPr>
            </w:r>
            <w:r>
              <w:rPr>
                <w:noProof/>
                <w:webHidden/>
              </w:rPr>
              <w:fldChar w:fldCharType="separate"/>
            </w:r>
            <w:r>
              <w:rPr>
                <w:noProof/>
                <w:webHidden/>
              </w:rPr>
              <w:t>54</w:t>
            </w:r>
            <w:r>
              <w:rPr>
                <w:noProof/>
                <w:webHidden/>
              </w:rPr>
              <w:fldChar w:fldCharType="end"/>
            </w:r>
          </w:hyperlink>
        </w:p>
        <w:p w14:paraId="181C7281" w14:textId="77777777" w:rsidR="00E26FD3" w:rsidRDefault="00E26FD3">
          <w:pPr>
            <w:pStyle w:val="Sumrio2"/>
            <w:tabs>
              <w:tab w:val="right" w:leader="dot" w:pos="9061"/>
            </w:tabs>
            <w:rPr>
              <w:rFonts w:eastAsiaTheme="minorEastAsia" w:cstheme="minorBidi"/>
              <w:b w:val="0"/>
              <w:bCs w:val="0"/>
              <w:noProof/>
              <w:sz w:val="24"/>
              <w:szCs w:val="24"/>
            </w:rPr>
          </w:pPr>
          <w:hyperlink w:anchor="_Toc497655477" w:history="1">
            <w:r w:rsidRPr="001F3831">
              <w:rPr>
                <w:rStyle w:val="Hiperlink"/>
                <w:noProof/>
              </w:rPr>
              <w:t>4.6.1 Empresarial</w:t>
            </w:r>
            <w:r>
              <w:rPr>
                <w:noProof/>
                <w:webHidden/>
              </w:rPr>
              <w:tab/>
            </w:r>
            <w:r>
              <w:rPr>
                <w:noProof/>
                <w:webHidden/>
              </w:rPr>
              <w:fldChar w:fldCharType="begin"/>
            </w:r>
            <w:r>
              <w:rPr>
                <w:noProof/>
                <w:webHidden/>
              </w:rPr>
              <w:instrText xml:space="preserve"> PAGEREF _Toc497655477 \h </w:instrText>
            </w:r>
            <w:r>
              <w:rPr>
                <w:noProof/>
                <w:webHidden/>
              </w:rPr>
            </w:r>
            <w:r>
              <w:rPr>
                <w:noProof/>
                <w:webHidden/>
              </w:rPr>
              <w:fldChar w:fldCharType="separate"/>
            </w:r>
            <w:r>
              <w:rPr>
                <w:noProof/>
                <w:webHidden/>
              </w:rPr>
              <w:t>55</w:t>
            </w:r>
            <w:r>
              <w:rPr>
                <w:noProof/>
                <w:webHidden/>
              </w:rPr>
              <w:fldChar w:fldCharType="end"/>
            </w:r>
          </w:hyperlink>
        </w:p>
        <w:p w14:paraId="16617484" w14:textId="77777777" w:rsidR="00E26FD3" w:rsidRDefault="00E26FD3">
          <w:pPr>
            <w:pStyle w:val="Sumrio1"/>
            <w:tabs>
              <w:tab w:val="right" w:leader="dot" w:pos="9061"/>
            </w:tabs>
            <w:rPr>
              <w:rFonts w:eastAsiaTheme="minorEastAsia" w:cstheme="minorBidi"/>
              <w:b w:val="0"/>
              <w:bCs w:val="0"/>
              <w:noProof/>
            </w:rPr>
          </w:pPr>
          <w:hyperlink w:anchor="_Toc497655478" w:history="1">
            <w:r w:rsidRPr="001F3831">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_Toc497655478 \h </w:instrText>
            </w:r>
            <w:r>
              <w:rPr>
                <w:noProof/>
                <w:webHidden/>
              </w:rPr>
            </w:r>
            <w:r>
              <w:rPr>
                <w:noProof/>
                <w:webHidden/>
              </w:rPr>
              <w:fldChar w:fldCharType="separate"/>
            </w:r>
            <w:r>
              <w:rPr>
                <w:noProof/>
                <w:webHidden/>
              </w:rPr>
              <w:t>56</w:t>
            </w:r>
            <w:r>
              <w:rPr>
                <w:noProof/>
                <w:webHidden/>
              </w:rPr>
              <w:fldChar w:fldCharType="end"/>
            </w:r>
          </w:hyperlink>
        </w:p>
        <w:p w14:paraId="33BFA187" w14:textId="77777777" w:rsidR="00E26FD3" w:rsidRDefault="00E26FD3">
          <w:pPr>
            <w:pStyle w:val="Sumrio1"/>
            <w:tabs>
              <w:tab w:val="right" w:leader="dot" w:pos="9061"/>
            </w:tabs>
            <w:rPr>
              <w:rFonts w:eastAsiaTheme="minorEastAsia" w:cstheme="minorBidi"/>
              <w:b w:val="0"/>
              <w:bCs w:val="0"/>
              <w:noProof/>
            </w:rPr>
          </w:pPr>
          <w:hyperlink w:anchor="_Toc497655479" w:history="1">
            <w:r w:rsidRPr="001F3831">
              <w:rPr>
                <w:rStyle w:val="Hiperlink"/>
                <w:noProof/>
              </w:rPr>
              <w:t>6 Softwares de Orquestração</w:t>
            </w:r>
            <w:r>
              <w:rPr>
                <w:noProof/>
                <w:webHidden/>
              </w:rPr>
              <w:tab/>
            </w:r>
            <w:r>
              <w:rPr>
                <w:noProof/>
                <w:webHidden/>
              </w:rPr>
              <w:fldChar w:fldCharType="begin"/>
            </w:r>
            <w:r>
              <w:rPr>
                <w:noProof/>
                <w:webHidden/>
              </w:rPr>
              <w:instrText xml:space="preserve"> PAGEREF _Toc497655479 \h </w:instrText>
            </w:r>
            <w:r>
              <w:rPr>
                <w:noProof/>
                <w:webHidden/>
              </w:rPr>
            </w:r>
            <w:r>
              <w:rPr>
                <w:noProof/>
                <w:webHidden/>
              </w:rPr>
              <w:fldChar w:fldCharType="separate"/>
            </w:r>
            <w:r>
              <w:rPr>
                <w:noProof/>
                <w:webHidden/>
              </w:rPr>
              <w:t>58</w:t>
            </w:r>
            <w:r>
              <w:rPr>
                <w:noProof/>
                <w:webHidden/>
              </w:rPr>
              <w:fldChar w:fldCharType="end"/>
            </w:r>
          </w:hyperlink>
        </w:p>
        <w:p w14:paraId="59A48D03" w14:textId="77777777" w:rsidR="00E26FD3" w:rsidRDefault="00E26FD3">
          <w:pPr>
            <w:pStyle w:val="Sumrio1"/>
            <w:tabs>
              <w:tab w:val="right" w:leader="dot" w:pos="9061"/>
            </w:tabs>
            <w:rPr>
              <w:rFonts w:eastAsiaTheme="minorEastAsia" w:cstheme="minorBidi"/>
              <w:b w:val="0"/>
              <w:bCs w:val="0"/>
              <w:noProof/>
            </w:rPr>
          </w:pPr>
          <w:hyperlink w:anchor="_Toc497655480" w:history="1">
            <w:r w:rsidRPr="001F3831">
              <w:rPr>
                <w:rStyle w:val="Hiperlink"/>
                <w:noProof/>
              </w:rPr>
              <w:t>7 Estudo de Caso</w:t>
            </w:r>
            <w:r>
              <w:rPr>
                <w:noProof/>
                <w:webHidden/>
              </w:rPr>
              <w:tab/>
            </w:r>
            <w:r>
              <w:rPr>
                <w:noProof/>
                <w:webHidden/>
              </w:rPr>
              <w:fldChar w:fldCharType="begin"/>
            </w:r>
            <w:r>
              <w:rPr>
                <w:noProof/>
                <w:webHidden/>
              </w:rPr>
              <w:instrText xml:space="preserve"> PAGEREF _Toc497655480 \h </w:instrText>
            </w:r>
            <w:r>
              <w:rPr>
                <w:noProof/>
                <w:webHidden/>
              </w:rPr>
            </w:r>
            <w:r>
              <w:rPr>
                <w:noProof/>
                <w:webHidden/>
              </w:rPr>
              <w:fldChar w:fldCharType="separate"/>
            </w:r>
            <w:r>
              <w:rPr>
                <w:noProof/>
                <w:webHidden/>
              </w:rPr>
              <w:t>59</w:t>
            </w:r>
            <w:r>
              <w:rPr>
                <w:noProof/>
                <w:webHidden/>
              </w:rPr>
              <w:fldChar w:fldCharType="end"/>
            </w:r>
          </w:hyperlink>
        </w:p>
        <w:p w14:paraId="18C2852F" w14:textId="77777777" w:rsidR="00E26FD3" w:rsidRDefault="00E26FD3">
          <w:pPr>
            <w:pStyle w:val="Sumrio1"/>
            <w:tabs>
              <w:tab w:val="right" w:leader="dot" w:pos="9061"/>
            </w:tabs>
            <w:rPr>
              <w:rFonts w:eastAsiaTheme="minorEastAsia" w:cstheme="minorBidi"/>
              <w:b w:val="0"/>
              <w:bCs w:val="0"/>
              <w:noProof/>
            </w:rPr>
          </w:pPr>
          <w:hyperlink w:anchor="_Toc497655481" w:history="1">
            <w:r w:rsidRPr="001F3831">
              <w:rPr>
                <w:rStyle w:val="Hiperlink"/>
                <w:noProof/>
              </w:rPr>
              <w:t>8 Infraestrutura</w:t>
            </w:r>
            <w:r>
              <w:rPr>
                <w:noProof/>
                <w:webHidden/>
              </w:rPr>
              <w:tab/>
            </w:r>
            <w:r>
              <w:rPr>
                <w:noProof/>
                <w:webHidden/>
              </w:rPr>
              <w:fldChar w:fldCharType="begin"/>
            </w:r>
            <w:r>
              <w:rPr>
                <w:noProof/>
                <w:webHidden/>
              </w:rPr>
              <w:instrText xml:space="preserve"> PAGEREF _Toc497655481 \h </w:instrText>
            </w:r>
            <w:r>
              <w:rPr>
                <w:noProof/>
                <w:webHidden/>
              </w:rPr>
            </w:r>
            <w:r>
              <w:rPr>
                <w:noProof/>
                <w:webHidden/>
              </w:rPr>
              <w:fldChar w:fldCharType="separate"/>
            </w:r>
            <w:r>
              <w:rPr>
                <w:noProof/>
                <w:webHidden/>
              </w:rPr>
              <w:t>66</w:t>
            </w:r>
            <w:r>
              <w:rPr>
                <w:noProof/>
                <w:webHidden/>
              </w:rPr>
              <w:fldChar w:fldCharType="end"/>
            </w:r>
          </w:hyperlink>
        </w:p>
        <w:p w14:paraId="797C0E6C" w14:textId="77777777" w:rsidR="00E26FD3" w:rsidRDefault="00E26FD3">
          <w:pPr>
            <w:pStyle w:val="Sumrio1"/>
            <w:tabs>
              <w:tab w:val="right" w:leader="dot" w:pos="9061"/>
            </w:tabs>
            <w:rPr>
              <w:rFonts w:eastAsiaTheme="minorEastAsia" w:cstheme="minorBidi"/>
              <w:b w:val="0"/>
              <w:bCs w:val="0"/>
              <w:noProof/>
            </w:rPr>
          </w:pPr>
          <w:hyperlink w:anchor="_Toc497655482" w:history="1">
            <w:r w:rsidRPr="001F3831">
              <w:rPr>
                <w:rStyle w:val="Hiperlink"/>
                <w:noProof/>
              </w:rPr>
              <w:t>9 conclusão</w:t>
            </w:r>
            <w:r>
              <w:rPr>
                <w:noProof/>
                <w:webHidden/>
              </w:rPr>
              <w:tab/>
            </w:r>
            <w:r>
              <w:rPr>
                <w:noProof/>
                <w:webHidden/>
              </w:rPr>
              <w:fldChar w:fldCharType="begin"/>
            </w:r>
            <w:r>
              <w:rPr>
                <w:noProof/>
                <w:webHidden/>
              </w:rPr>
              <w:instrText xml:space="preserve"> PAGEREF _Toc497655482 \h </w:instrText>
            </w:r>
            <w:r>
              <w:rPr>
                <w:noProof/>
                <w:webHidden/>
              </w:rPr>
            </w:r>
            <w:r>
              <w:rPr>
                <w:noProof/>
                <w:webHidden/>
              </w:rPr>
              <w:fldChar w:fldCharType="separate"/>
            </w:r>
            <w:r>
              <w:rPr>
                <w:noProof/>
                <w:webHidden/>
              </w:rPr>
              <w:t>67</w:t>
            </w:r>
            <w:r>
              <w:rPr>
                <w:noProof/>
                <w:webHidden/>
              </w:rPr>
              <w:fldChar w:fldCharType="end"/>
            </w:r>
          </w:hyperlink>
        </w:p>
        <w:p w14:paraId="274247D6" w14:textId="77777777" w:rsidR="00E26FD3" w:rsidRDefault="00E26FD3">
          <w:pPr>
            <w:pStyle w:val="Sumrio1"/>
            <w:tabs>
              <w:tab w:val="right" w:leader="dot" w:pos="9061"/>
            </w:tabs>
            <w:rPr>
              <w:rFonts w:eastAsiaTheme="minorEastAsia" w:cstheme="minorBidi"/>
              <w:b w:val="0"/>
              <w:bCs w:val="0"/>
              <w:noProof/>
            </w:rPr>
          </w:pPr>
          <w:hyperlink w:anchor="_Toc497655483" w:history="1">
            <w:r w:rsidRPr="001F3831">
              <w:rPr>
                <w:rStyle w:val="Hiperlink"/>
                <w:noProof/>
              </w:rPr>
              <w:t>10 Melhorias Futuras</w:t>
            </w:r>
            <w:r>
              <w:rPr>
                <w:noProof/>
                <w:webHidden/>
              </w:rPr>
              <w:tab/>
            </w:r>
            <w:r>
              <w:rPr>
                <w:noProof/>
                <w:webHidden/>
              </w:rPr>
              <w:fldChar w:fldCharType="begin"/>
            </w:r>
            <w:r>
              <w:rPr>
                <w:noProof/>
                <w:webHidden/>
              </w:rPr>
              <w:instrText xml:space="preserve"> PAGEREF _Toc497655483 \h </w:instrText>
            </w:r>
            <w:r>
              <w:rPr>
                <w:noProof/>
                <w:webHidden/>
              </w:rPr>
            </w:r>
            <w:r>
              <w:rPr>
                <w:noProof/>
                <w:webHidden/>
              </w:rPr>
              <w:fldChar w:fldCharType="separate"/>
            </w:r>
            <w:r>
              <w:rPr>
                <w:noProof/>
                <w:webHidden/>
              </w:rPr>
              <w:t>68</w:t>
            </w:r>
            <w:r>
              <w:rPr>
                <w:noProof/>
                <w:webHidden/>
              </w:rPr>
              <w:fldChar w:fldCharType="end"/>
            </w:r>
          </w:hyperlink>
        </w:p>
        <w:p w14:paraId="34CAA74C" w14:textId="77777777" w:rsidR="00E26FD3" w:rsidRDefault="00E26FD3">
          <w:pPr>
            <w:pStyle w:val="Sumrio1"/>
            <w:tabs>
              <w:tab w:val="right" w:leader="dot" w:pos="9061"/>
            </w:tabs>
            <w:rPr>
              <w:rFonts w:eastAsiaTheme="minorEastAsia" w:cstheme="minorBidi"/>
              <w:b w:val="0"/>
              <w:bCs w:val="0"/>
              <w:noProof/>
            </w:rPr>
          </w:pPr>
          <w:hyperlink w:anchor="_Toc497655484" w:history="1">
            <w:r w:rsidRPr="001F3831">
              <w:rPr>
                <w:rStyle w:val="Hiperlink"/>
                <w:noProof/>
              </w:rPr>
              <w:t>11 Referências</w:t>
            </w:r>
            <w:r>
              <w:rPr>
                <w:noProof/>
                <w:webHidden/>
              </w:rPr>
              <w:tab/>
            </w:r>
            <w:r>
              <w:rPr>
                <w:noProof/>
                <w:webHidden/>
              </w:rPr>
              <w:fldChar w:fldCharType="begin"/>
            </w:r>
            <w:r>
              <w:rPr>
                <w:noProof/>
                <w:webHidden/>
              </w:rPr>
              <w:instrText xml:space="preserve"> PAGEREF _Toc497655484 \h </w:instrText>
            </w:r>
            <w:r>
              <w:rPr>
                <w:noProof/>
                <w:webHidden/>
              </w:rPr>
            </w:r>
            <w:r>
              <w:rPr>
                <w:noProof/>
                <w:webHidden/>
              </w:rPr>
              <w:fldChar w:fldCharType="separate"/>
            </w:r>
            <w:r>
              <w:rPr>
                <w:noProof/>
                <w:webHidden/>
              </w:rPr>
              <w:t>69</w:t>
            </w:r>
            <w:r>
              <w:rPr>
                <w:noProof/>
                <w:webHidden/>
              </w:rPr>
              <w:fldChar w:fldCharType="end"/>
            </w:r>
          </w:hyperlink>
        </w:p>
        <w:p w14:paraId="5D80DE2F" w14:textId="77777777" w:rsidR="00E26FD3" w:rsidRDefault="00E26FD3">
          <w:pPr>
            <w:pStyle w:val="Sumrio1"/>
            <w:tabs>
              <w:tab w:val="right" w:leader="dot" w:pos="9061"/>
            </w:tabs>
            <w:rPr>
              <w:rFonts w:eastAsiaTheme="minorEastAsia" w:cstheme="minorBidi"/>
              <w:b w:val="0"/>
              <w:bCs w:val="0"/>
              <w:noProof/>
            </w:rPr>
          </w:pPr>
          <w:hyperlink w:anchor="_Toc497655485" w:history="1">
            <w:r w:rsidRPr="001F3831">
              <w:rPr>
                <w:rStyle w:val="Hiperlink"/>
                <w:noProof/>
              </w:rPr>
              <w:t>12 Anexos</w:t>
            </w:r>
            <w:r>
              <w:rPr>
                <w:noProof/>
                <w:webHidden/>
              </w:rPr>
              <w:tab/>
            </w:r>
            <w:r>
              <w:rPr>
                <w:noProof/>
                <w:webHidden/>
              </w:rPr>
              <w:fldChar w:fldCharType="begin"/>
            </w:r>
            <w:r>
              <w:rPr>
                <w:noProof/>
                <w:webHidden/>
              </w:rPr>
              <w:instrText xml:space="preserve"> PAGEREF _Toc497655485 \h </w:instrText>
            </w:r>
            <w:r>
              <w:rPr>
                <w:noProof/>
                <w:webHidden/>
              </w:rPr>
            </w:r>
            <w:r>
              <w:rPr>
                <w:noProof/>
                <w:webHidden/>
              </w:rPr>
              <w:fldChar w:fldCharType="separate"/>
            </w:r>
            <w:r>
              <w:rPr>
                <w:noProof/>
                <w:webHidden/>
              </w:rPr>
              <w:t>71</w:t>
            </w:r>
            <w:r>
              <w:rPr>
                <w:noProof/>
                <w:webHidden/>
              </w:rPr>
              <w:fldChar w:fldCharType="end"/>
            </w:r>
          </w:hyperlink>
        </w:p>
        <w:p w14:paraId="33D8872B" w14:textId="77777777" w:rsidR="00E26FD3" w:rsidRDefault="00E26FD3">
          <w:pPr>
            <w:pStyle w:val="Sumrio2"/>
            <w:tabs>
              <w:tab w:val="right" w:leader="dot" w:pos="9061"/>
            </w:tabs>
            <w:rPr>
              <w:rFonts w:eastAsiaTheme="minorEastAsia" w:cstheme="minorBidi"/>
              <w:b w:val="0"/>
              <w:bCs w:val="0"/>
              <w:noProof/>
              <w:sz w:val="24"/>
              <w:szCs w:val="24"/>
            </w:rPr>
          </w:pPr>
          <w:hyperlink w:anchor="_Toc497655486" w:history="1">
            <w:r w:rsidRPr="001F3831">
              <w:rPr>
                <w:rStyle w:val="Hiperlink"/>
                <w:noProof/>
              </w:rPr>
              <w:t>Anexo 12.1 – Dockerfile - X86</w:t>
            </w:r>
            <w:r>
              <w:rPr>
                <w:noProof/>
                <w:webHidden/>
              </w:rPr>
              <w:tab/>
            </w:r>
            <w:r>
              <w:rPr>
                <w:noProof/>
                <w:webHidden/>
              </w:rPr>
              <w:fldChar w:fldCharType="begin"/>
            </w:r>
            <w:r>
              <w:rPr>
                <w:noProof/>
                <w:webHidden/>
              </w:rPr>
              <w:instrText xml:space="preserve"> PAGEREF _Toc497655486 \h </w:instrText>
            </w:r>
            <w:r>
              <w:rPr>
                <w:noProof/>
                <w:webHidden/>
              </w:rPr>
            </w:r>
            <w:r>
              <w:rPr>
                <w:noProof/>
                <w:webHidden/>
              </w:rPr>
              <w:fldChar w:fldCharType="separate"/>
            </w:r>
            <w:r>
              <w:rPr>
                <w:noProof/>
                <w:webHidden/>
              </w:rPr>
              <w:t>71</w:t>
            </w:r>
            <w:r>
              <w:rPr>
                <w:noProof/>
                <w:webHidden/>
              </w:rPr>
              <w:fldChar w:fldCharType="end"/>
            </w:r>
          </w:hyperlink>
        </w:p>
        <w:p w14:paraId="14C64B26" w14:textId="77777777" w:rsidR="00E26FD3" w:rsidRDefault="00E26FD3">
          <w:pPr>
            <w:pStyle w:val="Sumrio2"/>
            <w:tabs>
              <w:tab w:val="right" w:leader="dot" w:pos="9061"/>
            </w:tabs>
            <w:rPr>
              <w:rFonts w:eastAsiaTheme="minorEastAsia" w:cstheme="minorBidi"/>
              <w:b w:val="0"/>
              <w:bCs w:val="0"/>
              <w:noProof/>
              <w:sz w:val="24"/>
              <w:szCs w:val="24"/>
            </w:rPr>
          </w:pPr>
          <w:hyperlink w:anchor="_Toc497655487" w:history="1">
            <w:r w:rsidRPr="001F3831">
              <w:rPr>
                <w:rStyle w:val="Hiperlink"/>
                <w:noProof/>
              </w:rPr>
              <w:t>Anexo 12.2 – Docker-compose versão 2 - X86</w:t>
            </w:r>
            <w:r>
              <w:rPr>
                <w:noProof/>
                <w:webHidden/>
              </w:rPr>
              <w:tab/>
            </w:r>
            <w:r>
              <w:rPr>
                <w:noProof/>
                <w:webHidden/>
              </w:rPr>
              <w:fldChar w:fldCharType="begin"/>
            </w:r>
            <w:r>
              <w:rPr>
                <w:noProof/>
                <w:webHidden/>
              </w:rPr>
              <w:instrText xml:space="preserve"> PAGEREF _Toc497655487 \h </w:instrText>
            </w:r>
            <w:r>
              <w:rPr>
                <w:noProof/>
                <w:webHidden/>
              </w:rPr>
            </w:r>
            <w:r>
              <w:rPr>
                <w:noProof/>
                <w:webHidden/>
              </w:rPr>
              <w:fldChar w:fldCharType="separate"/>
            </w:r>
            <w:r>
              <w:rPr>
                <w:noProof/>
                <w:webHidden/>
              </w:rPr>
              <w:t>73</w:t>
            </w:r>
            <w:r>
              <w:rPr>
                <w:noProof/>
                <w:webHidden/>
              </w:rPr>
              <w:fldChar w:fldCharType="end"/>
            </w:r>
          </w:hyperlink>
        </w:p>
        <w:p w14:paraId="163DB212" w14:textId="77777777" w:rsidR="00E26FD3" w:rsidRDefault="00E26FD3">
          <w:pPr>
            <w:pStyle w:val="Sumrio2"/>
            <w:tabs>
              <w:tab w:val="right" w:leader="dot" w:pos="9061"/>
            </w:tabs>
            <w:rPr>
              <w:rFonts w:eastAsiaTheme="minorEastAsia" w:cstheme="minorBidi"/>
              <w:b w:val="0"/>
              <w:bCs w:val="0"/>
              <w:noProof/>
              <w:sz w:val="24"/>
              <w:szCs w:val="24"/>
            </w:rPr>
          </w:pPr>
          <w:hyperlink w:anchor="_Toc497655488" w:history="1">
            <w:r w:rsidRPr="001F3831">
              <w:rPr>
                <w:rStyle w:val="Hiperlink"/>
                <w:noProof/>
              </w:rPr>
              <w:t>Anexo 12.3 – Dockerfile – ARM</w:t>
            </w:r>
            <w:r>
              <w:rPr>
                <w:noProof/>
                <w:webHidden/>
              </w:rPr>
              <w:tab/>
            </w:r>
            <w:r>
              <w:rPr>
                <w:noProof/>
                <w:webHidden/>
              </w:rPr>
              <w:fldChar w:fldCharType="begin"/>
            </w:r>
            <w:r>
              <w:rPr>
                <w:noProof/>
                <w:webHidden/>
              </w:rPr>
              <w:instrText xml:space="preserve"> PAGEREF _Toc497655488 \h </w:instrText>
            </w:r>
            <w:r>
              <w:rPr>
                <w:noProof/>
                <w:webHidden/>
              </w:rPr>
            </w:r>
            <w:r>
              <w:rPr>
                <w:noProof/>
                <w:webHidden/>
              </w:rPr>
              <w:fldChar w:fldCharType="separate"/>
            </w:r>
            <w:r>
              <w:rPr>
                <w:noProof/>
                <w:webHidden/>
              </w:rPr>
              <w:t>75</w:t>
            </w:r>
            <w:r>
              <w:rPr>
                <w:noProof/>
                <w:webHidden/>
              </w:rPr>
              <w:fldChar w:fldCharType="end"/>
            </w:r>
          </w:hyperlink>
        </w:p>
        <w:p w14:paraId="57E51808" w14:textId="77777777" w:rsidR="00E26FD3" w:rsidRDefault="00E26FD3">
          <w:pPr>
            <w:pStyle w:val="Sumrio2"/>
            <w:tabs>
              <w:tab w:val="right" w:leader="dot" w:pos="9061"/>
            </w:tabs>
            <w:rPr>
              <w:rFonts w:eastAsiaTheme="minorEastAsia" w:cstheme="minorBidi"/>
              <w:b w:val="0"/>
              <w:bCs w:val="0"/>
              <w:noProof/>
              <w:sz w:val="24"/>
              <w:szCs w:val="24"/>
            </w:rPr>
          </w:pPr>
          <w:hyperlink w:anchor="_Toc497655489" w:history="1">
            <w:r w:rsidRPr="001F3831">
              <w:rPr>
                <w:rStyle w:val="Hiperlink"/>
                <w:noProof/>
              </w:rPr>
              <w:t>Anexo 12.4 – Docker-compose versão 2 - ARM</w:t>
            </w:r>
            <w:r>
              <w:rPr>
                <w:noProof/>
                <w:webHidden/>
              </w:rPr>
              <w:tab/>
            </w:r>
            <w:r>
              <w:rPr>
                <w:noProof/>
                <w:webHidden/>
              </w:rPr>
              <w:fldChar w:fldCharType="begin"/>
            </w:r>
            <w:r>
              <w:rPr>
                <w:noProof/>
                <w:webHidden/>
              </w:rPr>
              <w:instrText xml:space="preserve"> PAGEREF _Toc497655489 \h </w:instrText>
            </w:r>
            <w:r>
              <w:rPr>
                <w:noProof/>
                <w:webHidden/>
              </w:rPr>
            </w:r>
            <w:r>
              <w:rPr>
                <w:noProof/>
                <w:webHidden/>
              </w:rPr>
              <w:fldChar w:fldCharType="separate"/>
            </w:r>
            <w:r>
              <w:rPr>
                <w:noProof/>
                <w:webHidden/>
              </w:rPr>
              <w:t>77</w:t>
            </w:r>
            <w:r>
              <w:rPr>
                <w:noProof/>
                <w:webHidden/>
              </w:rPr>
              <w:fldChar w:fldCharType="end"/>
            </w:r>
          </w:hyperlink>
        </w:p>
        <w:p w14:paraId="0AD7CD4A" w14:textId="77777777" w:rsidR="00E26FD3" w:rsidRDefault="00E26FD3">
          <w:pPr>
            <w:pStyle w:val="Sumrio2"/>
            <w:tabs>
              <w:tab w:val="right" w:leader="dot" w:pos="9061"/>
            </w:tabs>
            <w:rPr>
              <w:rFonts w:eastAsiaTheme="minorEastAsia" w:cstheme="minorBidi"/>
              <w:b w:val="0"/>
              <w:bCs w:val="0"/>
              <w:noProof/>
              <w:sz w:val="24"/>
              <w:szCs w:val="24"/>
            </w:rPr>
          </w:pPr>
          <w:hyperlink w:anchor="_Toc497655490" w:history="1">
            <w:r w:rsidRPr="001F3831">
              <w:rPr>
                <w:rStyle w:val="Hiperlink"/>
                <w:noProof/>
              </w:rPr>
              <w:t>Anexo 12.5 – Docker-compose versão 3 - ARM</w:t>
            </w:r>
            <w:r>
              <w:rPr>
                <w:noProof/>
                <w:webHidden/>
              </w:rPr>
              <w:tab/>
            </w:r>
            <w:r>
              <w:rPr>
                <w:noProof/>
                <w:webHidden/>
              </w:rPr>
              <w:fldChar w:fldCharType="begin"/>
            </w:r>
            <w:r>
              <w:rPr>
                <w:noProof/>
                <w:webHidden/>
              </w:rPr>
              <w:instrText xml:space="preserve"> PAGEREF _Toc497655490 \h </w:instrText>
            </w:r>
            <w:r>
              <w:rPr>
                <w:noProof/>
                <w:webHidden/>
              </w:rPr>
            </w:r>
            <w:r>
              <w:rPr>
                <w:noProof/>
                <w:webHidden/>
              </w:rPr>
              <w:fldChar w:fldCharType="separate"/>
            </w:r>
            <w:r>
              <w:rPr>
                <w:noProof/>
                <w:webHidden/>
              </w:rPr>
              <w:t>79</w:t>
            </w:r>
            <w:r>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655453"/>
      <w:r>
        <w:rPr>
          <w:szCs w:val="28"/>
        </w:rPr>
        <w:lastRenderedPageBreak/>
        <w:t>INTRODUÇÃO</w:t>
      </w:r>
      <w:bookmarkEnd w:id="2"/>
      <w:bookmarkEnd w:id="3"/>
      <w:bookmarkEnd w:id="4"/>
    </w:p>
    <w:p w14:paraId="1D94315B" w14:textId="77777777" w:rsidR="009C7518" w:rsidRDefault="00C254AC" w:rsidP="00180959">
      <w:pPr>
        <w:ind w:firstLine="708"/>
      </w:pPr>
      <w:r>
        <w:t xml:space="preserve">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w:t>
      </w:r>
      <w:proofErr w:type="gramStart"/>
      <w:r>
        <w:t>um</w:t>
      </w:r>
      <w:proofErr w:type="gramEnd"/>
      <w:r>
        <w:t xml:space="preserve">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655454"/>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23898F12" w:rsidR="006D04B9" w:rsidRDefault="006D04B9">
                            <w:pPr>
                              <w:pStyle w:val="Legenda"/>
                            </w:pPr>
                            <w:bookmarkStart w:id="8" w:name="_Toc482039959"/>
                            <w:bookmarkStart w:id="9" w:name="_Toc482302119"/>
                            <w:bookmarkStart w:id="10" w:name="_Toc482039817"/>
                            <w:bookmarkStart w:id="11"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23898F12" w:rsidR="006D04B9" w:rsidRDefault="006D04B9">
                      <w:pPr>
                        <w:pStyle w:val="Legenda"/>
                      </w:pPr>
                      <w:bookmarkStart w:id="12" w:name="_Toc482039959"/>
                      <w:bookmarkStart w:id="13" w:name="_Toc482302119"/>
                      <w:bookmarkStart w:id="14" w:name="_Toc482039817"/>
                      <w:bookmarkStart w:id="15"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655455"/>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D04B9" w:rsidRDefault="006D04B9">
                            <w:pPr>
                              <w:pStyle w:val="Legenda"/>
                            </w:pPr>
                            <w:bookmarkStart w:id="19" w:name="_Toc482302120"/>
                            <w:bookmarkStart w:id="20" w:name="_Toc482039818"/>
                            <w:bookmarkStart w:id="21" w:name="_Toc482039960"/>
                            <w:bookmarkStart w:id="22"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D04B9" w:rsidRDefault="006D04B9">
                      <w:pPr>
                        <w:pStyle w:val="Legenda"/>
                      </w:pPr>
                      <w:bookmarkStart w:id="23" w:name="_Toc482302120"/>
                      <w:bookmarkStart w:id="24" w:name="_Toc482039818"/>
                      <w:bookmarkStart w:id="25" w:name="_Toc482039960"/>
                      <w:bookmarkStart w:id="26"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D04B9" w:rsidRDefault="006D04B9">
                            <w:pPr>
                              <w:pStyle w:val="Legenda"/>
                            </w:pPr>
                            <w:bookmarkStart w:id="27" w:name="_Toc482302121"/>
                            <w:bookmarkStart w:id="28" w:name="_Toc482039961"/>
                            <w:bookmarkStart w:id="29" w:name="_Toc482039819"/>
                            <w:bookmarkStart w:id="30"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D04B9" w:rsidRDefault="006D04B9">
                      <w:pPr>
                        <w:pStyle w:val="Legenda"/>
                      </w:pPr>
                      <w:bookmarkStart w:id="31" w:name="_Toc482302121"/>
                      <w:bookmarkStart w:id="32" w:name="_Toc482039961"/>
                      <w:bookmarkStart w:id="33" w:name="_Toc482039819"/>
                      <w:bookmarkStart w:id="34"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D04B9" w:rsidRDefault="006D04B9">
                            <w:pPr>
                              <w:pStyle w:val="Legenda"/>
                            </w:pPr>
                            <w:bookmarkStart w:id="35" w:name="_Toc482302122"/>
                            <w:bookmarkStart w:id="36" w:name="_Toc482039962"/>
                            <w:bookmarkStart w:id="37" w:name="_Toc482039820"/>
                            <w:bookmarkStart w:id="38"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D04B9" w:rsidRDefault="006D04B9">
                      <w:pPr>
                        <w:pStyle w:val="Legenda"/>
                      </w:pPr>
                      <w:bookmarkStart w:id="39" w:name="_Toc482302122"/>
                      <w:bookmarkStart w:id="40" w:name="_Toc482039962"/>
                      <w:bookmarkStart w:id="41" w:name="_Toc482039820"/>
                      <w:bookmarkStart w:id="42"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655456"/>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D04B9" w:rsidRDefault="006D04B9">
                            <w:pPr>
                              <w:pStyle w:val="Legenda"/>
                            </w:pPr>
                            <w:bookmarkStart w:id="46" w:name="_Toc482302123"/>
                            <w:bookmarkStart w:id="47" w:name="_Toc482039963"/>
                            <w:bookmarkStart w:id="48" w:name="_Toc482039821"/>
                            <w:bookmarkStart w:id="49"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D04B9" w:rsidRDefault="006D04B9">
                      <w:pPr>
                        <w:pStyle w:val="Legenda"/>
                      </w:pPr>
                      <w:bookmarkStart w:id="50" w:name="_Toc482302123"/>
                      <w:bookmarkStart w:id="51" w:name="_Toc482039963"/>
                      <w:bookmarkStart w:id="52" w:name="_Toc482039821"/>
                      <w:bookmarkStart w:id="53"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655457"/>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D04B9" w:rsidRDefault="006D04B9">
                            <w:pPr>
                              <w:pStyle w:val="Legenda"/>
                            </w:pPr>
                            <w:bookmarkStart w:id="57" w:name="_Toc482302124"/>
                            <w:bookmarkStart w:id="58" w:name="_Toc482039964"/>
                            <w:bookmarkStart w:id="59" w:name="_Toc482039822"/>
                            <w:bookmarkStart w:id="60"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D04B9" w:rsidRDefault="006D04B9">
                      <w:pPr>
                        <w:pStyle w:val="Legenda"/>
                      </w:pPr>
                      <w:bookmarkStart w:id="61" w:name="_Toc482302124"/>
                      <w:bookmarkStart w:id="62" w:name="_Toc482039964"/>
                      <w:bookmarkStart w:id="63" w:name="_Toc482039822"/>
                      <w:bookmarkStart w:id="64"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655458"/>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D04B9" w:rsidRDefault="006D04B9">
                            <w:pPr>
                              <w:pStyle w:val="Legenda"/>
                            </w:pPr>
                            <w:bookmarkStart w:id="68" w:name="_Toc482302125"/>
                            <w:bookmarkStart w:id="69" w:name="_Toc482039965"/>
                            <w:bookmarkStart w:id="70" w:name="_Toc482039823"/>
                            <w:bookmarkStart w:id="71"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D04B9" w:rsidRDefault="006D04B9">
                      <w:pPr>
                        <w:pStyle w:val="Legenda"/>
                      </w:pPr>
                      <w:bookmarkStart w:id="72" w:name="_Toc482302125"/>
                      <w:bookmarkStart w:id="73" w:name="_Toc482039965"/>
                      <w:bookmarkStart w:id="74" w:name="_Toc482039823"/>
                      <w:bookmarkStart w:id="75"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655459"/>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D04B9" w:rsidRDefault="006D04B9">
                            <w:pPr>
                              <w:pStyle w:val="Legenda"/>
                            </w:pPr>
                            <w:bookmarkStart w:id="79" w:name="_Toc482302126"/>
                            <w:bookmarkStart w:id="80" w:name="_Toc482039966"/>
                            <w:bookmarkStart w:id="81" w:name="_Toc482039824"/>
                            <w:bookmarkStart w:id="82"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D04B9" w:rsidRDefault="006D04B9">
                      <w:pPr>
                        <w:pStyle w:val="Legenda"/>
                      </w:pPr>
                      <w:bookmarkStart w:id="83" w:name="_Toc482302126"/>
                      <w:bookmarkStart w:id="84" w:name="_Toc482039966"/>
                      <w:bookmarkStart w:id="85" w:name="_Toc482039824"/>
                      <w:bookmarkStart w:id="86"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655460"/>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D04B9" w:rsidRDefault="006D04B9">
                            <w:pPr>
                              <w:pStyle w:val="Legenda"/>
                            </w:pPr>
                            <w:bookmarkStart w:id="90" w:name="_Toc482302127"/>
                            <w:bookmarkStart w:id="91" w:name="_Toc482039967"/>
                            <w:bookmarkStart w:id="92" w:name="_Toc482039825"/>
                            <w:bookmarkStart w:id="93"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D04B9" w:rsidRDefault="006D04B9">
                      <w:pPr>
                        <w:pStyle w:val="Legenda"/>
                      </w:pPr>
                      <w:bookmarkStart w:id="94" w:name="_Toc482302127"/>
                      <w:bookmarkStart w:id="95" w:name="_Toc482039967"/>
                      <w:bookmarkStart w:id="96" w:name="_Toc482039825"/>
                      <w:bookmarkStart w:id="97"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655461"/>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655462"/>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6D04B9" w:rsidRPr="00B05638" w:rsidRDefault="006D04B9" w:rsidP="00A11378">
                            <w:pPr>
                              <w:pStyle w:val="Legenda"/>
                              <w:rPr>
                                <w:noProof/>
                                <w:sz w:val="22"/>
                              </w:rPr>
                            </w:pPr>
                            <w:bookmarkStart w:id="104"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6D04B9" w:rsidRPr="00B05638" w:rsidRDefault="006D04B9" w:rsidP="00A11378">
                      <w:pPr>
                        <w:pStyle w:val="Legenda"/>
                        <w:rPr>
                          <w:noProof/>
                          <w:sz w:val="22"/>
                        </w:rPr>
                      </w:pPr>
                      <w:bookmarkStart w:id="105"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655463"/>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D04B9" w:rsidRDefault="006D04B9">
                            <w:pPr>
                              <w:pStyle w:val="Legenda"/>
                            </w:pPr>
                            <w:bookmarkStart w:id="109" w:name="_Toc482302129"/>
                            <w:bookmarkStart w:id="110" w:name="_Toc482039969"/>
                            <w:bookmarkStart w:id="111" w:name="_Toc482039827"/>
                            <w:bookmarkStart w:id="112"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D04B9" w:rsidRDefault="006D04B9">
                      <w:pPr>
                        <w:pStyle w:val="Legenda"/>
                      </w:pPr>
                      <w:bookmarkStart w:id="113" w:name="_Toc482302129"/>
                      <w:bookmarkStart w:id="114" w:name="_Toc482039969"/>
                      <w:bookmarkStart w:id="115" w:name="_Toc482039827"/>
                      <w:bookmarkStart w:id="116"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6D04B9" w:rsidRPr="00C249FC" w:rsidRDefault="006D04B9" w:rsidP="00400525">
                            <w:pPr>
                              <w:pStyle w:val="Legenda"/>
                              <w:rPr>
                                <w:rFonts w:eastAsia="Calibri" w:cs="Times New Roman"/>
                                <w:noProof/>
                              </w:rPr>
                            </w:pPr>
                            <w:bookmarkStart w:id="117"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6D04B9" w:rsidRPr="00C249FC" w:rsidRDefault="006D04B9" w:rsidP="00400525">
                      <w:pPr>
                        <w:pStyle w:val="Legenda"/>
                        <w:rPr>
                          <w:rFonts w:eastAsia="Calibri" w:cs="Times New Roman"/>
                          <w:noProof/>
                        </w:rPr>
                      </w:pPr>
                      <w:bookmarkStart w:id="118"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6D04B9" w:rsidRPr="006422F2" w:rsidRDefault="006D04B9" w:rsidP="001C3A34">
                            <w:pPr>
                              <w:pStyle w:val="Legenda"/>
                              <w:rPr>
                                <w:rFonts w:eastAsia="Calibri" w:cs="Times New Roman"/>
                                <w:noProof/>
                              </w:rPr>
                            </w:pPr>
                            <w:bookmarkStart w:id="120"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6D04B9" w:rsidRPr="006422F2" w:rsidRDefault="006D04B9" w:rsidP="001C3A34">
                      <w:pPr>
                        <w:pStyle w:val="Legenda"/>
                        <w:rPr>
                          <w:rFonts w:eastAsia="Calibri" w:cs="Times New Roman"/>
                          <w:noProof/>
                        </w:rPr>
                      </w:pPr>
                      <w:bookmarkStart w:id="121"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replicado sem menores problemas, simplificando muito a implementação em diferentes máquinas e ambientes de homologação (QA, Staging,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655464"/>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6D04B9" w:rsidRPr="00856BD5" w:rsidRDefault="006D04B9" w:rsidP="00A11378">
                            <w:pPr>
                              <w:pStyle w:val="Legenda"/>
                              <w:rPr>
                                <w:rFonts w:eastAsia="Calibri" w:cs="Times New Roman"/>
                                <w:noProof/>
                              </w:rPr>
                            </w:pPr>
                            <w:bookmarkStart w:id="126"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6D04B9" w:rsidRPr="00856BD5" w:rsidRDefault="006D04B9" w:rsidP="00A11378">
                      <w:pPr>
                        <w:pStyle w:val="Legenda"/>
                        <w:rPr>
                          <w:rFonts w:eastAsia="Calibri" w:cs="Times New Roman"/>
                          <w:noProof/>
                        </w:rPr>
                      </w:pPr>
                      <w:bookmarkStart w:id="127"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6D04B9" w:rsidRPr="00941D2F" w:rsidRDefault="006D04B9" w:rsidP="00A11378">
                            <w:pPr>
                              <w:pStyle w:val="Legenda"/>
                              <w:rPr>
                                <w:rFonts w:eastAsia="Calibri" w:cs="Times New Roman"/>
                                <w:noProof/>
                              </w:rPr>
                            </w:pPr>
                            <w:bookmarkStart w:id="128" w:name="_Toc497654073"/>
                            <w:r>
                              <w:t xml:space="preserve">Figura </w:t>
                            </w:r>
                            <w:fldSimple w:instr=" SEQ Figura \* ARABIC ">
                              <w:r>
                                <w:rPr>
                                  <w:noProof/>
                                </w:rPr>
                                <w:t>15</w:t>
                              </w:r>
                            </w:fldSimple>
                            <w:r>
                              <w:t xml:space="preserve"> - </w:t>
                            </w:r>
                            <w:r w:rsidRPr="00D709D0">
                              <w:t xml:space="preserve">LXC vs KVM Fonte: </w:t>
                            </w:r>
                            <w:proofErr w:type="gramStart"/>
                            <w:r w:rsidRPr="00D709D0">
                              <w:t>http:3way.com.br</w:t>
                            </w:r>
                            <w:proofErr w:type="gramEnd"/>
                            <w:r w:rsidRPr="00D709D0">
                              <w:t>/saiba-como-a-virtualizacao-por-container-revolucionou-a-infraestrutura-de-ti-part2/.png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6D04B9" w:rsidRPr="00941D2F" w:rsidRDefault="006D04B9" w:rsidP="00A11378">
                      <w:pPr>
                        <w:pStyle w:val="Legenda"/>
                        <w:rPr>
                          <w:rFonts w:eastAsia="Calibri" w:cs="Times New Roman"/>
                          <w:noProof/>
                        </w:rPr>
                      </w:pPr>
                      <w:bookmarkStart w:id="129" w:name="_Toc497654073"/>
                      <w:r>
                        <w:t xml:space="preserve">Figura </w:t>
                      </w:r>
                      <w:fldSimple w:instr=" SEQ Figura \* ARABIC ">
                        <w:r>
                          <w:rPr>
                            <w:noProof/>
                          </w:rPr>
                          <w:t>15</w:t>
                        </w:r>
                      </w:fldSimple>
                      <w:r>
                        <w:t xml:space="preserve"> - </w:t>
                      </w:r>
                      <w:r w:rsidRPr="00D709D0">
                        <w:t xml:space="preserve">LXC vs KVM Fonte: </w:t>
                      </w:r>
                      <w:proofErr w:type="gramStart"/>
                      <w:r w:rsidRPr="00D709D0">
                        <w:t>http:3way.com.br</w:t>
                      </w:r>
                      <w:proofErr w:type="gramEnd"/>
                      <w:r w:rsidRPr="00D709D0">
                        <w:t>/saiba-como-a-virtualizacao-por-container-revolucionou-a-infraestrutura-de-ti-part2/.png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655465"/>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debugar.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r w:rsidR="000E680F">
        <w:rPr>
          <w:lang w:eastAsia="x-none"/>
        </w:rPr>
        <w:t xml:space="preserve">exit=1;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655466"/>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gramStart"/>
      <w:r>
        <w:lastRenderedPageBreak/>
        <w:t>sudo</w:t>
      </w:r>
      <w:proofErr w:type="gramEnd"/>
      <w:r>
        <w:t xml:space="preserve">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proofErr w:type="gramStart"/>
      <w:r w:rsidRPr="006826F3">
        <w:t>brew</w:t>
      </w:r>
      <w:proofErr w:type="gramEnd"/>
      <w:r w:rsidRPr="006826F3">
        <w:t xml:space="preserve"> cask install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4" w:name="_Toc496802705"/>
      <w:bookmarkStart w:id="135" w:name="_Toc496802934"/>
      <w:bookmarkStart w:id="136" w:name="_Toc496802703"/>
      <w:bookmarkStart w:id="137" w:name="_Toc496802932"/>
    </w:p>
    <w:p w14:paraId="78312D0A" w14:textId="4EA60645" w:rsidR="007B65C4" w:rsidRDefault="007B65C4" w:rsidP="007B65C4">
      <w:pPr>
        <w:pStyle w:val="Ttulo11"/>
      </w:pPr>
      <w:bookmarkStart w:id="138" w:name="_Toc497655467"/>
      <w:r>
        <w:lastRenderedPageBreak/>
        <w:t>4.</w:t>
      </w:r>
      <w:r w:rsidR="00E05A2B">
        <w:t>1</w:t>
      </w:r>
      <w:r>
        <w:t xml:space="preserve"> Arquivos de </w:t>
      </w:r>
      <w:bookmarkEnd w:id="134"/>
      <w:bookmarkEnd w:id="135"/>
      <w:r>
        <w:t>Configuração</w:t>
      </w:r>
      <w:bookmarkEnd w:id="13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77E36D1" w:rsidR="00B961B4" w:rsidRPr="000A54D5" w:rsidRDefault="00B961B4" w:rsidP="0052704D">
      <w:pPr>
        <w:pStyle w:val="PargrafodaLista"/>
        <w:numPr>
          <w:ilvl w:val="1"/>
          <w:numId w:val="34"/>
        </w:numPr>
      </w:pPr>
      <w:r w:rsidRPr="000A54D5">
        <w:t>Docker file: Anexo 1</w:t>
      </w:r>
      <w:r w:rsidR="00531B01">
        <w:t>2</w:t>
      </w:r>
      <w:r w:rsidRPr="000A54D5">
        <w:t>.1</w:t>
      </w:r>
    </w:p>
    <w:p w14:paraId="63DF4EF9" w14:textId="4009ED95" w:rsidR="00B961B4" w:rsidRPr="000A54D5" w:rsidRDefault="00B961B4" w:rsidP="0052704D">
      <w:pPr>
        <w:pStyle w:val="PargrafodaLista"/>
        <w:numPr>
          <w:ilvl w:val="1"/>
          <w:numId w:val="34"/>
        </w:numPr>
      </w:pPr>
      <w:r w:rsidRPr="000A54D5">
        <w:t>Docker-compose: Anexo 1</w:t>
      </w:r>
      <w:r w:rsidR="00531B01">
        <w:t>2</w:t>
      </w:r>
      <w:r w:rsidRPr="000A54D5">
        <w:t>.2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57EC3822" w:rsidR="00B961B4" w:rsidRPr="000A54D5" w:rsidRDefault="00B961B4" w:rsidP="0052704D">
      <w:pPr>
        <w:pStyle w:val="PargrafodaLista"/>
        <w:numPr>
          <w:ilvl w:val="1"/>
          <w:numId w:val="34"/>
        </w:numPr>
        <w:rPr>
          <w:lang w:val="x-none" w:eastAsia="x-none"/>
        </w:rPr>
      </w:pPr>
      <w:r w:rsidRPr="000A54D5">
        <w:rPr>
          <w:lang w:val="x-none" w:eastAsia="x-none"/>
        </w:rPr>
        <w:t>Docker file: Anexo 1</w:t>
      </w:r>
      <w:r w:rsidR="00531B01">
        <w:rPr>
          <w:lang w:val="x-none" w:eastAsia="x-none"/>
        </w:rPr>
        <w:t>2</w:t>
      </w:r>
      <w:r w:rsidRPr="000A54D5">
        <w:rPr>
          <w:lang w:val="x-none" w:eastAsia="x-none"/>
        </w:rPr>
        <w:t>.3</w:t>
      </w:r>
    </w:p>
    <w:p w14:paraId="73920916" w14:textId="1C324360" w:rsidR="00B961B4" w:rsidRPr="000A54D5" w:rsidRDefault="00B961B4" w:rsidP="0052704D">
      <w:pPr>
        <w:pStyle w:val="PargrafodaLista"/>
        <w:numPr>
          <w:ilvl w:val="1"/>
          <w:numId w:val="34"/>
        </w:numPr>
        <w:rPr>
          <w:lang w:val="x-none"/>
        </w:rPr>
      </w:pPr>
      <w:r w:rsidRPr="000A54D5">
        <w:rPr>
          <w:lang w:val="x-none"/>
        </w:rPr>
        <w:t>Docker-compose versao 2 : Anexo 1</w:t>
      </w:r>
      <w:r w:rsidR="00531B01">
        <w:rPr>
          <w:lang w:val="x-none"/>
        </w:rPr>
        <w:t>2</w:t>
      </w:r>
      <w:r w:rsidRPr="000A54D5">
        <w:rPr>
          <w:lang w:val="x-none"/>
        </w:rPr>
        <w:t>.4</w:t>
      </w:r>
    </w:p>
    <w:p w14:paraId="5D003B45" w14:textId="4F4F773E" w:rsidR="00B961B4" w:rsidRPr="000A54D5" w:rsidRDefault="00B961B4" w:rsidP="0052704D">
      <w:pPr>
        <w:pStyle w:val="PargrafodaLista"/>
        <w:numPr>
          <w:ilvl w:val="1"/>
          <w:numId w:val="34"/>
        </w:numPr>
      </w:pPr>
      <w:r w:rsidRPr="000A54D5">
        <w:rPr>
          <w:lang w:val="x-none"/>
        </w:rPr>
        <w:t>Docker-compose versao 3 : Anexo 1</w:t>
      </w:r>
      <w:r w:rsidR="00531B01">
        <w:rPr>
          <w:lang w:val="x-none"/>
        </w:rPr>
        <w:t>2</w:t>
      </w:r>
      <w:r w:rsidRPr="000A54D5">
        <w:rPr>
          <w:lang w:val="x-none"/>
        </w:rPr>
        <w:t>.5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1" w:name="_Toc497655468"/>
      <w:r>
        <w:t>4.</w:t>
      </w:r>
      <w:r w:rsidR="00BC729E">
        <w:t>1</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compose,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gramStart"/>
      <w:r w:rsidRPr="002E7762">
        <w:rPr>
          <w:lang w:eastAsia="x-none"/>
        </w:rPr>
        <w:t>re(</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2" w:name="_Toc496802707"/>
      <w:bookmarkStart w:id="143" w:name="_Toc496802936"/>
      <w:bookmarkStart w:id="144" w:name="_Toc497655469"/>
      <w:r>
        <w:t>4.</w:t>
      </w:r>
      <w:r w:rsidR="003C7609">
        <w:t>1</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154A5F"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.dockerignore</w:t>
        </w:r>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154A5F"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154A5F"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154A5F"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154A5F"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154A5F"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154A5F"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154A5F"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154A5F"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154A5F"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154A5F"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154A5F"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154A5F"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Aplicar chave/valor de metadados as suas imagens, containers ou deamons</w:t>
      </w:r>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5" w:name="_Toc497655470"/>
      <w:r>
        <w:lastRenderedPageBreak/>
        <w:t>4.</w:t>
      </w:r>
      <w:r w:rsidR="006500AC">
        <w:t>2</w:t>
      </w:r>
      <w:r w:rsidR="00944EC6" w:rsidRPr="00086281">
        <w:t xml:space="preserve"> Docker</w:t>
      </w:r>
      <w:r w:rsidR="00944EC6">
        <w:t xml:space="preserve"> </w:t>
      </w:r>
      <w:bookmarkEnd w:id="136"/>
      <w:bookmarkEnd w:id="137"/>
      <w:r w:rsidR="001E65B3">
        <w:t>Imagem</w:t>
      </w:r>
      <w:bookmarkEnd w:id="14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6"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gramStart"/>
            <w:r w:rsidRPr="00426E96">
              <w:rPr>
                <w:lang w:eastAsia="x-none"/>
              </w:rPr>
              <w:t>phalanx</w:t>
            </w:r>
            <w:proofErr w:type="gramEnd"/>
            <w:r w:rsidRPr="00426E96">
              <w:rPr>
                <w:lang w:eastAsia="x-none"/>
              </w:rPr>
              <w:t>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gramStart"/>
            <w:r w:rsidRPr="00426E96">
              <w:rPr>
                <w:lang w:eastAsia="x-none"/>
              </w:rPr>
              <w:t>phalanx</w:t>
            </w:r>
            <w:proofErr w:type="gramEnd"/>
            <w:r w:rsidRPr="00426E96">
              <w:rPr>
                <w:lang w:eastAsia="x-none"/>
              </w:rPr>
              <w:t>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gramStart"/>
            <w:r w:rsidRPr="00F94544">
              <w:rPr>
                <w:lang w:eastAsia="x-none"/>
              </w:rPr>
              <w:t>portainer</w:t>
            </w:r>
            <w:proofErr w:type="gramEnd"/>
            <w:r w:rsidRPr="00F94544">
              <w:rPr>
                <w:lang w:eastAsia="x-none"/>
              </w:rPr>
              <w:t>/portainer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gramStart"/>
            <w:r w:rsidRPr="00F94544">
              <w:rPr>
                <w:lang w:eastAsia="x-none"/>
              </w:rPr>
              <w:t>ledermann</w:t>
            </w:r>
            <w:proofErr w:type="gramEnd"/>
            <w:r w:rsidRPr="00F94544">
              <w:rPr>
                <w:lang w:eastAsia="x-none"/>
              </w:rPr>
              <w:t>/base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O Download das imagens é feito pelo comando “docker pull”,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r w:rsidRPr="009B655F">
        <w:rPr>
          <w:b/>
          <w:lang w:val="en-US" w:eastAsia="x-none"/>
        </w:rPr>
        <w:t>Principais commando da Imagem:</w:t>
      </w:r>
    </w:p>
    <w:p w14:paraId="0924DA65" w14:textId="77777777" w:rsidR="00060081" w:rsidRPr="009B655F" w:rsidRDefault="00060081" w:rsidP="0044152E">
      <w:pPr>
        <w:ind w:firstLine="708"/>
        <w:rPr>
          <w:b/>
          <w:lang w:val="en-US" w:eastAsia="x-none"/>
        </w:rPr>
      </w:pPr>
    </w:p>
    <w:p w14:paraId="2283714B" w14:textId="77777777" w:rsidR="00060081" w:rsidRPr="00E117A3" w:rsidRDefault="00154A5F"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pull</w:t>
        </w:r>
      </w:hyperlink>
      <w:r w:rsidR="00060081" w:rsidRPr="00E117A3">
        <w:rPr>
          <w:rFonts w:eastAsia="Times New Roman"/>
          <w:color w:val="000000" w:themeColor="text1"/>
        </w:rPr>
        <w:t> – Para fazer pulls de uma ou mais imagens do repositório para o cliente do docker na máquina local.</w:t>
      </w:r>
    </w:p>
    <w:p w14:paraId="279E1626" w14:textId="77777777" w:rsidR="00060081" w:rsidRDefault="00154A5F"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push</w:t>
        </w:r>
      </w:hyperlink>
      <w:r w:rsidR="00060081" w:rsidRPr="00E117A3">
        <w:rPr>
          <w:rFonts w:eastAsia="Times New Roman"/>
          <w:color w:val="000000" w:themeColor="text1"/>
        </w:rPr>
        <w:t> </w:t>
      </w:r>
      <w:r w:rsidR="00060081" w:rsidRPr="00E117A3">
        <w:rPr>
          <w:rFonts w:eastAsia="Times New Roman"/>
          <w:color w:val="24292E"/>
        </w:rPr>
        <w:t>– Para fazer o push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images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rmi &lt;id_imagem&gt; – Comando para poder remover a imagem mencionada no ID. </w:t>
      </w:r>
    </w:p>
    <w:p w14:paraId="0E20CC58" w14:textId="603C144F" w:rsidR="003C2963" w:rsidRPr="00BD5075" w:rsidRDefault="003C2963">
      <w:pPr>
        <w:rPr>
          <w:lang w:eastAsia="x-none"/>
        </w:rPr>
      </w:pPr>
    </w:p>
    <w:p w14:paraId="26700C31" w14:textId="66D3E9EB" w:rsidR="00845ADE" w:rsidRDefault="00636FB2" w:rsidP="00727CEF">
      <w:pPr>
        <w:pStyle w:val="Ttulo21"/>
      </w:pPr>
      <w:bookmarkStart w:id="147" w:name="_Toc496802704"/>
      <w:bookmarkStart w:id="148" w:name="_Toc496802933"/>
      <w:bookmarkStart w:id="149" w:name="_Toc497655471"/>
      <w:r>
        <w:t>4.</w:t>
      </w:r>
      <w:r w:rsidR="00340DCE">
        <w:t>2</w:t>
      </w:r>
      <w:r w:rsidR="00845ADE">
        <w:t>.1</w:t>
      </w:r>
      <w:r w:rsidR="00845ADE" w:rsidRPr="00086281">
        <w:t xml:space="preserve"> Docker</w:t>
      </w:r>
      <w:bookmarkEnd w:id="147"/>
      <w:bookmarkEnd w:id="148"/>
      <w:r w:rsidR="00E978F9">
        <w:t>Hub</w:t>
      </w:r>
      <w:bookmarkEnd w:id="14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r>
        <w:rPr>
          <w:color w:val="24292E"/>
          <w:shd w:val="clear" w:color="auto" w:fill="FFFFFF"/>
        </w:rPr>
        <w:t>Minor</w:t>
      </w:r>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lastRenderedPageBreak/>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6D04B9" w:rsidRPr="008D06F0" w:rsidRDefault="006D04B9" w:rsidP="000A56CA">
                            <w:pPr>
                              <w:pStyle w:val="Legenda"/>
                              <w:rPr>
                                <w:rFonts w:eastAsia="Calibri" w:cs="Times New Roman"/>
                                <w:noProof/>
                              </w:rPr>
                            </w:pPr>
                            <w:bookmarkStart w:id="150"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6D04B9" w:rsidRPr="008D06F0" w:rsidRDefault="006D04B9" w:rsidP="000A56CA">
                      <w:pPr>
                        <w:pStyle w:val="Legenda"/>
                        <w:rPr>
                          <w:rFonts w:eastAsia="Calibri" w:cs="Times New Roman"/>
                          <w:noProof/>
                        </w:rPr>
                      </w:pPr>
                      <w:bookmarkStart w:id="151"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6D04B9" w:rsidRPr="000A56CA" w:rsidRDefault="006D04B9"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6D04B9" w:rsidRPr="000A56CA" w:rsidRDefault="006D04B9"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6D04B9" w:rsidRPr="00D93672" w:rsidRDefault="006D04B9" w:rsidP="000A56CA">
                            <w:pPr>
                              <w:pStyle w:val="Legenda"/>
                              <w:rPr>
                                <w:rFonts w:eastAsia="Calibri" w:cs="Times New Roman"/>
                                <w:noProof/>
                              </w:rPr>
                            </w:pPr>
                            <w:bookmarkStart w:id="152"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6D04B9" w:rsidRPr="00D93672" w:rsidRDefault="006D04B9" w:rsidP="000A56CA">
                      <w:pPr>
                        <w:pStyle w:val="Legenda"/>
                        <w:rPr>
                          <w:rFonts w:eastAsia="Calibri" w:cs="Times New Roman"/>
                          <w:noProof/>
                        </w:rPr>
                      </w:pPr>
                      <w:bookmarkStart w:id="153"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lastRenderedPageBreak/>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6D04B9" w:rsidRPr="00F91FEB" w:rsidRDefault="006D04B9" w:rsidP="001549C6">
                            <w:pPr>
                              <w:pStyle w:val="Legenda"/>
                              <w:rPr>
                                <w:rFonts w:eastAsia="Calibri" w:cs="Times New Roman"/>
                                <w:noProof/>
                              </w:rPr>
                            </w:pPr>
                            <w:bookmarkStart w:id="154"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6D04B9" w:rsidRPr="00F91FEB" w:rsidRDefault="006D04B9" w:rsidP="001549C6">
                      <w:pPr>
                        <w:pStyle w:val="Legenda"/>
                        <w:rPr>
                          <w:rFonts w:eastAsia="Calibri" w:cs="Times New Roman"/>
                          <w:noProof/>
                        </w:rPr>
                      </w:pPr>
                      <w:bookmarkStart w:id="155"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5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pull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r>
        <w:rPr>
          <w:b/>
          <w:lang w:val="en-US" w:eastAsia="x-none"/>
        </w:rPr>
        <w:t>Principais commando do Repositório</w:t>
      </w:r>
      <w:r w:rsidRPr="009B655F">
        <w:rPr>
          <w:b/>
          <w:lang w:val="en-US" w:eastAsia="x-none"/>
        </w:rPr>
        <w:t>:</w:t>
      </w:r>
    </w:p>
    <w:p w14:paraId="5CDB1F90" w14:textId="77777777" w:rsidR="00210AC0" w:rsidRPr="00E117A3" w:rsidRDefault="00154A5F"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login</w:t>
        </w:r>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154A5F"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logout</w:t>
        </w:r>
      </w:hyperlink>
      <w:r w:rsidR="00210AC0" w:rsidRPr="00E117A3">
        <w:rPr>
          <w:rFonts w:eastAsia="Times New Roman"/>
          <w:color w:val="000000" w:themeColor="text1"/>
        </w:rPr>
        <w:t> – Para fazer logout do repositório.</w:t>
      </w:r>
    </w:p>
    <w:p w14:paraId="61354311" w14:textId="4B1ADB2F" w:rsidR="00210AC0" w:rsidRPr="00561605" w:rsidRDefault="00154A5F"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search</w:t>
        </w:r>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6" w:name="_Toc497655472"/>
      <w:r>
        <w:lastRenderedPageBreak/>
        <w:t>4.</w:t>
      </w:r>
      <w:r w:rsidR="001B3BA7">
        <w:t>3</w:t>
      </w:r>
      <w:r>
        <w:t xml:space="preserve"> Docker Container</w:t>
      </w:r>
      <w:bookmarkEnd w:id="156"/>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7"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5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50E89DFD" w14:textId="181BA26A" w:rsidR="009467D6" w:rsidRDefault="008A5A3A" w:rsidP="008A5A3A">
      <w:pPr>
        <w:rPr>
          <w:lang w:val="x-none" w:eastAsia="x-none"/>
        </w:rPr>
      </w:pPr>
      <w:r>
        <w:rPr>
          <w:lang w:val="x-none" w:eastAsia="x-none"/>
        </w:rPr>
        <w:tab/>
      </w:r>
    </w:p>
    <w:p w14:paraId="773287E2" w14:textId="77777777" w:rsidR="009467D6" w:rsidRDefault="009467D6">
      <w:pPr>
        <w:rPr>
          <w:lang w:val="x-none" w:eastAsia="x-none"/>
        </w:rPr>
      </w:pPr>
      <w:r>
        <w:rPr>
          <w:lang w:val="x-none" w:eastAsia="x-none"/>
        </w:rPr>
        <w:br w:type="page"/>
      </w:r>
    </w:p>
    <w:p w14:paraId="5ABCCD44" w14:textId="77777777" w:rsidR="009467D6" w:rsidRDefault="009467D6" w:rsidP="008A5A3A">
      <w:pPr>
        <w:rPr>
          <w:lang w:val="x-none" w:eastAsia="x-none"/>
        </w:rPr>
      </w:pP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8"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154A5F" w:rsidP="00E3125A">
      <w:pPr>
        <w:numPr>
          <w:ilvl w:val="0"/>
          <w:numId w:val="23"/>
        </w:numPr>
        <w:spacing w:beforeAutospacing="1" w:afterAutospacing="1"/>
        <w:rPr>
          <w:rFonts w:eastAsia="Times New Roman"/>
          <w:color w:val="000000" w:themeColor="text1"/>
        </w:rPr>
      </w:pPr>
      <w:hyperlink r:id="rId50"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create</w:t>
        </w:r>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154A5F" w:rsidP="00E3125A">
      <w:pPr>
        <w:numPr>
          <w:ilvl w:val="0"/>
          <w:numId w:val="23"/>
        </w:numPr>
        <w:spacing w:afterAutospacing="1"/>
        <w:rPr>
          <w:rFonts w:eastAsia="Times New Roman"/>
          <w:color w:val="000000" w:themeColor="text1"/>
        </w:rPr>
      </w:pPr>
      <w:hyperlink r:id="rId51"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rename</w:t>
        </w:r>
      </w:hyperlink>
      <w:r w:rsidR="00E3125A" w:rsidRPr="006A12C1">
        <w:rPr>
          <w:rFonts w:eastAsia="Times New Roman"/>
          <w:color w:val="000000" w:themeColor="text1"/>
        </w:rPr>
        <w:t> </w:t>
      </w:r>
      <w:r w:rsidR="00101B3E" w:rsidRPr="006A12C1">
        <w:rPr>
          <w:rFonts w:eastAsia="Times New Roman"/>
          <w:color w:val="000000" w:themeColor="text1"/>
        </w:rPr>
        <w:t>– Renomeia o label do container</w:t>
      </w:r>
      <w:r w:rsidR="00E3125A" w:rsidRPr="006A12C1">
        <w:rPr>
          <w:rFonts w:eastAsia="Times New Roman"/>
          <w:color w:val="000000" w:themeColor="text1"/>
        </w:rPr>
        <w:t>.</w:t>
      </w:r>
    </w:p>
    <w:p w14:paraId="6F7AECBA" w14:textId="4941D738" w:rsidR="00E3125A" w:rsidRPr="006A12C1" w:rsidRDefault="00154A5F" w:rsidP="00E3125A">
      <w:pPr>
        <w:numPr>
          <w:ilvl w:val="0"/>
          <w:numId w:val="23"/>
        </w:numPr>
        <w:spacing w:afterAutospacing="1"/>
        <w:rPr>
          <w:rFonts w:eastAsia="Times New Roman"/>
          <w:color w:val="000000" w:themeColor="text1"/>
        </w:rPr>
      </w:pPr>
      <w:hyperlink r:id="rId52"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run</w:t>
        </w:r>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154A5F" w:rsidP="00E3125A">
      <w:pPr>
        <w:numPr>
          <w:ilvl w:val="0"/>
          <w:numId w:val="23"/>
        </w:numPr>
        <w:spacing w:afterAutospacing="1"/>
        <w:rPr>
          <w:rFonts w:eastAsia="Times New Roman"/>
          <w:color w:val="000000" w:themeColor="text1"/>
        </w:rPr>
      </w:pPr>
      <w:hyperlink r:id="rId53"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rm</w:t>
        </w:r>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154A5F" w:rsidP="00E3125A">
      <w:pPr>
        <w:numPr>
          <w:ilvl w:val="0"/>
          <w:numId w:val="23"/>
        </w:numPr>
        <w:spacing w:afterAutospacing="1"/>
        <w:rPr>
          <w:rFonts w:eastAsia="Times New Roman"/>
          <w:color w:val="000000" w:themeColor="text1"/>
        </w:rPr>
      </w:pPr>
      <w:hyperlink r:id="rId54"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update</w:t>
        </w:r>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r w:rsidR="00E3125A" w:rsidRPr="006A12C1">
        <w:rPr>
          <w:rFonts w:eastAsia="Times New Roman"/>
          <w:color w:val="000000" w:themeColor="text1"/>
        </w:rPr>
        <w:t>updat</w:t>
      </w:r>
      <w:r w:rsidR="00364DA9" w:rsidRPr="006A12C1">
        <w:rPr>
          <w:rFonts w:eastAsia="Times New Roman"/>
          <w:color w:val="000000" w:themeColor="text1"/>
        </w:rPr>
        <w:t>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proofErr w:type="gramStart"/>
      <w:r w:rsidRPr="0060039A">
        <w:rPr>
          <w:sz w:val="24"/>
          <w:lang w:eastAsia="x-none"/>
        </w:rPr>
        <w:t>docker</w:t>
      </w:r>
      <w:proofErr w:type="gramEnd"/>
      <w:r w:rsidRPr="0060039A">
        <w:rPr>
          <w:sz w:val="24"/>
          <w:lang w:eastAsia="x-none"/>
        </w:rPr>
        <w:t xml:space="preserve"> container run &lt;parâmetros&gt; &lt;imagem&gt; &lt;CMD&gt; &lt;argumentos&gt;</w:t>
      </w:r>
    </w:p>
    <w:p w14:paraId="0BDD78EF" w14:textId="77777777" w:rsidR="009467D6" w:rsidRDefault="009467D6">
      <w:pPr>
        <w:rPr>
          <w:rFonts w:eastAsia="Times New Roman"/>
          <w:color w:val="24292E"/>
          <w:shd w:val="clear" w:color="auto" w:fill="FFFFFF"/>
        </w:rPr>
      </w:pPr>
      <w:r>
        <w:rPr>
          <w:rFonts w:eastAsia="Times New Roman"/>
          <w:color w:val="24292E"/>
          <w:shd w:val="clear" w:color="auto" w:fill="FFFFFF"/>
        </w:rPr>
        <w:br w:type="page"/>
      </w:r>
    </w:p>
    <w:p w14:paraId="6F288424" w14:textId="6893DEF6" w:rsidR="00F468E6" w:rsidRPr="00F468E6" w:rsidRDefault="00F468E6" w:rsidP="00E17EB0">
      <w:pPr>
        <w:ind w:firstLine="360"/>
        <w:rPr>
          <w:rFonts w:eastAsia="Times New Roman"/>
        </w:rPr>
      </w:pPr>
      <w:r w:rsidRPr="00E17EB0">
        <w:rPr>
          <w:rFonts w:eastAsia="Times New Roman"/>
          <w:color w:val="24292E"/>
          <w:shd w:val="clear" w:color="auto" w:fill="FFFFFF"/>
        </w:rPr>
        <w:lastRenderedPageBreak/>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59"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w:t>
            </w:r>
            <w:proofErr w:type="gramStart"/>
            <w:r w:rsidRPr="0059284C">
              <w:rPr>
                <w:lang w:eastAsia="x-none"/>
              </w:rPr>
              <w:t>d</w:t>
            </w:r>
            <w:proofErr w:type="gramEnd"/>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w:t>
            </w:r>
            <w:proofErr w:type="gramStart"/>
            <w:r w:rsidRPr="00F256F9">
              <w:rPr>
                <w:lang w:eastAsia="x-none"/>
              </w:rPr>
              <w:t>i</w:t>
            </w:r>
            <w:proofErr w:type="gramEnd"/>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w:t>
            </w:r>
            <w:proofErr w:type="gramStart"/>
            <w:r w:rsidRPr="00185BD2">
              <w:rPr>
                <w:lang w:eastAsia="x-none"/>
              </w:rPr>
              <w:t>t</w:t>
            </w:r>
            <w:proofErr w:type="gramEnd"/>
          </w:p>
        </w:tc>
        <w:tc>
          <w:tcPr>
            <w:tcW w:w="4531" w:type="dxa"/>
          </w:tcPr>
          <w:p w14:paraId="09B9CCDF" w14:textId="198CECA0" w:rsidR="00301197" w:rsidRDefault="00414755" w:rsidP="008A5A3A">
            <w:pPr>
              <w:rPr>
                <w:lang w:eastAsia="x-none"/>
              </w:rPr>
            </w:pPr>
            <w:r w:rsidRPr="00414755">
              <w:rPr>
                <w:lang w:eastAsia="x-none"/>
              </w:rPr>
              <w:t>Aloca uma pseudo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--rm</w:t>
            </w:r>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--name</w:t>
            </w:r>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w:t>
            </w:r>
            <w:proofErr w:type="gramStart"/>
            <w:r w:rsidRPr="00117EEE">
              <w:rPr>
                <w:lang w:eastAsia="x-none"/>
              </w:rPr>
              <w:t>v</w:t>
            </w:r>
            <w:proofErr w:type="gramEnd"/>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w:t>
            </w:r>
            <w:proofErr w:type="gramStart"/>
            <w:r w:rsidRPr="00C95AC9">
              <w:rPr>
                <w:lang w:eastAsia="x-none"/>
              </w:rPr>
              <w:t>p</w:t>
            </w:r>
            <w:proofErr w:type="gramEnd"/>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w:t>
            </w:r>
            <w:proofErr w:type="gramStart"/>
            <w:r w:rsidRPr="003D3D74">
              <w:rPr>
                <w:lang w:eastAsia="x-none"/>
              </w:rPr>
              <w:t>m</w:t>
            </w:r>
            <w:proofErr w:type="gramEnd"/>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w:t>
            </w:r>
            <w:proofErr w:type="gramStart"/>
            <w:r w:rsidRPr="001617C8">
              <w:rPr>
                <w:lang w:eastAsia="x-none"/>
              </w:rPr>
              <w:t>c</w:t>
            </w:r>
            <w:proofErr w:type="gramEnd"/>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--rm --name phalanx_app rubby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60" w:name="_Toc497655473"/>
      <w:r>
        <w:t>4.3</w:t>
      </w:r>
      <w:r w:rsidR="002E12C9">
        <w:t>.1</w:t>
      </w:r>
      <w:r>
        <w:t xml:space="preserve"> Software de Gerenciamento de Container</w:t>
      </w:r>
      <w:r w:rsidR="00FD3F05">
        <w:rPr>
          <w:lang w:val="pt-BR"/>
        </w:rPr>
        <w:t>s</w:t>
      </w:r>
      <w:bookmarkEnd w:id="160"/>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tab/>
        <w:t>Em meu estudo de caso, fiz uso de um serviço</w:t>
      </w:r>
      <w:r w:rsidR="00747BD0">
        <w:rPr>
          <w:lang w:eastAsia="x-none"/>
        </w:rPr>
        <w:t xml:space="preserve"> open source</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Gerenciamento do Swarm</w:t>
      </w:r>
    </w:p>
    <w:p w14:paraId="7372477F" w14:textId="18BA56F2"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r w:rsidR="00F0307D">
        <w:rPr>
          <w:lang w:eastAsia="x-none"/>
        </w:rPr>
        <w:t>E</w:t>
      </w:r>
      <w:r w:rsidR="00AF6AFF">
        <w:rPr>
          <w:lang w:eastAsia="x-none"/>
        </w:rPr>
        <w:t>ssa UI acessa a API do Docker para fazer esse gerenciamento.</w:t>
      </w:r>
    </w:p>
    <w:p w14:paraId="7659A287" w14:textId="5A54DF32" w:rsidR="00F71F81" w:rsidRDefault="00F71F81" w:rsidP="009E6A86">
      <w:pPr>
        <w:ind w:left="360" w:firstLine="348"/>
        <w:rPr>
          <w:lang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21F35759" w:rsidR="00FB2BB6" w:rsidRDefault="00036F97" w:rsidP="009E6A86">
      <w:pPr>
        <w:ind w:left="360" w:firstLine="348"/>
        <w:rPr>
          <w:lang w:eastAsia="x-none"/>
        </w:rPr>
      </w:pPr>
      <w:r>
        <w:rPr>
          <w:noProof/>
        </w:rPr>
        <w:lastRenderedPageBreak/>
        <mc:AlternateContent>
          <mc:Choice Requires="wps">
            <w:drawing>
              <wp:anchor distT="0" distB="0" distL="114300" distR="114300" simplePos="0" relativeHeight="251721728" behindDoc="0" locked="0" layoutInCell="1" allowOverlap="1" wp14:anchorId="0F6AB49F" wp14:editId="0B9FEF96">
                <wp:simplePos x="0" y="0"/>
                <wp:positionH relativeFrom="column">
                  <wp:posOffset>455930</wp:posOffset>
                </wp:positionH>
                <wp:positionV relativeFrom="paragraph">
                  <wp:posOffset>3276600</wp:posOffset>
                </wp:positionV>
                <wp:extent cx="5760085" cy="184150"/>
                <wp:effectExtent l="0" t="0" r="0" b="0"/>
                <wp:wrapThrough wrapText="bothSides">
                  <wp:wrapPolygon edited="0">
                    <wp:start x="0" y="0"/>
                    <wp:lineTo x="0"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708EA0D3" w14:textId="7AF9E3D6" w:rsidR="006D04B9" w:rsidRPr="00506CA8" w:rsidRDefault="006D04B9" w:rsidP="0038011C">
                            <w:pPr>
                              <w:pStyle w:val="Legenda"/>
                              <w:rPr>
                                <w:rFonts w:eastAsia="Calibri" w:cs="Times New Roman"/>
                                <w:noProof/>
                              </w:rPr>
                            </w:pPr>
                            <w:bookmarkStart w:id="161" w:name="_Toc497654077"/>
                            <w:r>
                              <w:t xml:space="preserve">Figura </w:t>
                            </w:r>
                            <w:fldSimple w:instr=" SEQ Figura \* ARABIC ">
                              <w:r>
                                <w:rPr>
                                  <w:noProof/>
                                </w:rPr>
                                <w:t>19</w:t>
                              </w:r>
                            </w:fldSimple>
                            <w:r>
                              <w:t xml:space="preserve"> - Dashboard do Portainer Fonte: Próprio autor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B49F" id="Caixa de Texto 52" o:spid="_x0000_s1045" type="#_x0000_t202" style="position:absolute;left:0;text-align:left;margin-left:35.9pt;margin-top:258pt;width:453.55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" stroked="f">
                <v:textbox style="mso-fit-shape-to-text:t" inset="0,0,0,0">
                  <w:txbxContent>
                    <w:p w14:paraId="708EA0D3" w14:textId="7AF9E3D6" w:rsidR="006D04B9" w:rsidRPr="00506CA8" w:rsidRDefault="006D04B9" w:rsidP="0038011C">
                      <w:pPr>
                        <w:pStyle w:val="Legenda"/>
                        <w:rPr>
                          <w:rFonts w:eastAsia="Calibri" w:cs="Times New Roman"/>
                          <w:noProof/>
                        </w:rPr>
                      </w:pPr>
                      <w:bookmarkStart w:id="162" w:name="_Toc497654077"/>
                      <w:r>
                        <w:t xml:space="preserve">Figura </w:t>
                      </w:r>
                      <w:fldSimple w:instr=" SEQ Figura \* ARABIC ">
                        <w:r>
                          <w:rPr>
                            <w:noProof/>
                          </w:rPr>
                          <w:t>19</w:t>
                        </w:r>
                      </w:fldSimple>
                      <w:r>
                        <w:t xml:space="preserve"> - Dashboard do Portainer Fonte: Próprio autor</w:t>
                      </w:r>
                      <w:bookmarkEnd w:id="162"/>
                    </w:p>
                  </w:txbxContent>
                </v:textbox>
                <w10:wrap type="through"/>
              </v:shape>
            </w:pict>
          </mc:Fallback>
        </mc:AlternateContent>
      </w:r>
      <w:r w:rsidR="003C4E7C">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0E5396C8" w14:textId="77777777" w:rsidR="00FE3C7F" w:rsidRDefault="00FE3C7F" w:rsidP="009E6A86">
      <w:pPr>
        <w:ind w:left="360" w:firstLine="348"/>
        <w:rPr>
          <w:lang w:eastAsia="x-none"/>
        </w:rPr>
      </w:pPr>
    </w:p>
    <w:p w14:paraId="71CEB4DE" w14:textId="724DEE88" w:rsidR="00C7471C" w:rsidRDefault="00FE3C7F" w:rsidP="009E6A86">
      <w:pPr>
        <w:ind w:left="360" w:firstLine="348"/>
        <w:rPr>
          <w:lang w:eastAsia="x-none"/>
        </w:rPr>
      </w:pPr>
      <w:r>
        <w:rPr>
          <w:noProof/>
        </w:rPr>
        <w:drawing>
          <wp:anchor distT="0" distB="0" distL="114300" distR="114300" simplePos="0" relativeHeight="251718656" behindDoc="0" locked="0" layoutInCell="1" allowOverlap="1" wp14:anchorId="0CBB6F87" wp14:editId="44878E7E">
            <wp:simplePos x="0" y="0"/>
            <wp:positionH relativeFrom="column">
              <wp:posOffset>570865</wp:posOffset>
            </wp:positionH>
            <wp:positionV relativeFrom="paragraph">
              <wp:posOffset>236</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A77F6E" wp14:editId="1AF6EFA0">
            <wp:simplePos x="0" y="0"/>
            <wp:positionH relativeFrom="column">
              <wp:posOffset>710565</wp:posOffset>
            </wp:positionH>
            <wp:positionV relativeFrom="paragraph">
              <wp:posOffset>179070</wp:posOffset>
            </wp:positionV>
            <wp:extent cx="5616575" cy="229362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6575" cy="2293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E0FE43F" wp14:editId="46B29785">
                <wp:simplePos x="0" y="0"/>
                <wp:positionH relativeFrom="column">
                  <wp:posOffset>571500</wp:posOffset>
                </wp:positionH>
                <wp:positionV relativeFrom="paragraph">
                  <wp:posOffset>2529205</wp:posOffset>
                </wp:positionV>
                <wp:extent cx="5760085" cy="184150"/>
                <wp:effectExtent l="0" t="0" r="0" b="0"/>
                <wp:wrapThrough wrapText="bothSides">
                  <wp:wrapPolygon edited="0">
                    <wp:start x="0" y="0"/>
                    <wp:lineTo x="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12D7B22" w14:textId="6F332442" w:rsidR="006D04B9" w:rsidRPr="003B5F77" w:rsidRDefault="006D04B9" w:rsidP="0038011C">
                            <w:pPr>
                              <w:pStyle w:val="Legenda"/>
                              <w:rPr>
                                <w:rFonts w:eastAsia="Calibri" w:cs="Times New Roman"/>
                                <w:noProof/>
                              </w:rPr>
                            </w:pPr>
                            <w:bookmarkStart w:id="163"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FE43F" id="Caixa de Texto 53" o:spid="_x0000_s1046" type="#_x0000_t202" style="position:absolute;left:0;text-align:left;margin-left:45pt;margin-top:199.15pt;width:453.55pt;height:1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" stroked="f">
                <v:textbox style="mso-fit-shape-to-text:t" inset="0,0,0,0">
                  <w:txbxContent>
                    <w:p w14:paraId="112D7B22" w14:textId="6F332442" w:rsidR="006D04B9" w:rsidRPr="003B5F77" w:rsidRDefault="006D04B9" w:rsidP="0038011C">
                      <w:pPr>
                        <w:pStyle w:val="Legenda"/>
                        <w:rPr>
                          <w:rFonts w:eastAsia="Calibri" w:cs="Times New Roman"/>
                          <w:noProof/>
                        </w:rPr>
                      </w:pPr>
                      <w:bookmarkStart w:id="164"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64"/>
                    </w:p>
                  </w:txbxContent>
                </v:textbox>
                <w10:wrap type="through"/>
              </v:shape>
            </w:pict>
          </mc:Fallback>
        </mc:AlternateContent>
      </w:r>
    </w:p>
    <w:p w14:paraId="21FD9B5E" w14:textId="4EBAE0C6" w:rsidR="00C7471C" w:rsidRDefault="00C7471C" w:rsidP="009E6A86">
      <w:pPr>
        <w:ind w:left="360" w:firstLine="348"/>
        <w:rPr>
          <w:lang w:eastAsia="x-none"/>
        </w:rPr>
      </w:pPr>
    </w:p>
    <w:p w14:paraId="18DCBEB3" w14:textId="77777777" w:rsidR="00FC11AD" w:rsidRDefault="00FC11AD" w:rsidP="009E6A86">
      <w:pPr>
        <w:ind w:left="360" w:firstLine="348"/>
        <w:rPr>
          <w:lang w:eastAsia="x-none"/>
        </w:rPr>
      </w:pPr>
    </w:p>
    <w:p w14:paraId="7ECD7D96" w14:textId="6090DF30" w:rsidR="00C7471C" w:rsidRDefault="00232D41" w:rsidP="009E6A86">
      <w:pPr>
        <w:ind w:left="360" w:firstLine="348"/>
        <w:rPr>
          <w:lang w:eastAsia="x-none"/>
        </w:rPr>
      </w:pPr>
      <w:r>
        <w:rPr>
          <w:noProof/>
        </w:rPr>
        <w:lastRenderedPageBreak/>
        <mc:AlternateContent>
          <mc:Choice Requires="wps">
            <w:drawing>
              <wp:anchor distT="0" distB="0" distL="114300" distR="114300" simplePos="0" relativeHeight="251725824" behindDoc="0" locked="0" layoutInCell="1" allowOverlap="1" wp14:anchorId="30CF1C37" wp14:editId="147A336A">
                <wp:simplePos x="0" y="0"/>
                <wp:positionH relativeFrom="column">
                  <wp:posOffset>570865</wp:posOffset>
                </wp:positionH>
                <wp:positionV relativeFrom="paragraph">
                  <wp:posOffset>2779395</wp:posOffset>
                </wp:positionV>
                <wp:extent cx="5760085" cy="184150"/>
                <wp:effectExtent l="0" t="0" r="0" b="0"/>
                <wp:wrapThrough wrapText="bothSides">
                  <wp:wrapPolygon edited="0">
                    <wp:start x="0" y="0"/>
                    <wp:lineTo x="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F3C88D9" w14:textId="177F7D59" w:rsidR="006D04B9" w:rsidRPr="00B26331" w:rsidRDefault="006D04B9" w:rsidP="0038011C">
                            <w:pPr>
                              <w:pStyle w:val="Legenda"/>
                              <w:rPr>
                                <w:rFonts w:eastAsia="Calibri" w:cs="Times New Roman"/>
                                <w:noProof/>
                              </w:rPr>
                            </w:pPr>
                            <w:bookmarkStart w:id="165"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F1C37" id="Caixa de Texto 54" o:spid="_x0000_s1047" type="#_x0000_t202" style="position:absolute;left:0;text-align:left;margin-left:44.95pt;margin-top:218.85pt;width:453.55pt;height:1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LyT8CAAB+BAAADgAAAGRycy9lMm9Eb2MueG1srFRNb9swDL0P2H8QdF+dBE1X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" stroked="f">
                <v:textbox style="mso-fit-shape-to-text:t" inset="0,0,0,0">
                  <w:txbxContent>
                    <w:p w14:paraId="1F3C88D9" w14:textId="177F7D59" w:rsidR="006D04B9" w:rsidRPr="00B26331" w:rsidRDefault="006D04B9" w:rsidP="0038011C">
                      <w:pPr>
                        <w:pStyle w:val="Legenda"/>
                        <w:rPr>
                          <w:rFonts w:eastAsia="Calibri" w:cs="Times New Roman"/>
                          <w:noProof/>
                        </w:rPr>
                      </w:pPr>
                      <w:bookmarkStart w:id="166"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66"/>
                    </w:p>
                  </w:txbxContent>
                </v:textbox>
                <w10:wrap type="through"/>
              </v:shape>
            </w:pict>
          </mc:Fallback>
        </mc:AlternateContent>
      </w:r>
      <w:r w:rsidR="00C7471C">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lang w:eastAsia="x-none"/>
        </w:rPr>
      </w:pPr>
    </w:p>
    <w:p w14:paraId="3CB2EB92" w14:textId="77777777" w:rsidR="009467D6" w:rsidRDefault="009467D6" w:rsidP="009E6A86">
      <w:pPr>
        <w:ind w:left="360" w:firstLine="348"/>
        <w:rPr>
          <w:lang w:eastAsia="x-none"/>
        </w:rPr>
      </w:pPr>
    </w:p>
    <w:p w14:paraId="5BA837AD" w14:textId="77777777" w:rsidR="00531061" w:rsidRDefault="00531061" w:rsidP="009E6A86">
      <w:pPr>
        <w:ind w:left="360" w:firstLine="348"/>
        <w:rPr>
          <w:lang w:eastAsia="x-none"/>
        </w:rPr>
      </w:pPr>
    </w:p>
    <w:p w14:paraId="483FC2E0" w14:textId="6D29CCF2" w:rsidR="00FC11AD" w:rsidRDefault="003015B6" w:rsidP="0038011C">
      <w:pPr>
        <w:keepNext/>
        <w:ind w:left="360" w:firstLine="348"/>
      </w:pPr>
      <w:r>
        <w:rPr>
          <w:noProof/>
        </w:rPr>
        <mc:AlternateContent>
          <mc:Choice Requires="wps">
            <w:drawing>
              <wp:anchor distT="0" distB="0" distL="114300" distR="114300" simplePos="0" relativeHeight="251728896" behindDoc="0" locked="0" layoutInCell="1" allowOverlap="1" wp14:anchorId="77A84B49" wp14:editId="0E5D149A">
                <wp:simplePos x="0" y="0"/>
                <wp:positionH relativeFrom="column">
                  <wp:posOffset>446405</wp:posOffset>
                </wp:positionH>
                <wp:positionV relativeFrom="paragraph">
                  <wp:posOffset>2837815</wp:posOffset>
                </wp:positionV>
                <wp:extent cx="5760085" cy="184150"/>
                <wp:effectExtent l="0" t="0" r="0" b="0"/>
                <wp:wrapThrough wrapText="bothSides">
                  <wp:wrapPolygon edited="0">
                    <wp:start x="0" y="0"/>
                    <wp:lineTo x="0" y="0"/>
                    <wp:lineTo x="0" y="0"/>
                  </wp:wrapPolygon>
                </wp:wrapThrough>
                <wp:docPr id="55" name="Caixa de Texto 55"/>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D75D52C" w14:textId="1DB96893" w:rsidR="006D04B9" w:rsidRPr="004B3031" w:rsidRDefault="006D04B9" w:rsidP="002839D1">
                            <w:pPr>
                              <w:pStyle w:val="Legenda"/>
                              <w:rPr>
                                <w:rFonts w:eastAsia="Calibri" w:cs="Times New Roman"/>
                                <w:noProof/>
                              </w:rPr>
                            </w:pPr>
                            <w:bookmarkStart w:id="167" w:name="_Toc497654080"/>
                            <w:r>
                              <w:t xml:space="preserve">Figura </w:t>
                            </w:r>
                            <w:fldSimple w:instr=" SEQ Figura \* ARABIC ">
                              <w:r>
                                <w:rPr>
                                  <w:noProof/>
                                </w:rPr>
                                <w:t>22</w:t>
                              </w:r>
                            </w:fldSimple>
                            <w:r>
                              <w:t xml:space="preserve"> </w:t>
                            </w:r>
                            <w:r w:rsidRPr="008162B1">
                              <w:t>- Dashboard de Engine do Portainer Fonte: Próprio autor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4B49" id="Caixa de Texto 55" o:spid="_x0000_s1048" type="#_x0000_t202" style="position:absolute;left:0;text-align:left;margin-left:35.15pt;margin-top:223.45pt;width:453.55pt;height: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" stroked="f">
                <v:textbox style="mso-fit-shape-to-text:t" inset="0,0,0,0">
                  <w:txbxContent>
                    <w:p w14:paraId="2D75D52C" w14:textId="1DB96893" w:rsidR="006D04B9" w:rsidRPr="004B3031" w:rsidRDefault="006D04B9" w:rsidP="002839D1">
                      <w:pPr>
                        <w:pStyle w:val="Legenda"/>
                        <w:rPr>
                          <w:rFonts w:eastAsia="Calibri" w:cs="Times New Roman"/>
                          <w:noProof/>
                        </w:rPr>
                      </w:pPr>
                      <w:bookmarkStart w:id="168" w:name="_Toc497654080"/>
                      <w:r>
                        <w:t xml:space="preserve">Figura </w:t>
                      </w:r>
                      <w:fldSimple w:instr=" SEQ Figura \* ARABIC ">
                        <w:r>
                          <w:rPr>
                            <w:noProof/>
                          </w:rPr>
                          <w:t>22</w:t>
                        </w:r>
                      </w:fldSimple>
                      <w:r>
                        <w:t xml:space="preserve"> </w:t>
                      </w:r>
                      <w:r w:rsidRPr="008162B1">
                        <w:t>- Dashboard de Engine do Portainer Fonte: Próprio autor</w:t>
                      </w:r>
                      <w:bookmarkEnd w:id="168"/>
                    </w:p>
                  </w:txbxContent>
                </v:textbox>
                <w10:wrap type="through"/>
              </v:shape>
            </w:pict>
          </mc:Fallback>
        </mc:AlternateContent>
      </w:r>
      <w:r w:rsidR="00C7471C">
        <w:rPr>
          <w:noProof/>
        </w:rPr>
        <w:drawing>
          <wp:anchor distT="0" distB="0" distL="114300" distR="114300" simplePos="0" relativeHeight="251726848" behindDoc="0" locked="0" layoutInCell="1" allowOverlap="1" wp14:anchorId="1A0764CC" wp14:editId="55BB98AB">
            <wp:simplePos x="0" y="0"/>
            <wp:positionH relativeFrom="column">
              <wp:posOffset>446405</wp:posOffset>
            </wp:positionH>
            <wp:positionV relativeFrom="paragraph">
              <wp:posOffset>0</wp:posOffset>
            </wp:positionV>
            <wp:extent cx="5760085" cy="2780665"/>
            <wp:effectExtent l="0" t="0" r="571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14:sizeRelH relativeFrom="page">
              <wp14:pctWidth>0</wp14:pctWidth>
            </wp14:sizeRelH>
            <wp14:sizeRelV relativeFrom="page">
              <wp14:pctHeight>0</wp14:pctHeight>
            </wp14:sizeRelV>
          </wp:anchor>
        </w:drawing>
      </w:r>
    </w:p>
    <w:p w14:paraId="4D7DB556" w14:textId="77777777" w:rsidR="00824B05" w:rsidRDefault="00824B05" w:rsidP="009E6A86">
      <w:pPr>
        <w:ind w:left="360" w:firstLine="348"/>
        <w:rPr>
          <w:lang w:eastAsia="x-none"/>
        </w:rPr>
      </w:pPr>
    </w:p>
    <w:p w14:paraId="09CB7670" w14:textId="77777777" w:rsidR="00824B05" w:rsidRDefault="00824B05" w:rsidP="009E6A86">
      <w:pPr>
        <w:ind w:left="360" w:firstLine="348"/>
        <w:rPr>
          <w:lang w:eastAsia="x-none"/>
        </w:rPr>
      </w:pPr>
    </w:p>
    <w:p w14:paraId="0AC8E22E" w14:textId="46BC0440" w:rsidR="00824B05" w:rsidRDefault="00824B05" w:rsidP="00824B05">
      <w:pPr>
        <w:ind w:left="360" w:firstLine="348"/>
        <w:rPr>
          <w:lang w:eastAsia="x-none"/>
        </w:rPr>
      </w:pPr>
      <w:r>
        <w:rPr>
          <w:lang w:eastAsia="x-none"/>
        </w:rPr>
        <w:t>Essa UI é interessante para usuários leigos, pois a sua usabilidade é ótima e permite fazer interações com as imagens containers em poucos passos.</w:t>
      </w:r>
    </w:p>
    <w:p w14:paraId="6533AEE1" w14:textId="29413C88" w:rsidR="00824B05" w:rsidRPr="006E4E16" w:rsidRDefault="00824B05" w:rsidP="00824B05">
      <w:pPr>
        <w:ind w:left="360" w:firstLine="348"/>
        <w:rPr>
          <w:lang w:eastAsia="x-none"/>
        </w:rPr>
      </w:pPr>
      <w:r>
        <w:rPr>
          <w:lang w:eastAsia="x-none"/>
        </w:rPr>
        <w:t xml:space="preserve">O docker possui uma versão empresarial Docker EE que possui uma interface de gerenciamento própria.  Não obtive informações de custo dessa versão empresarial, pois o docker não libera valores e sim um canal de contato com consultores especializados, toda a comunicação é em inglês; e os mesmos prestam um serviço todo especializado para empresas </w:t>
      </w:r>
    </w:p>
    <w:p w14:paraId="6833F196" w14:textId="144B0182" w:rsidR="00814C46" w:rsidRDefault="00814C46" w:rsidP="00062F39">
      <w:pPr>
        <w:pStyle w:val="Ttulo11"/>
        <w:rPr>
          <w:lang w:val="pt-BR"/>
        </w:rPr>
      </w:pPr>
      <w:bookmarkStart w:id="169" w:name="_Toc497655474"/>
      <w:r>
        <w:lastRenderedPageBreak/>
        <w:t>4.4 Docker Swarm</w:t>
      </w:r>
      <w:bookmarkEnd w:id="169"/>
    </w:p>
    <w:p w14:paraId="2BC806B9" w14:textId="77777777" w:rsidR="00814C46" w:rsidRDefault="00814C46" w:rsidP="00814C46">
      <w:pPr>
        <w:ind w:firstLine="708"/>
        <w:rPr>
          <w:lang w:eastAsia="x-none"/>
        </w:rPr>
      </w:pPr>
      <w:r>
        <w:rPr>
          <w:lang w:eastAsia="x-none"/>
        </w:rPr>
        <w:t xml:space="preserve">O docker Swarm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Swarm é o nome da ferramenta de clusreização nativa do Docker. O Docker Swarm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master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master. É possível eleger um outro nó se o master cair (ficar down). Este nó fica no estado elegível. </w:t>
      </w:r>
    </w:p>
    <w:p w14:paraId="137DFECB" w14:textId="77777777" w:rsidR="00814C46" w:rsidRDefault="00814C46" w:rsidP="00814C46">
      <w:pPr>
        <w:ind w:firstLine="708"/>
        <w:rPr>
          <w:lang w:eastAsia="x-none"/>
        </w:rPr>
      </w:pPr>
      <w:r>
        <w:rPr>
          <w:lang w:eastAsia="x-none"/>
        </w:rPr>
        <w:t>Para inserir um host no swarm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init</w:t>
      </w:r>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join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56880B12" w:rsidR="00814C46" w:rsidRPr="000A54D5" w:rsidRDefault="00814C46" w:rsidP="00814C46">
      <w:pPr>
        <w:pStyle w:val="PargrafodaLista"/>
        <w:numPr>
          <w:ilvl w:val="1"/>
          <w:numId w:val="34"/>
        </w:numPr>
      </w:pPr>
      <w:r w:rsidRPr="000A54D5">
        <w:rPr>
          <w:lang w:val="x-none"/>
        </w:rPr>
        <w:t>Docker-compose versao 3 : Anexo 1</w:t>
      </w:r>
      <w:r w:rsidR="008E05C0">
        <w:rPr>
          <w:lang w:val="x-none"/>
        </w:rPr>
        <w:t>2</w:t>
      </w:r>
      <w:r w:rsidRPr="000A54D5">
        <w:rPr>
          <w:lang w:val="x-none"/>
        </w:rPr>
        <w:t>.5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cpus: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cpus: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restart_policy:</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max_attempts: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update_config:</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failure_action: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max_failure_ratio: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7C3224" w:rsidRDefault="00814C46" w:rsidP="00814C46">
      <w:pPr>
        <w:ind w:left="708"/>
        <w:rPr>
          <w:lang w:val="en-US" w:eastAsia="x-none"/>
        </w:rPr>
      </w:pPr>
      <w:r w:rsidRPr="003729A4">
        <w:rPr>
          <w:lang w:val="en-US" w:eastAsia="x-none"/>
        </w:rPr>
        <w:t xml:space="preserve">      </w:t>
      </w:r>
      <w:r w:rsidRPr="007C3224">
        <w:rPr>
          <w:lang w:val="en-US" w:eastAsia="x-none"/>
        </w:rPr>
        <w:t>placement:</w:t>
      </w:r>
    </w:p>
    <w:p w14:paraId="061E9CA4" w14:textId="77777777" w:rsidR="00814C46" w:rsidRPr="007C3224" w:rsidRDefault="00814C46" w:rsidP="00814C46">
      <w:pPr>
        <w:ind w:left="708"/>
        <w:rPr>
          <w:lang w:val="en-US" w:eastAsia="x-none"/>
        </w:rPr>
      </w:pPr>
      <w:r w:rsidRPr="007C3224">
        <w:rPr>
          <w:lang w:val="en-US" w:eastAsia="x-none"/>
        </w:rPr>
        <w:t xml:space="preserve">        constraints: [</w:t>
      </w:r>
      <w:proofErr w:type="gramStart"/>
      <w:r w:rsidRPr="007C3224">
        <w:rPr>
          <w:lang w:val="en-US" w:eastAsia="x-none"/>
        </w:rPr>
        <w:t>node.role</w:t>
      </w:r>
      <w:proofErr w:type="gramEnd"/>
      <w:r w:rsidRPr="007C3224">
        <w:rPr>
          <w:lang w:val="en-US" w:eastAsia="x-none"/>
        </w:rPr>
        <w:t xml:space="preserve"> == manager]</w:t>
      </w:r>
    </w:p>
    <w:p w14:paraId="5F6BE6FE" w14:textId="77777777" w:rsidR="00814C46" w:rsidRPr="007C3224" w:rsidRDefault="00814C46" w:rsidP="00814C46">
      <w:pPr>
        <w:ind w:left="708"/>
        <w:rPr>
          <w:lang w:val="en-US"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r w:rsidR="00747BD0">
        <w:rPr>
          <w:lang w:eastAsia="x-none"/>
        </w:rPr>
        <w:t xml:space="preserve"> open-source</w:t>
      </w:r>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1DE9B080" w:rsidR="00814C46" w:rsidRPr="00755047" w:rsidRDefault="00C5776B" w:rsidP="00814C46">
      <w:pPr>
        <w:keepNext/>
        <w:ind w:left="708"/>
      </w:pPr>
      <w:r>
        <w:rPr>
          <w:noProof/>
        </w:rPr>
        <w:lastRenderedPageBreak/>
        <mc:AlternateContent>
          <mc:Choice Requires="wps">
            <w:drawing>
              <wp:anchor distT="0" distB="0" distL="114300" distR="114300" simplePos="0" relativeHeight="251730944" behindDoc="0" locked="0" layoutInCell="1" allowOverlap="1" wp14:anchorId="2924D5A6" wp14:editId="05250F29">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55DA7123" w14:textId="75FD5A96" w:rsidR="006D04B9" w:rsidRPr="00756CE3" w:rsidRDefault="006D04B9" w:rsidP="007C3224">
                            <w:pPr>
                              <w:pStyle w:val="Legenda"/>
                              <w:rPr>
                                <w:noProof/>
                              </w:rPr>
                            </w:pPr>
                            <w:bookmarkStart w:id="170" w:name="_Toc497654081"/>
                            <w:r>
                              <w:t xml:space="preserve">Figura </w:t>
                            </w:r>
                            <w:fldSimple w:instr=" SEQ Figura \* ARABIC ">
                              <w:r>
                                <w:rPr>
                                  <w:noProof/>
                                </w:rPr>
                                <w:t>23</w:t>
                              </w:r>
                            </w:fldSimple>
                            <w:r>
                              <w:t xml:space="preserve"> - </w:t>
                            </w:r>
                            <w:r w:rsidRPr="00C86126">
                              <w:t>Visualizer-arm Fonte Pr</w:t>
                            </w:r>
                            <w:r>
                              <w:t>óprio autor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D5A6" id="Caixa de Texto 30" o:spid="_x0000_s1049" type="#_x0000_t202" style="position:absolute;left:0;text-align:left;margin-left:71.95pt;margin-top:407.75pt;width:227.8pt;height:1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" stroked="f">
                <v:textbox style="mso-fit-shape-to-text:t" inset="0,0,0,0">
                  <w:txbxContent>
                    <w:p w14:paraId="55DA7123" w14:textId="75FD5A96" w:rsidR="006D04B9" w:rsidRPr="00756CE3" w:rsidRDefault="006D04B9" w:rsidP="007C3224">
                      <w:pPr>
                        <w:pStyle w:val="Legenda"/>
                        <w:rPr>
                          <w:noProof/>
                        </w:rPr>
                      </w:pPr>
                      <w:bookmarkStart w:id="171" w:name="_Toc497654081"/>
                      <w:r>
                        <w:t xml:space="preserve">Figura </w:t>
                      </w:r>
                      <w:fldSimple w:instr=" SEQ Figura \* ARABIC ">
                        <w:r>
                          <w:rPr>
                            <w:noProof/>
                          </w:rPr>
                          <w:t>23</w:t>
                        </w:r>
                      </w:fldSimple>
                      <w:r>
                        <w:t xml:space="preserve"> - </w:t>
                      </w:r>
                      <w:r w:rsidRPr="00C86126">
                        <w:t>Visualizer-arm Fonte Pr</w:t>
                      </w:r>
                      <w:r>
                        <w:t>óprio autor</w:t>
                      </w:r>
                      <w:bookmarkEnd w:id="171"/>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72" w:name="_Toc496802708"/>
      <w:bookmarkStart w:id="173" w:name="_Toc496802937"/>
      <w:bookmarkStart w:id="174" w:name="_Toc495785711"/>
      <w:bookmarkStart w:id="175" w:name="_Toc497655475"/>
      <w:r>
        <w:lastRenderedPageBreak/>
        <w:t>4.5</w:t>
      </w:r>
      <w:r w:rsidR="00CE4928">
        <w:t xml:space="preserve"> </w:t>
      </w:r>
      <w:r w:rsidR="00F8236A">
        <w:t>Play with</w:t>
      </w:r>
      <w:r w:rsidR="006B6147">
        <w:t xml:space="preserve"> </w:t>
      </w:r>
      <w:bookmarkEnd w:id="172"/>
      <w:bookmarkEnd w:id="173"/>
      <w:r w:rsidR="00F8236A">
        <w:t>Docker</w:t>
      </w:r>
      <w:bookmarkEnd w:id="175"/>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hyperlink r:id="rId61"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16CAC732" w:rsidR="005E730E" w:rsidRDefault="00491CE6" w:rsidP="006B6147">
      <w:pPr>
        <w:rPr>
          <w:lang w:val="x-none" w:eastAsia="x-none"/>
        </w:rPr>
      </w:pPr>
      <w:r>
        <w:rPr>
          <w:noProof/>
        </w:rPr>
        <mc:AlternateContent>
          <mc:Choice Requires="wps">
            <w:drawing>
              <wp:anchor distT="0" distB="0" distL="114300" distR="114300" simplePos="0" relativeHeight="251732992" behindDoc="0" locked="0" layoutInCell="1" allowOverlap="1" wp14:anchorId="7C48851A" wp14:editId="052742A4">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B23C860" w14:textId="2DE896BF" w:rsidR="006D04B9" w:rsidRPr="007C3224" w:rsidRDefault="006D04B9" w:rsidP="007C3224">
                            <w:pPr>
                              <w:pStyle w:val="Legenda"/>
                              <w:rPr>
                                <w:rFonts w:eastAsia="Calibri" w:cs="Times New Roman"/>
                                <w:noProof/>
                                <w:lang w:val="en-US"/>
                              </w:rPr>
                            </w:pPr>
                            <w:bookmarkStart w:id="176"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8851A" id="Caixa de Texto 39" o:spid="_x0000_s1050" type="#_x0000_t202" style="position:absolute;margin-left:72.3pt;margin-top:258.25pt;width:356.65pt;height:1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" stroked="f">
                <v:textbox style="mso-fit-shape-to-text:t" inset="0,0,0,0">
                  <w:txbxContent>
                    <w:p w14:paraId="2B23C860" w14:textId="2DE896BF" w:rsidR="006D04B9" w:rsidRPr="007C3224" w:rsidRDefault="006D04B9" w:rsidP="007C3224">
                      <w:pPr>
                        <w:pStyle w:val="Legenda"/>
                        <w:rPr>
                          <w:rFonts w:eastAsia="Calibri" w:cs="Times New Roman"/>
                          <w:noProof/>
                          <w:lang w:val="en-US"/>
                        </w:rPr>
                      </w:pPr>
                      <w:bookmarkStart w:id="177"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7"/>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-machine-drive-pwd”</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Este drive está disponível no github:</w:t>
      </w:r>
    </w:p>
    <w:p w14:paraId="06994141" w14:textId="77777777" w:rsidR="00897D4C" w:rsidRPr="00B4095F" w:rsidRDefault="00154A5F" w:rsidP="00897D4C">
      <w:pPr>
        <w:pStyle w:val="PargrafodaLista"/>
        <w:numPr>
          <w:ilvl w:val="0"/>
          <w:numId w:val="23"/>
        </w:numPr>
        <w:rPr>
          <w:color w:val="000000" w:themeColor="text1"/>
          <w:sz w:val="24"/>
        </w:rPr>
      </w:pPr>
      <w:hyperlink r:id="rId63"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r w:rsidRPr="000A56CA">
        <w:rPr>
          <w:color w:val="000000" w:themeColor="text1"/>
          <w:lang w:val="en-US"/>
        </w:rPr>
        <w:t>Através do comando: docker-machine create -d pwd --pwd-url</w:t>
      </w:r>
      <w:r w:rsidR="00421105" w:rsidRPr="000A56CA">
        <w:rPr>
          <w:color w:val="000000" w:themeColor="text1"/>
          <w:lang w:val="en-US"/>
        </w:rPr>
        <w:t xml:space="preserve"> &lt;url-do-play-with-docker&gt;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pwd --pwd-url </w:t>
      </w:r>
      <w:hyperlink r:id="rId64"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553F4503" w:rsidR="00CF4074" w:rsidRDefault="00491CE6" w:rsidP="000A56CA">
      <w:pPr>
        <w:rPr>
          <w:color w:val="000000" w:themeColor="text1"/>
        </w:rPr>
      </w:pPr>
      <w:r>
        <w:rPr>
          <w:noProof/>
        </w:rPr>
        <mc:AlternateContent>
          <mc:Choice Requires="wps">
            <w:drawing>
              <wp:anchor distT="0" distB="0" distL="114300" distR="114300" simplePos="0" relativeHeight="251735040" behindDoc="0" locked="0" layoutInCell="1" allowOverlap="1" wp14:anchorId="77476F9C" wp14:editId="0A91A69E">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18806D8B" w14:textId="0EB8FFB4" w:rsidR="006D04B9" w:rsidRPr="007C3224" w:rsidRDefault="006D04B9" w:rsidP="007C3224">
                            <w:pPr>
                              <w:pStyle w:val="Legenda"/>
                              <w:rPr>
                                <w:rFonts w:eastAsia="Calibri" w:cs="Times New Roman"/>
                                <w:noProof/>
                                <w:color w:val="000000" w:themeColor="text1"/>
                                <w:lang w:val="en-US"/>
                              </w:rPr>
                            </w:pPr>
                            <w:bookmarkStart w:id="178"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6F9C" id="Caixa de Texto 50" o:spid="_x0000_s1051" type="#_x0000_t202" style="position:absolute;margin-left:36.2pt;margin-top:230.25pt;width:390.5pt;height:2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DBT9PXPAIAAH4EAAAOAAAA&#10;AAAAAAAAAAAAACwCAABkcnMvZTJvRG9jLnhtbFBLAQItABQABgAIAAAAIQC5Jz3u4QAAAAoBAAAP&#10;AAAAAAAAAAAAAAAAAJQEAABkcnMvZG93bnJldi54bWxQSwUGAAAAAAQABADzAAAAogUAAAAA&#10;" stroked="f">
                <v:textbox style="mso-fit-shape-to-text:t" inset="0,0,0,0">
                  <w:txbxContent>
                    <w:p w14:paraId="18806D8B" w14:textId="0EB8FFB4" w:rsidR="006D04B9" w:rsidRPr="007C3224" w:rsidRDefault="006D04B9" w:rsidP="007C3224">
                      <w:pPr>
                        <w:pStyle w:val="Legenda"/>
                        <w:rPr>
                          <w:rFonts w:eastAsia="Calibri" w:cs="Times New Roman"/>
                          <w:noProof/>
                          <w:color w:val="000000" w:themeColor="text1"/>
                          <w:lang w:val="en-US"/>
                        </w:rPr>
                      </w:pPr>
                      <w:bookmarkStart w:id="179"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79"/>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6F409F5E" w:rsidR="00CF4074" w:rsidRDefault="007C3224" w:rsidP="00897D4C">
      <w:pPr>
        <w:rPr>
          <w:lang w:eastAsia="en-US"/>
        </w:rPr>
      </w:pPr>
      <w:r>
        <w:rPr>
          <w:noProof/>
        </w:rPr>
        <mc:AlternateContent>
          <mc:Choice Requires="wps">
            <w:drawing>
              <wp:anchor distT="0" distB="0" distL="114300" distR="114300" simplePos="0" relativeHeight="251737088" behindDoc="0" locked="0" layoutInCell="1" allowOverlap="1" wp14:anchorId="1D2ECFC3" wp14:editId="27E533FF">
                <wp:simplePos x="0" y="0"/>
                <wp:positionH relativeFrom="column">
                  <wp:posOffset>911860</wp:posOffset>
                </wp:positionH>
                <wp:positionV relativeFrom="paragraph">
                  <wp:posOffset>3011805</wp:posOffset>
                </wp:positionV>
                <wp:extent cx="3930650" cy="330200"/>
                <wp:effectExtent l="0" t="0" r="0" b="0"/>
                <wp:wrapThrough wrapText="bothSides">
                  <wp:wrapPolygon edited="0">
                    <wp:start x="0" y="0"/>
                    <wp:lineTo x="0"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3930650" cy="330200"/>
                        </a:xfrm>
                        <a:prstGeom prst="rect">
                          <a:avLst/>
                        </a:prstGeom>
                        <a:solidFill>
                          <a:prstClr val="white"/>
                        </a:solidFill>
                        <a:ln>
                          <a:noFill/>
                        </a:ln>
                        <a:effectLst/>
                      </wps:spPr>
                      <wps:txbx>
                        <w:txbxContent>
                          <w:p w14:paraId="5187BD7F" w14:textId="62CC2CE6" w:rsidR="006D04B9" w:rsidRPr="00780A29" w:rsidRDefault="006D04B9" w:rsidP="007C3224">
                            <w:pPr>
                              <w:pStyle w:val="Legenda"/>
                              <w:rPr>
                                <w:rFonts w:eastAsia="Calibri" w:cs="Times New Roman"/>
                                <w:noProof/>
                              </w:rPr>
                            </w:pPr>
                            <w:bookmarkStart w:id="180"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CFC3" id="Caixa de Texto 56" o:spid="_x0000_s1052" type="#_x0000_t202" style="position:absolute;margin-left:71.8pt;margin-top:237.15pt;width:309.5pt;height:2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" stroked="f">
                <v:textbox style="mso-fit-shape-to-text:t" inset="0,0,0,0">
                  <w:txbxContent>
                    <w:p w14:paraId="5187BD7F" w14:textId="62CC2CE6" w:rsidR="006D04B9" w:rsidRPr="00780A29" w:rsidRDefault="006D04B9" w:rsidP="007C3224">
                      <w:pPr>
                        <w:pStyle w:val="Legenda"/>
                        <w:rPr>
                          <w:rFonts w:eastAsia="Calibri" w:cs="Times New Roman"/>
                          <w:noProof/>
                        </w:rPr>
                      </w:pPr>
                      <w:bookmarkStart w:id="181"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81"/>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7D19B00E" w:rsidR="000A0532" w:rsidRDefault="000A0532" w:rsidP="000A0532">
      <w:pPr>
        <w:pStyle w:val="Ttulo11"/>
      </w:pPr>
      <w:bookmarkStart w:id="182" w:name="_Toc496802709"/>
      <w:bookmarkStart w:id="183" w:name="_Toc496802938"/>
      <w:bookmarkStart w:id="184" w:name="_Toc497655476"/>
      <w:r>
        <w:lastRenderedPageBreak/>
        <w:t>4.</w:t>
      </w:r>
      <w:r w:rsidR="00814C46">
        <w:t>6</w:t>
      </w:r>
      <w:r>
        <w:t xml:space="preserve"> </w:t>
      </w:r>
      <w:bookmarkEnd w:id="182"/>
      <w:bookmarkEnd w:id="183"/>
      <w:r w:rsidR="00F8236A">
        <w:t>Comunidade</w:t>
      </w:r>
      <w:r w:rsidR="00154A5F">
        <w:t xml:space="preserve"> e </w:t>
      </w:r>
      <w:r w:rsidR="00365CF5">
        <w:t>empresarial</w:t>
      </w:r>
      <w:bookmarkEnd w:id="184"/>
    </w:p>
    <w:p w14:paraId="70A110B3" w14:textId="679664DA" w:rsidR="00733F42" w:rsidRDefault="0020632C" w:rsidP="00733F42">
      <w:pPr>
        <w:rPr>
          <w:lang w:val="x-none" w:eastAsia="x-none"/>
        </w:rPr>
      </w:pPr>
      <w:r>
        <w:rPr>
          <w:lang w:val="x-none" w:eastAsia="x-none"/>
        </w:rPr>
        <w:tab/>
        <w:t xml:space="preserve">Como o Docker é uma plataforma </w:t>
      </w:r>
      <w:r w:rsidR="0079078A">
        <w:rPr>
          <w:lang w:val="x-none" w:eastAsia="x-none"/>
        </w:rPr>
        <w:t>open source, ele já possui esta característica de comunidade e contribuições.</w:t>
      </w:r>
    </w:p>
    <w:p w14:paraId="10D7995F" w14:textId="3AC2E70D" w:rsidR="0079078A" w:rsidRDefault="0079078A" w:rsidP="00733F42">
      <w:pPr>
        <w:rPr>
          <w:lang w:val="x-none" w:eastAsia="x-none"/>
        </w:rPr>
      </w:pPr>
      <w:r>
        <w:rPr>
          <w:lang w:val="x-none" w:eastAsia="x-none"/>
        </w:rPr>
        <w:tab/>
        <w:t xml:space="preserve">Durante o meu estudo de caso eu participei da comunidade do Docker no telegram e no Slack e percebi que esta comunidade, em ambas as ferramentas de comunicação, foi uma das mais ativas que já obtive contato. </w:t>
      </w:r>
    </w:p>
    <w:p w14:paraId="62269F95" w14:textId="53D08692" w:rsidR="0079078A" w:rsidRDefault="0079078A" w:rsidP="00733F42">
      <w:pPr>
        <w:rPr>
          <w:lang w:val="x-none" w:eastAsia="x-none"/>
        </w:rPr>
      </w:pPr>
      <w:r>
        <w:rPr>
          <w:lang w:val="x-none" w:eastAsia="x-none"/>
        </w:rPr>
        <w:tab/>
        <w:t>Pessoas que já utilizam o Docker em seus ambientes, sejam de teste ou em produção sempre tiram dúvidas das pessoas mais iniciantes e leigas no assunto. Recomendo fortemente a participação desta comunidade em ambas as ferramentas de comunicação.</w:t>
      </w:r>
    </w:p>
    <w:p w14:paraId="42A1CA09" w14:textId="2559D78E" w:rsidR="0079078A" w:rsidRDefault="0079078A" w:rsidP="00733F42">
      <w:pPr>
        <w:rPr>
          <w:lang w:val="x-none" w:eastAsia="x-none"/>
        </w:rPr>
      </w:pPr>
      <w:r>
        <w:rPr>
          <w:lang w:val="x-none" w:eastAsia="x-none"/>
        </w:rPr>
        <w:tab/>
        <w:t>A comunidade é bem grande e chega até a imprecionar pelos números de contri</w:t>
      </w:r>
      <w:r w:rsidR="00A13AE2">
        <w:rPr>
          <w:lang w:val="x-none" w:eastAsia="x-none"/>
        </w:rPr>
        <w:t>buidores.</w:t>
      </w:r>
    </w:p>
    <w:p w14:paraId="0FBF6892" w14:textId="71D857C9" w:rsidR="00C87039" w:rsidRDefault="00C87039" w:rsidP="00733F42">
      <w:pPr>
        <w:rPr>
          <w:lang w:val="x-none" w:eastAsia="x-none"/>
        </w:rPr>
      </w:pPr>
    </w:p>
    <w:p w14:paraId="3D1B61E9" w14:textId="04A7124A" w:rsidR="00C87039" w:rsidRDefault="00A739E9" w:rsidP="00733F42">
      <w:pPr>
        <w:rPr>
          <w:lang w:val="x-none" w:eastAsia="x-none"/>
        </w:rPr>
      </w:pPr>
      <w:r>
        <w:rPr>
          <w:noProof/>
        </w:rPr>
        <w:drawing>
          <wp:anchor distT="0" distB="0" distL="114300" distR="114300" simplePos="0" relativeHeight="251738112" behindDoc="0" locked="0" layoutInCell="1" allowOverlap="1" wp14:anchorId="19E6635C" wp14:editId="659A1CF7">
            <wp:simplePos x="0" y="0"/>
            <wp:positionH relativeFrom="column">
              <wp:posOffset>803275</wp:posOffset>
            </wp:positionH>
            <wp:positionV relativeFrom="paragraph">
              <wp:posOffset>341630</wp:posOffset>
            </wp:positionV>
            <wp:extent cx="4907915" cy="328866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Tela 2017-11-05 às 13.44.29.png"/>
                    <pic:cNvPicPr/>
                  </pic:nvPicPr>
                  <pic:blipFill>
                    <a:blip r:embed="rId67">
                      <a:extLst>
                        <a:ext uri="{28A0092B-C50C-407E-A947-70E740481C1C}">
                          <a14:useLocalDpi xmlns:a14="http://schemas.microsoft.com/office/drawing/2010/main" val="0"/>
                        </a:ext>
                      </a:extLst>
                    </a:blip>
                    <a:stretch>
                      <a:fillRect/>
                    </a:stretch>
                  </pic:blipFill>
                  <pic:spPr>
                    <a:xfrm>
                      <a:off x="0" y="0"/>
                      <a:ext cx="4907915" cy="3288665"/>
                    </a:xfrm>
                    <a:prstGeom prst="rect">
                      <a:avLst/>
                    </a:prstGeom>
                  </pic:spPr>
                </pic:pic>
              </a:graphicData>
            </a:graphic>
            <wp14:sizeRelH relativeFrom="page">
              <wp14:pctWidth>0</wp14:pctWidth>
            </wp14:sizeRelH>
            <wp14:sizeRelV relativeFrom="page">
              <wp14:pctHeight>0</wp14:pctHeight>
            </wp14:sizeRelV>
          </wp:anchor>
        </w:drawing>
      </w:r>
    </w:p>
    <w:p w14:paraId="5E87FC50" w14:textId="5AEA991B" w:rsidR="00C87039" w:rsidRDefault="00A739E9" w:rsidP="00733F42">
      <w:pPr>
        <w:rPr>
          <w:lang w:val="x-none" w:eastAsia="x-none"/>
        </w:rPr>
      </w:pPr>
      <w:r>
        <w:rPr>
          <w:noProof/>
        </w:rPr>
        <mc:AlternateContent>
          <mc:Choice Requires="wps">
            <w:drawing>
              <wp:anchor distT="0" distB="0" distL="114300" distR="114300" simplePos="0" relativeHeight="251740160" behindDoc="0" locked="0" layoutInCell="1" allowOverlap="1" wp14:anchorId="253AE461" wp14:editId="14757C6D">
                <wp:simplePos x="0" y="0"/>
                <wp:positionH relativeFrom="column">
                  <wp:posOffset>1141730</wp:posOffset>
                </wp:positionH>
                <wp:positionV relativeFrom="paragraph">
                  <wp:posOffset>3485515</wp:posOffset>
                </wp:positionV>
                <wp:extent cx="4907915" cy="184150"/>
                <wp:effectExtent l="0" t="0" r="0" b="0"/>
                <wp:wrapThrough wrapText="bothSides">
                  <wp:wrapPolygon edited="0">
                    <wp:start x="0" y="0"/>
                    <wp:lineTo x="0" y="17876"/>
                    <wp:lineTo x="21463" y="17876"/>
                    <wp:lineTo x="2146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907915" cy="184150"/>
                        </a:xfrm>
                        <a:prstGeom prst="rect">
                          <a:avLst/>
                        </a:prstGeom>
                        <a:solidFill>
                          <a:prstClr val="white"/>
                        </a:solidFill>
                        <a:ln>
                          <a:noFill/>
                        </a:ln>
                        <a:effectLst/>
                      </wps:spPr>
                      <wps:txbx>
                        <w:txbxContent>
                          <w:p w14:paraId="778E3AA1" w14:textId="58297ACE" w:rsidR="006D04B9" w:rsidRPr="002765C8" w:rsidRDefault="006D04B9" w:rsidP="00A739E9">
                            <w:pPr>
                              <w:pStyle w:val="Legenda"/>
                              <w:rPr>
                                <w:rFonts w:eastAsia="Calibri" w:cs="Times New Roman"/>
                                <w:noProof/>
                              </w:rPr>
                            </w:pPr>
                            <w:bookmarkStart w:id="185" w:name="_Toc497654085"/>
                            <w:r>
                              <w:t xml:space="preserve">Figura </w:t>
                            </w:r>
                            <w:fldSimple w:instr=" SEQ Figura \* ARABIC ">
                              <w:r>
                                <w:rPr>
                                  <w:noProof/>
                                </w:rPr>
                                <w:t>27</w:t>
                              </w:r>
                            </w:fldSimple>
                            <w:r>
                              <w:t xml:space="preserve"> - Comunidade do Docker no Telegram Fonte: https://t.me/dockerbr</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E461" id="Caixa de Texto 58" o:spid="_x0000_s1053" type="#_x0000_t202" style="position:absolute;margin-left:89.9pt;margin-top:274.45pt;width:386.45pt;height:14.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" stroked="f">
                <v:textbox style="mso-fit-shape-to-text:t" inset="0,0,0,0">
                  <w:txbxContent>
                    <w:p w14:paraId="778E3AA1" w14:textId="58297ACE" w:rsidR="006D04B9" w:rsidRPr="002765C8" w:rsidRDefault="006D04B9" w:rsidP="00A739E9">
                      <w:pPr>
                        <w:pStyle w:val="Legenda"/>
                        <w:rPr>
                          <w:rFonts w:eastAsia="Calibri" w:cs="Times New Roman"/>
                          <w:noProof/>
                        </w:rPr>
                      </w:pPr>
                      <w:bookmarkStart w:id="186" w:name="_Toc497654085"/>
                      <w:r>
                        <w:t xml:space="preserve">Figura </w:t>
                      </w:r>
                      <w:fldSimple w:instr=" SEQ Figura \* ARABIC ">
                        <w:r>
                          <w:rPr>
                            <w:noProof/>
                          </w:rPr>
                          <w:t>27</w:t>
                        </w:r>
                      </w:fldSimple>
                      <w:r>
                        <w:t xml:space="preserve"> - Comunidade do Docker no Telegram Fonte: https://t.me/dockerbr</w:t>
                      </w:r>
                      <w:bookmarkEnd w:id="186"/>
                    </w:p>
                  </w:txbxContent>
                </v:textbox>
                <w10:wrap type="through"/>
              </v:shape>
            </w:pict>
          </mc:Fallback>
        </mc:AlternateContent>
      </w:r>
    </w:p>
    <w:p w14:paraId="0911CA91" w14:textId="6672BDDC" w:rsidR="00A62458" w:rsidRDefault="00A62458" w:rsidP="00733F42">
      <w:pPr>
        <w:rPr>
          <w:lang w:val="x-none" w:eastAsia="x-none"/>
        </w:rPr>
      </w:pPr>
    </w:p>
    <w:p w14:paraId="0A94D819" w14:textId="77777777" w:rsidR="00A62458" w:rsidRDefault="00A62458" w:rsidP="00733F42">
      <w:pPr>
        <w:rPr>
          <w:lang w:val="x-none" w:eastAsia="x-none"/>
        </w:rPr>
      </w:pPr>
    </w:p>
    <w:p w14:paraId="0B32EC23" w14:textId="4F6CB40F" w:rsidR="00A62458" w:rsidRDefault="00214A82" w:rsidP="00733F42">
      <w:pPr>
        <w:rPr>
          <w:lang w:val="x-none" w:eastAsia="x-none"/>
        </w:rPr>
      </w:pPr>
      <w:r>
        <w:rPr>
          <w:noProof/>
        </w:rPr>
        <mc:AlternateContent>
          <mc:Choice Requires="wps">
            <w:drawing>
              <wp:anchor distT="0" distB="0" distL="114300" distR="114300" simplePos="0" relativeHeight="251744256" behindDoc="0" locked="0" layoutInCell="1" allowOverlap="1" wp14:anchorId="184473A0" wp14:editId="1514823E">
                <wp:simplePos x="0" y="0"/>
                <wp:positionH relativeFrom="column">
                  <wp:posOffset>531495</wp:posOffset>
                </wp:positionH>
                <wp:positionV relativeFrom="paragraph">
                  <wp:posOffset>603885</wp:posOffset>
                </wp:positionV>
                <wp:extent cx="5760085" cy="184150"/>
                <wp:effectExtent l="0" t="0" r="0" b="0"/>
                <wp:wrapThrough wrapText="bothSides">
                  <wp:wrapPolygon edited="0">
                    <wp:start x="0" y="0"/>
                    <wp:lineTo x="0"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3AEC3739" w14:textId="38BE340B" w:rsidR="006D04B9" w:rsidRPr="008277C3" w:rsidRDefault="006D04B9" w:rsidP="00A739E9">
                            <w:pPr>
                              <w:pStyle w:val="Legenda"/>
                              <w:rPr>
                                <w:rFonts w:eastAsia="Calibri" w:cs="Times New Roman"/>
                                <w:noProof/>
                              </w:rPr>
                            </w:pPr>
                            <w:bookmarkStart w:id="187" w:name="_Toc497654086"/>
                            <w:r>
                              <w:t xml:space="preserve">Figura </w:t>
                            </w:r>
                            <w:fldSimple w:instr=" SEQ Figura \* ARABIC ">
                              <w:r>
                                <w:rPr>
                                  <w:noProof/>
                                </w:rPr>
                                <w:t>28</w:t>
                              </w:r>
                            </w:fldSimple>
                            <w:r>
                              <w:t xml:space="preserve"> - Canal Annoucements do Slack Fonte: Próprio autor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473A0" id="Caixa de Texto 61" o:spid="_x0000_s1054" type="#_x0000_t202" style="position:absolute;margin-left:41.85pt;margin-top:47.55pt;width:453.55pt;height:14.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" stroked="f">
                <v:textbox style="mso-fit-shape-to-text:t" inset="0,0,0,0">
                  <w:txbxContent>
                    <w:p w14:paraId="3AEC3739" w14:textId="38BE340B" w:rsidR="006D04B9" w:rsidRPr="008277C3" w:rsidRDefault="006D04B9" w:rsidP="00A739E9">
                      <w:pPr>
                        <w:pStyle w:val="Legenda"/>
                        <w:rPr>
                          <w:rFonts w:eastAsia="Calibri" w:cs="Times New Roman"/>
                          <w:noProof/>
                        </w:rPr>
                      </w:pPr>
                      <w:bookmarkStart w:id="188" w:name="_Toc497654086"/>
                      <w:r>
                        <w:t xml:space="preserve">Figura </w:t>
                      </w:r>
                      <w:fldSimple w:instr=" SEQ Figura \* ARABIC ">
                        <w:r>
                          <w:rPr>
                            <w:noProof/>
                          </w:rPr>
                          <w:t>28</w:t>
                        </w:r>
                      </w:fldSimple>
                      <w:r>
                        <w:t xml:space="preserve"> - Canal Annoucements do Slack Fonte: Próprio autor</w:t>
                      </w:r>
                      <w:bookmarkEnd w:id="188"/>
                    </w:p>
                  </w:txbxContent>
                </v:textbox>
                <w10:wrap type="through"/>
              </v:shape>
            </w:pict>
          </mc:Fallback>
        </mc:AlternateContent>
      </w:r>
      <w:r w:rsidR="006C0DA4">
        <w:rPr>
          <w:noProof/>
        </w:rPr>
        <w:drawing>
          <wp:anchor distT="0" distB="0" distL="114300" distR="114300" simplePos="0" relativeHeight="251741184" behindDoc="0" locked="0" layoutInCell="1" allowOverlap="1" wp14:anchorId="7F470EBA" wp14:editId="2077A302">
            <wp:simplePos x="0" y="0"/>
            <wp:positionH relativeFrom="column">
              <wp:posOffset>532044</wp:posOffset>
            </wp:positionH>
            <wp:positionV relativeFrom="paragraph">
              <wp:posOffset>175260</wp:posOffset>
            </wp:positionV>
            <wp:extent cx="5760085" cy="371475"/>
            <wp:effectExtent l="0" t="0" r="571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Tela 2017-11-05 às 13.44.5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371475"/>
                    </a:xfrm>
                    <a:prstGeom prst="rect">
                      <a:avLst/>
                    </a:prstGeom>
                  </pic:spPr>
                </pic:pic>
              </a:graphicData>
            </a:graphic>
            <wp14:sizeRelH relativeFrom="page">
              <wp14:pctWidth>0</wp14:pctWidth>
            </wp14:sizeRelH>
            <wp14:sizeRelV relativeFrom="page">
              <wp14:pctHeight>0</wp14:pctHeight>
            </wp14:sizeRelV>
          </wp:anchor>
        </w:drawing>
      </w:r>
    </w:p>
    <w:p w14:paraId="085DF8D3" w14:textId="4DA8BF8A" w:rsidR="006C0DA4" w:rsidRDefault="006D4716" w:rsidP="00733F42">
      <w:pPr>
        <w:rPr>
          <w:lang w:val="x-none" w:eastAsia="x-none"/>
        </w:rPr>
      </w:pPr>
      <w:r>
        <w:rPr>
          <w:noProof/>
        </w:rPr>
        <mc:AlternateContent>
          <mc:Choice Requires="wps">
            <w:drawing>
              <wp:anchor distT="0" distB="0" distL="114300" distR="114300" simplePos="0" relativeHeight="251746304" behindDoc="0" locked="0" layoutInCell="1" allowOverlap="1" wp14:anchorId="5DC8FA1B" wp14:editId="022FCA02">
                <wp:simplePos x="0" y="0"/>
                <wp:positionH relativeFrom="column">
                  <wp:posOffset>531495</wp:posOffset>
                </wp:positionH>
                <wp:positionV relativeFrom="paragraph">
                  <wp:posOffset>1212850</wp:posOffset>
                </wp:positionV>
                <wp:extent cx="5760085" cy="184150"/>
                <wp:effectExtent l="0" t="0" r="0" b="0"/>
                <wp:wrapThrough wrapText="bothSides">
                  <wp:wrapPolygon edited="0">
                    <wp:start x="0" y="0"/>
                    <wp:lineTo x="0"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018F03D" w14:textId="7A0A13D5" w:rsidR="006D04B9" w:rsidRPr="00542020" w:rsidRDefault="006D04B9" w:rsidP="00A739E9">
                            <w:pPr>
                              <w:pStyle w:val="Legenda"/>
                              <w:rPr>
                                <w:rFonts w:eastAsia="Calibri" w:cs="Times New Roman"/>
                                <w:noProof/>
                              </w:rPr>
                            </w:pPr>
                            <w:bookmarkStart w:id="189" w:name="_Toc497654087"/>
                            <w:r>
                              <w:t xml:space="preserve">Figura </w:t>
                            </w:r>
                            <w:fldSimple w:instr=" SEQ Figura \* ARABIC ">
                              <w:r>
                                <w:rPr>
                                  <w:noProof/>
                                </w:rPr>
                                <w:t>29</w:t>
                              </w:r>
                            </w:fldSimple>
                            <w:r>
                              <w:t xml:space="preserve"> - Canal Random</w:t>
                            </w:r>
                            <w:r w:rsidRPr="00417155">
                              <w:t xml:space="preserve"> do Slack Fonte: Próprio autor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FA1B" id="Caixa de Texto 62" o:spid="_x0000_s1055" type="#_x0000_t202" style="position:absolute;margin-left:41.85pt;margin-top:95.5pt;width:453.55pt;height:14.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" stroked="f">
                <v:textbox style="mso-fit-shape-to-text:t" inset="0,0,0,0">
                  <w:txbxContent>
                    <w:p w14:paraId="1018F03D" w14:textId="7A0A13D5" w:rsidR="006D04B9" w:rsidRPr="00542020" w:rsidRDefault="006D04B9" w:rsidP="00A739E9">
                      <w:pPr>
                        <w:pStyle w:val="Legenda"/>
                        <w:rPr>
                          <w:rFonts w:eastAsia="Calibri" w:cs="Times New Roman"/>
                          <w:noProof/>
                        </w:rPr>
                      </w:pPr>
                      <w:bookmarkStart w:id="190" w:name="_Toc497654087"/>
                      <w:r>
                        <w:t xml:space="preserve">Figura </w:t>
                      </w:r>
                      <w:fldSimple w:instr=" SEQ Figura \* ARABIC ">
                        <w:r>
                          <w:rPr>
                            <w:noProof/>
                          </w:rPr>
                          <w:t>29</w:t>
                        </w:r>
                      </w:fldSimple>
                      <w:r>
                        <w:t xml:space="preserve"> - Canal Random</w:t>
                      </w:r>
                      <w:r w:rsidRPr="00417155">
                        <w:t xml:space="preserve"> do Slack Fonte: Próprio autor</w:t>
                      </w:r>
                      <w:bookmarkEnd w:id="190"/>
                    </w:p>
                  </w:txbxContent>
                </v:textbox>
                <w10:wrap type="through"/>
              </v:shape>
            </w:pict>
          </mc:Fallback>
        </mc:AlternateContent>
      </w:r>
      <w:r w:rsidR="006C0DA4">
        <w:rPr>
          <w:noProof/>
        </w:rPr>
        <w:drawing>
          <wp:anchor distT="0" distB="0" distL="114300" distR="114300" simplePos="0" relativeHeight="251742208" behindDoc="0" locked="0" layoutInCell="1" allowOverlap="1" wp14:anchorId="27289BF1" wp14:editId="1021E9B3">
            <wp:simplePos x="0" y="0"/>
            <wp:positionH relativeFrom="column">
              <wp:posOffset>531495</wp:posOffset>
            </wp:positionH>
            <wp:positionV relativeFrom="paragraph">
              <wp:posOffset>790798</wp:posOffset>
            </wp:positionV>
            <wp:extent cx="5760085" cy="365125"/>
            <wp:effectExtent l="0" t="0" r="5715"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Tela 2017-11-05 às 13.46.4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85" cy="365125"/>
                    </a:xfrm>
                    <a:prstGeom prst="rect">
                      <a:avLst/>
                    </a:prstGeom>
                  </pic:spPr>
                </pic:pic>
              </a:graphicData>
            </a:graphic>
            <wp14:sizeRelH relativeFrom="page">
              <wp14:pctWidth>0</wp14:pctWidth>
            </wp14:sizeRelH>
            <wp14:sizeRelV relativeFrom="page">
              <wp14:pctHeight>0</wp14:pctHeight>
            </wp14:sizeRelV>
          </wp:anchor>
        </w:drawing>
      </w:r>
    </w:p>
    <w:p w14:paraId="28B54AC3" w14:textId="77777777" w:rsidR="006C0DA4" w:rsidRDefault="006C0DA4" w:rsidP="00733F42">
      <w:pPr>
        <w:rPr>
          <w:lang w:val="x-none" w:eastAsia="x-none"/>
        </w:rPr>
      </w:pPr>
    </w:p>
    <w:p w14:paraId="67F7DF75" w14:textId="6B3F00B9" w:rsidR="006C0DA4" w:rsidRDefault="006C0DA4" w:rsidP="00733F42">
      <w:pPr>
        <w:rPr>
          <w:lang w:val="x-none" w:eastAsia="x-none"/>
        </w:rPr>
      </w:pPr>
    </w:p>
    <w:p w14:paraId="1389D9D1" w14:textId="77777777" w:rsidR="006C0DA4" w:rsidRDefault="006C0DA4" w:rsidP="00733F42">
      <w:pPr>
        <w:rPr>
          <w:lang w:val="x-none" w:eastAsia="x-none"/>
        </w:rPr>
      </w:pPr>
    </w:p>
    <w:p w14:paraId="746C1673" w14:textId="77777777" w:rsidR="00B50D00" w:rsidRDefault="00214A82" w:rsidP="00A739E9">
      <w:pPr>
        <w:ind w:firstLine="708"/>
        <w:rPr>
          <w:lang w:val="x-none" w:eastAsia="x-none"/>
        </w:rPr>
      </w:pPr>
      <w:r>
        <w:rPr>
          <w:lang w:val="x-none" w:eastAsia="x-none"/>
        </w:rPr>
        <w:lastRenderedPageBreak/>
        <w:t>O</w:t>
      </w:r>
      <w:r w:rsidR="00417CA5">
        <w:rPr>
          <w:lang w:val="x-none" w:eastAsia="x-none"/>
        </w:rPr>
        <w:t xml:space="preserve"> Docker possui an</w:t>
      </w:r>
      <w:r w:rsidR="00131701">
        <w:rPr>
          <w:lang w:val="x-none" w:eastAsia="x-none"/>
        </w:rPr>
        <w:t>ualmente uma confer</w:t>
      </w:r>
      <w:r w:rsidR="00417CA5">
        <w:rPr>
          <w:lang w:val="x-none" w:eastAsia="x-none"/>
        </w:rPr>
        <w:t>ência a Docker Conf</w:t>
      </w:r>
      <w:r w:rsidR="00215105">
        <w:rPr>
          <w:rStyle w:val="Refdenotaderodap"/>
          <w:lang w:val="x-none" w:eastAsia="x-none"/>
        </w:rPr>
        <w:footnoteReference w:customMarkFollows="1" w:id="24"/>
        <w:t>2</w:t>
      </w:r>
      <w:r w:rsidR="00215105">
        <w:rPr>
          <w:lang w:val="x-none" w:eastAsia="x-none"/>
        </w:rPr>
        <w:t xml:space="preserve"> </w:t>
      </w:r>
      <w:r w:rsidR="00131701">
        <w:rPr>
          <w:lang w:val="x-none" w:eastAsia="x-none"/>
        </w:rPr>
        <w:t>, da qual sã</w:t>
      </w:r>
      <w:r w:rsidR="00106CAF">
        <w:rPr>
          <w:lang w:val="x-none" w:eastAsia="x-none"/>
        </w:rPr>
        <w:t>o informados novas releases e informações sobre a plataforma, todas as informações são em Inglês.</w:t>
      </w:r>
    </w:p>
    <w:p w14:paraId="29B550E7" w14:textId="71A6236C" w:rsidR="00701479" w:rsidRDefault="00131701" w:rsidP="00A739E9">
      <w:pPr>
        <w:ind w:firstLine="708"/>
        <w:rPr>
          <w:lang w:val="x-none" w:eastAsia="x-none"/>
        </w:rPr>
      </w:pPr>
      <w:r>
        <w:rPr>
          <w:lang w:val="x-none" w:eastAsia="x-none"/>
        </w:rPr>
        <w:t xml:space="preserve"> </w:t>
      </w:r>
    </w:p>
    <w:p w14:paraId="4090EC23" w14:textId="635E67DC" w:rsidR="000B5968" w:rsidRDefault="000B5968" w:rsidP="00A739E9">
      <w:pPr>
        <w:pStyle w:val="Ttulo21"/>
      </w:pPr>
      <w:bookmarkStart w:id="191" w:name="_Toc497655477"/>
      <w:r>
        <w:t>4.6.1 Empresarial</w:t>
      </w:r>
      <w:bookmarkEnd w:id="191"/>
    </w:p>
    <w:p w14:paraId="21F42DBB" w14:textId="77777777" w:rsidR="000D763F" w:rsidRDefault="000D763F" w:rsidP="00A739E9">
      <w:pPr>
        <w:rPr>
          <w:lang w:val="x-none" w:eastAsia="x-none"/>
        </w:rPr>
      </w:pPr>
    </w:p>
    <w:p w14:paraId="2F8B30C2" w14:textId="27CD9027" w:rsidR="000D763F" w:rsidRDefault="000D763F" w:rsidP="00A739E9">
      <w:pPr>
        <w:rPr>
          <w:ins w:id="192" w:author="Thiago Cruz" w:date="2017-11-05T14:31:00Z"/>
          <w:lang w:val="x-none" w:eastAsia="x-none"/>
        </w:rPr>
      </w:pPr>
      <w:r>
        <w:rPr>
          <w:lang w:val="x-none" w:eastAsia="x-none"/>
        </w:rPr>
        <w:tab/>
        <w:t>O Docker possui</w:t>
      </w:r>
      <w:ins w:id="193" w:author="Thiago Cruz" w:date="2017-11-05T14:30:00Z">
        <w:r w:rsidR="00C1355E">
          <w:rPr>
            <w:lang w:val="x-none" w:eastAsia="x-none"/>
          </w:rPr>
          <w:t xml:space="preserve"> uma distribuição própria para empresas o Docker EE, já fiz comentários sobre o mesmo durante a execuç</w:t>
        </w:r>
      </w:ins>
      <w:ins w:id="194" w:author="Thiago Cruz" w:date="2017-11-05T14:31:00Z">
        <w:r w:rsidR="00C1355E">
          <w:rPr>
            <w:lang w:val="x-none" w:eastAsia="x-none"/>
          </w:rPr>
          <w:t>ão desta obra.</w:t>
        </w:r>
      </w:ins>
    </w:p>
    <w:p w14:paraId="199C9A06" w14:textId="77777777" w:rsidR="00C1355E" w:rsidRPr="00A739E9" w:rsidRDefault="00C1355E" w:rsidP="00A739E9">
      <w:pPr>
        <w:rPr>
          <w:lang w:val="x-none" w:eastAsia="x-none"/>
        </w:rPr>
      </w:pPr>
      <w:bookmarkStart w:id="195" w:name="_GoBack"/>
      <w:bookmarkEnd w:id="195"/>
    </w:p>
    <w:p w14:paraId="45A1CDF0" w14:textId="42C37DEF"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96" w:name="_Toc496802710"/>
      <w:bookmarkStart w:id="197" w:name="_Toc496802939"/>
      <w:bookmarkStart w:id="198" w:name="_Toc497655478"/>
      <w:bookmarkEnd w:id="174"/>
      <w:r>
        <w:rPr>
          <w:lang w:val="pt-BR"/>
        </w:rPr>
        <w:lastRenderedPageBreak/>
        <w:t>5</w:t>
      </w:r>
      <w:r w:rsidR="00C254AC">
        <w:t xml:space="preserve"> Boas práticas de Construção da aplicação (Doze fatores)</w:t>
      </w:r>
      <w:bookmarkEnd w:id="196"/>
      <w:bookmarkEnd w:id="197"/>
      <w:bookmarkEnd w:id="198"/>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5"/>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6"/>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Build, release, run</w:t>
      </w:r>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r>
        <w:rPr>
          <w:lang w:eastAsia="x-none"/>
        </w:rPr>
        <w:t>Descartabilidade</w:t>
      </w:r>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r w:rsidR="006258E1">
        <w:rPr>
          <w:lang w:eastAsia="x-none"/>
        </w:rPr>
        <w:t>Dev/P</w:t>
      </w:r>
      <w:r w:rsidR="00C254AC">
        <w:rPr>
          <w:lang w:eastAsia="x-none"/>
        </w:rPr>
        <w:t>rod</w:t>
      </w:r>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Processos de Admin</w:t>
      </w:r>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77AA17E" w:rsidR="009C7518" w:rsidRDefault="00DC4729">
      <w:pPr>
        <w:pStyle w:val="Ttulo11"/>
      </w:pPr>
      <w:bookmarkStart w:id="199" w:name="_Toc496802711"/>
      <w:bookmarkStart w:id="200" w:name="_Toc496802940"/>
      <w:bookmarkStart w:id="201" w:name="_Toc497655479"/>
      <w:r>
        <w:lastRenderedPageBreak/>
        <w:t>6</w:t>
      </w:r>
      <w:r w:rsidR="00C254AC">
        <w:t xml:space="preserve"> </w:t>
      </w:r>
      <w:r w:rsidR="00D05179">
        <w:t>Software</w:t>
      </w:r>
      <w:r w:rsidR="00FD3F05">
        <w:rPr>
          <w:lang w:val="pt-BR"/>
        </w:rPr>
        <w:t>s</w:t>
      </w:r>
      <w:r w:rsidR="00D05179">
        <w:t xml:space="preserve"> de </w:t>
      </w:r>
      <w:r w:rsidR="003E2021">
        <w:rPr>
          <w:lang w:val="pt-BR"/>
        </w:rPr>
        <w:t>Orquestração</w:t>
      </w:r>
      <w:bookmarkEnd w:id="201"/>
      <w:r w:rsidR="003E2021">
        <w:rPr>
          <w:lang w:val="pt-BR"/>
        </w:rPr>
        <w:t xml:space="preserve"> </w:t>
      </w:r>
      <w:bookmarkEnd w:id="199"/>
      <w:bookmarkEnd w:id="200"/>
    </w:p>
    <w:p w14:paraId="21FDB902" w14:textId="7BFB05F3" w:rsidR="009C7518" w:rsidRDefault="00C254AC" w:rsidP="00561437">
      <w:pPr>
        <w:ind w:firstLine="708"/>
      </w:pPr>
      <w:r>
        <w:t xml:space="preserve">Existem algumas Plataformas (PaaS) para gerenciamento de containers </w:t>
      </w:r>
      <w:r w:rsidR="001B4334">
        <w:t xml:space="preserve">e </w:t>
      </w:r>
      <w:r w:rsidR="008F2125">
        <w:t>serviços nos</w:t>
      </w:r>
      <w:r>
        <w:t xml:space="preserve"> am</w:t>
      </w:r>
      <w:r w:rsidR="00310F06">
        <w:t>bientes (qa, staging e</w:t>
      </w:r>
      <w:r>
        <w:t xml:space="preserve"> produção).</w:t>
      </w:r>
    </w:p>
    <w:p w14:paraId="6CE1AFA6" w14:textId="736B40D4"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r w:rsidR="006727CE">
        <w:rPr>
          <w:lang w:eastAsia="x-none"/>
        </w:rPr>
        <w:t xml:space="preserve"> e prática</w:t>
      </w:r>
      <w:r>
        <w:rPr>
          <w:lang w:eastAsia="x-none"/>
        </w:rPr>
        <w:t>, para que</w:t>
      </w:r>
      <w:r w:rsidR="006727CE">
        <w:rPr>
          <w:lang w:eastAsia="x-none"/>
        </w:rPr>
        <w:t xml:space="preserve"> seja </w:t>
      </w:r>
      <w:r w:rsidR="00C00B86">
        <w:rPr>
          <w:lang w:eastAsia="x-none"/>
        </w:rPr>
        <w:t>abstraída a complexidade de gerenciamento e que</w:t>
      </w:r>
      <w:r w:rsidR="006727CE">
        <w:rPr>
          <w:lang w:eastAsia="x-none"/>
        </w:rPr>
        <w:t xml:space="preserve"> </w:t>
      </w:r>
      <w:r>
        <w:rPr>
          <w:lang w:eastAsia="x-none"/>
        </w:rPr>
        <w:t>n</w:t>
      </w:r>
      <w:r w:rsidR="00084DCD">
        <w:rPr>
          <w:lang w:eastAsia="x-none"/>
        </w:rPr>
        <w:t xml:space="preserve">ão seja </w:t>
      </w:r>
      <w:r w:rsidR="00F019E2">
        <w:rPr>
          <w:lang w:eastAsia="x-none"/>
        </w:rPr>
        <w:t>necessários conhecimentos</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p>
    <w:p w14:paraId="7F2CD743" w14:textId="30E412F6" w:rsidR="009C7518" w:rsidRDefault="00C254AC" w:rsidP="00E34BB9">
      <w:pPr>
        <w:ind w:firstLine="708"/>
        <w:rPr>
          <w:lang w:eastAsia="x-none"/>
        </w:rPr>
      </w:pPr>
      <w:r>
        <w:rPr>
          <w:lang w:eastAsia="x-none"/>
        </w:rPr>
        <w:t xml:space="preserve">Essas plataformas além de melhorarem o gerenciamento, provisionamento </w:t>
      </w:r>
      <w:r w:rsidR="001D21C9">
        <w:rPr>
          <w:lang w:eastAsia="x-none"/>
        </w:rPr>
        <w:t xml:space="preserve">e </w:t>
      </w:r>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09C727E9"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lang w:eastAsia="x-none"/>
        </w:rPr>
      </w:pPr>
      <w:r>
        <w:rPr>
          <w:lang w:eastAsia="x-none"/>
        </w:rPr>
        <w:t>Em meu estudo de caso não obtive muito contato com essas PaaS, todo o meu trabalho foi em cima da ferramenta nativa do Docker.</w:t>
      </w:r>
    </w:p>
    <w:p w14:paraId="2FE3B3F3" w14:textId="587C7314" w:rsidR="00AB71AC" w:rsidRDefault="00AB71AC" w:rsidP="002E210D">
      <w:pPr>
        <w:ind w:firstLine="708"/>
        <w:rPr>
          <w:lang w:eastAsia="x-none"/>
        </w:rPr>
      </w:pPr>
      <w:r>
        <w:rPr>
          <w:lang w:eastAsia="x-none"/>
        </w:rPr>
        <w:t xml:space="preserve">Porém fiz uma entrevista com o Coordenador de </w:t>
      </w:r>
      <w:r w:rsidR="00540C73">
        <w:rPr>
          <w:lang w:eastAsia="x-none"/>
        </w:rPr>
        <w:t xml:space="preserve">Produtos de Cloud da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r w:rsidR="00AE560C">
        <w:rPr>
          <w:lang w:eastAsia="x-none"/>
        </w:rPr>
        <w:t xml:space="preserve"> obtive autorização para revelar o nome da empresa.</w:t>
      </w:r>
    </w:p>
    <w:p w14:paraId="3957A7C0" w14:textId="45BF84D1" w:rsidR="00AE560C" w:rsidRDefault="00AE560C" w:rsidP="002E210D">
      <w:pPr>
        <w:ind w:firstLine="708"/>
        <w:rPr>
          <w:lang w:eastAsia="x-none"/>
        </w:rPr>
      </w:pPr>
      <w:r>
        <w:rPr>
          <w:lang w:eastAsia="x-none"/>
        </w:rPr>
        <w:t xml:space="preserve">O mesmo utiliza a PaaS do </w:t>
      </w:r>
      <w:r w:rsidR="00AE52B2">
        <w:rPr>
          <w:lang w:eastAsia="x-none"/>
        </w:rPr>
        <w:t>Tsuru, em infra própria; porém fazem deploy em cloud com o Kebernet</w:t>
      </w:r>
      <w:r w:rsidR="0038011C">
        <w:rPr>
          <w:lang w:eastAsia="x-none"/>
        </w:rPr>
        <w:t>s</w:t>
      </w:r>
      <w:r w:rsidR="00AE52B2">
        <w:rPr>
          <w:lang w:eastAsia="x-none"/>
        </w:rPr>
        <w:t xml:space="preserve"> e na AWS; fazem </w:t>
      </w:r>
      <w:r w:rsidR="00050025">
        <w:rPr>
          <w:lang w:eastAsia="x-none"/>
        </w:rPr>
        <w:t>depl</w:t>
      </w:r>
      <w:r w:rsidR="00AE52B2">
        <w:rPr>
          <w:lang w:eastAsia="x-none"/>
        </w:rPr>
        <w:t xml:space="preserve">oys de testes para </w:t>
      </w:r>
      <w:r w:rsidR="00050025">
        <w:rPr>
          <w:lang w:eastAsia="x-none"/>
        </w:rPr>
        <w:t xml:space="preserve">assegurar que o serviço está disponível de redes externas e apontam para a própria </w:t>
      </w:r>
      <w:proofErr w:type="gramStart"/>
      <w:r w:rsidR="00050025">
        <w:rPr>
          <w:lang w:eastAsia="x-none"/>
        </w:rPr>
        <w:t xml:space="preserve">infra </w:t>
      </w:r>
      <w:r w:rsidR="005A7D2A">
        <w:rPr>
          <w:lang w:eastAsia="x-none"/>
        </w:rPr>
        <w:t>estrutura</w:t>
      </w:r>
      <w:proofErr w:type="gramEnd"/>
      <w:r w:rsidR="005A7D2A">
        <w:rPr>
          <w:lang w:eastAsia="x-none"/>
        </w:rPr>
        <w:t>.</w:t>
      </w:r>
    </w:p>
    <w:p w14:paraId="63139A81" w14:textId="299EB414" w:rsidR="00481FA8" w:rsidRDefault="004F5C85" w:rsidP="002E210D">
      <w:pPr>
        <w:ind w:firstLine="708"/>
        <w:rPr>
          <w:lang w:eastAsia="x-none"/>
        </w:rPr>
      </w:pPr>
      <w:r>
        <w:rPr>
          <w:lang w:eastAsia="x-none"/>
        </w:rPr>
        <w:t xml:space="preserve">O mesmo </w:t>
      </w:r>
      <w:r w:rsidR="0038011C">
        <w:rPr>
          <w:lang w:eastAsia="x-none"/>
        </w:rPr>
        <w:t>m</w:t>
      </w:r>
      <w:r>
        <w:rPr>
          <w:lang w:eastAsia="x-none"/>
        </w:rPr>
        <w:t>e informou que utilizam arquivos de configuração no Kubernet</w:t>
      </w:r>
      <w:r w:rsidR="0038011C">
        <w:rPr>
          <w:lang w:eastAsia="x-none"/>
        </w:rPr>
        <w:t>s</w:t>
      </w:r>
      <w:r>
        <w:rPr>
          <w:lang w:eastAsia="x-none"/>
        </w:rPr>
        <w:t xml:space="preserve"> </w:t>
      </w:r>
      <w:r w:rsidR="00CA5ECB">
        <w:rPr>
          <w:lang w:eastAsia="x-none"/>
        </w:rPr>
        <w:t xml:space="preserve">com a mesma </w:t>
      </w:r>
      <w:r w:rsidR="00A12B4A">
        <w:rPr>
          <w:lang w:eastAsia="x-none"/>
        </w:rPr>
        <w:t xml:space="preserve">finalidade do </w:t>
      </w:r>
      <w:r w:rsidR="00E97FA8">
        <w:rPr>
          <w:lang w:eastAsia="x-none"/>
        </w:rPr>
        <w:t xml:space="preserve">Docker-compose e com integração com CI, fazendo orquestração </w:t>
      </w:r>
      <w:proofErr w:type="gramStart"/>
      <w:r w:rsidR="00E97FA8">
        <w:rPr>
          <w:lang w:eastAsia="x-none"/>
        </w:rPr>
        <w:t>do serviços</w:t>
      </w:r>
      <w:proofErr w:type="gramEnd"/>
      <w:r w:rsidR="00E97FA8">
        <w:rPr>
          <w:lang w:eastAsia="x-none"/>
        </w:rPr>
        <w:t xml:space="preserve"> </w:t>
      </w:r>
      <w:r w:rsidR="009E332A">
        <w:rPr>
          <w:lang w:eastAsia="x-none"/>
        </w:rPr>
        <w:t>e utilizando o conceito de Blue Green.</w:t>
      </w:r>
    </w:p>
    <w:p w14:paraId="66334E7F" w14:textId="3A57B15C" w:rsidR="00093E58" w:rsidRDefault="00093E58" w:rsidP="002E210D">
      <w:pPr>
        <w:ind w:firstLine="708"/>
        <w:rPr>
          <w:lang w:eastAsia="x-none"/>
        </w:rPr>
      </w:pPr>
      <w:r>
        <w:rPr>
          <w:lang w:eastAsia="x-none"/>
        </w:rPr>
        <w:t>Este conceito de Blue Green é muito usual para deploys em containers, pois há a possibilidade de ter duas versões da aplicação em produção ao mesmo tempo, ou como me foi explicado nesta entrevista, no arquivo do Kubernets há a possibilidade de</w:t>
      </w:r>
      <w:r w:rsidR="003F25CD">
        <w:rPr>
          <w:lang w:eastAsia="x-none"/>
        </w:rPr>
        <w:t xml:space="preserve"> ser configurado um tempo de permanência (tempo de vida) do container antigo da aplicação, o mesmo pára de receber requisições e o outro container com o deploy atual da aplicação é iniciado, podendo ou não haver downtime da aplicação. Há várias  </w:t>
      </w:r>
    </w:p>
    <w:p w14:paraId="33FF0727" w14:textId="77777777" w:rsidR="009E332A" w:rsidRDefault="009E332A" w:rsidP="002E210D">
      <w:pPr>
        <w:ind w:firstLine="708"/>
        <w:rPr>
          <w:lang w:eastAsia="x-none"/>
        </w:rPr>
      </w:pP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58CE67FD" w:rsidR="009C7518" w:rsidRDefault="004161E3">
      <w:pPr>
        <w:pStyle w:val="Ttulo11"/>
      </w:pPr>
      <w:bookmarkStart w:id="202" w:name="_Toc496802713"/>
      <w:bookmarkStart w:id="203" w:name="_Toc496802942"/>
      <w:bookmarkStart w:id="204" w:name="_Toc497655480"/>
      <w:r>
        <w:lastRenderedPageBreak/>
        <w:t>7</w:t>
      </w:r>
      <w:r w:rsidR="00C254AC">
        <w:t xml:space="preserve"> </w:t>
      </w:r>
      <w:bookmarkEnd w:id="202"/>
      <w:bookmarkEnd w:id="203"/>
      <w:r w:rsidR="008F2423">
        <w:t>Estudo de Caso</w:t>
      </w:r>
      <w:bookmarkEnd w:id="204"/>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72E5241" w:rsidR="009C7518" w:rsidRDefault="00774F0F">
      <w:pPr>
        <w:pStyle w:val="Ttulo11"/>
      </w:pPr>
      <w:bookmarkStart w:id="205" w:name="_Toc496802714"/>
      <w:bookmarkStart w:id="206" w:name="_Toc496802943"/>
      <w:bookmarkStart w:id="207" w:name="_Toc497655481"/>
      <w:r>
        <w:lastRenderedPageBreak/>
        <w:t>8</w:t>
      </w:r>
      <w:r w:rsidR="00C254AC">
        <w:t xml:space="preserve"> Infraestrutura</w:t>
      </w:r>
      <w:bookmarkEnd w:id="205"/>
      <w:bookmarkEnd w:id="206"/>
      <w:bookmarkEnd w:id="20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167A826A" w14:textId="5CD35BBB" w:rsidR="003659AC" w:rsidRDefault="003659AC" w:rsidP="003659AC">
      <w:pPr>
        <w:ind w:firstLine="708"/>
      </w:pPr>
      <w:r>
        <w:t>Durante o desenvolvimento do estudo de caso</w:t>
      </w:r>
      <w:r>
        <w:t xml:space="preserve"> </w:t>
      </w:r>
      <w:r>
        <w:t>conheci o projeto do RaspberryPi 3</w:t>
      </w:r>
      <w:r>
        <w:rPr>
          <w:rStyle w:val="Refdenotaderodap"/>
        </w:rPr>
        <w:footnoteReference w:customMarkFollows="1" w:id="27"/>
        <w:t>6</w:t>
      </w:r>
      <w:r>
        <w:t>; Como se trata de um projeto que visa a implantação de conhecimentos</w:t>
      </w:r>
      <w:r>
        <w:t xml:space="preserve"> de computação para crianças </w:t>
      </w:r>
      <w:r>
        <w:t xml:space="preserve">e </w:t>
      </w:r>
      <w:r>
        <w:t xml:space="preserve">pessoas sem </w:t>
      </w:r>
      <w:r>
        <w:t>possibilidades de acesso à computadores</w:t>
      </w:r>
      <w:r>
        <w:t>, sendo</w:t>
      </w:r>
      <w:r>
        <w:t xml:space="preserve"> de baixo custo e com poder razoável de processamento</w:t>
      </w:r>
      <w:r>
        <w:t xml:space="preserve">; </w:t>
      </w:r>
      <w:r>
        <w:rPr>
          <w:lang w:val="x-none" w:eastAsia="x-none"/>
        </w:rPr>
        <w:t>vi que era viável criar o projeto nesta arquitetura com o Docker, visto que esta placa é um pequeno computador.</w:t>
      </w:r>
      <w:r>
        <w:t xml:space="preserve"> </w:t>
      </w:r>
    </w:p>
    <w:p w14:paraId="58EDDAB0" w14:textId="74E9DC0B" w:rsidR="003659AC" w:rsidRDefault="003659AC" w:rsidP="003659AC">
      <w:pPr>
        <w:ind w:firstLine="708"/>
      </w:pPr>
      <w:r>
        <w:t xml:space="preserve">Usei esta arquitetura para poder comprovar a portabilidade do docker e melhorar o meu estudo de caso, com a possibilidade de execução em infraestrutura própria e distribuída; </w:t>
      </w:r>
      <w:proofErr w:type="gramStart"/>
      <w:r>
        <w:t>Com</w:t>
      </w:r>
      <w:proofErr w:type="gramEnd"/>
      <w:r>
        <w:t xml:space="preserve"> o </w:t>
      </w:r>
      <w:r>
        <w:rPr>
          <w:lang w:val="x-none" w:eastAsia="x-none"/>
        </w:rPr>
        <w:t>intuíto de aprendizado e cluster e de uma nova arquitetura, pois queria desafios de aprendizado e não somente fazer deploy do meu cluster em uma infra estrutura de terceiros como a AWS ou a Digital Ocean.</w:t>
      </w:r>
    </w:p>
    <w:p w14:paraId="1EF93187" w14:textId="37EB7931" w:rsidR="003659AC" w:rsidRDefault="003659AC" w:rsidP="003659AC">
      <w:pPr>
        <w:ind w:firstLine="708"/>
        <w:rPr>
          <w:lang w:val="x-none" w:eastAsia="x-none"/>
        </w:rPr>
      </w:pPr>
      <w:r>
        <w:t>Para a orquestração dos containers estou usando o docker swarm, que é um orquestrador nativo da plataforma. Pode ser usado outros orquestradores como o Kubernet, Vagrant e Mesos OS. A implementação do projeto nesses ouros orquestradores ficará para melhorias futuras.</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76FFE7D9" w:rsidR="00B95B4F" w:rsidRPr="00D9318B" w:rsidRDefault="00B95B4F" w:rsidP="00B95B4F">
      <w:r w:rsidRPr="00D9318B">
        <w:tab/>
        <w:t xml:space="preserve">Docker file: Anexo </w:t>
      </w:r>
      <w:r w:rsidR="000A0935">
        <w:t>1</w:t>
      </w:r>
      <w:r w:rsidR="00DB0A62">
        <w:t>2</w:t>
      </w:r>
      <w:r w:rsidR="000A0935">
        <w:t>.</w:t>
      </w:r>
      <w:r w:rsidRPr="00D9318B">
        <w:t>1</w:t>
      </w:r>
    </w:p>
    <w:p w14:paraId="14E27958" w14:textId="526E665E" w:rsidR="00B95B4F" w:rsidRPr="00D9318B" w:rsidRDefault="00B95B4F" w:rsidP="00B95B4F">
      <w:r w:rsidRPr="00D9318B">
        <w:tab/>
        <w:t xml:space="preserve">Docker-compose: Anexo </w:t>
      </w:r>
      <w:r w:rsidR="000A0935">
        <w:t>1</w:t>
      </w:r>
      <w:r w:rsidR="00DB0A62">
        <w:t>2</w:t>
      </w:r>
      <w:r w:rsidR="000A0935">
        <w:t>.</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705A0BC6"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w:t>
      </w:r>
      <w:r w:rsidR="00DB0A62">
        <w:rPr>
          <w:lang w:val="x-none" w:eastAsia="x-none"/>
        </w:rPr>
        <w:t>2</w:t>
      </w:r>
      <w:r w:rsidR="00FD102F">
        <w:rPr>
          <w:lang w:val="x-none" w:eastAsia="x-none"/>
        </w:rPr>
        <w:t>.</w:t>
      </w:r>
      <w:r w:rsidR="009272F2">
        <w:rPr>
          <w:lang w:val="x-none" w:eastAsia="x-none"/>
        </w:rPr>
        <w:t>3</w:t>
      </w:r>
    </w:p>
    <w:p w14:paraId="7DC3EF60" w14:textId="49828CC9" w:rsidR="00462A6B" w:rsidRDefault="009272F2">
      <w:pPr>
        <w:rPr>
          <w:lang w:val="x-none"/>
        </w:rPr>
      </w:pPr>
      <w:r>
        <w:rPr>
          <w:lang w:val="x-none"/>
        </w:rPr>
        <w:tab/>
        <w:t xml:space="preserve">Docker-compose versao 2 : Anexo </w:t>
      </w:r>
      <w:r w:rsidR="00FD102F">
        <w:rPr>
          <w:lang w:val="x-none"/>
        </w:rPr>
        <w:t>1</w:t>
      </w:r>
      <w:r w:rsidR="00DB0A62">
        <w:rPr>
          <w:lang w:val="x-none"/>
        </w:rPr>
        <w:t>2</w:t>
      </w:r>
      <w:r w:rsidR="00FD102F">
        <w:rPr>
          <w:lang w:val="x-none"/>
        </w:rPr>
        <w:t>.</w:t>
      </w:r>
      <w:r>
        <w:rPr>
          <w:lang w:val="x-none"/>
        </w:rPr>
        <w:t>4</w:t>
      </w:r>
    </w:p>
    <w:p w14:paraId="429B67E4" w14:textId="305FDD8D"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w:t>
      </w:r>
      <w:r w:rsidR="00DB0A62">
        <w:rPr>
          <w:lang w:val="x-none"/>
        </w:rPr>
        <w:t>2</w:t>
      </w:r>
      <w:r w:rsidR="00FD102F">
        <w:rPr>
          <w:lang w:val="x-none"/>
        </w:rPr>
        <w:t>.</w:t>
      </w:r>
      <w:r>
        <w:rPr>
          <w:lang w:val="x-none"/>
        </w:rPr>
        <w:t>5</w:t>
      </w:r>
    </w:p>
    <w:p w14:paraId="7F99ACFF" w14:textId="77777777" w:rsidR="007204D3" w:rsidRPr="005B1535" w:rsidRDefault="007204D3"/>
    <w:p w14:paraId="458E9F5C" w14:textId="56E74881" w:rsidR="007204D3" w:rsidRDefault="008250B9" w:rsidP="009056A8">
      <w:pPr>
        <w:ind w:firstLine="708"/>
      </w:pPr>
      <w:r>
        <w:t xml:space="preserve"> </w:t>
      </w:r>
    </w:p>
    <w:p w14:paraId="715C5E47" w14:textId="77777777" w:rsidR="007204D3" w:rsidRDefault="007204D3">
      <w:r>
        <w:br w:type="page"/>
      </w:r>
    </w:p>
    <w:p w14:paraId="672C6045" w14:textId="233A59C5" w:rsidR="001502E0" w:rsidRPr="00F643F2" w:rsidRDefault="00CB52B9" w:rsidP="003336B6">
      <w:pPr>
        <w:pStyle w:val="Ttulo11"/>
      </w:pPr>
      <w:bookmarkStart w:id="208" w:name="_Toc497655482"/>
      <w:r>
        <w:lastRenderedPageBreak/>
        <w:t>9</w:t>
      </w:r>
      <w:r w:rsidR="00C254AC" w:rsidRPr="00F643F2">
        <w:t xml:space="preserve"> </w:t>
      </w:r>
      <w:r w:rsidR="006A1B29">
        <w:t>conclusão</w:t>
      </w:r>
      <w:bookmarkEnd w:id="208"/>
    </w:p>
    <w:p w14:paraId="4A5EEFD7" w14:textId="77777777" w:rsidR="001502E0" w:rsidRDefault="001502E0">
      <w:pPr>
        <w:rPr>
          <w:b/>
        </w:rPr>
      </w:pPr>
      <w:r>
        <w:rPr>
          <w:b/>
        </w:rPr>
        <w:br w:type="page"/>
      </w:r>
    </w:p>
    <w:p w14:paraId="49540AC2" w14:textId="30203AF3" w:rsidR="005E4CE9" w:rsidRDefault="009D4E07" w:rsidP="003336B6">
      <w:pPr>
        <w:pStyle w:val="Ttulo11"/>
      </w:pPr>
      <w:bookmarkStart w:id="209" w:name="_Toc497655483"/>
      <w:r>
        <w:lastRenderedPageBreak/>
        <w:t>1</w:t>
      </w:r>
      <w:r w:rsidR="00306277">
        <w:t>0</w:t>
      </w:r>
      <w:r w:rsidR="001502E0" w:rsidRPr="009D4E07">
        <w:t xml:space="preserve"> </w:t>
      </w:r>
      <w:r w:rsidR="00CE4368">
        <w:t>Melhorias Futuras</w:t>
      </w:r>
      <w:bookmarkEnd w:id="209"/>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5797311C" w:rsidR="009C7518" w:rsidRDefault="00E96A15">
      <w:pPr>
        <w:pStyle w:val="Ttulo11"/>
        <w:ind w:firstLine="0"/>
      </w:pPr>
      <w:bookmarkStart w:id="210" w:name="_Toc496802715"/>
      <w:bookmarkStart w:id="211" w:name="_Toc496802944"/>
      <w:bookmarkStart w:id="212" w:name="_Toc497655484"/>
      <w:r>
        <w:lastRenderedPageBreak/>
        <w:t>1</w:t>
      </w:r>
      <w:r w:rsidR="00AE3712">
        <w:t>1</w:t>
      </w:r>
      <w:r w:rsidR="00C254AC">
        <w:t xml:space="preserve"> Referências</w:t>
      </w:r>
      <w:bookmarkEnd w:id="210"/>
      <w:bookmarkEnd w:id="211"/>
      <w:bookmarkEnd w:id="212"/>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01D55AC1" w:rsidR="009C7518" w:rsidRDefault="00C254AC">
      <w:r>
        <w:t>Cloud Computing. Disponível em &lt;https://en.wikipedia.org/wiki/Cloud_computing&gt;. Acessado em 20/11/2016.</w:t>
      </w:r>
    </w:p>
    <w:p w14:paraId="57805CAF" w14:textId="77777777" w:rsidR="009C7518" w:rsidRDefault="009C7518"/>
    <w:p w14:paraId="727084BB" w14:textId="71074214" w:rsidR="009C7518" w:rsidRDefault="00C254AC">
      <w:r>
        <w:t>O que é clo</w:t>
      </w:r>
      <w:r w:rsidR="00FE0840">
        <w:t>u</w:t>
      </w:r>
      <w:r>
        <w:t>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3E7EDA4D" w:rsidR="009C7518" w:rsidRDefault="00C254AC">
      <w:r>
        <w:t>Cloud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D9EF914" w:rsidR="009C7518" w:rsidRDefault="00C254AC">
      <w:pPr>
        <w:pStyle w:val="Ttulo11"/>
        <w:ind w:firstLine="0"/>
      </w:pPr>
      <w:bookmarkStart w:id="213" w:name="_Toc496802716"/>
      <w:bookmarkStart w:id="214" w:name="_Toc496802945"/>
      <w:bookmarkStart w:id="215" w:name="_Toc497655485"/>
      <w:r>
        <w:lastRenderedPageBreak/>
        <w:t>1</w:t>
      </w:r>
      <w:r w:rsidR="008017DC">
        <w:t>2</w:t>
      </w:r>
      <w:r>
        <w:t xml:space="preserve"> Anexos</w:t>
      </w:r>
      <w:bookmarkEnd w:id="213"/>
      <w:bookmarkEnd w:id="214"/>
      <w:bookmarkEnd w:id="215"/>
    </w:p>
    <w:p w14:paraId="610A7845" w14:textId="0BB55EA6" w:rsidR="009C7518" w:rsidRDefault="00C254AC" w:rsidP="00763C82">
      <w:pPr>
        <w:pStyle w:val="Ttulo21"/>
      </w:pPr>
      <w:bookmarkStart w:id="216" w:name="_Toc497655486"/>
      <w:r>
        <w:t xml:space="preserve">Anexo </w:t>
      </w:r>
      <w:r w:rsidR="00CB499E">
        <w:t>1</w:t>
      </w:r>
      <w:r w:rsidR="00607FED">
        <w:t>2</w:t>
      </w:r>
      <w:r w:rsidR="00CB499E">
        <w:t>.</w:t>
      </w:r>
      <w:r>
        <w:t>1 – Dockerfile</w:t>
      </w:r>
      <w:r w:rsidR="00DD156D">
        <w:t xml:space="preserve"> - </w:t>
      </w:r>
      <w:r w:rsidR="00DD156D" w:rsidRPr="000B5349">
        <w:rPr>
          <w:lang w:val="pt-BR"/>
        </w:rPr>
        <w:t>X86</w:t>
      </w:r>
      <w:bookmarkEnd w:id="216"/>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w:t>
      </w:r>
      <w:proofErr w:type="gramStart"/>
      <w:r w:rsidRPr="003A59F0">
        <w:rPr>
          <w:lang w:val="en-US"/>
        </w:rPr>
        <w:t>app:app</w:t>
      </w:r>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52798194" w:rsidR="00826C4F" w:rsidRPr="008F2423" w:rsidRDefault="00826C4F" w:rsidP="007344CF">
      <w:pPr>
        <w:pStyle w:val="Ttulo21"/>
      </w:pPr>
      <w:bookmarkStart w:id="217" w:name="_Toc497655487"/>
      <w:r w:rsidRPr="007344CF">
        <w:lastRenderedPageBreak/>
        <w:t>Anexo</w:t>
      </w:r>
      <w:r w:rsidR="007344CF">
        <w:t xml:space="preserve"> 1</w:t>
      </w:r>
      <w:r w:rsidR="00804896">
        <w:t>2</w:t>
      </w:r>
      <w:r w:rsidR="007344CF">
        <w:t>.</w:t>
      </w:r>
      <w:r w:rsidRPr="007344CF">
        <w:t>2 – Docker-compose</w:t>
      </w:r>
      <w:r w:rsidR="005B1CAB" w:rsidRPr="007344CF">
        <w:t xml:space="preserve"> versão 2</w:t>
      </w:r>
      <w:r w:rsidR="000E6F57" w:rsidRPr="0033526A">
        <w:t xml:space="preserve"> - X86</w:t>
      </w:r>
      <w:bookmarkEnd w:id="217"/>
    </w:p>
    <w:p w14:paraId="207DF1DC" w14:textId="77777777" w:rsidR="005B1CAB" w:rsidRPr="003B1AE1"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"db</w:t>
      </w:r>
      <w:proofErr w:type="gramEnd"/>
      <w:r w:rsidRPr="000B5349">
        <w:t>-data:/var/lib/mysql"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C3224" w:rsidRDefault="005B1CAB" w:rsidP="005B1CAB">
      <w:pPr>
        <w:rPr>
          <w:lang w:val="en-US"/>
        </w:rPr>
      </w:pPr>
      <w:r w:rsidRPr="005B1CAB">
        <w:rPr>
          <w:lang w:val="en-US"/>
        </w:rPr>
        <w:t xml:space="preserve">      </w:t>
      </w:r>
      <w:r w:rsidRPr="007C3224">
        <w:rPr>
          <w:lang w:val="en-US"/>
        </w:rPr>
        <w:t>REDIS_SIDEKIQ_URL: redis://redis:6379/0</w:t>
      </w:r>
    </w:p>
    <w:p w14:paraId="4DBA9D47" w14:textId="77777777" w:rsidR="005B1CAB" w:rsidRPr="005B1CAB" w:rsidRDefault="005B1CAB" w:rsidP="005B1CAB">
      <w:pPr>
        <w:rPr>
          <w:lang w:val="en-US"/>
        </w:rPr>
      </w:pPr>
      <w:r w:rsidRPr="007C322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337E943" w:rsidR="005B1CAB" w:rsidRPr="005E463D" w:rsidRDefault="00210B91" w:rsidP="001D3F2C">
      <w:pPr>
        <w:pStyle w:val="Ttulo21"/>
      </w:pPr>
      <w:bookmarkStart w:id="218" w:name="_Toc497655488"/>
      <w:r w:rsidRPr="001D3F2C">
        <w:lastRenderedPageBreak/>
        <w:t xml:space="preserve">Anexo </w:t>
      </w:r>
      <w:r w:rsidR="001D3F2C">
        <w:t>1</w:t>
      </w:r>
      <w:r w:rsidR="00CC4B17">
        <w:t>2</w:t>
      </w:r>
      <w:r w:rsidR="001D3F2C">
        <w:t>.</w:t>
      </w:r>
      <w:r w:rsidRPr="001D3F2C">
        <w:t>3 – Dockerfile</w:t>
      </w:r>
      <w:r w:rsidR="009A72E7" w:rsidRPr="001D3F2C">
        <w:t xml:space="preserve"> </w:t>
      </w:r>
      <w:r w:rsidR="00666779" w:rsidRPr="0033526A">
        <w:t>–</w:t>
      </w:r>
      <w:r w:rsidRPr="008F2423">
        <w:t xml:space="preserve"> AR</w:t>
      </w:r>
      <w:r w:rsidRPr="005E463D">
        <w:t>M</w:t>
      </w:r>
      <w:bookmarkEnd w:id="218"/>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w:t>
      </w:r>
      <w:proofErr w:type="gramStart"/>
      <w:r w:rsidRPr="00666779">
        <w:rPr>
          <w:lang w:val="en-US"/>
        </w:rPr>
        <w:t>raspbian:jessie</w:t>
      </w:r>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 xml:space="preserve">RUN chown -R </w:t>
      </w:r>
      <w:proofErr w:type="gramStart"/>
      <w:r w:rsidRPr="00666779">
        <w:rPr>
          <w:lang w:val="en-US"/>
        </w:rPr>
        <w:t>app:app</w:t>
      </w:r>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D8C3E18" w:rsidR="001C5D56" w:rsidRPr="00076584" w:rsidRDefault="00076584" w:rsidP="001D3F2C">
      <w:pPr>
        <w:pStyle w:val="Ttulo21"/>
      </w:pPr>
      <w:bookmarkStart w:id="219" w:name="_Toc497655489"/>
      <w:r>
        <w:lastRenderedPageBreak/>
        <w:t xml:space="preserve">Anexo </w:t>
      </w:r>
      <w:r w:rsidR="001D3F2C">
        <w:t>1</w:t>
      </w:r>
      <w:r w:rsidR="00774A4B">
        <w:t>2</w:t>
      </w:r>
      <w:r w:rsidR="001D3F2C">
        <w:t>.</w:t>
      </w:r>
      <w:r>
        <w:t>4 – Docker-compose versão 2 - ARM</w:t>
      </w:r>
      <w:bookmarkEnd w:id="219"/>
    </w:p>
    <w:p w14:paraId="11725661" w14:textId="77777777" w:rsidR="00076584" w:rsidRDefault="00076584" w:rsidP="001C5D56"/>
    <w:p w14:paraId="2F3F79A2" w14:textId="77777777" w:rsidR="001C5D56" w:rsidRPr="00F4439A" w:rsidRDefault="001C5D56" w:rsidP="001C5D56">
      <w:pPr>
        <w:rPr>
          <w:lang w:val="en-US"/>
        </w:rPr>
      </w:pPr>
      <w:r w:rsidRPr="00F4439A">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proofErr w:type="gramStart"/>
      <w:r>
        <w:t>expose</w:t>
      </w:r>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gramStart"/>
      <w:r>
        <w:t>ports</w:t>
      </w:r>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gramStart"/>
      <w:r>
        <w:t>db</w:t>
      </w:r>
      <w:proofErr w:type="gramEnd"/>
      <w:r>
        <w:t>-data:</w:t>
      </w:r>
    </w:p>
    <w:p w14:paraId="690A7889" w14:textId="51BF04B2" w:rsidR="001C5D56" w:rsidRDefault="001C5D56"/>
    <w:p w14:paraId="5A7CD159" w14:textId="77777777" w:rsidR="001C5D56" w:rsidRDefault="001C5D56">
      <w:r>
        <w:br w:type="page"/>
      </w:r>
    </w:p>
    <w:p w14:paraId="18FAFDB4" w14:textId="15636E04" w:rsidR="005B1CAB" w:rsidRDefault="00076584" w:rsidP="001D3F2C">
      <w:pPr>
        <w:pStyle w:val="Ttulo21"/>
      </w:pPr>
      <w:bookmarkStart w:id="220" w:name="_Toc497655490"/>
      <w:r>
        <w:lastRenderedPageBreak/>
        <w:t xml:space="preserve">Anexo </w:t>
      </w:r>
      <w:r w:rsidR="001D3F2C">
        <w:t>1</w:t>
      </w:r>
      <w:r w:rsidR="0005639C">
        <w:t>2</w:t>
      </w:r>
      <w:r w:rsidR="001D3F2C">
        <w:t>.</w:t>
      </w:r>
      <w:r>
        <w:t>5</w:t>
      </w:r>
      <w:r w:rsidR="005B1CAB">
        <w:t xml:space="preserve"> – Docker-compose versão 3</w:t>
      </w:r>
      <w:r w:rsidR="00142517">
        <w:t xml:space="preserve"> - ARM</w:t>
      </w:r>
      <w:bookmarkEnd w:id="220"/>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C3224" w:rsidRDefault="00B60B16" w:rsidP="00B60B16">
      <w:r w:rsidRPr="004F6D7C">
        <w:rPr>
          <w:lang w:val="en-US"/>
        </w:rPr>
        <w:t xml:space="preserve">  </w:t>
      </w:r>
      <w:proofErr w:type="gramStart"/>
      <w:r w:rsidRPr="007C3224">
        <w:t>viz</w:t>
      </w:r>
      <w:proofErr w:type="gramEnd"/>
      <w:r w:rsidRPr="007C3224">
        <w:t>:</w:t>
      </w:r>
    </w:p>
    <w:p w14:paraId="09317B73" w14:textId="77777777" w:rsidR="00B60B16" w:rsidRPr="007C3224" w:rsidRDefault="00B60B16" w:rsidP="00B60B16">
      <w:r w:rsidRPr="007C3224">
        <w:t xml:space="preserve">     </w:t>
      </w:r>
      <w:proofErr w:type="gramStart"/>
      <w:r w:rsidRPr="007C3224">
        <w:t>image</w:t>
      </w:r>
      <w:proofErr w:type="gramEnd"/>
      <w:r w:rsidRPr="007C3224">
        <w:t>: alexellis2/visualizer-arm</w:t>
      </w:r>
    </w:p>
    <w:p w14:paraId="4A59AAC4" w14:textId="77777777" w:rsidR="00B60B16" w:rsidRPr="007C3224" w:rsidRDefault="00B60B16" w:rsidP="00B60B16">
      <w:r w:rsidRPr="007C3224">
        <w:t xml:space="preserve">     </w:t>
      </w:r>
      <w:proofErr w:type="gramStart"/>
      <w:r w:rsidRPr="007C3224">
        <w:t>ports</w:t>
      </w:r>
      <w:proofErr w:type="gramEnd"/>
      <w:r w:rsidRPr="007C3224">
        <w:t xml:space="preserve">: </w:t>
      </w:r>
    </w:p>
    <w:p w14:paraId="6CF8FFAF" w14:textId="77777777" w:rsidR="00B60B16" w:rsidRPr="004F6D7C" w:rsidRDefault="00B60B16" w:rsidP="00B60B16">
      <w:pPr>
        <w:rPr>
          <w:lang w:val="en-US"/>
        </w:rPr>
      </w:pPr>
      <w:r w:rsidRPr="007C322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70"/>
      <w:footerReference w:type="default" r:id="rId71"/>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5E0D3" w14:textId="77777777" w:rsidR="005C5785" w:rsidRDefault="005C5785">
      <w:r>
        <w:separator/>
      </w:r>
    </w:p>
  </w:endnote>
  <w:endnote w:type="continuationSeparator" w:id="0">
    <w:p w14:paraId="308B9650" w14:textId="77777777" w:rsidR="005C5785" w:rsidRDefault="005C5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D04B9" w:rsidRDefault="006D04B9">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86B77" w14:textId="77777777" w:rsidR="005C5785" w:rsidRDefault="005C5785">
      <w:r>
        <w:separator/>
      </w:r>
    </w:p>
  </w:footnote>
  <w:footnote w:type="continuationSeparator" w:id="0">
    <w:p w14:paraId="3CC4099A" w14:textId="77777777" w:rsidR="005C5785" w:rsidRDefault="005C5785">
      <w:r>
        <w:continuationSeparator/>
      </w:r>
    </w:p>
  </w:footnote>
  <w:footnote w:id="1">
    <w:p w14:paraId="3A477492" w14:textId="1066DE99" w:rsidR="006D04B9" w:rsidRPr="001E03D1" w:rsidRDefault="006D04B9">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D04B9" w:rsidRPr="0000038E" w:rsidRDefault="006D04B9">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D04B9" w:rsidRPr="0087606B" w:rsidRDefault="006D04B9">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D04B9" w:rsidRPr="00393659" w:rsidRDefault="006D04B9">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D04B9" w:rsidRPr="006A3FDD" w:rsidRDefault="006D04B9"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D04B9" w:rsidRPr="00DA3E43" w:rsidRDefault="006D04B9"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D04B9" w:rsidRPr="000D189A" w:rsidRDefault="006D04B9">
      <w:pPr>
        <w:pStyle w:val="Textodenotaderodap"/>
        <w:rPr>
          <w:lang w:val="pt-BR"/>
        </w:rPr>
      </w:pPr>
      <w:r>
        <w:rPr>
          <w:rStyle w:val="Refdenotaderodap"/>
        </w:rPr>
        <w:t>4</w:t>
      </w:r>
      <w:r>
        <w:t xml:space="preserve"> </w:t>
      </w:r>
      <w:r w:rsidRPr="00D45B60">
        <w:t>https://www.docker.com/docker-mac</w:t>
      </w:r>
    </w:p>
  </w:footnote>
  <w:footnote w:id="8">
    <w:p w14:paraId="5CA069F3" w14:textId="5653D603" w:rsidR="006D04B9" w:rsidRPr="00C02FD1" w:rsidRDefault="006D04B9">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6D04B9" w:rsidRPr="00C26A46" w:rsidRDefault="006D04B9">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6D04B9" w:rsidRPr="00914B75" w:rsidRDefault="006D04B9"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6D04B9" w:rsidRPr="00393659" w:rsidRDefault="006D04B9"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6D04B9" w:rsidRPr="007E3C42" w:rsidRDefault="006D04B9">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6D04B9" w:rsidRPr="009C6043" w:rsidRDefault="006D04B9">
      <w:pPr>
        <w:pStyle w:val="Textodenotaderodap"/>
      </w:pPr>
      <w:r>
        <w:rPr>
          <w:rStyle w:val="Refdenotaderodap"/>
        </w:rPr>
        <w:t>11</w:t>
      </w:r>
      <w:r>
        <w:t xml:space="preserve"> </w:t>
      </w:r>
      <w:r w:rsidRPr="009C6043">
        <w:t>https://en.wikipedia.org/wiki/Software_versioning</w:t>
      </w:r>
    </w:p>
  </w:footnote>
  <w:footnote w:id="14">
    <w:p w14:paraId="368EAC1B" w14:textId="7AE6DC34" w:rsidR="006D04B9" w:rsidRPr="00E82F68" w:rsidRDefault="006D04B9">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6D04B9" w:rsidRPr="00393659" w:rsidRDefault="006D04B9"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6D04B9" w:rsidRPr="00E17EB0" w:rsidRDefault="006D04B9">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6D04B9" w:rsidRPr="0035521A" w:rsidRDefault="006D04B9">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6D04B9" w:rsidRPr="00E00B58" w:rsidRDefault="006D04B9"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6D04B9" w:rsidRPr="0089783B" w:rsidRDefault="006D04B9"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6D04B9" w:rsidRPr="00A85B21" w:rsidRDefault="006D04B9">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6D04B9" w:rsidRPr="00A85B21" w:rsidRDefault="006D04B9">
      <w:pPr>
        <w:pStyle w:val="Textodenotaderodap"/>
        <w:rPr>
          <w:lang w:val="pt-BR"/>
        </w:rPr>
      </w:pPr>
      <w:r>
        <w:rPr>
          <w:rStyle w:val="Refdenotaderodap"/>
        </w:rPr>
        <w:t>8</w:t>
      </w:r>
      <w:r>
        <w:t xml:space="preserve"> </w:t>
      </w:r>
      <w:r w:rsidRPr="00CD494D">
        <w:t>https://github.com/docker/labs</w:t>
      </w:r>
    </w:p>
  </w:footnote>
  <w:footnote w:id="22">
    <w:p w14:paraId="2E8C9102" w14:textId="3AE68BBA" w:rsidR="006D04B9" w:rsidRPr="00C5548C" w:rsidRDefault="006D04B9">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6D04B9" w:rsidRPr="000A56CA" w:rsidRDefault="006D04B9">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3BD60E68" w14:textId="6F5C9581" w:rsidR="006D04B9" w:rsidRPr="00A739E9" w:rsidRDefault="006D04B9">
      <w:pPr>
        <w:pStyle w:val="Textodenotaderodap"/>
        <w:rPr>
          <w:lang w:val="en-US"/>
        </w:rPr>
      </w:pPr>
      <w:r>
        <w:rPr>
          <w:rStyle w:val="Refdenotaderodap"/>
        </w:rPr>
        <w:t>2</w:t>
      </w:r>
      <w:r>
        <w:t xml:space="preserve"> </w:t>
      </w:r>
      <w:r w:rsidRPr="00215105">
        <w:t>https://2017.dockercon.com/</w:t>
      </w:r>
    </w:p>
  </w:footnote>
  <w:footnote w:id="25">
    <w:p w14:paraId="6BB44EE3" w14:textId="21B05E11" w:rsidR="006D04B9" w:rsidRPr="0072040E" w:rsidRDefault="006D04B9"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6">
    <w:p w14:paraId="5279E266" w14:textId="3A95153D" w:rsidR="006D04B9" w:rsidRPr="0072040E" w:rsidRDefault="006D04B9">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7">
    <w:p w14:paraId="5F950BD0" w14:textId="77777777" w:rsidR="003659AC" w:rsidRPr="0072040E" w:rsidRDefault="003659AC" w:rsidP="003659AC">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D04B9" w:rsidRDefault="006D04B9">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24811"/>
    <w:rsid w:val="00025C73"/>
    <w:rsid w:val="00031776"/>
    <w:rsid w:val="00031A76"/>
    <w:rsid w:val="00033B3B"/>
    <w:rsid w:val="00036F97"/>
    <w:rsid w:val="000403F2"/>
    <w:rsid w:val="00041715"/>
    <w:rsid w:val="00042A9D"/>
    <w:rsid w:val="0004384E"/>
    <w:rsid w:val="000458AC"/>
    <w:rsid w:val="000462A6"/>
    <w:rsid w:val="00050025"/>
    <w:rsid w:val="00050DA4"/>
    <w:rsid w:val="00052C6E"/>
    <w:rsid w:val="00052DDF"/>
    <w:rsid w:val="00055C8B"/>
    <w:rsid w:val="0005639C"/>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3E58"/>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5968"/>
    <w:rsid w:val="000B7445"/>
    <w:rsid w:val="000C245C"/>
    <w:rsid w:val="000C2F80"/>
    <w:rsid w:val="000C5351"/>
    <w:rsid w:val="000C586D"/>
    <w:rsid w:val="000C6FC5"/>
    <w:rsid w:val="000D0DB1"/>
    <w:rsid w:val="000D189A"/>
    <w:rsid w:val="000D1C8B"/>
    <w:rsid w:val="000D3CB7"/>
    <w:rsid w:val="000D588B"/>
    <w:rsid w:val="000D6FB7"/>
    <w:rsid w:val="000D70A3"/>
    <w:rsid w:val="000D757E"/>
    <w:rsid w:val="000D763F"/>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6CAF"/>
    <w:rsid w:val="0010759F"/>
    <w:rsid w:val="00114BCB"/>
    <w:rsid w:val="00116A4C"/>
    <w:rsid w:val="00117EEE"/>
    <w:rsid w:val="00120902"/>
    <w:rsid w:val="00122198"/>
    <w:rsid w:val="001225C8"/>
    <w:rsid w:val="00122B3C"/>
    <w:rsid w:val="00123B8D"/>
    <w:rsid w:val="00126FAE"/>
    <w:rsid w:val="0013105E"/>
    <w:rsid w:val="00131701"/>
    <w:rsid w:val="001323EA"/>
    <w:rsid w:val="0013289C"/>
    <w:rsid w:val="00134CF7"/>
    <w:rsid w:val="00137C08"/>
    <w:rsid w:val="00140E9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4A5F"/>
    <w:rsid w:val="0015691C"/>
    <w:rsid w:val="001617C8"/>
    <w:rsid w:val="00164F8C"/>
    <w:rsid w:val="0016515D"/>
    <w:rsid w:val="00165C94"/>
    <w:rsid w:val="0017031F"/>
    <w:rsid w:val="00172634"/>
    <w:rsid w:val="0017638D"/>
    <w:rsid w:val="00176F31"/>
    <w:rsid w:val="00177233"/>
    <w:rsid w:val="00180959"/>
    <w:rsid w:val="001821F2"/>
    <w:rsid w:val="00182973"/>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334"/>
    <w:rsid w:val="001B4E98"/>
    <w:rsid w:val="001B765B"/>
    <w:rsid w:val="001B7DEA"/>
    <w:rsid w:val="001C0E7D"/>
    <w:rsid w:val="001C17E2"/>
    <w:rsid w:val="001C1A41"/>
    <w:rsid w:val="001C3A34"/>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632C"/>
    <w:rsid w:val="00207C26"/>
    <w:rsid w:val="002105BF"/>
    <w:rsid w:val="00210AC0"/>
    <w:rsid w:val="00210B91"/>
    <w:rsid w:val="002119B5"/>
    <w:rsid w:val="00214A82"/>
    <w:rsid w:val="00215105"/>
    <w:rsid w:val="0021511B"/>
    <w:rsid w:val="0022087F"/>
    <w:rsid w:val="002218D8"/>
    <w:rsid w:val="00223027"/>
    <w:rsid w:val="0022348F"/>
    <w:rsid w:val="002235BC"/>
    <w:rsid w:val="00226E56"/>
    <w:rsid w:val="002271DA"/>
    <w:rsid w:val="0022784D"/>
    <w:rsid w:val="00232344"/>
    <w:rsid w:val="00232D41"/>
    <w:rsid w:val="00233DE2"/>
    <w:rsid w:val="002357C5"/>
    <w:rsid w:val="00237306"/>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77E81"/>
    <w:rsid w:val="00280D6F"/>
    <w:rsid w:val="00281D92"/>
    <w:rsid w:val="002839D1"/>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41B"/>
    <w:rsid w:val="002E7762"/>
    <w:rsid w:val="002E7862"/>
    <w:rsid w:val="002F26AE"/>
    <w:rsid w:val="002F6429"/>
    <w:rsid w:val="00300223"/>
    <w:rsid w:val="00300DF8"/>
    <w:rsid w:val="00300F51"/>
    <w:rsid w:val="00301197"/>
    <w:rsid w:val="003015B6"/>
    <w:rsid w:val="0030195F"/>
    <w:rsid w:val="003039F4"/>
    <w:rsid w:val="00303AF2"/>
    <w:rsid w:val="00303BFA"/>
    <w:rsid w:val="00306277"/>
    <w:rsid w:val="00306B78"/>
    <w:rsid w:val="0030749B"/>
    <w:rsid w:val="00307A9C"/>
    <w:rsid w:val="00310F06"/>
    <w:rsid w:val="003129CB"/>
    <w:rsid w:val="0031712E"/>
    <w:rsid w:val="00331D67"/>
    <w:rsid w:val="00332FD3"/>
    <w:rsid w:val="003336B6"/>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659AC"/>
    <w:rsid w:val="00365CF5"/>
    <w:rsid w:val="003718A0"/>
    <w:rsid w:val="00371EF8"/>
    <w:rsid w:val="00372254"/>
    <w:rsid w:val="003729A4"/>
    <w:rsid w:val="00374B47"/>
    <w:rsid w:val="00377895"/>
    <w:rsid w:val="0038011C"/>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1AE1"/>
    <w:rsid w:val="003B3C04"/>
    <w:rsid w:val="003B4D07"/>
    <w:rsid w:val="003B79D6"/>
    <w:rsid w:val="003C2963"/>
    <w:rsid w:val="003C3299"/>
    <w:rsid w:val="003C35AA"/>
    <w:rsid w:val="003C4D53"/>
    <w:rsid w:val="003C4E7C"/>
    <w:rsid w:val="003C58C5"/>
    <w:rsid w:val="003C5B39"/>
    <w:rsid w:val="003C5C53"/>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0970"/>
    <w:rsid w:val="003F219F"/>
    <w:rsid w:val="003F254F"/>
    <w:rsid w:val="003F25CD"/>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61E3"/>
    <w:rsid w:val="0041735C"/>
    <w:rsid w:val="00417CA5"/>
    <w:rsid w:val="00421105"/>
    <w:rsid w:val="00421C9E"/>
    <w:rsid w:val="00423FAD"/>
    <w:rsid w:val="00424573"/>
    <w:rsid w:val="004261E6"/>
    <w:rsid w:val="00426E96"/>
    <w:rsid w:val="00427B50"/>
    <w:rsid w:val="00430BF9"/>
    <w:rsid w:val="00431480"/>
    <w:rsid w:val="00431EB7"/>
    <w:rsid w:val="00433567"/>
    <w:rsid w:val="00435060"/>
    <w:rsid w:val="004407A8"/>
    <w:rsid w:val="0044152E"/>
    <w:rsid w:val="0044793A"/>
    <w:rsid w:val="004528D9"/>
    <w:rsid w:val="00454A0C"/>
    <w:rsid w:val="00455B24"/>
    <w:rsid w:val="004621DB"/>
    <w:rsid w:val="00462A6B"/>
    <w:rsid w:val="00463256"/>
    <w:rsid w:val="00463F02"/>
    <w:rsid w:val="004641F8"/>
    <w:rsid w:val="00464BD8"/>
    <w:rsid w:val="004653FF"/>
    <w:rsid w:val="00466EBF"/>
    <w:rsid w:val="00471493"/>
    <w:rsid w:val="004721E6"/>
    <w:rsid w:val="00476A9A"/>
    <w:rsid w:val="00481231"/>
    <w:rsid w:val="00481FA8"/>
    <w:rsid w:val="004834C2"/>
    <w:rsid w:val="00485209"/>
    <w:rsid w:val="0048528F"/>
    <w:rsid w:val="00485E2C"/>
    <w:rsid w:val="00490A82"/>
    <w:rsid w:val="00491CE6"/>
    <w:rsid w:val="00491F99"/>
    <w:rsid w:val="004925AC"/>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25"/>
    <w:rsid w:val="004D3FA9"/>
    <w:rsid w:val="004D60D7"/>
    <w:rsid w:val="004D7AD9"/>
    <w:rsid w:val="004E0971"/>
    <w:rsid w:val="004E1980"/>
    <w:rsid w:val="004E2777"/>
    <w:rsid w:val="004E2807"/>
    <w:rsid w:val="004E4902"/>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16CC"/>
    <w:rsid w:val="00531B01"/>
    <w:rsid w:val="00533488"/>
    <w:rsid w:val="00535AC0"/>
    <w:rsid w:val="0053728C"/>
    <w:rsid w:val="00540288"/>
    <w:rsid w:val="00540C73"/>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5785"/>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07FED"/>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AB4"/>
    <w:rsid w:val="00644C3C"/>
    <w:rsid w:val="00647050"/>
    <w:rsid w:val="0064736B"/>
    <w:rsid w:val="00647997"/>
    <w:rsid w:val="006500AC"/>
    <w:rsid w:val="0065080E"/>
    <w:rsid w:val="00650E31"/>
    <w:rsid w:val="00653A98"/>
    <w:rsid w:val="006553FC"/>
    <w:rsid w:val="00657B99"/>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1B29"/>
    <w:rsid w:val="006A30DA"/>
    <w:rsid w:val="006A3FDD"/>
    <w:rsid w:val="006B0270"/>
    <w:rsid w:val="006B0736"/>
    <w:rsid w:val="006B15FD"/>
    <w:rsid w:val="006B41B9"/>
    <w:rsid w:val="006B41EA"/>
    <w:rsid w:val="006B6147"/>
    <w:rsid w:val="006B7426"/>
    <w:rsid w:val="006B7720"/>
    <w:rsid w:val="006C07D1"/>
    <w:rsid w:val="006C0DA4"/>
    <w:rsid w:val="006C11A6"/>
    <w:rsid w:val="006C391A"/>
    <w:rsid w:val="006C4114"/>
    <w:rsid w:val="006C451D"/>
    <w:rsid w:val="006C6350"/>
    <w:rsid w:val="006D04B9"/>
    <w:rsid w:val="006D3C54"/>
    <w:rsid w:val="006D3F8A"/>
    <w:rsid w:val="006D4716"/>
    <w:rsid w:val="006D5710"/>
    <w:rsid w:val="006D61C6"/>
    <w:rsid w:val="006D7E80"/>
    <w:rsid w:val="006E122A"/>
    <w:rsid w:val="006E1FD1"/>
    <w:rsid w:val="006E28EF"/>
    <w:rsid w:val="006E4B9D"/>
    <w:rsid w:val="006E4E16"/>
    <w:rsid w:val="006F0CE9"/>
    <w:rsid w:val="006F26D0"/>
    <w:rsid w:val="006F2A3B"/>
    <w:rsid w:val="006F3B49"/>
    <w:rsid w:val="006F437A"/>
    <w:rsid w:val="006F43A9"/>
    <w:rsid w:val="006F5463"/>
    <w:rsid w:val="006F63FC"/>
    <w:rsid w:val="006F67B3"/>
    <w:rsid w:val="006F7315"/>
    <w:rsid w:val="00700C63"/>
    <w:rsid w:val="00701144"/>
    <w:rsid w:val="00701479"/>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285A"/>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216E"/>
    <w:rsid w:val="00772BE7"/>
    <w:rsid w:val="00774A4B"/>
    <w:rsid w:val="00774F0F"/>
    <w:rsid w:val="00775089"/>
    <w:rsid w:val="00776A49"/>
    <w:rsid w:val="00780FF9"/>
    <w:rsid w:val="00784D95"/>
    <w:rsid w:val="00785B0B"/>
    <w:rsid w:val="0078657A"/>
    <w:rsid w:val="0079078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224"/>
    <w:rsid w:val="007C361B"/>
    <w:rsid w:val="007C3CB5"/>
    <w:rsid w:val="007C4504"/>
    <w:rsid w:val="007C6075"/>
    <w:rsid w:val="007C6434"/>
    <w:rsid w:val="007C67FC"/>
    <w:rsid w:val="007D26B2"/>
    <w:rsid w:val="007D5161"/>
    <w:rsid w:val="007D5A1A"/>
    <w:rsid w:val="007D71D5"/>
    <w:rsid w:val="007E0740"/>
    <w:rsid w:val="007E3C42"/>
    <w:rsid w:val="007F086C"/>
    <w:rsid w:val="007F1777"/>
    <w:rsid w:val="007F273D"/>
    <w:rsid w:val="007F4E9E"/>
    <w:rsid w:val="007F6239"/>
    <w:rsid w:val="007F7BA5"/>
    <w:rsid w:val="00800F05"/>
    <w:rsid w:val="008017DC"/>
    <w:rsid w:val="00803924"/>
    <w:rsid w:val="008045DD"/>
    <w:rsid w:val="00804896"/>
    <w:rsid w:val="008129A6"/>
    <w:rsid w:val="00813145"/>
    <w:rsid w:val="00814C46"/>
    <w:rsid w:val="00816ECF"/>
    <w:rsid w:val="008173B4"/>
    <w:rsid w:val="008175CA"/>
    <w:rsid w:val="00823E71"/>
    <w:rsid w:val="00824B05"/>
    <w:rsid w:val="008250B9"/>
    <w:rsid w:val="00825438"/>
    <w:rsid w:val="00826A3D"/>
    <w:rsid w:val="00826C4F"/>
    <w:rsid w:val="0082758A"/>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0DED"/>
    <w:rsid w:val="008931E9"/>
    <w:rsid w:val="00893938"/>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05C0"/>
    <w:rsid w:val="008E1F22"/>
    <w:rsid w:val="008E225C"/>
    <w:rsid w:val="008E4C50"/>
    <w:rsid w:val="008F00C2"/>
    <w:rsid w:val="008F05E4"/>
    <w:rsid w:val="008F20DB"/>
    <w:rsid w:val="008F2125"/>
    <w:rsid w:val="008F2423"/>
    <w:rsid w:val="008F394D"/>
    <w:rsid w:val="008F4E9E"/>
    <w:rsid w:val="008F6BDC"/>
    <w:rsid w:val="0090070D"/>
    <w:rsid w:val="00901281"/>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0F0"/>
    <w:rsid w:val="00944B98"/>
    <w:rsid w:val="00944C9D"/>
    <w:rsid w:val="00944EC6"/>
    <w:rsid w:val="009467D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32A"/>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2B4A"/>
    <w:rsid w:val="00A13AE2"/>
    <w:rsid w:val="00A156AA"/>
    <w:rsid w:val="00A2031C"/>
    <w:rsid w:val="00A209F0"/>
    <w:rsid w:val="00A22A48"/>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2458"/>
    <w:rsid w:val="00A64765"/>
    <w:rsid w:val="00A649C5"/>
    <w:rsid w:val="00A739E9"/>
    <w:rsid w:val="00A74FE8"/>
    <w:rsid w:val="00A77315"/>
    <w:rsid w:val="00A77A20"/>
    <w:rsid w:val="00A80110"/>
    <w:rsid w:val="00A80F99"/>
    <w:rsid w:val="00A833F6"/>
    <w:rsid w:val="00A853CD"/>
    <w:rsid w:val="00A85B21"/>
    <w:rsid w:val="00A87F8D"/>
    <w:rsid w:val="00A9479A"/>
    <w:rsid w:val="00A94FE2"/>
    <w:rsid w:val="00A960BD"/>
    <w:rsid w:val="00A97933"/>
    <w:rsid w:val="00A97EC7"/>
    <w:rsid w:val="00AA0A65"/>
    <w:rsid w:val="00AA4185"/>
    <w:rsid w:val="00AA5C3A"/>
    <w:rsid w:val="00AB0CD9"/>
    <w:rsid w:val="00AB37B3"/>
    <w:rsid w:val="00AB71AC"/>
    <w:rsid w:val="00AC1A38"/>
    <w:rsid w:val="00AC26DC"/>
    <w:rsid w:val="00AC70C7"/>
    <w:rsid w:val="00AC71FC"/>
    <w:rsid w:val="00AD3043"/>
    <w:rsid w:val="00AD509E"/>
    <w:rsid w:val="00AD5AFC"/>
    <w:rsid w:val="00AD751B"/>
    <w:rsid w:val="00AE08B2"/>
    <w:rsid w:val="00AE09EB"/>
    <w:rsid w:val="00AE2F99"/>
    <w:rsid w:val="00AE3712"/>
    <w:rsid w:val="00AE4418"/>
    <w:rsid w:val="00AE52B2"/>
    <w:rsid w:val="00AE560C"/>
    <w:rsid w:val="00AE744D"/>
    <w:rsid w:val="00AE7878"/>
    <w:rsid w:val="00AF151B"/>
    <w:rsid w:val="00AF6AFF"/>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0D00"/>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1CF7"/>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47F5"/>
    <w:rsid w:val="00BF56D4"/>
    <w:rsid w:val="00C00B86"/>
    <w:rsid w:val="00C02FD1"/>
    <w:rsid w:val="00C03393"/>
    <w:rsid w:val="00C0428B"/>
    <w:rsid w:val="00C06FDD"/>
    <w:rsid w:val="00C07657"/>
    <w:rsid w:val="00C1191E"/>
    <w:rsid w:val="00C11E62"/>
    <w:rsid w:val="00C13074"/>
    <w:rsid w:val="00C1355E"/>
    <w:rsid w:val="00C13597"/>
    <w:rsid w:val="00C16035"/>
    <w:rsid w:val="00C179D8"/>
    <w:rsid w:val="00C23A5B"/>
    <w:rsid w:val="00C23E57"/>
    <w:rsid w:val="00C24C6E"/>
    <w:rsid w:val="00C254AC"/>
    <w:rsid w:val="00C26191"/>
    <w:rsid w:val="00C26A46"/>
    <w:rsid w:val="00C31E4A"/>
    <w:rsid w:val="00C32B1E"/>
    <w:rsid w:val="00C3368C"/>
    <w:rsid w:val="00C33799"/>
    <w:rsid w:val="00C34F7E"/>
    <w:rsid w:val="00C41896"/>
    <w:rsid w:val="00C4246E"/>
    <w:rsid w:val="00C425EE"/>
    <w:rsid w:val="00C447ED"/>
    <w:rsid w:val="00C4500A"/>
    <w:rsid w:val="00C45A05"/>
    <w:rsid w:val="00C45C73"/>
    <w:rsid w:val="00C470E3"/>
    <w:rsid w:val="00C47444"/>
    <w:rsid w:val="00C50AD0"/>
    <w:rsid w:val="00C51C27"/>
    <w:rsid w:val="00C5548C"/>
    <w:rsid w:val="00C5776B"/>
    <w:rsid w:val="00C6207A"/>
    <w:rsid w:val="00C62C19"/>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039"/>
    <w:rsid w:val="00C878A1"/>
    <w:rsid w:val="00C903FA"/>
    <w:rsid w:val="00C914BA"/>
    <w:rsid w:val="00C91697"/>
    <w:rsid w:val="00C94EF8"/>
    <w:rsid w:val="00C95AC9"/>
    <w:rsid w:val="00C97CFA"/>
    <w:rsid w:val="00C97D4C"/>
    <w:rsid w:val="00CA3F9E"/>
    <w:rsid w:val="00CA5ECB"/>
    <w:rsid w:val="00CA66F1"/>
    <w:rsid w:val="00CB1901"/>
    <w:rsid w:val="00CB2FBF"/>
    <w:rsid w:val="00CB499E"/>
    <w:rsid w:val="00CB52B9"/>
    <w:rsid w:val="00CB6EC5"/>
    <w:rsid w:val="00CC4B17"/>
    <w:rsid w:val="00CC6208"/>
    <w:rsid w:val="00CC6F8C"/>
    <w:rsid w:val="00CD18C6"/>
    <w:rsid w:val="00CD494D"/>
    <w:rsid w:val="00CD764A"/>
    <w:rsid w:val="00CE4368"/>
    <w:rsid w:val="00CE4928"/>
    <w:rsid w:val="00CE71BA"/>
    <w:rsid w:val="00CE770A"/>
    <w:rsid w:val="00CF1FFD"/>
    <w:rsid w:val="00CF2C12"/>
    <w:rsid w:val="00CF2D24"/>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10C"/>
    <w:rsid w:val="00D245E3"/>
    <w:rsid w:val="00D24D69"/>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0A62"/>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2B8D"/>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45A"/>
    <w:rsid w:val="00E22A98"/>
    <w:rsid w:val="00E24166"/>
    <w:rsid w:val="00E243B9"/>
    <w:rsid w:val="00E2517A"/>
    <w:rsid w:val="00E26FD3"/>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B010E"/>
    <w:rsid w:val="00EB3EC4"/>
    <w:rsid w:val="00EB6922"/>
    <w:rsid w:val="00EB7029"/>
    <w:rsid w:val="00EC22AB"/>
    <w:rsid w:val="00EC2377"/>
    <w:rsid w:val="00EC421F"/>
    <w:rsid w:val="00EC4FC8"/>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19E2"/>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439A"/>
    <w:rsid w:val="00F46468"/>
    <w:rsid w:val="00F468E6"/>
    <w:rsid w:val="00F50971"/>
    <w:rsid w:val="00F50F2C"/>
    <w:rsid w:val="00F510D7"/>
    <w:rsid w:val="00F51B9B"/>
    <w:rsid w:val="00F54100"/>
    <w:rsid w:val="00F60876"/>
    <w:rsid w:val="00F609ED"/>
    <w:rsid w:val="00F62F1D"/>
    <w:rsid w:val="00F643F2"/>
    <w:rsid w:val="00F7112C"/>
    <w:rsid w:val="00F718AA"/>
    <w:rsid w:val="00F71F81"/>
    <w:rsid w:val="00F743AF"/>
    <w:rsid w:val="00F7530D"/>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C11AD"/>
    <w:rsid w:val="00FC1BAA"/>
    <w:rsid w:val="00FC34E7"/>
    <w:rsid w:val="00FC76CA"/>
    <w:rsid w:val="00FD0F8A"/>
    <w:rsid w:val="00FD102F"/>
    <w:rsid w:val="00FD252F"/>
    <w:rsid w:val="00FD2649"/>
    <w:rsid w:val="00FD3F05"/>
    <w:rsid w:val="00FD4655"/>
    <w:rsid w:val="00FE0840"/>
    <w:rsid w:val="00FE1F1C"/>
    <w:rsid w:val="00FE3C7F"/>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0D588B"/>
    <w:rPr>
      <w:rFonts w:ascii="Times New Roman" w:eastAsia="Times New Roman" w:hAnsi="Times New Roman"/>
      <w:b/>
      <w:bCs/>
      <w:caps/>
      <w:color w:val="00000A"/>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autoRedefine/>
    <w:uiPriority w:val="9"/>
    <w:qFormat/>
    <w:rsid w:val="000D588B"/>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 w:type="character" w:customStyle="1" w:styleId="dado">
    <w:name w:val="dado"/>
    <w:basedOn w:val="Fontepargpadro"/>
    <w:rsid w:val="00165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27489817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github.com/play-with-docker/docker-machine-driver-pwd/releases" TargetMode="External"/><Relationship Id="rId64" Type="http://schemas.openxmlformats.org/officeDocument/2006/relationships/hyperlink" Target="https://labs.play-with-docker.co" TargetMode="External"/><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73" Type="http://schemas.microsoft.com/office/2011/relationships/people" Target="people.xml"/><Relationship Id="rId74" Type="http://schemas.openxmlformats.org/officeDocument/2006/relationships/theme" Target="theme/theme1.xml"/><Relationship Id="rId60" Type="http://schemas.openxmlformats.org/officeDocument/2006/relationships/image" Target="media/image25.png"/><Relationship Id="rId61" Type="http://schemas.openxmlformats.org/officeDocument/2006/relationships/hyperlink" Target="http://labs.play-with-docker.com" TargetMode="External"/><Relationship Id="rId62" Type="http://schemas.openxmlformats.org/officeDocument/2006/relationships/image" Target="media/image26.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C81BC-D9EB-DB44-8817-CE9163AE9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81</Pages>
  <Words>14494</Words>
  <Characters>78268</Characters>
  <Application>Microsoft Macintosh Word</Application>
  <DocSecurity>0</DocSecurity>
  <Lines>652</Lines>
  <Paragraphs>185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2272</cp:revision>
  <cp:lastPrinted>2016-06-27T13:00:00Z</cp:lastPrinted>
  <dcterms:created xsi:type="dcterms:W3CDTF">2016-06-27T13:03:00Z</dcterms:created>
  <dcterms:modified xsi:type="dcterms:W3CDTF">2017-11-05T16:31:00Z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