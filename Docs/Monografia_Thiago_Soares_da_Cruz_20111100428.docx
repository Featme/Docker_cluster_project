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3293D20" w14:textId="08FF604C" w:rsidR="00A37C20" w:rsidRPr="00A37C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37C20" w:rsidRPr="00A37C20">
        <w:rPr>
          <w:noProof/>
          <w:color w:val="000000"/>
          <w:lang w:val="en-US"/>
        </w:rPr>
        <w:t xml:space="preserve">Figura </w:t>
      </w:r>
      <w:r w:rsidR="00A37C20" w:rsidRPr="00A37C20">
        <w:rPr>
          <w:noProof/>
          <w:lang w:val="en-US"/>
        </w:rPr>
        <w:t>1</w:t>
      </w:r>
      <w:r w:rsidR="00A37C20" w:rsidRPr="00A37C20">
        <w:rPr>
          <w:noProof/>
          <w:color w:val="000000"/>
          <w:lang w:val="en-US"/>
        </w:rPr>
        <w:t>: Clound</w:t>
      </w:r>
      <w:r w:rsidR="00A37C20" w:rsidRPr="00A37C20">
        <w:rPr>
          <w:noProof/>
          <w:lang w:val="en-US"/>
        </w:rPr>
        <w:tab/>
      </w:r>
      <w:r w:rsidR="00A37C20">
        <w:rPr>
          <w:noProof/>
        </w:rPr>
        <w:fldChar w:fldCharType="begin"/>
      </w:r>
      <w:r w:rsidR="00A37C20" w:rsidRPr="00A37C20">
        <w:rPr>
          <w:noProof/>
          <w:lang w:val="en-US"/>
        </w:rPr>
        <w:instrText xml:space="preserve"> PAGEREF _Toc497600424 \h </w:instrText>
      </w:r>
      <w:r w:rsidR="00A37C20">
        <w:rPr>
          <w:noProof/>
        </w:rPr>
      </w:r>
      <w:r w:rsidR="00A37C20">
        <w:rPr>
          <w:noProof/>
        </w:rPr>
        <w:fldChar w:fldCharType="separate"/>
      </w:r>
      <w:r w:rsidR="00A37C20" w:rsidRPr="00A37C20">
        <w:rPr>
          <w:noProof/>
          <w:lang w:val="en-US"/>
        </w:rPr>
        <w:t>15</w:t>
      </w:r>
      <w:r w:rsidR="00A37C20">
        <w:rPr>
          <w:noProof/>
        </w:rPr>
        <w:fldChar w:fldCharType="end"/>
      </w:r>
    </w:p>
    <w:p w14:paraId="601A9F1C" w14:textId="481DE73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2</w:t>
      </w:r>
      <w:r w:rsidRPr="00A37C20">
        <w:rPr>
          <w:noProof/>
          <w:color w:val="000000"/>
          <w:lang w:val="en-US"/>
        </w:rPr>
        <w:t>: Joseph Carl</w:t>
      </w:r>
      <w:r w:rsidRPr="00A37C20">
        <w:rPr>
          <w:noProof/>
          <w:lang w:val="en-US"/>
        </w:rPr>
        <w:tab/>
      </w:r>
      <w:r>
        <w:rPr>
          <w:noProof/>
        </w:rPr>
        <w:fldChar w:fldCharType="begin"/>
      </w:r>
      <w:r w:rsidRPr="00A37C20">
        <w:rPr>
          <w:noProof/>
          <w:lang w:val="en-US"/>
        </w:rPr>
        <w:instrText xml:space="preserve"> PAGEREF _Toc497600425 \h </w:instrText>
      </w:r>
      <w:r>
        <w:rPr>
          <w:noProof/>
        </w:rPr>
      </w:r>
      <w:r>
        <w:rPr>
          <w:noProof/>
        </w:rPr>
        <w:fldChar w:fldCharType="separate"/>
      </w:r>
      <w:r w:rsidRPr="00A37C20">
        <w:rPr>
          <w:noProof/>
          <w:lang w:val="en-US"/>
        </w:rPr>
        <w:t>16</w:t>
      </w:r>
      <w:r>
        <w:rPr>
          <w:noProof/>
        </w:rPr>
        <w:fldChar w:fldCharType="end"/>
      </w:r>
    </w:p>
    <w:p w14:paraId="7856CEA3" w14:textId="3E3B741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3</w:t>
      </w:r>
      <w:r w:rsidRPr="00A37C20">
        <w:rPr>
          <w:noProof/>
          <w:color w:val="000000"/>
          <w:lang w:val="en-US"/>
        </w:rPr>
        <w:t>: John McCarthy</w:t>
      </w:r>
      <w:r w:rsidRPr="00A37C20">
        <w:rPr>
          <w:noProof/>
          <w:lang w:val="en-US"/>
        </w:rPr>
        <w:tab/>
      </w:r>
      <w:r>
        <w:rPr>
          <w:noProof/>
        </w:rPr>
        <w:fldChar w:fldCharType="begin"/>
      </w:r>
      <w:r w:rsidRPr="00A37C20">
        <w:rPr>
          <w:noProof/>
          <w:lang w:val="en-US"/>
        </w:rPr>
        <w:instrText xml:space="preserve"> PAGEREF _Toc497600426 \h </w:instrText>
      </w:r>
      <w:r>
        <w:rPr>
          <w:noProof/>
        </w:rPr>
      </w:r>
      <w:r>
        <w:rPr>
          <w:noProof/>
        </w:rPr>
        <w:fldChar w:fldCharType="separate"/>
      </w:r>
      <w:r w:rsidRPr="00A37C20">
        <w:rPr>
          <w:noProof/>
          <w:lang w:val="en-US"/>
        </w:rPr>
        <w:t>16</w:t>
      </w:r>
      <w:r>
        <w:rPr>
          <w:noProof/>
        </w:rPr>
        <w:fldChar w:fldCharType="end"/>
      </w:r>
    </w:p>
    <w:p w14:paraId="35422F6A" w14:textId="09E11A5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4</w:t>
      </w:r>
      <w:r w:rsidRPr="00A37C20">
        <w:rPr>
          <w:noProof/>
          <w:color w:val="000000"/>
          <w:lang w:val="en-US"/>
        </w:rPr>
        <w:t>: Ramnath Chellappa</w:t>
      </w:r>
      <w:r w:rsidRPr="00A37C20">
        <w:rPr>
          <w:noProof/>
          <w:lang w:val="en-US"/>
        </w:rPr>
        <w:tab/>
      </w:r>
      <w:r>
        <w:rPr>
          <w:noProof/>
        </w:rPr>
        <w:fldChar w:fldCharType="begin"/>
      </w:r>
      <w:r w:rsidRPr="00A37C20">
        <w:rPr>
          <w:noProof/>
          <w:lang w:val="en-US"/>
        </w:rPr>
        <w:instrText xml:space="preserve"> PAGEREF _Toc497600427 \h </w:instrText>
      </w:r>
      <w:r>
        <w:rPr>
          <w:noProof/>
        </w:rPr>
      </w:r>
      <w:r>
        <w:rPr>
          <w:noProof/>
        </w:rPr>
        <w:fldChar w:fldCharType="separate"/>
      </w:r>
      <w:r w:rsidRPr="00A37C20">
        <w:rPr>
          <w:noProof/>
          <w:lang w:val="en-US"/>
        </w:rPr>
        <w:t>17</w:t>
      </w:r>
      <w:r>
        <w:rPr>
          <w:noProof/>
        </w:rPr>
        <w:fldChar w:fldCharType="end"/>
      </w:r>
    </w:p>
    <w:p w14:paraId="4721B413" w14:textId="1BBBD40C"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5</w:t>
      </w:r>
      <w:r w:rsidRPr="00427A94">
        <w:rPr>
          <w:noProof/>
          <w:color w:val="000000"/>
        </w:rPr>
        <w:t>: Modelos de Implementação</w:t>
      </w:r>
      <w:r>
        <w:rPr>
          <w:noProof/>
        </w:rPr>
        <w:tab/>
      </w:r>
      <w:r>
        <w:rPr>
          <w:noProof/>
        </w:rPr>
        <w:fldChar w:fldCharType="begin"/>
      </w:r>
      <w:r>
        <w:rPr>
          <w:noProof/>
        </w:rPr>
        <w:instrText xml:space="preserve"> PAGEREF _Toc497600428 \h </w:instrText>
      </w:r>
      <w:r>
        <w:rPr>
          <w:noProof/>
        </w:rPr>
      </w:r>
      <w:r>
        <w:rPr>
          <w:noProof/>
        </w:rPr>
        <w:fldChar w:fldCharType="separate"/>
      </w:r>
      <w:r>
        <w:rPr>
          <w:noProof/>
        </w:rPr>
        <w:t>18</w:t>
      </w:r>
      <w:r>
        <w:rPr>
          <w:noProof/>
        </w:rPr>
        <w:fldChar w:fldCharType="end"/>
      </w:r>
    </w:p>
    <w:p w14:paraId="73060A13" w14:textId="0FC2876F"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6</w:t>
      </w:r>
      <w:r w:rsidRPr="00427A94">
        <w:rPr>
          <w:noProof/>
          <w:color w:val="000000"/>
        </w:rPr>
        <w:t>: Nuvem pública</w:t>
      </w:r>
      <w:r>
        <w:rPr>
          <w:noProof/>
        </w:rPr>
        <w:tab/>
      </w:r>
      <w:r>
        <w:rPr>
          <w:noProof/>
        </w:rPr>
        <w:fldChar w:fldCharType="begin"/>
      </w:r>
      <w:r>
        <w:rPr>
          <w:noProof/>
        </w:rPr>
        <w:instrText xml:space="preserve"> PAGEREF _Toc497600429 \h </w:instrText>
      </w:r>
      <w:r>
        <w:rPr>
          <w:noProof/>
        </w:rPr>
      </w:r>
      <w:r>
        <w:rPr>
          <w:noProof/>
        </w:rPr>
        <w:fldChar w:fldCharType="separate"/>
      </w:r>
      <w:r>
        <w:rPr>
          <w:noProof/>
        </w:rPr>
        <w:t>19</w:t>
      </w:r>
      <w:r>
        <w:rPr>
          <w:noProof/>
        </w:rPr>
        <w:fldChar w:fldCharType="end"/>
      </w:r>
    </w:p>
    <w:p w14:paraId="49BD7E8D" w14:textId="34D2743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7</w:t>
      </w:r>
      <w:r w:rsidRPr="00427A94">
        <w:rPr>
          <w:noProof/>
          <w:color w:val="000000"/>
        </w:rPr>
        <w:t>: Nuvem Privada</w:t>
      </w:r>
      <w:r>
        <w:rPr>
          <w:noProof/>
        </w:rPr>
        <w:tab/>
      </w:r>
      <w:r>
        <w:rPr>
          <w:noProof/>
        </w:rPr>
        <w:fldChar w:fldCharType="begin"/>
      </w:r>
      <w:r>
        <w:rPr>
          <w:noProof/>
        </w:rPr>
        <w:instrText xml:space="preserve"> PAGEREF _Toc497600430 \h </w:instrText>
      </w:r>
      <w:r>
        <w:rPr>
          <w:noProof/>
        </w:rPr>
      </w:r>
      <w:r>
        <w:rPr>
          <w:noProof/>
        </w:rPr>
        <w:fldChar w:fldCharType="separate"/>
      </w:r>
      <w:r>
        <w:rPr>
          <w:noProof/>
        </w:rPr>
        <w:t>20</w:t>
      </w:r>
      <w:r>
        <w:rPr>
          <w:noProof/>
        </w:rPr>
        <w:fldChar w:fldCharType="end"/>
      </w:r>
    </w:p>
    <w:p w14:paraId="05ACC69C" w14:textId="08C0E8A7"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8</w:t>
      </w:r>
      <w:r w:rsidRPr="00427A94">
        <w:rPr>
          <w:noProof/>
          <w:color w:val="000000"/>
        </w:rPr>
        <w:t>: Nuvem Comunitária</w:t>
      </w:r>
      <w:r>
        <w:rPr>
          <w:noProof/>
        </w:rPr>
        <w:tab/>
      </w:r>
      <w:r>
        <w:rPr>
          <w:noProof/>
        </w:rPr>
        <w:fldChar w:fldCharType="begin"/>
      </w:r>
      <w:r>
        <w:rPr>
          <w:noProof/>
        </w:rPr>
        <w:instrText xml:space="preserve"> PAGEREF _Toc497600431 \h </w:instrText>
      </w:r>
      <w:r>
        <w:rPr>
          <w:noProof/>
        </w:rPr>
      </w:r>
      <w:r>
        <w:rPr>
          <w:noProof/>
        </w:rPr>
        <w:fldChar w:fldCharType="separate"/>
      </w:r>
      <w:r>
        <w:rPr>
          <w:noProof/>
        </w:rPr>
        <w:t>21</w:t>
      </w:r>
      <w:r>
        <w:rPr>
          <w:noProof/>
        </w:rPr>
        <w:fldChar w:fldCharType="end"/>
      </w:r>
    </w:p>
    <w:p w14:paraId="504C0AEA" w14:textId="55F4654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9</w:t>
      </w:r>
      <w:r w:rsidRPr="00427A94">
        <w:rPr>
          <w:noProof/>
          <w:color w:val="000000"/>
        </w:rPr>
        <w:t>: Modelos de Implementação</w:t>
      </w:r>
      <w:r>
        <w:rPr>
          <w:noProof/>
        </w:rPr>
        <w:tab/>
      </w:r>
      <w:r>
        <w:rPr>
          <w:noProof/>
        </w:rPr>
        <w:fldChar w:fldCharType="begin"/>
      </w:r>
      <w:r>
        <w:rPr>
          <w:noProof/>
        </w:rPr>
        <w:instrText xml:space="preserve"> PAGEREF _Toc497600432 \h </w:instrText>
      </w:r>
      <w:r>
        <w:rPr>
          <w:noProof/>
        </w:rPr>
      </w:r>
      <w:r>
        <w:rPr>
          <w:noProof/>
        </w:rPr>
        <w:fldChar w:fldCharType="separate"/>
      </w:r>
      <w:r>
        <w:rPr>
          <w:noProof/>
        </w:rPr>
        <w:t>22</w:t>
      </w:r>
      <w:r>
        <w:rPr>
          <w:noProof/>
        </w:rPr>
        <w:fldChar w:fldCharType="end"/>
      </w:r>
    </w:p>
    <w:p w14:paraId="104B8E59" w14:textId="1BDED068"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_Toc497600433 \h </w:instrText>
      </w:r>
      <w:r>
        <w:rPr>
          <w:noProof/>
        </w:rPr>
      </w:r>
      <w:r>
        <w:rPr>
          <w:noProof/>
        </w:rPr>
        <w:fldChar w:fldCharType="separate"/>
      </w:r>
      <w:r>
        <w:rPr>
          <w:noProof/>
        </w:rPr>
        <w:t>25</w:t>
      </w:r>
      <w:r>
        <w:rPr>
          <w:noProof/>
        </w:rPr>
        <w:fldChar w:fldCharType="end"/>
      </w:r>
    </w:p>
    <w:p w14:paraId="3DA0AFEB" w14:textId="2E7D848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11</w:t>
      </w:r>
      <w:r w:rsidRPr="00427A94">
        <w:rPr>
          <w:noProof/>
          <w:color w:val="000000"/>
        </w:rPr>
        <w:t xml:space="preserve"> Hypervisor Hospedado</w:t>
      </w:r>
      <w:r>
        <w:rPr>
          <w:noProof/>
        </w:rPr>
        <w:tab/>
      </w:r>
      <w:r>
        <w:rPr>
          <w:noProof/>
        </w:rPr>
        <w:fldChar w:fldCharType="begin"/>
      </w:r>
      <w:r>
        <w:rPr>
          <w:noProof/>
        </w:rPr>
        <w:instrText xml:space="preserve"> PAGEREF _Toc497600434 \h </w:instrText>
      </w:r>
      <w:r>
        <w:rPr>
          <w:noProof/>
        </w:rPr>
      </w:r>
      <w:r>
        <w:rPr>
          <w:noProof/>
        </w:rPr>
        <w:fldChar w:fldCharType="separate"/>
      </w:r>
      <w:r>
        <w:rPr>
          <w:noProof/>
        </w:rPr>
        <w:t>26</w:t>
      </w:r>
      <w:r>
        <w:rPr>
          <w:noProof/>
        </w:rPr>
        <w:fldChar w:fldCharType="end"/>
      </w:r>
    </w:p>
    <w:p w14:paraId="58899E11" w14:textId="2052A7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_Toc497600435 \h </w:instrText>
      </w:r>
      <w:r>
        <w:rPr>
          <w:noProof/>
        </w:rPr>
      </w:r>
      <w:r>
        <w:rPr>
          <w:noProof/>
        </w:rPr>
        <w:fldChar w:fldCharType="separate"/>
      </w:r>
      <w:r>
        <w:rPr>
          <w:noProof/>
        </w:rPr>
        <w:t>27</w:t>
      </w:r>
      <w:r>
        <w:rPr>
          <w:noProof/>
        </w:rPr>
        <w:fldChar w:fldCharType="end"/>
      </w:r>
    </w:p>
    <w:p w14:paraId="3281C7E5" w14:textId="717DB212"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_Toc497600436 \h </w:instrText>
      </w:r>
      <w:r>
        <w:rPr>
          <w:noProof/>
        </w:rPr>
      </w:r>
      <w:r>
        <w:rPr>
          <w:noProof/>
        </w:rPr>
        <w:fldChar w:fldCharType="separate"/>
      </w:r>
      <w:r>
        <w:rPr>
          <w:noProof/>
        </w:rPr>
        <w:t>27</w:t>
      </w:r>
      <w:r>
        <w:rPr>
          <w:noProof/>
        </w:rPr>
        <w:fldChar w:fldCharType="end"/>
      </w:r>
    </w:p>
    <w:p w14:paraId="37DE6E3D" w14:textId="7E254D74"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_Toc497600437 \h </w:instrText>
      </w:r>
      <w:r>
        <w:rPr>
          <w:noProof/>
        </w:rPr>
      </w:r>
      <w:r>
        <w:rPr>
          <w:noProof/>
        </w:rPr>
        <w:fldChar w:fldCharType="separate"/>
      </w:r>
      <w:r>
        <w:rPr>
          <w:noProof/>
        </w:rPr>
        <w:t>29</w:t>
      </w:r>
      <w:r>
        <w:rPr>
          <w:noProof/>
        </w:rPr>
        <w:fldChar w:fldCharType="end"/>
      </w:r>
    </w:p>
    <w:p w14:paraId="6B37F007" w14:textId="78195126"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_Toc497600438 \h </w:instrText>
      </w:r>
      <w:r>
        <w:rPr>
          <w:noProof/>
        </w:rPr>
      </w:r>
      <w:r>
        <w:rPr>
          <w:noProof/>
        </w:rPr>
        <w:fldChar w:fldCharType="separate"/>
      </w:r>
      <w:r>
        <w:rPr>
          <w:noProof/>
        </w:rPr>
        <w:t>30</w:t>
      </w:r>
      <w:r>
        <w:rPr>
          <w:noProof/>
        </w:rPr>
        <w:fldChar w:fldCharType="end"/>
      </w:r>
    </w:p>
    <w:p w14:paraId="5C001C86" w14:textId="7E4B224D"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_Toc497600439 \h </w:instrText>
      </w:r>
      <w:r>
        <w:rPr>
          <w:noProof/>
        </w:rPr>
      </w:r>
      <w:r>
        <w:rPr>
          <w:noProof/>
        </w:rPr>
        <w:fldChar w:fldCharType="separate"/>
      </w:r>
      <w:r>
        <w:rPr>
          <w:noProof/>
        </w:rPr>
        <w:t>41</w:t>
      </w:r>
      <w:r>
        <w:rPr>
          <w:noProof/>
        </w:rPr>
        <w:fldChar w:fldCharType="end"/>
      </w:r>
    </w:p>
    <w:p w14:paraId="0B5334BF" w14:textId="236FDBC9"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_Toc497600440 \h </w:instrText>
      </w:r>
      <w:r>
        <w:rPr>
          <w:noProof/>
        </w:rPr>
      </w:r>
      <w:r>
        <w:rPr>
          <w:noProof/>
        </w:rPr>
        <w:fldChar w:fldCharType="separate"/>
      </w:r>
      <w:r>
        <w:rPr>
          <w:noProof/>
        </w:rPr>
        <w:t>42</w:t>
      </w:r>
      <w:r>
        <w:rPr>
          <w:noProof/>
        </w:rPr>
        <w:fldChar w:fldCharType="end"/>
      </w:r>
    </w:p>
    <w:p w14:paraId="121B44BA" w14:textId="154F72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_Toc497600441 \h </w:instrText>
      </w:r>
      <w:r>
        <w:rPr>
          <w:noProof/>
        </w:rPr>
      </w:r>
      <w:r>
        <w:rPr>
          <w:noProof/>
        </w:rPr>
        <w:fldChar w:fldCharType="separate"/>
      </w:r>
      <w:r>
        <w:rPr>
          <w:noProof/>
        </w:rPr>
        <w:t>42</w:t>
      </w:r>
      <w:r>
        <w:rPr>
          <w:noProof/>
        </w:rPr>
        <w:fldChar w:fldCharType="end"/>
      </w:r>
    </w:p>
    <w:p w14:paraId="3B285608" w14:textId="0489C951" w:rsidR="00A37C20" w:rsidRPr="002105BF" w:rsidRDefault="000B58B7">
      <w:pPr>
        <w:pStyle w:val="ndicedeilustraes"/>
        <w:tabs>
          <w:tab w:val="right" w:leader="dot" w:pos="9061"/>
        </w:tabs>
        <w:rPr>
          <w:rFonts w:eastAsiaTheme="minorEastAsia" w:cstheme="minorBidi"/>
          <w:smallCaps w:val="0"/>
          <w:noProof/>
          <w:color w:val="auto"/>
          <w:sz w:val="24"/>
          <w:szCs w:val="24"/>
          <w:lang w:val="en-US" w:eastAsia="pt-BR"/>
        </w:rPr>
      </w:pPr>
      <w:r w:rsidRPr="002105BF">
        <w:rPr>
          <w:noProof/>
          <w:lang w:val="en-US"/>
        </w:rPr>
        <w:t>Figura 19 - Visualizer-arm</w:t>
      </w:r>
      <w:r w:rsidR="00A37C20" w:rsidRPr="002105BF">
        <w:rPr>
          <w:noProof/>
          <w:lang w:val="en-US"/>
        </w:rPr>
        <w:tab/>
      </w:r>
      <w:r w:rsidR="00A37C20">
        <w:rPr>
          <w:noProof/>
        </w:rPr>
        <w:fldChar w:fldCharType="begin"/>
      </w:r>
      <w:r w:rsidR="00A37C20" w:rsidRPr="002105BF">
        <w:rPr>
          <w:noProof/>
          <w:lang w:val="en-US"/>
        </w:rPr>
        <w:instrText xml:space="preserve"> PAGEREF _Toc497600442 \h </w:instrText>
      </w:r>
      <w:r w:rsidR="00A37C20">
        <w:rPr>
          <w:noProof/>
        </w:rPr>
      </w:r>
      <w:r w:rsidR="00A37C20">
        <w:rPr>
          <w:noProof/>
        </w:rPr>
        <w:fldChar w:fldCharType="separate"/>
      </w:r>
      <w:r w:rsidR="00A37C20" w:rsidRPr="002105BF">
        <w:rPr>
          <w:noProof/>
          <w:lang w:val="en-US"/>
        </w:rPr>
        <w:t>47</w:t>
      </w:r>
      <w:r w:rsidR="00A37C20">
        <w:rPr>
          <w:noProof/>
        </w:rPr>
        <w:fldChar w:fldCharType="end"/>
      </w:r>
    </w:p>
    <w:p w14:paraId="15794F2B" w14:textId="34FCD08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20 – Play with Docker</w:t>
      </w:r>
      <w:r w:rsidRPr="00A37C20">
        <w:rPr>
          <w:noProof/>
          <w:lang w:val="en-US"/>
        </w:rPr>
        <w:tab/>
      </w:r>
      <w:r>
        <w:rPr>
          <w:noProof/>
        </w:rPr>
        <w:fldChar w:fldCharType="begin"/>
      </w:r>
      <w:r w:rsidRPr="00A37C20">
        <w:rPr>
          <w:noProof/>
          <w:lang w:val="en-US"/>
        </w:rPr>
        <w:instrText xml:space="preserve"> PAGEREF _Toc497600443 \h </w:instrText>
      </w:r>
      <w:r>
        <w:rPr>
          <w:noProof/>
        </w:rPr>
      </w:r>
      <w:r>
        <w:rPr>
          <w:noProof/>
        </w:rPr>
        <w:fldChar w:fldCharType="separate"/>
      </w:r>
      <w:r w:rsidRPr="00A37C20">
        <w:rPr>
          <w:noProof/>
          <w:lang w:val="en-US"/>
        </w:rPr>
        <w:t>48</w:t>
      </w:r>
      <w:r>
        <w:rPr>
          <w:noProof/>
        </w:rPr>
        <w:fldChar w:fldCharType="end"/>
      </w:r>
    </w:p>
    <w:p w14:paraId="69DEEB6D" w14:textId="61D8123F"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21 – Shell do Play with Docker</w:t>
      </w:r>
      <w:r w:rsidRPr="00A37C20">
        <w:rPr>
          <w:noProof/>
          <w:lang w:val="en-US"/>
        </w:rPr>
        <w:tab/>
      </w:r>
      <w:r>
        <w:rPr>
          <w:noProof/>
        </w:rPr>
        <w:fldChar w:fldCharType="begin"/>
      </w:r>
      <w:r w:rsidRPr="00A37C20">
        <w:rPr>
          <w:noProof/>
          <w:lang w:val="en-US"/>
        </w:rPr>
        <w:instrText xml:space="preserve"> PAGEREF _Toc497600444 \h </w:instrText>
      </w:r>
      <w:r>
        <w:rPr>
          <w:noProof/>
        </w:rPr>
      </w:r>
      <w:r>
        <w:rPr>
          <w:noProof/>
        </w:rPr>
        <w:fldChar w:fldCharType="separate"/>
      </w:r>
      <w:r w:rsidRPr="00A37C20">
        <w:rPr>
          <w:noProof/>
          <w:lang w:val="en-US"/>
        </w:rPr>
        <w:t>49</w:t>
      </w:r>
      <w:r>
        <w:rPr>
          <w:noProof/>
        </w:rPr>
        <w:fldChar w:fldCharType="end"/>
      </w:r>
    </w:p>
    <w:p w14:paraId="27FAA764" w14:textId="3940E0DD"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22 – Template do Play with Docker</w:t>
      </w:r>
      <w:r w:rsidRPr="00A37C20">
        <w:rPr>
          <w:noProof/>
          <w:lang w:val="en-US"/>
        </w:rPr>
        <w:tab/>
      </w:r>
      <w:r>
        <w:rPr>
          <w:noProof/>
        </w:rPr>
        <w:fldChar w:fldCharType="begin"/>
      </w:r>
      <w:r w:rsidRPr="00A37C20">
        <w:rPr>
          <w:noProof/>
          <w:lang w:val="en-US"/>
        </w:rPr>
        <w:instrText xml:space="preserve"> PAGEREF _Toc497600445 \h </w:instrText>
      </w:r>
      <w:r>
        <w:rPr>
          <w:noProof/>
        </w:rPr>
      </w:r>
      <w:r>
        <w:rPr>
          <w:noProof/>
        </w:rPr>
        <w:fldChar w:fldCharType="separate"/>
      </w:r>
      <w:r w:rsidRPr="00A37C20">
        <w:rPr>
          <w:noProof/>
          <w:lang w:val="en-US"/>
        </w:rPr>
        <w:t>49</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Default="00C254AC">
      <w:pPr>
        <w:rPr>
          <w:lang w:val="en-US"/>
        </w:rPr>
      </w:pPr>
      <w:r w:rsidRPr="00911816">
        <w:rPr>
          <w:lang w:val="en-US"/>
        </w:rPr>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 xml:space="preserve">Abreviação de </w:t>
            </w:r>
            <w:proofErr w:type="spellStart"/>
            <w:r>
              <w:t>Command</w:t>
            </w:r>
            <w:proofErr w:type="spellEnd"/>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proofErr w:type="spellStart"/>
            <w:r>
              <w:t>User</w:t>
            </w:r>
            <w:proofErr w:type="spellEnd"/>
            <w:r>
              <w:t xml:space="preserve">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2A18C99D" w14:textId="77777777" w:rsidR="005A5284"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41068" w:history="1">
            <w:r w:rsidR="005A5284" w:rsidRPr="008128FA">
              <w:rPr>
                <w:rStyle w:val="Hyperlink"/>
                <w:noProof/>
              </w:rPr>
              <w:t>INTRODUÇÃO</w:t>
            </w:r>
            <w:r w:rsidR="005A5284">
              <w:rPr>
                <w:noProof/>
                <w:webHidden/>
              </w:rPr>
              <w:tab/>
            </w:r>
            <w:r w:rsidR="005A5284">
              <w:rPr>
                <w:noProof/>
                <w:webHidden/>
              </w:rPr>
              <w:fldChar w:fldCharType="begin"/>
            </w:r>
            <w:r w:rsidR="005A5284">
              <w:rPr>
                <w:noProof/>
                <w:webHidden/>
              </w:rPr>
              <w:instrText xml:space="preserve"> PAGEREF _Toc497641068 \h </w:instrText>
            </w:r>
            <w:r w:rsidR="005A5284">
              <w:rPr>
                <w:noProof/>
                <w:webHidden/>
              </w:rPr>
            </w:r>
            <w:r w:rsidR="005A5284">
              <w:rPr>
                <w:noProof/>
                <w:webHidden/>
              </w:rPr>
              <w:fldChar w:fldCharType="separate"/>
            </w:r>
            <w:r w:rsidR="005A5284">
              <w:rPr>
                <w:noProof/>
                <w:webHidden/>
              </w:rPr>
              <w:t>13</w:t>
            </w:r>
            <w:r w:rsidR="005A5284">
              <w:rPr>
                <w:noProof/>
                <w:webHidden/>
              </w:rPr>
              <w:fldChar w:fldCharType="end"/>
            </w:r>
          </w:hyperlink>
        </w:p>
        <w:p w14:paraId="13FB5BD6" w14:textId="77777777" w:rsidR="005A5284" w:rsidRDefault="007337AC">
          <w:pPr>
            <w:pStyle w:val="Sumrio1"/>
            <w:tabs>
              <w:tab w:val="right" w:leader="dot" w:pos="9061"/>
            </w:tabs>
            <w:rPr>
              <w:rFonts w:eastAsiaTheme="minorEastAsia" w:cstheme="minorBidi"/>
              <w:b w:val="0"/>
              <w:bCs w:val="0"/>
              <w:noProof/>
            </w:rPr>
          </w:pPr>
          <w:hyperlink w:anchor="_Toc497641069" w:history="1">
            <w:r w:rsidR="005A5284" w:rsidRPr="008128FA">
              <w:rPr>
                <w:rStyle w:val="Hyperlink"/>
                <w:noProof/>
              </w:rPr>
              <w:t>2 Computação em Nuvem</w:t>
            </w:r>
            <w:r w:rsidR="005A5284">
              <w:rPr>
                <w:noProof/>
                <w:webHidden/>
              </w:rPr>
              <w:tab/>
            </w:r>
            <w:r w:rsidR="005A5284">
              <w:rPr>
                <w:noProof/>
                <w:webHidden/>
              </w:rPr>
              <w:fldChar w:fldCharType="begin"/>
            </w:r>
            <w:r w:rsidR="005A5284">
              <w:rPr>
                <w:noProof/>
                <w:webHidden/>
              </w:rPr>
              <w:instrText xml:space="preserve"> PAGEREF _Toc497641069 \h </w:instrText>
            </w:r>
            <w:r w:rsidR="005A5284">
              <w:rPr>
                <w:noProof/>
                <w:webHidden/>
              </w:rPr>
            </w:r>
            <w:r w:rsidR="005A5284">
              <w:rPr>
                <w:noProof/>
                <w:webHidden/>
              </w:rPr>
              <w:fldChar w:fldCharType="separate"/>
            </w:r>
            <w:r w:rsidR="005A5284">
              <w:rPr>
                <w:noProof/>
                <w:webHidden/>
              </w:rPr>
              <w:t>15</w:t>
            </w:r>
            <w:r w:rsidR="005A5284">
              <w:rPr>
                <w:noProof/>
                <w:webHidden/>
              </w:rPr>
              <w:fldChar w:fldCharType="end"/>
            </w:r>
          </w:hyperlink>
        </w:p>
        <w:p w14:paraId="2CFEE561" w14:textId="77777777" w:rsidR="005A5284" w:rsidRDefault="007337AC">
          <w:pPr>
            <w:pStyle w:val="Sumrio1"/>
            <w:tabs>
              <w:tab w:val="right" w:leader="dot" w:pos="9061"/>
            </w:tabs>
            <w:rPr>
              <w:rFonts w:eastAsiaTheme="minorEastAsia" w:cstheme="minorBidi"/>
              <w:b w:val="0"/>
              <w:bCs w:val="0"/>
              <w:noProof/>
            </w:rPr>
          </w:pPr>
          <w:hyperlink w:anchor="_Toc497641070" w:history="1">
            <w:r w:rsidR="005A5284" w:rsidRPr="008128FA">
              <w:rPr>
                <w:rStyle w:val="Hyperlink"/>
                <w:noProof/>
              </w:rPr>
              <w:t>2.1 História</w:t>
            </w:r>
            <w:r w:rsidR="005A5284">
              <w:rPr>
                <w:noProof/>
                <w:webHidden/>
              </w:rPr>
              <w:tab/>
            </w:r>
            <w:r w:rsidR="005A5284">
              <w:rPr>
                <w:noProof/>
                <w:webHidden/>
              </w:rPr>
              <w:fldChar w:fldCharType="begin"/>
            </w:r>
            <w:r w:rsidR="005A5284">
              <w:rPr>
                <w:noProof/>
                <w:webHidden/>
              </w:rPr>
              <w:instrText xml:space="preserve"> PAGEREF _Toc497641070 \h </w:instrText>
            </w:r>
            <w:r w:rsidR="005A5284">
              <w:rPr>
                <w:noProof/>
                <w:webHidden/>
              </w:rPr>
            </w:r>
            <w:r w:rsidR="005A5284">
              <w:rPr>
                <w:noProof/>
                <w:webHidden/>
              </w:rPr>
              <w:fldChar w:fldCharType="separate"/>
            </w:r>
            <w:r w:rsidR="005A5284">
              <w:rPr>
                <w:noProof/>
                <w:webHidden/>
              </w:rPr>
              <w:t>16</w:t>
            </w:r>
            <w:r w:rsidR="005A5284">
              <w:rPr>
                <w:noProof/>
                <w:webHidden/>
              </w:rPr>
              <w:fldChar w:fldCharType="end"/>
            </w:r>
          </w:hyperlink>
        </w:p>
        <w:p w14:paraId="49B27C66" w14:textId="77777777" w:rsidR="005A5284" w:rsidRDefault="007337AC">
          <w:pPr>
            <w:pStyle w:val="Sumrio1"/>
            <w:tabs>
              <w:tab w:val="right" w:leader="dot" w:pos="9061"/>
            </w:tabs>
            <w:rPr>
              <w:rFonts w:eastAsiaTheme="minorEastAsia" w:cstheme="minorBidi"/>
              <w:b w:val="0"/>
              <w:bCs w:val="0"/>
              <w:noProof/>
            </w:rPr>
          </w:pPr>
          <w:hyperlink w:anchor="_Toc497641071" w:history="1">
            <w:r w:rsidR="005A5284" w:rsidRPr="008128FA">
              <w:rPr>
                <w:rStyle w:val="Hyperlink"/>
                <w:noProof/>
              </w:rPr>
              <w:t>2.2 Modelos de implantação</w:t>
            </w:r>
            <w:r w:rsidR="005A5284">
              <w:rPr>
                <w:noProof/>
                <w:webHidden/>
              </w:rPr>
              <w:tab/>
            </w:r>
            <w:r w:rsidR="005A5284">
              <w:rPr>
                <w:noProof/>
                <w:webHidden/>
              </w:rPr>
              <w:fldChar w:fldCharType="begin"/>
            </w:r>
            <w:r w:rsidR="005A5284">
              <w:rPr>
                <w:noProof/>
                <w:webHidden/>
              </w:rPr>
              <w:instrText xml:space="preserve"> PAGEREF _Toc497641071 \h </w:instrText>
            </w:r>
            <w:r w:rsidR="005A5284">
              <w:rPr>
                <w:noProof/>
                <w:webHidden/>
              </w:rPr>
            </w:r>
            <w:r w:rsidR="005A5284">
              <w:rPr>
                <w:noProof/>
                <w:webHidden/>
              </w:rPr>
              <w:fldChar w:fldCharType="separate"/>
            </w:r>
            <w:r w:rsidR="005A5284">
              <w:rPr>
                <w:noProof/>
                <w:webHidden/>
              </w:rPr>
              <w:t>18</w:t>
            </w:r>
            <w:r w:rsidR="005A5284">
              <w:rPr>
                <w:noProof/>
                <w:webHidden/>
              </w:rPr>
              <w:fldChar w:fldCharType="end"/>
            </w:r>
          </w:hyperlink>
        </w:p>
        <w:p w14:paraId="5F5B3DCE" w14:textId="77777777" w:rsidR="005A5284" w:rsidRDefault="007337AC">
          <w:pPr>
            <w:pStyle w:val="Sumrio2"/>
            <w:tabs>
              <w:tab w:val="right" w:leader="dot" w:pos="9061"/>
            </w:tabs>
            <w:rPr>
              <w:rFonts w:eastAsiaTheme="minorEastAsia" w:cstheme="minorBidi"/>
              <w:b w:val="0"/>
              <w:bCs w:val="0"/>
              <w:noProof/>
              <w:sz w:val="24"/>
              <w:szCs w:val="24"/>
            </w:rPr>
          </w:pPr>
          <w:hyperlink w:anchor="_Toc497641072" w:history="1">
            <w:r w:rsidR="005A5284" w:rsidRPr="008128FA">
              <w:rPr>
                <w:rStyle w:val="Hyperlink"/>
                <w:noProof/>
              </w:rPr>
              <w:t>2.2.1 Nuvem Pública</w:t>
            </w:r>
            <w:r w:rsidR="005A5284">
              <w:rPr>
                <w:noProof/>
                <w:webHidden/>
              </w:rPr>
              <w:tab/>
            </w:r>
            <w:r w:rsidR="005A5284">
              <w:rPr>
                <w:noProof/>
                <w:webHidden/>
              </w:rPr>
              <w:fldChar w:fldCharType="begin"/>
            </w:r>
            <w:r w:rsidR="005A5284">
              <w:rPr>
                <w:noProof/>
                <w:webHidden/>
              </w:rPr>
              <w:instrText xml:space="preserve"> PAGEREF _Toc497641072 \h </w:instrText>
            </w:r>
            <w:r w:rsidR="005A5284">
              <w:rPr>
                <w:noProof/>
                <w:webHidden/>
              </w:rPr>
            </w:r>
            <w:r w:rsidR="005A5284">
              <w:rPr>
                <w:noProof/>
                <w:webHidden/>
              </w:rPr>
              <w:fldChar w:fldCharType="separate"/>
            </w:r>
            <w:r w:rsidR="005A5284">
              <w:rPr>
                <w:noProof/>
                <w:webHidden/>
              </w:rPr>
              <w:t>19</w:t>
            </w:r>
            <w:r w:rsidR="005A5284">
              <w:rPr>
                <w:noProof/>
                <w:webHidden/>
              </w:rPr>
              <w:fldChar w:fldCharType="end"/>
            </w:r>
          </w:hyperlink>
        </w:p>
        <w:p w14:paraId="4A5EDF21" w14:textId="77777777" w:rsidR="005A5284" w:rsidRDefault="007337AC">
          <w:pPr>
            <w:pStyle w:val="Sumrio2"/>
            <w:tabs>
              <w:tab w:val="right" w:leader="dot" w:pos="9061"/>
            </w:tabs>
            <w:rPr>
              <w:rFonts w:eastAsiaTheme="minorEastAsia" w:cstheme="minorBidi"/>
              <w:b w:val="0"/>
              <w:bCs w:val="0"/>
              <w:noProof/>
              <w:sz w:val="24"/>
              <w:szCs w:val="24"/>
            </w:rPr>
          </w:pPr>
          <w:hyperlink w:anchor="_Toc497641073" w:history="1">
            <w:r w:rsidR="005A5284" w:rsidRPr="008128FA">
              <w:rPr>
                <w:rStyle w:val="Hyperlink"/>
                <w:noProof/>
              </w:rPr>
              <w:t>2.2.2 Nuvem Privada</w:t>
            </w:r>
            <w:r w:rsidR="005A5284">
              <w:rPr>
                <w:noProof/>
                <w:webHidden/>
              </w:rPr>
              <w:tab/>
            </w:r>
            <w:r w:rsidR="005A5284">
              <w:rPr>
                <w:noProof/>
                <w:webHidden/>
              </w:rPr>
              <w:fldChar w:fldCharType="begin"/>
            </w:r>
            <w:r w:rsidR="005A5284">
              <w:rPr>
                <w:noProof/>
                <w:webHidden/>
              </w:rPr>
              <w:instrText xml:space="preserve"> PAGEREF _Toc497641073 \h </w:instrText>
            </w:r>
            <w:r w:rsidR="005A5284">
              <w:rPr>
                <w:noProof/>
                <w:webHidden/>
              </w:rPr>
            </w:r>
            <w:r w:rsidR="005A5284">
              <w:rPr>
                <w:noProof/>
                <w:webHidden/>
              </w:rPr>
              <w:fldChar w:fldCharType="separate"/>
            </w:r>
            <w:r w:rsidR="005A5284">
              <w:rPr>
                <w:noProof/>
                <w:webHidden/>
              </w:rPr>
              <w:t>20</w:t>
            </w:r>
            <w:r w:rsidR="005A5284">
              <w:rPr>
                <w:noProof/>
                <w:webHidden/>
              </w:rPr>
              <w:fldChar w:fldCharType="end"/>
            </w:r>
          </w:hyperlink>
        </w:p>
        <w:p w14:paraId="34A2BFEB" w14:textId="77777777" w:rsidR="005A5284" w:rsidRDefault="007337AC">
          <w:pPr>
            <w:pStyle w:val="Sumrio2"/>
            <w:tabs>
              <w:tab w:val="right" w:leader="dot" w:pos="9061"/>
            </w:tabs>
            <w:rPr>
              <w:rFonts w:eastAsiaTheme="minorEastAsia" w:cstheme="minorBidi"/>
              <w:b w:val="0"/>
              <w:bCs w:val="0"/>
              <w:noProof/>
              <w:sz w:val="24"/>
              <w:szCs w:val="24"/>
            </w:rPr>
          </w:pPr>
          <w:hyperlink w:anchor="_Toc497641074" w:history="1">
            <w:r w:rsidR="005A5284" w:rsidRPr="008128FA">
              <w:rPr>
                <w:rStyle w:val="Hyperlink"/>
                <w:noProof/>
              </w:rPr>
              <w:t>2.2.3 Nuvem Comunitária</w:t>
            </w:r>
            <w:r w:rsidR="005A5284">
              <w:rPr>
                <w:noProof/>
                <w:webHidden/>
              </w:rPr>
              <w:tab/>
            </w:r>
            <w:r w:rsidR="005A5284">
              <w:rPr>
                <w:noProof/>
                <w:webHidden/>
              </w:rPr>
              <w:fldChar w:fldCharType="begin"/>
            </w:r>
            <w:r w:rsidR="005A5284">
              <w:rPr>
                <w:noProof/>
                <w:webHidden/>
              </w:rPr>
              <w:instrText xml:space="preserve"> PAGEREF _Toc497641074 \h </w:instrText>
            </w:r>
            <w:r w:rsidR="005A5284">
              <w:rPr>
                <w:noProof/>
                <w:webHidden/>
              </w:rPr>
            </w:r>
            <w:r w:rsidR="005A5284">
              <w:rPr>
                <w:noProof/>
                <w:webHidden/>
              </w:rPr>
              <w:fldChar w:fldCharType="separate"/>
            </w:r>
            <w:r w:rsidR="005A5284">
              <w:rPr>
                <w:noProof/>
                <w:webHidden/>
              </w:rPr>
              <w:t>21</w:t>
            </w:r>
            <w:r w:rsidR="005A5284">
              <w:rPr>
                <w:noProof/>
                <w:webHidden/>
              </w:rPr>
              <w:fldChar w:fldCharType="end"/>
            </w:r>
          </w:hyperlink>
        </w:p>
        <w:p w14:paraId="62A9666C" w14:textId="77777777" w:rsidR="005A5284" w:rsidRDefault="007337AC">
          <w:pPr>
            <w:pStyle w:val="Sumrio2"/>
            <w:tabs>
              <w:tab w:val="right" w:leader="dot" w:pos="9061"/>
            </w:tabs>
            <w:rPr>
              <w:rFonts w:eastAsiaTheme="minorEastAsia" w:cstheme="minorBidi"/>
              <w:b w:val="0"/>
              <w:bCs w:val="0"/>
              <w:noProof/>
              <w:sz w:val="24"/>
              <w:szCs w:val="24"/>
            </w:rPr>
          </w:pPr>
          <w:hyperlink w:anchor="_Toc497641075" w:history="1">
            <w:r w:rsidR="005A5284" w:rsidRPr="008128FA">
              <w:rPr>
                <w:rStyle w:val="Hyperlink"/>
                <w:noProof/>
              </w:rPr>
              <w:t>2.2.3 Nuvem Híbrida</w:t>
            </w:r>
            <w:r w:rsidR="005A5284">
              <w:rPr>
                <w:noProof/>
                <w:webHidden/>
              </w:rPr>
              <w:tab/>
            </w:r>
            <w:r w:rsidR="005A5284">
              <w:rPr>
                <w:noProof/>
                <w:webHidden/>
              </w:rPr>
              <w:fldChar w:fldCharType="begin"/>
            </w:r>
            <w:r w:rsidR="005A5284">
              <w:rPr>
                <w:noProof/>
                <w:webHidden/>
              </w:rPr>
              <w:instrText xml:space="preserve"> PAGEREF _Toc497641075 \h </w:instrText>
            </w:r>
            <w:r w:rsidR="005A5284">
              <w:rPr>
                <w:noProof/>
                <w:webHidden/>
              </w:rPr>
            </w:r>
            <w:r w:rsidR="005A5284">
              <w:rPr>
                <w:noProof/>
                <w:webHidden/>
              </w:rPr>
              <w:fldChar w:fldCharType="separate"/>
            </w:r>
            <w:r w:rsidR="005A5284">
              <w:rPr>
                <w:noProof/>
                <w:webHidden/>
              </w:rPr>
              <w:t>22</w:t>
            </w:r>
            <w:r w:rsidR="005A5284">
              <w:rPr>
                <w:noProof/>
                <w:webHidden/>
              </w:rPr>
              <w:fldChar w:fldCharType="end"/>
            </w:r>
          </w:hyperlink>
        </w:p>
        <w:p w14:paraId="17CB2516" w14:textId="77777777" w:rsidR="005A5284" w:rsidRDefault="007337AC">
          <w:pPr>
            <w:pStyle w:val="Sumrio1"/>
            <w:tabs>
              <w:tab w:val="right" w:leader="dot" w:pos="9061"/>
            </w:tabs>
            <w:rPr>
              <w:rFonts w:eastAsiaTheme="minorEastAsia" w:cstheme="minorBidi"/>
              <w:b w:val="0"/>
              <w:bCs w:val="0"/>
              <w:noProof/>
            </w:rPr>
          </w:pPr>
          <w:hyperlink w:anchor="_Toc497641076" w:history="1">
            <w:r w:rsidR="005A5284" w:rsidRPr="008128FA">
              <w:rPr>
                <w:rStyle w:val="Hyperlink"/>
                <w:noProof/>
              </w:rPr>
              <w:t>2.3 Princípios da computação em nuvem</w:t>
            </w:r>
            <w:r w:rsidR="005A5284">
              <w:rPr>
                <w:noProof/>
                <w:webHidden/>
              </w:rPr>
              <w:tab/>
            </w:r>
            <w:r w:rsidR="005A5284">
              <w:rPr>
                <w:noProof/>
                <w:webHidden/>
              </w:rPr>
              <w:fldChar w:fldCharType="begin"/>
            </w:r>
            <w:r w:rsidR="005A5284">
              <w:rPr>
                <w:noProof/>
                <w:webHidden/>
              </w:rPr>
              <w:instrText xml:space="preserve"> PAGEREF _Toc497641076 \h </w:instrText>
            </w:r>
            <w:r w:rsidR="005A5284">
              <w:rPr>
                <w:noProof/>
                <w:webHidden/>
              </w:rPr>
            </w:r>
            <w:r w:rsidR="005A5284">
              <w:rPr>
                <w:noProof/>
                <w:webHidden/>
              </w:rPr>
              <w:fldChar w:fldCharType="separate"/>
            </w:r>
            <w:r w:rsidR="005A5284">
              <w:rPr>
                <w:noProof/>
                <w:webHidden/>
              </w:rPr>
              <w:t>23</w:t>
            </w:r>
            <w:r w:rsidR="005A5284">
              <w:rPr>
                <w:noProof/>
                <w:webHidden/>
              </w:rPr>
              <w:fldChar w:fldCharType="end"/>
            </w:r>
          </w:hyperlink>
        </w:p>
        <w:p w14:paraId="675A8D63" w14:textId="77777777" w:rsidR="005A5284" w:rsidRDefault="007337AC">
          <w:pPr>
            <w:pStyle w:val="Sumrio1"/>
            <w:tabs>
              <w:tab w:val="right" w:leader="dot" w:pos="9061"/>
            </w:tabs>
            <w:rPr>
              <w:rFonts w:eastAsiaTheme="minorEastAsia" w:cstheme="minorBidi"/>
              <w:b w:val="0"/>
              <w:bCs w:val="0"/>
              <w:noProof/>
            </w:rPr>
          </w:pPr>
          <w:hyperlink w:anchor="_Toc497641077" w:history="1">
            <w:r w:rsidR="005A5284" w:rsidRPr="008128FA">
              <w:rPr>
                <w:rStyle w:val="Hyperlink"/>
                <w:noProof/>
              </w:rPr>
              <w:t>2.4 Modelos de Serviços</w:t>
            </w:r>
            <w:r w:rsidR="005A5284">
              <w:rPr>
                <w:noProof/>
                <w:webHidden/>
              </w:rPr>
              <w:tab/>
            </w:r>
            <w:r w:rsidR="005A5284">
              <w:rPr>
                <w:noProof/>
                <w:webHidden/>
              </w:rPr>
              <w:fldChar w:fldCharType="begin"/>
            </w:r>
            <w:r w:rsidR="005A5284">
              <w:rPr>
                <w:noProof/>
                <w:webHidden/>
              </w:rPr>
              <w:instrText xml:space="preserve"> PAGEREF _Toc497641077 \h </w:instrText>
            </w:r>
            <w:r w:rsidR="005A5284">
              <w:rPr>
                <w:noProof/>
                <w:webHidden/>
              </w:rPr>
            </w:r>
            <w:r w:rsidR="005A5284">
              <w:rPr>
                <w:noProof/>
                <w:webHidden/>
              </w:rPr>
              <w:fldChar w:fldCharType="separate"/>
            </w:r>
            <w:r w:rsidR="005A5284">
              <w:rPr>
                <w:noProof/>
                <w:webHidden/>
              </w:rPr>
              <w:t>25</w:t>
            </w:r>
            <w:r w:rsidR="005A5284">
              <w:rPr>
                <w:noProof/>
                <w:webHidden/>
              </w:rPr>
              <w:fldChar w:fldCharType="end"/>
            </w:r>
          </w:hyperlink>
        </w:p>
        <w:p w14:paraId="17EF0B59" w14:textId="77777777" w:rsidR="005A5284" w:rsidRDefault="007337AC">
          <w:pPr>
            <w:pStyle w:val="Sumrio1"/>
            <w:tabs>
              <w:tab w:val="right" w:leader="dot" w:pos="9061"/>
            </w:tabs>
            <w:rPr>
              <w:rFonts w:eastAsiaTheme="minorEastAsia" w:cstheme="minorBidi"/>
              <w:b w:val="0"/>
              <w:bCs w:val="0"/>
              <w:noProof/>
            </w:rPr>
          </w:pPr>
          <w:hyperlink w:anchor="_Toc497641078" w:history="1">
            <w:r w:rsidR="005A5284" w:rsidRPr="008128FA">
              <w:rPr>
                <w:rStyle w:val="Hyperlink"/>
                <w:noProof/>
              </w:rPr>
              <w:t>3 Container vs Virtualização</w:t>
            </w:r>
            <w:r w:rsidR="005A5284">
              <w:rPr>
                <w:noProof/>
                <w:webHidden/>
              </w:rPr>
              <w:tab/>
            </w:r>
            <w:r w:rsidR="005A5284">
              <w:rPr>
                <w:noProof/>
                <w:webHidden/>
              </w:rPr>
              <w:fldChar w:fldCharType="begin"/>
            </w:r>
            <w:r w:rsidR="005A5284">
              <w:rPr>
                <w:noProof/>
                <w:webHidden/>
              </w:rPr>
              <w:instrText xml:space="preserve"> PAGEREF _Toc497641078 \h </w:instrText>
            </w:r>
            <w:r w:rsidR="005A5284">
              <w:rPr>
                <w:noProof/>
                <w:webHidden/>
              </w:rPr>
            </w:r>
            <w:r w:rsidR="005A5284">
              <w:rPr>
                <w:noProof/>
                <w:webHidden/>
              </w:rPr>
              <w:fldChar w:fldCharType="separate"/>
            </w:r>
            <w:r w:rsidR="005A5284">
              <w:rPr>
                <w:noProof/>
                <w:webHidden/>
              </w:rPr>
              <w:t>26</w:t>
            </w:r>
            <w:r w:rsidR="005A5284">
              <w:rPr>
                <w:noProof/>
                <w:webHidden/>
              </w:rPr>
              <w:fldChar w:fldCharType="end"/>
            </w:r>
          </w:hyperlink>
        </w:p>
        <w:p w14:paraId="48931CE3" w14:textId="77777777" w:rsidR="005A5284" w:rsidRDefault="007337AC">
          <w:pPr>
            <w:pStyle w:val="Sumrio1"/>
            <w:tabs>
              <w:tab w:val="right" w:leader="dot" w:pos="9061"/>
            </w:tabs>
            <w:rPr>
              <w:rFonts w:eastAsiaTheme="minorEastAsia" w:cstheme="minorBidi"/>
              <w:b w:val="0"/>
              <w:bCs w:val="0"/>
              <w:noProof/>
            </w:rPr>
          </w:pPr>
          <w:hyperlink w:anchor="_Toc497641079" w:history="1">
            <w:r w:rsidR="005A5284" w:rsidRPr="008128FA">
              <w:rPr>
                <w:rStyle w:val="Hyperlink"/>
                <w:noProof/>
              </w:rPr>
              <w:t>3.1 LXC Containers</w:t>
            </w:r>
            <w:r w:rsidR="005A5284">
              <w:rPr>
                <w:noProof/>
                <w:webHidden/>
              </w:rPr>
              <w:tab/>
            </w:r>
            <w:r w:rsidR="005A5284">
              <w:rPr>
                <w:noProof/>
                <w:webHidden/>
              </w:rPr>
              <w:fldChar w:fldCharType="begin"/>
            </w:r>
            <w:r w:rsidR="005A5284">
              <w:rPr>
                <w:noProof/>
                <w:webHidden/>
              </w:rPr>
              <w:instrText xml:space="preserve"> PAGEREF _Toc497641079 \h </w:instrText>
            </w:r>
            <w:r w:rsidR="005A5284">
              <w:rPr>
                <w:noProof/>
                <w:webHidden/>
              </w:rPr>
            </w:r>
            <w:r w:rsidR="005A5284">
              <w:rPr>
                <w:noProof/>
                <w:webHidden/>
              </w:rPr>
              <w:fldChar w:fldCharType="separate"/>
            </w:r>
            <w:r w:rsidR="005A5284">
              <w:rPr>
                <w:noProof/>
                <w:webHidden/>
              </w:rPr>
              <w:t>29</w:t>
            </w:r>
            <w:r w:rsidR="005A5284">
              <w:rPr>
                <w:noProof/>
                <w:webHidden/>
              </w:rPr>
              <w:fldChar w:fldCharType="end"/>
            </w:r>
          </w:hyperlink>
        </w:p>
        <w:p w14:paraId="4EC81C36" w14:textId="77777777" w:rsidR="005A5284" w:rsidRDefault="007337AC">
          <w:pPr>
            <w:pStyle w:val="Sumrio1"/>
            <w:tabs>
              <w:tab w:val="right" w:leader="dot" w:pos="9061"/>
            </w:tabs>
            <w:rPr>
              <w:rFonts w:eastAsiaTheme="minorEastAsia" w:cstheme="minorBidi"/>
              <w:b w:val="0"/>
              <w:bCs w:val="0"/>
              <w:noProof/>
            </w:rPr>
          </w:pPr>
          <w:hyperlink w:anchor="_Toc497641080" w:history="1">
            <w:r w:rsidR="005A5284" w:rsidRPr="008128FA">
              <w:rPr>
                <w:rStyle w:val="Hyperlink"/>
                <w:noProof/>
              </w:rPr>
              <w:t>4. Docker</w:t>
            </w:r>
            <w:r w:rsidR="005A5284">
              <w:rPr>
                <w:noProof/>
                <w:webHidden/>
              </w:rPr>
              <w:tab/>
            </w:r>
            <w:r w:rsidR="005A5284">
              <w:rPr>
                <w:noProof/>
                <w:webHidden/>
              </w:rPr>
              <w:fldChar w:fldCharType="begin"/>
            </w:r>
            <w:r w:rsidR="005A5284">
              <w:rPr>
                <w:noProof/>
                <w:webHidden/>
              </w:rPr>
              <w:instrText xml:space="preserve"> PAGEREF _Toc497641080 \h </w:instrText>
            </w:r>
            <w:r w:rsidR="005A5284">
              <w:rPr>
                <w:noProof/>
                <w:webHidden/>
              </w:rPr>
            </w:r>
            <w:r w:rsidR="005A5284">
              <w:rPr>
                <w:noProof/>
                <w:webHidden/>
              </w:rPr>
              <w:fldChar w:fldCharType="separate"/>
            </w:r>
            <w:r w:rsidR="005A5284">
              <w:rPr>
                <w:noProof/>
                <w:webHidden/>
              </w:rPr>
              <w:t>32</w:t>
            </w:r>
            <w:r w:rsidR="005A5284">
              <w:rPr>
                <w:noProof/>
                <w:webHidden/>
              </w:rPr>
              <w:fldChar w:fldCharType="end"/>
            </w:r>
          </w:hyperlink>
        </w:p>
        <w:p w14:paraId="6DEF2519" w14:textId="77777777" w:rsidR="005A5284" w:rsidRDefault="007337AC">
          <w:pPr>
            <w:pStyle w:val="Sumrio2"/>
            <w:tabs>
              <w:tab w:val="right" w:leader="dot" w:pos="9061"/>
            </w:tabs>
            <w:rPr>
              <w:rFonts w:eastAsiaTheme="minorEastAsia" w:cstheme="minorBidi"/>
              <w:b w:val="0"/>
              <w:bCs w:val="0"/>
              <w:noProof/>
              <w:sz w:val="24"/>
              <w:szCs w:val="24"/>
            </w:rPr>
          </w:pPr>
          <w:hyperlink w:anchor="_Toc497641081" w:history="1">
            <w:r w:rsidR="005A5284" w:rsidRPr="008128FA">
              <w:rPr>
                <w:rStyle w:val="Hyperlink"/>
                <w:noProof/>
              </w:rPr>
              <w:t>4.0.1 Instalação do Docker</w:t>
            </w:r>
            <w:r w:rsidR="005A5284">
              <w:rPr>
                <w:noProof/>
                <w:webHidden/>
              </w:rPr>
              <w:tab/>
            </w:r>
            <w:r w:rsidR="005A5284">
              <w:rPr>
                <w:noProof/>
                <w:webHidden/>
              </w:rPr>
              <w:fldChar w:fldCharType="begin"/>
            </w:r>
            <w:r w:rsidR="005A5284">
              <w:rPr>
                <w:noProof/>
                <w:webHidden/>
              </w:rPr>
              <w:instrText xml:space="preserve"> PAGEREF _Toc497641081 \h </w:instrText>
            </w:r>
            <w:r w:rsidR="005A5284">
              <w:rPr>
                <w:noProof/>
                <w:webHidden/>
              </w:rPr>
            </w:r>
            <w:r w:rsidR="005A5284">
              <w:rPr>
                <w:noProof/>
                <w:webHidden/>
              </w:rPr>
              <w:fldChar w:fldCharType="separate"/>
            </w:r>
            <w:r w:rsidR="005A5284">
              <w:rPr>
                <w:noProof/>
                <w:webHidden/>
              </w:rPr>
              <w:t>33</w:t>
            </w:r>
            <w:r w:rsidR="005A5284">
              <w:rPr>
                <w:noProof/>
                <w:webHidden/>
              </w:rPr>
              <w:fldChar w:fldCharType="end"/>
            </w:r>
          </w:hyperlink>
        </w:p>
        <w:p w14:paraId="0A6F15FD" w14:textId="77777777" w:rsidR="005A5284" w:rsidRDefault="007337AC">
          <w:pPr>
            <w:pStyle w:val="Sumrio1"/>
            <w:tabs>
              <w:tab w:val="right" w:leader="dot" w:pos="9061"/>
            </w:tabs>
            <w:rPr>
              <w:rFonts w:eastAsiaTheme="minorEastAsia" w:cstheme="minorBidi"/>
              <w:b w:val="0"/>
              <w:bCs w:val="0"/>
              <w:noProof/>
            </w:rPr>
          </w:pPr>
          <w:hyperlink w:anchor="_Toc497641082" w:history="1">
            <w:r w:rsidR="005A5284" w:rsidRPr="008128FA">
              <w:rPr>
                <w:rStyle w:val="Hyperlink"/>
                <w:noProof/>
              </w:rPr>
              <w:t>4.1 Arquivos de Configuração</w:t>
            </w:r>
            <w:r w:rsidR="005A5284">
              <w:rPr>
                <w:noProof/>
                <w:webHidden/>
              </w:rPr>
              <w:tab/>
            </w:r>
            <w:r w:rsidR="005A5284">
              <w:rPr>
                <w:noProof/>
                <w:webHidden/>
              </w:rPr>
              <w:fldChar w:fldCharType="begin"/>
            </w:r>
            <w:r w:rsidR="005A5284">
              <w:rPr>
                <w:noProof/>
                <w:webHidden/>
              </w:rPr>
              <w:instrText xml:space="preserve"> PAGEREF _Toc497641082 \h </w:instrText>
            </w:r>
            <w:r w:rsidR="005A5284">
              <w:rPr>
                <w:noProof/>
                <w:webHidden/>
              </w:rPr>
            </w:r>
            <w:r w:rsidR="005A5284">
              <w:rPr>
                <w:noProof/>
                <w:webHidden/>
              </w:rPr>
              <w:fldChar w:fldCharType="separate"/>
            </w:r>
            <w:r w:rsidR="005A5284">
              <w:rPr>
                <w:noProof/>
                <w:webHidden/>
              </w:rPr>
              <w:t>35</w:t>
            </w:r>
            <w:r w:rsidR="005A5284">
              <w:rPr>
                <w:noProof/>
                <w:webHidden/>
              </w:rPr>
              <w:fldChar w:fldCharType="end"/>
            </w:r>
          </w:hyperlink>
        </w:p>
        <w:p w14:paraId="62AB3F95" w14:textId="77777777" w:rsidR="005A5284" w:rsidRDefault="007337AC">
          <w:pPr>
            <w:pStyle w:val="Sumrio2"/>
            <w:tabs>
              <w:tab w:val="right" w:leader="dot" w:pos="9061"/>
            </w:tabs>
            <w:rPr>
              <w:rFonts w:eastAsiaTheme="minorEastAsia" w:cstheme="minorBidi"/>
              <w:b w:val="0"/>
              <w:bCs w:val="0"/>
              <w:noProof/>
              <w:sz w:val="24"/>
              <w:szCs w:val="24"/>
            </w:rPr>
          </w:pPr>
          <w:hyperlink w:anchor="_Toc497641083" w:history="1">
            <w:r w:rsidR="005A5284" w:rsidRPr="008128FA">
              <w:rPr>
                <w:rStyle w:val="Hyperlink"/>
                <w:noProof/>
              </w:rPr>
              <w:t>4.1.1 Docker-Compose</w:t>
            </w:r>
            <w:r w:rsidR="005A5284">
              <w:rPr>
                <w:noProof/>
                <w:webHidden/>
              </w:rPr>
              <w:tab/>
            </w:r>
            <w:r w:rsidR="005A5284">
              <w:rPr>
                <w:noProof/>
                <w:webHidden/>
              </w:rPr>
              <w:fldChar w:fldCharType="begin"/>
            </w:r>
            <w:r w:rsidR="005A5284">
              <w:rPr>
                <w:noProof/>
                <w:webHidden/>
              </w:rPr>
              <w:instrText xml:space="preserve"> PAGEREF _Toc497641083 \h </w:instrText>
            </w:r>
            <w:r w:rsidR="005A5284">
              <w:rPr>
                <w:noProof/>
                <w:webHidden/>
              </w:rPr>
            </w:r>
            <w:r w:rsidR="005A5284">
              <w:rPr>
                <w:noProof/>
                <w:webHidden/>
              </w:rPr>
              <w:fldChar w:fldCharType="separate"/>
            </w:r>
            <w:r w:rsidR="005A5284">
              <w:rPr>
                <w:noProof/>
                <w:webHidden/>
              </w:rPr>
              <w:t>35</w:t>
            </w:r>
            <w:r w:rsidR="005A5284">
              <w:rPr>
                <w:noProof/>
                <w:webHidden/>
              </w:rPr>
              <w:fldChar w:fldCharType="end"/>
            </w:r>
          </w:hyperlink>
        </w:p>
        <w:p w14:paraId="5EB32B91" w14:textId="77777777" w:rsidR="005A5284" w:rsidRDefault="007337AC">
          <w:pPr>
            <w:pStyle w:val="Sumrio2"/>
            <w:tabs>
              <w:tab w:val="right" w:leader="dot" w:pos="9061"/>
            </w:tabs>
            <w:rPr>
              <w:rFonts w:eastAsiaTheme="minorEastAsia" w:cstheme="minorBidi"/>
              <w:b w:val="0"/>
              <w:bCs w:val="0"/>
              <w:noProof/>
              <w:sz w:val="24"/>
              <w:szCs w:val="24"/>
            </w:rPr>
          </w:pPr>
          <w:hyperlink w:anchor="_Toc497641084" w:history="1">
            <w:r w:rsidR="005A5284" w:rsidRPr="008128FA">
              <w:rPr>
                <w:rStyle w:val="Hyperlink"/>
                <w:noProof/>
              </w:rPr>
              <w:t>4.1.2 Docker File</w:t>
            </w:r>
            <w:r w:rsidR="005A5284">
              <w:rPr>
                <w:noProof/>
                <w:webHidden/>
              </w:rPr>
              <w:tab/>
            </w:r>
            <w:r w:rsidR="005A5284">
              <w:rPr>
                <w:noProof/>
                <w:webHidden/>
              </w:rPr>
              <w:fldChar w:fldCharType="begin"/>
            </w:r>
            <w:r w:rsidR="005A5284">
              <w:rPr>
                <w:noProof/>
                <w:webHidden/>
              </w:rPr>
              <w:instrText xml:space="preserve"> PAGEREF _Toc497641084 \h </w:instrText>
            </w:r>
            <w:r w:rsidR="005A5284">
              <w:rPr>
                <w:noProof/>
                <w:webHidden/>
              </w:rPr>
            </w:r>
            <w:r w:rsidR="005A5284">
              <w:rPr>
                <w:noProof/>
                <w:webHidden/>
              </w:rPr>
              <w:fldChar w:fldCharType="separate"/>
            </w:r>
            <w:r w:rsidR="005A5284">
              <w:rPr>
                <w:noProof/>
                <w:webHidden/>
              </w:rPr>
              <w:t>36</w:t>
            </w:r>
            <w:r w:rsidR="005A5284">
              <w:rPr>
                <w:noProof/>
                <w:webHidden/>
              </w:rPr>
              <w:fldChar w:fldCharType="end"/>
            </w:r>
          </w:hyperlink>
        </w:p>
        <w:p w14:paraId="1A9B3DDC" w14:textId="77777777" w:rsidR="005A5284" w:rsidRDefault="007337AC">
          <w:pPr>
            <w:pStyle w:val="Sumrio1"/>
            <w:tabs>
              <w:tab w:val="right" w:leader="dot" w:pos="9061"/>
            </w:tabs>
            <w:rPr>
              <w:rFonts w:eastAsiaTheme="minorEastAsia" w:cstheme="minorBidi"/>
              <w:b w:val="0"/>
              <w:bCs w:val="0"/>
              <w:noProof/>
            </w:rPr>
          </w:pPr>
          <w:hyperlink w:anchor="_Toc497641085" w:history="1">
            <w:r w:rsidR="005A5284" w:rsidRPr="008128FA">
              <w:rPr>
                <w:rStyle w:val="Hyperlink"/>
                <w:noProof/>
              </w:rPr>
              <w:t>4.2 Docker Imagem</w:t>
            </w:r>
            <w:r w:rsidR="005A5284">
              <w:rPr>
                <w:noProof/>
                <w:webHidden/>
              </w:rPr>
              <w:tab/>
            </w:r>
            <w:r w:rsidR="005A5284">
              <w:rPr>
                <w:noProof/>
                <w:webHidden/>
              </w:rPr>
              <w:fldChar w:fldCharType="begin"/>
            </w:r>
            <w:r w:rsidR="005A5284">
              <w:rPr>
                <w:noProof/>
                <w:webHidden/>
              </w:rPr>
              <w:instrText xml:space="preserve"> PAGEREF _Toc497641085 \h </w:instrText>
            </w:r>
            <w:r w:rsidR="005A5284">
              <w:rPr>
                <w:noProof/>
                <w:webHidden/>
              </w:rPr>
            </w:r>
            <w:r w:rsidR="005A5284">
              <w:rPr>
                <w:noProof/>
                <w:webHidden/>
              </w:rPr>
              <w:fldChar w:fldCharType="separate"/>
            </w:r>
            <w:r w:rsidR="005A5284">
              <w:rPr>
                <w:noProof/>
                <w:webHidden/>
              </w:rPr>
              <w:t>39</w:t>
            </w:r>
            <w:r w:rsidR="005A5284">
              <w:rPr>
                <w:noProof/>
                <w:webHidden/>
              </w:rPr>
              <w:fldChar w:fldCharType="end"/>
            </w:r>
          </w:hyperlink>
        </w:p>
        <w:p w14:paraId="50A0CEC7" w14:textId="77777777" w:rsidR="005A5284" w:rsidRDefault="007337AC">
          <w:pPr>
            <w:pStyle w:val="Sumrio2"/>
            <w:tabs>
              <w:tab w:val="right" w:leader="dot" w:pos="9061"/>
            </w:tabs>
            <w:rPr>
              <w:rFonts w:eastAsiaTheme="minorEastAsia" w:cstheme="minorBidi"/>
              <w:b w:val="0"/>
              <w:bCs w:val="0"/>
              <w:noProof/>
              <w:sz w:val="24"/>
              <w:szCs w:val="24"/>
            </w:rPr>
          </w:pPr>
          <w:hyperlink w:anchor="_Toc497641086" w:history="1">
            <w:r w:rsidR="005A5284" w:rsidRPr="008128FA">
              <w:rPr>
                <w:rStyle w:val="Hyperlink"/>
                <w:noProof/>
              </w:rPr>
              <w:t>4.2.1 DockerHub</w:t>
            </w:r>
            <w:r w:rsidR="005A5284">
              <w:rPr>
                <w:noProof/>
                <w:webHidden/>
              </w:rPr>
              <w:tab/>
            </w:r>
            <w:r w:rsidR="005A5284">
              <w:rPr>
                <w:noProof/>
                <w:webHidden/>
              </w:rPr>
              <w:fldChar w:fldCharType="begin"/>
            </w:r>
            <w:r w:rsidR="005A5284">
              <w:rPr>
                <w:noProof/>
                <w:webHidden/>
              </w:rPr>
              <w:instrText xml:space="preserve"> PAGEREF _Toc497641086 \h </w:instrText>
            </w:r>
            <w:r w:rsidR="005A5284">
              <w:rPr>
                <w:noProof/>
                <w:webHidden/>
              </w:rPr>
            </w:r>
            <w:r w:rsidR="005A5284">
              <w:rPr>
                <w:noProof/>
                <w:webHidden/>
              </w:rPr>
              <w:fldChar w:fldCharType="separate"/>
            </w:r>
            <w:r w:rsidR="005A5284">
              <w:rPr>
                <w:noProof/>
                <w:webHidden/>
              </w:rPr>
              <w:t>41</w:t>
            </w:r>
            <w:r w:rsidR="005A5284">
              <w:rPr>
                <w:noProof/>
                <w:webHidden/>
              </w:rPr>
              <w:fldChar w:fldCharType="end"/>
            </w:r>
          </w:hyperlink>
        </w:p>
        <w:p w14:paraId="4429886D" w14:textId="77777777" w:rsidR="005A5284" w:rsidRDefault="007337AC">
          <w:pPr>
            <w:pStyle w:val="Sumrio1"/>
            <w:tabs>
              <w:tab w:val="right" w:leader="dot" w:pos="9061"/>
            </w:tabs>
            <w:rPr>
              <w:rFonts w:eastAsiaTheme="minorEastAsia" w:cstheme="minorBidi"/>
              <w:b w:val="0"/>
              <w:bCs w:val="0"/>
              <w:noProof/>
            </w:rPr>
          </w:pPr>
          <w:hyperlink w:anchor="_Toc497641087" w:history="1">
            <w:r w:rsidR="005A5284" w:rsidRPr="008128FA">
              <w:rPr>
                <w:rStyle w:val="Hyperlink"/>
                <w:noProof/>
              </w:rPr>
              <w:t>4.3 Docker Container</w:t>
            </w:r>
            <w:r w:rsidR="005A5284">
              <w:rPr>
                <w:noProof/>
                <w:webHidden/>
              </w:rPr>
              <w:tab/>
            </w:r>
            <w:r w:rsidR="005A5284">
              <w:rPr>
                <w:noProof/>
                <w:webHidden/>
              </w:rPr>
              <w:fldChar w:fldCharType="begin"/>
            </w:r>
            <w:r w:rsidR="005A5284">
              <w:rPr>
                <w:noProof/>
                <w:webHidden/>
              </w:rPr>
              <w:instrText xml:space="preserve"> PAGEREF _Toc497641087 \h </w:instrText>
            </w:r>
            <w:r w:rsidR="005A5284">
              <w:rPr>
                <w:noProof/>
                <w:webHidden/>
              </w:rPr>
            </w:r>
            <w:r w:rsidR="005A5284">
              <w:rPr>
                <w:noProof/>
                <w:webHidden/>
              </w:rPr>
              <w:fldChar w:fldCharType="separate"/>
            </w:r>
            <w:r w:rsidR="005A5284">
              <w:rPr>
                <w:noProof/>
                <w:webHidden/>
              </w:rPr>
              <w:t>44</w:t>
            </w:r>
            <w:r w:rsidR="005A5284">
              <w:rPr>
                <w:noProof/>
                <w:webHidden/>
              </w:rPr>
              <w:fldChar w:fldCharType="end"/>
            </w:r>
          </w:hyperlink>
        </w:p>
        <w:p w14:paraId="0863992A" w14:textId="77777777" w:rsidR="005A5284" w:rsidRDefault="007337AC">
          <w:pPr>
            <w:pStyle w:val="Sumrio2"/>
            <w:tabs>
              <w:tab w:val="right" w:leader="dot" w:pos="9061"/>
            </w:tabs>
            <w:rPr>
              <w:rFonts w:eastAsiaTheme="minorEastAsia" w:cstheme="minorBidi"/>
              <w:b w:val="0"/>
              <w:bCs w:val="0"/>
              <w:noProof/>
              <w:sz w:val="24"/>
              <w:szCs w:val="24"/>
            </w:rPr>
          </w:pPr>
          <w:hyperlink w:anchor="_Toc497641088" w:history="1">
            <w:r w:rsidR="005A5284" w:rsidRPr="008128FA">
              <w:rPr>
                <w:rStyle w:val="Hyperlink"/>
                <w:noProof/>
              </w:rPr>
              <w:t>4.3 Software de Gerenciamento de Container</w:t>
            </w:r>
            <w:r w:rsidR="005A5284">
              <w:rPr>
                <w:noProof/>
                <w:webHidden/>
              </w:rPr>
              <w:tab/>
            </w:r>
            <w:r w:rsidR="005A5284">
              <w:rPr>
                <w:noProof/>
                <w:webHidden/>
              </w:rPr>
              <w:fldChar w:fldCharType="begin"/>
            </w:r>
            <w:r w:rsidR="005A5284">
              <w:rPr>
                <w:noProof/>
                <w:webHidden/>
              </w:rPr>
              <w:instrText xml:space="preserve"> PAGEREF _Toc497641088 \h </w:instrText>
            </w:r>
            <w:r w:rsidR="005A5284">
              <w:rPr>
                <w:noProof/>
                <w:webHidden/>
              </w:rPr>
            </w:r>
            <w:r w:rsidR="005A5284">
              <w:rPr>
                <w:noProof/>
                <w:webHidden/>
              </w:rPr>
              <w:fldChar w:fldCharType="separate"/>
            </w:r>
            <w:r w:rsidR="005A5284">
              <w:rPr>
                <w:noProof/>
                <w:webHidden/>
              </w:rPr>
              <w:t>45</w:t>
            </w:r>
            <w:r w:rsidR="005A5284">
              <w:rPr>
                <w:noProof/>
                <w:webHidden/>
              </w:rPr>
              <w:fldChar w:fldCharType="end"/>
            </w:r>
          </w:hyperlink>
        </w:p>
        <w:p w14:paraId="6FF79262" w14:textId="77777777" w:rsidR="005A5284" w:rsidRDefault="007337AC">
          <w:pPr>
            <w:pStyle w:val="Sumrio1"/>
            <w:tabs>
              <w:tab w:val="right" w:leader="dot" w:pos="9061"/>
            </w:tabs>
            <w:rPr>
              <w:rFonts w:eastAsiaTheme="minorEastAsia" w:cstheme="minorBidi"/>
              <w:b w:val="0"/>
              <w:bCs w:val="0"/>
              <w:noProof/>
            </w:rPr>
          </w:pPr>
          <w:hyperlink w:anchor="_Toc497641089" w:history="1">
            <w:r w:rsidR="005A5284" w:rsidRPr="008128FA">
              <w:rPr>
                <w:rStyle w:val="Hyperlink"/>
                <w:noProof/>
              </w:rPr>
              <w:t>4.4 Docker Swarm</w:t>
            </w:r>
            <w:r w:rsidR="005A5284">
              <w:rPr>
                <w:noProof/>
                <w:webHidden/>
              </w:rPr>
              <w:tab/>
            </w:r>
            <w:r w:rsidR="005A5284">
              <w:rPr>
                <w:noProof/>
                <w:webHidden/>
              </w:rPr>
              <w:fldChar w:fldCharType="begin"/>
            </w:r>
            <w:r w:rsidR="005A5284">
              <w:rPr>
                <w:noProof/>
                <w:webHidden/>
              </w:rPr>
              <w:instrText xml:space="preserve"> PAGEREF _Toc497641089 \h </w:instrText>
            </w:r>
            <w:r w:rsidR="005A5284">
              <w:rPr>
                <w:noProof/>
                <w:webHidden/>
              </w:rPr>
            </w:r>
            <w:r w:rsidR="005A5284">
              <w:rPr>
                <w:noProof/>
                <w:webHidden/>
              </w:rPr>
              <w:fldChar w:fldCharType="separate"/>
            </w:r>
            <w:r w:rsidR="005A5284">
              <w:rPr>
                <w:noProof/>
                <w:webHidden/>
              </w:rPr>
              <w:t>47</w:t>
            </w:r>
            <w:r w:rsidR="005A5284">
              <w:rPr>
                <w:noProof/>
                <w:webHidden/>
              </w:rPr>
              <w:fldChar w:fldCharType="end"/>
            </w:r>
          </w:hyperlink>
        </w:p>
        <w:p w14:paraId="07B7A74D" w14:textId="77777777" w:rsidR="005A5284" w:rsidRDefault="007337AC">
          <w:pPr>
            <w:pStyle w:val="Sumrio1"/>
            <w:tabs>
              <w:tab w:val="right" w:leader="dot" w:pos="9061"/>
            </w:tabs>
            <w:rPr>
              <w:rFonts w:eastAsiaTheme="minorEastAsia" w:cstheme="minorBidi"/>
              <w:b w:val="0"/>
              <w:bCs w:val="0"/>
              <w:noProof/>
            </w:rPr>
          </w:pPr>
          <w:hyperlink w:anchor="_Toc497641090" w:history="1">
            <w:r w:rsidR="005A5284" w:rsidRPr="008128FA">
              <w:rPr>
                <w:rStyle w:val="Hyperlink"/>
                <w:noProof/>
              </w:rPr>
              <w:t>4.5 Play with Docker</w:t>
            </w:r>
            <w:r w:rsidR="005A5284">
              <w:rPr>
                <w:noProof/>
                <w:webHidden/>
              </w:rPr>
              <w:tab/>
            </w:r>
            <w:r w:rsidR="005A5284">
              <w:rPr>
                <w:noProof/>
                <w:webHidden/>
              </w:rPr>
              <w:fldChar w:fldCharType="begin"/>
            </w:r>
            <w:r w:rsidR="005A5284">
              <w:rPr>
                <w:noProof/>
                <w:webHidden/>
              </w:rPr>
              <w:instrText xml:space="preserve"> PAGEREF _Toc497641090 \h </w:instrText>
            </w:r>
            <w:r w:rsidR="005A5284">
              <w:rPr>
                <w:noProof/>
                <w:webHidden/>
              </w:rPr>
            </w:r>
            <w:r w:rsidR="005A5284">
              <w:rPr>
                <w:noProof/>
                <w:webHidden/>
              </w:rPr>
              <w:fldChar w:fldCharType="separate"/>
            </w:r>
            <w:r w:rsidR="005A5284">
              <w:rPr>
                <w:noProof/>
                <w:webHidden/>
              </w:rPr>
              <w:t>50</w:t>
            </w:r>
            <w:r w:rsidR="005A5284">
              <w:rPr>
                <w:noProof/>
                <w:webHidden/>
              </w:rPr>
              <w:fldChar w:fldCharType="end"/>
            </w:r>
          </w:hyperlink>
        </w:p>
        <w:p w14:paraId="2B99E574" w14:textId="77777777" w:rsidR="005A5284" w:rsidRDefault="007337AC">
          <w:pPr>
            <w:pStyle w:val="Sumrio1"/>
            <w:tabs>
              <w:tab w:val="right" w:leader="dot" w:pos="9061"/>
            </w:tabs>
            <w:rPr>
              <w:rFonts w:eastAsiaTheme="minorEastAsia" w:cstheme="minorBidi"/>
              <w:b w:val="0"/>
              <w:bCs w:val="0"/>
              <w:noProof/>
            </w:rPr>
          </w:pPr>
          <w:hyperlink w:anchor="_Toc497641091" w:history="1">
            <w:r w:rsidR="005A5284" w:rsidRPr="008128FA">
              <w:rPr>
                <w:rStyle w:val="Hyperlink"/>
                <w:noProof/>
              </w:rPr>
              <w:t>4.6 Comunidade</w:t>
            </w:r>
            <w:r w:rsidR="005A5284">
              <w:rPr>
                <w:noProof/>
                <w:webHidden/>
              </w:rPr>
              <w:tab/>
            </w:r>
            <w:r w:rsidR="005A5284">
              <w:rPr>
                <w:noProof/>
                <w:webHidden/>
              </w:rPr>
              <w:fldChar w:fldCharType="begin"/>
            </w:r>
            <w:r w:rsidR="005A5284">
              <w:rPr>
                <w:noProof/>
                <w:webHidden/>
              </w:rPr>
              <w:instrText xml:space="preserve"> PAGEREF _Toc497641091 \h </w:instrText>
            </w:r>
            <w:r w:rsidR="005A5284">
              <w:rPr>
                <w:noProof/>
                <w:webHidden/>
              </w:rPr>
            </w:r>
            <w:r w:rsidR="005A5284">
              <w:rPr>
                <w:noProof/>
                <w:webHidden/>
              </w:rPr>
              <w:fldChar w:fldCharType="separate"/>
            </w:r>
            <w:r w:rsidR="005A5284">
              <w:rPr>
                <w:noProof/>
                <w:webHidden/>
              </w:rPr>
              <w:t>52</w:t>
            </w:r>
            <w:r w:rsidR="005A5284">
              <w:rPr>
                <w:noProof/>
                <w:webHidden/>
              </w:rPr>
              <w:fldChar w:fldCharType="end"/>
            </w:r>
          </w:hyperlink>
        </w:p>
        <w:p w14:paraId="4A045A9F" w14:textId="77777777" w:rsidR="005A5284" w:rsidRDefault="007337AC">
          <w:pPr>
            <w:pStyle w:val="Sumrio1"/>
            <w:tabs>
              <w:tab w:val="right" w:leader="dot" w:pos="9061"/>
            </w:tabs>
            <w:rPr>
              <w:rFonts w:eastAsiaTheme="minorEastAsia" w:cstheme="minorBidi"/>
              <w:b w:val="0"/>
              <w:bCs w:val="0"/>
              <w:noProof/>
            </w:rPr>
          </w:pPr>
          <w:hyperlink w:anchor="_Toc497641092" w:history="1">
            <w:r w:rsidR="005A5284" w:rsidRPr="008128FA">
              <w:rPr>
                <w:rStyle w:val="Hyperlink"/>
                <w:noProof/>
              </w:rPr>
              <w:t>5 Boas práticas de Construção da aplicação (Doze fatores)</w:t>
            </w:r>
            <w:r w:rsidR="005A5284">
              <w:rPr>
                <w:noProof/>
                <w:webHidden/>
              </w:rPr>
              <w:tab/>
            </w:r>
            <w:r w:rsidR="005A5284">
              <w:rPr>
                <w:noProof/>
                <w:webHidden/>
              </w:rPr>
              <w:fldChar w:fldCharType="begin"/>
            </w:r>
            <w:r w:rsidR="005A5284">
              <w:rPr>
                <w:noProof/>
                <w:webHidden/>
              </w:rPr>
              <w:instrText xml:space="preserve"> PAGEREF _Toc497641092 \h </w:instrText>
            </w:r>
            <w:r w:rsidR="005A5284">
              <w:rPr>
                <w:noProof/>
                <w:webHidden/>
              </w:rPr>
            </w:r>
            <w:r w:rsidR="005A5284">
              <w:rPr>
                <w:noProof/>
                <w:webHidden/>
              </w:rPr>
              <w:fldChar w:fldCharType="separate"/>
            </w:r>
            <w:r w:rsidR="005A5284">
              <w:rPr>
                <w:noProof/>
                <w:webHidden/>
              </w:rPr>
              <w:t>53</w:t>
            </w:r>
            <w:r w:rsidR="005A5284">
              <w:rPr>
                <w:noProof/>
                <w:webHidden/>
              </w:rPr>
              <w:fldChar w:fldCharType="end"/>
            </w:r>
          </w:hyperlink>
        </w:p>
        <w:p w14:paraId="24156A8B" w14:textId="77777777" w:rsidR="005A5284" w:rsidRDefault="007337AC">
          <w:pPr>
            <w:pStyle w:val="Sumrio1"/>
            <w:tabs>
              <w:tab w:val="right" w:leader="dot" w:pos="9061"/>
            </w:tabs>
            <w:rPr>
              <w:rFonts w:eastAsiaTheme="minorEastAsia" w:cstheme="minorBidi"/>
              <w:b w:val="0"/>
              <w:bCs w:val="0"/>
              <w:noProof/>
            </w:rPr>
          </w:pPr>
          <w:hyperlink w:anchor="_Toc497641093" w:history="1">
            <w:r w:rsidR="005A5284" w:rsidRPr="008128FA">
              <w:rPr>
                <w:rStyle w:val="Hyperlink"/>
                <w:noProof/>
              </w:rPr>
              <w:t>6 Software de gerenciamento de containers</w:t>
            </w:r>
            <w:r w:rsidR="005A5284">
              <w:rPr>
                <w:noProof/>
                <w:webHidden/>
              </w:rPr>
              <w:tab/>
            </w:r>
            <w:r w:rsidR="005A5284">
              <w:rPr>
                <w:noProof/>
                <w:webHidden/>
              </w:rPr>
              <w:fldChar w:fldCharType="begin"/>
            </w:r>
            <w:r w:rsidR="005A5284">
              <w:rPr>
                <w:noProof/>
                <w:webHidden/>
              </w:rPr>
              <w:instrText xml:space="preserve"> PAGEREF _Toc497641093 \h </w:instrText>
            </w:r>
            <w:r w:rsidR="005A5284">
              <w:rPr>
                <w:noProof/>
                <w:webHidden/>
              </w:rPr>
            </w:r>
            <w:r w:rsidR="005A5284">
              <w:rPr>
                <w:noProof/>
                <w:webHidden/>
              </w:rPr>
              <w:fldChar w:fldCharType="separate"/>
            </w:r>
            <w:r w:rsidR="005A5284">
              <w:rPr>
                <w:noProof/>
                <w:webHidden/>
              </w:rPr>
              <w:t>55</w:t>
            </w:r>
            <w:r w:rsidR="005A5284">
              <w:rPr>
                <w:noProof/>
                <w:webHidden/>
              </w:rPr>
              <w:fldChar w:fldCharType="end"/>
            </w:r>
          </w:hyperlink>
        </w:p>
        <w:p w14:paraId="64A515BC" w14:textId="77777777" w:rsidR="005A5284" w:rsidRDefault="007337AC">
          <w:pPr>
            <w:pStyle w:val="Sumrio1"/>
            <w:tabs>
              <w:tab w:val="right" w:leader="dot" w:pos="9061"/>
            </w:tabs>
            <w:rPr>
              <w:rFonts w:eastAsiaTheme="minorEastAsia" w:cstheme="minorBidi"/>
              <w:b w:val="0"/>
              <w:bCs w:val="0"/>
              <w:noProof/>
            </w:rPr>
          </w:pPr>
          <w:hyperlink w:anchor="_Toc497641094" w:history="1">
            <w:r w:rsidR="005A5284" w:rsidRPr="008128FA">
              <w:rPr>
                <w:rStyle w:val="Hyperlink"/>
                <w:noProof/>
              </w:rPr>
              <w:t>13 Estudo de Caso</w:t>
            </w:r>
            <w:r w:rsidR="005A5284">
              <w:rPr>
                <w:noProof/>
                <w:webHidden/>
              </w:rPr>
              <w:tab/>
            </w:r>
            <w:r w:rsidR="005A5284">
              <w:rPr>
                <w:noProof/>
                <w:webHidden/>
              </w:rPr>
              <w:fldChar w:fldCharType="begin"/>
            </w:r>
            <w:r w:rsidR="005A5284">
              <w:rPr>
                <w:noProof/>
                <w:webHidden/>
              </w:rPr>
              <w:instrText xml:space="preserve"> PAGEREF _Toc497641094 \h </w:instrText>
            </w:r>
            <w:r w:rsidR="005A5284">
              <w:rPr>
                <w:noProof/>
                <w:webHidden/>
              </w:rPr>
            </w:r>
            <w:r w:rsidR="005A5284">
              <w:rPr>
                <w:noProof/>
                <w:webHidden/>
              </w:rPr>
              <w:fldChar w:fldCharType="separate"/>
            </w:r>
            <w:r w:rsidR="005A5284">
              <w:rPr>
                <w:noProof/>
                <w:webHidden/>
              </w:rPr>
              <w:t>56</w:t>
            </w:r>
            <w:r w:rsidR="005A5284">
              <w:rPr>
                <w:noProof/>
                <w:webHidden/>
              </w:rPr>
              <w:fldChar w:fldCharType="end"/>
            </w:r>
          </w:hyperlink>
        </w:p>
        <w:p w14:paraId="2C3FB2D4" w14:textId="77777777" w:rsidR="005A5284" w:rsidRDefault="007337AC">
          <w:pPr>
            <w:pStyle w:val="Sumrio1"/>
            <w:tabs>
              <w:tab w:val="right" w:leader="dot" w:pos="9061"/>
            </w:tabs>
            <w:rPr>
              <w:rFonts w:eastAsiaTheme="minorEastAsia" w:cstheme="minorBidi"/>
              <w:b w:val="0"/>
              <w:bCs w:val="0"/>
              <w:noProof/>
            </w:rPr>
          </w:pPr>
          <w:hyperlink w:anchor="_Toc497641095" w:history="1">
            <w:r w:rsidR="005A5284" w:rsidRPr="008128FA">
              <w:rPr>
                <w:rStyle w:val="Hyperlink"/>
                <w:noProof/>
              </w:rPr>
              <w:t>14 Infraestrutura</w:t>
            </w:r>
            <w:r w:rsidR="005A5284">
              <w:rPr>
                <w:noProof/>
                <w:webHidden/>
              </w:rPr>
              <w:tab/>
            </w:r>
            <w:r w:rsidR="005A5284">
              <w:rPr>
                <w:noProof/>
                <w:webHidden/>
              </w:rPr>
              <w:fldChar w:fldCharType="begin"/>
            </w:r>
            <w:r w:rsidR="005A5284">
              <w:rPr>
                <w:noProof/>
                <w:webHidden/>
              </w:rPr>
              <w:instrText xml:space="preserve"> PAGEREF _Toc497641095 \h </w:instrText>
            </w:r>
            <w:r w:rsidR="005A5284">
              <w:rPr>
                <w:noProof/>
                <w:webHidden/>
              </w:rPr>
            </w:r>
            <w:r w:rsidR="005A5284">
              <w:rPr>
                <w:noProof/>
                <w:webHidden/>
              </w:rPr>
              <w:fldChar w:fldCharType="separate"/>
            </w:r>
            <w:r w:rsidR="005A5284">
              <w:rPr>
                <w:noProof/>
                <w:webHidden/>
              </w:rPr>
              <w:t>63</w:t>
            </w:r>
            <w:r w:rsidR="005A5284">
              <w:rPr>
                <w:noProof/>
                <w:webHidden/>
              </w:rPr>
              <w:fldChar w:fldCharType="end"/>
            </w:r>
          </w:hyperlink>
        </w:p>
        <w:p w14:paraId="22BC2737" w14:textId="77777777" w:rsidR="005A5284" w:rsidRDefault="007337AC">
          <w:pPr>
            <w:pStyle w:val="Sumrio1"/>
            <w:tabs>
              <w:tab w:val="right" w:leader="dot" w:pos="9061"/>
            </w:tabs>
            <w:rPr>
              <w:rFonts w:eastAsiaTheme="minorEastAsia" w:cstheme="minorBidi"/>
              <w:b w:val="0"/>
              <w:bCs w:val="0"/>
              <w:noProof/>
            </w:rPr>
          </w:pPr>
          <w:hyperlink w:anchor="_Toc497641096" w:history="1">
            <w:r w:rsidR="005A5284" w:rsidRPr="008128FA">
              <w:rPr>
                <w:rStyle w:val="Hyperlink"/>
                <w:noProof/>
              </w:rPr>
              <w:t>19 Referências</w:t>
            </w:r>
            <w:r w:rsidR="005A5284">
              <w:rPr>
                <w:noProof/>
                <w:webHidden/>
              </w:rPr>
              <w:tab/>
            </w:r>
            <w:r w:rsidR="005A5284">
              <w:rPr>
                <w:noProof/>
                <w:webHidden/>
              </w:rPr>
              <w:fldChar w:fldCharType="begin"/>
            </w:r>
            <w:r w:rsidR="005A5284">
              <w:rPr>
                <w:noProof/>
                <w:webHidden/>
              </w:rPr>
              <w:instrText xml:space="preserve"> PAGEREF _Toc497641096 \h </w:instrText>
            </w:r>
            <w:r w:rsidR="005A5284">
              <w:rPr>
                <w:noProof/>
                <w:webHidden/>
              </w:rPr>
            </w:r>
            <w:r w:rsidR="005A5284">
              <w:rPr>
                <w:noProof/>
                <w:webHidden/>
              </w:rPr>
              <w:fldChar w:fldCharType="separate"/>
            </w:r>
            <w:r w:rsidR="005A5284">
              <w:rPr>
                <w:noProof/>
                <w:webHidden/>
              </w:rPr>
              <w:t>66</w:t>
            </w:r>
            <w:r w:rsidR="005A5284">
              <w:rPr>
                <w:noProof/>
                <w:webHidden/>
              </w:rPr>
              <w:fldChar w:fldCharType="end"/>
            </w:r>
          </w:hyperlink>
        </w:p>
        <w:p w14:paraId="2739254D" w14:textId="77777777" w:rsidR="005A5284" w:rsidRDefault="007337AC">
          <w:pPr>
            <w:pStyle w:val="Sumrio1"/>
            <w:tabs>
              <w:tab w:val="right" w:leader="dot" w:pos="9061"/>
            </w:tabs>
            <w:rPr>
              <w:rFonts w:eastAsiaTheme="minorEastAsia" w:cstheme="minorBidi"/>
              <w:b w:val="0"/>
              <w:bCs w:val="0"/>
              <w:noProof/>
            </w:rPr>
          </w:pPr>
          <w:hyperlink w:anchor="_Toc497641097" w:history="1">
            <w:r w:rsidR="005A5284" w:rsidRPr="008128FA">
              <w:rPr>
                <w:rStyle w:val="Hyperlink"/>
                <w:noProof/>
              </w:rPr>
              <w:t>11 Anexos</w:t>
            </w:r>
            <w:r w:rsidR="005A5284">
              <w:rPr>
                <w:noProof/>
                <w:webHidden/>
              </w:rPr>
              <w:tab/>
            </w:r>
            <w:r w:rsidR="005A5284">
              <w:rPr>
                <w:noProof/>
                <w:webHidden/>
              </w:rPr>
              <w:fldChar w:fldCharType="begin"/>
            </w:r>
            <w:r w:rsidR="005A5284">
              <w:rPr>
                <w:noProof/>
                <w:webHidden/>
              </w:rPr>
              <w:instrText xml:space="preserve"> PAGEREF _Toc497641097 \h </w:instrText>
            </w:r>
            <w:r w:rsidR="005A5284">
              <w:rPr>
                <w:noProof/>
                <w:webHidden/>
              </w:rPr>
            </w:r>
            <w:r w:rsidR="005A5284">
              <w:rPr>
                <w:noProof/>
                <w:webHidden/>
              </w:rPr>
              <w:fldChar w:fldCharType="separate"/>
            </w:r>
            <w:r w:rsidR="005A5284">
              <w:rPr>
                <w:noProof/>
                <w:webHidden/>
              </w:rPr>
              <w:t>68</w:t>
            </w:r>
            <w:r w:rsidR="005A5284">
              <w:rPr>
                <w:noProof/>
                <w:webHidden/>
              </w:rPr>
              <w:fldChar w:fldCharType="end"/>
            </w:r>
          </w:hyperlink>
        </w:p>
        <w:p w14:paraId="5658B6EA" w14:textId="77777777" w:rsidR="005A5284" w:rsidRDefault="007337AC">
          <w:pPr>
            <w:pStyle w:val="Sumrio2"/>
            <w:tabs>
              <w:tab w:val="right" w:leader="dot" w:pos="9061"/>
            </w:tabs>
            <w:rPr>
              <w:rFonts w:eastAsiaTheme="minorEastAsia" w:cstheme="minorBidi"/>
              <w:b w:val="0"/>
              <w:bCs w:val="0"/>
              <w:noProof/>
              <w:sz w:val="24"/>
              <w:szCs w:val="24"/>
            </w:rPr>
          </w:pPr>
          <w:hyperlink w:anchor="_Toc497641098" w:history="1">
            <w:r w:rsidR="005A5284" w:rsidRPr="008128FA">
              <w:rPr>
                <w:rStyle w:val="Hyperlink"/>
                <w:noProof/>
              </w:rPr>
              <w:t>Anexo 11.1 – Dockerfile - X86</w:t>
            </w:r>
            <w:r w:rsidR="005A5284">
              <w:rPr>
                <w:noProof/>
                <w:webHidden/>
              </w:rPr>
              <w:tab/>
            </w:r>
            <w:r w:rsidR="005A5284">
              <w:rPr>
                <w:noProof/>
                <w:webHidden/>
              </w:rPr>
              <w:fldChar w:fldCharType="begin"/>
            </w:r>
            <w:r w:rsidR="005A5284">
              <w:rPr>
                <w:noProof/>
                <w:webHidden/>
              </w:rPr>
              <w:instrText xml:space="preserve"> PAGEREF _Toc497641098 \h </w:instrText>
            </w:r>
            <w:r w:rsidR="005A5284">
              <w:rPr>
                <w:noProof/>
                <w:webHidden/>
              </w:rPr>
            </w:r>
            <w:r w:rsidR="005A5284">
              <w:rPr>
                <w:noProof/>
                <w:webHidden/>
              </w:rPr>
              <w:fldChar w:fldCharType="separate"/>
            </w:r>
            <w:r w:rsidR="005A5284">
              <w:rPr>
                <w:noProof/>
                <w:webHidden/>
              </w:rPr>
              <w:t>68</w:t>
            </w:r>
            <w:r w:rsidR="005A5284">
              <w:rPr>
                <w:noProof/>
                <w:webHidden/>
              </w:rPr>
              <w:fldChar w:fldCharType="end"/>
            </w:r>
          </w:hyperlink>
        </w:p>
        <w:p w14:paraId="246E14D6" w14:textId="77777777" w:rsidR="005A5284" w:rsidRDefault="007337AC">
          <w:pPr>
            <w:pStyle w:val="Sumrio2"/>
            <w:tabs>
              <w:tab w:val="right" w:leader="dot" w:pos="9061"/>
            </w:tabs>
            <w:rPr>
              <w:rFonts w:eastAsiaTheme="minorEastAsia" w:cstheme="minorBidi"/>
              <w:b w:val="0"/>
              <w:bCs w:val="0"/>
              <w:noProof/>
              <w:sz w:val="24"/>
              <w:szCs w:val="24"/>
            </w:rPr>
          </w:pPr>
          <w:hyperlink w:anchor="_Toc497641099" w:history="1">
            <w:r w:rsidR="005A5284" w:rsidRPr="008128FA">
              <w:rPr>
                <w:rStyle w:val="Hyperlink"/>
                <w:noProof/>
              </w:rPr>
              <w:t>Anexo 11.2 – Docker-compose versão 2 - X86</w:t>
            </w:r>
            <w:r w:rsidR="005A5284">
              <w:rPr>
                <w:noProof/>
                <w:webHidden/>
              </w:rPr>
              <w:tab/>
            </w:r>
            <w:r w:rsidR="005A5284">
              <w:rPr>
                <w:noProof/>
                <w:webHidden/>
              </w:rPr>
              <w:fldChar w:fldCharType="begin"/>
            </w:r>
            <w:r w:rsidR="005A5284">
              <w:rPr>
                <w:noProof/>
                <w:webHidden/>
              </w:rPr>
              <w:instrText xml:space="preserve"> PAGEREF _Toc497641099 \h </w:instrText>
            </w:r>
            <w:r w:rsidR="005A5284">
              <w:rPr>
                <w:noProof/>
                <w:webHidden/>
              </w:rPr>
            </w:r>
            <w:r w:rsidR="005A5284">
              <w:rPr>
                <w:noProof/>
                <w:webHidden/>
              </w:rPr>
              <w:fldChar w:fldCharType="separate"/>
            </w:r>
            <w:r w:rsidR="005A5284">
              <w:rPr>
                <w:noProof/>
                <w:webHidden/>
              </w:rPr>
              <w:t>70</w:t>
            </w:r>
            <w:r w:rsidR="005A5284">
              <w:rPr>
                <w:noProof/>
                <w:webHidden/>
              </w:rPr>
              <w:fldChar w:fldCharType="end"/>
            </w:r>
          </w:hyperlink>
        </w:p>
        <w:p w14:paraId="2E2229D0" w14:textId="77777777" w:rsidR="005A5284" w:rsidRDefault="007337AC">
          <w:pPr>
            <w:pStyle w:val="Sumrio2"/>
            <w:tabs>
              <w:tab w:val="right" w:leader="dot" w:pos="9061"/>
            </w:tabs>
            <w:rPr>
              <w:rFonts w:eastAsiaTheme="minorEastAsia" w:cstheme="minorBidi"/>
              <w:b w:val="0"/>
              <w:bCs w:val="0"/>
              <w:noProof/>
              <w:sz w:val="24"/>
              <w:szCs w:val="24"/>
            </w:rPr>
          </w:pPr>
          <w:hyperlink w:anchor="_Toc497641100" w:history="1">
            <w:r w:rsidR="005A5284" w:rsidRPr="008128FA">
              <w:rPr>
                <w:rStyle w:val="Hyperlink"/>
                <w:noProof/>
              </w:rPr>
              <w:t>Anexo 11.3 – Dockerfile – ARM</w:t>
            </w:r>
            <w:r w:rsidR="005A5284">
              <w:rPr>
                <w:noProof/>
                <w:webHidden/>
              </w:rPr>
              <w:tab/>
            </w:r>
            <w:r w:rsidR="005A5284">
              <w:rPr>
                <w:noProof/>
                <w:webHidden/>
              </w:rPr>
              <w:fldChar w:fldCharType="begin"/>
            </w:r>
            <w:r w:rsidR="005A5284">
              <w:rPr>
                <w:noProof/>
                <w:webHidden/>
              </w:rPr>
              <w:instrText xml:space="preserve"> PAGEREF _Toc497641100 \h </w:instrText>
            </w:r>
            <w:r w:rsidR="005A5284">
              <w:rPr>
                <w:noProof/>
                <w:webHidden/>
              </w:rPr>
            </w:r>
            <w:r w:rsidR="005A5284">
              <w:rPr>
                <w:noProof/>
                <w:webHidden/>
              </w:rPr>
              <w:fldChar w:fldCharType="separate"/>
            </w:r>
            <w:r w:rsidR="005A5284">
              <w:rPr>
                <w:noProof/>
                <w:webHidden/>
              </w:rPr>
              <w:t>72</w:t>
            </w:r>
            <w:r w:rsidR="005A5284">
              <w:rPr>
                <w:noProof/>
                <w:webHidden/>
              </w:rPr>
              <w:fldChar w:fldCharType="end"/>
            </w:r>
          </w:hyperlink>
        </w:p>
        <w:p w14:paraId="6FAAE2C2" w14:textId="77777777" w:rsidR="005A5284" w:rsidRDefault="007337AC">
          <w:pPr>
            <w:pStyle w:val="Sumrio2"/>
            <w:tabs>
              <w:tab w:val="right" w:leader="dot" w:pos="9061"/>
            </w:tabs>
            <w:rPr>
              <w:rFonts w:eastAsiaTheme="minorEastAsia" w:cstheme="minorBidi"/>
              <w:b w:val="0"/>
              <w:bCs w:val="0"/>
              <w:noProof/>
              <w:sz w:val="24"/>
              <w:szCs w:val="24"/>
            </w:rPr>
          </w:pPr>
          <w:hyperlink w:anchor="_Toc497641101" w:history="1">
            <w:r w:rsidR="005A5284" w:rsidRPr="008128FA">
              <w:rPr>
                <w:rStyle w:val="Hyperlink"/>
                <w:noProof/>
              </w:rPr>
              <w:t>Anexo 11.4 – Docker-compose versão 2 - ARM</w:t>
            </w:r>
            <w:r w:rsidR="005A5284">
              <w:rPr>
                <w:noProof/>
                <w:webHidden/>
              </w:rPr>
              <w:tab/>
            </w:r>
            <w:r w:rsidR="005A5284">
              <w:rPr>
                <w:noProof/>
                <w:webHidden/>
              </w:rPr>
              <w:fldChar w:fldCharType="begin"/>
            </w:r>
            <w:r w:rsidR="005A5284">
              <w:rPr>
                <w:noProof/>
                <w:webHidden/>
              </w:rPr>
              <w:instrText xml:space="preserve"> PAGEREF _Toc497641101 \h </w:instrText>
            </w:r>
            <w:r w:rsidR="005A5284">
              <w:rPr>
                <w:noProof/>
                <w:webHidden/>
              </w:rPr>
            </w:r>
            <w:r w:rsidR="005A5284">
              <w:rPr>
                <w:noProof/>
                <w:webHidden/>
              </w:rPr>
              <w:fldChar w:fldCharType="separate"/>
            </w:r>
            <w:r w:rsidR="005A5284">
              <w:rPr>
                <w:noProof/>
                <w:webHidden/>
              </w:rPr>
              <w:t>74</w:t>
            </w:r>
            <w:r w:rsidR="005A5284">
              <w:rPr>
                <w:noProof/>
                <w:webHidden/>
              </w:rPr>
              <w:fldChar w:fldCharType="end"/>
            </w:r>
          </w:hyperlink>
        </w:p>
        <w:p w14:paraId="09CA1049" w14:textId="77777777" w:rsidR="005A5284" w:rsidRDefault="007337AC">
          <w:pPr>
            <w:pStyle w:val="Sumrio2"/>
            <w:tabs>
              <w:tab w:val="right" w:leader="dot" w:pos="9061"/>
            </w:tabs>
            <w:rPr>
              <w:rFonts w:eastAsiaTheme="minorEastAsia" w:cstheme="minorBidi"/>
              <w:b w:val="0"/>
              <w:bCs w:val="0"/>
              <w:noProof/>
              <w:sz w:val="24"/>
              <w:szCs w:val="24"/>
            </w:rPr>
          </w:pPr>
          <w:hyperlink w:anchor="_Toc497641102" w:history="1">
            <w:r w:rsidR="005A5284" w:rsidRPr="008128FA">
              <w:rPr>
                <w:rStyle w:val="Hyperlink"/>
                <w:noProof/>
              </w:rPr>
              <w:t>Anexo 11.5 – Docker-compose versão 3 - ARM</w:t>
            </w:r>
            <w:r w:rsidR="005A5284">
              <w:rPr>
                <w:noProof/>
                <w:webHidden/>
              </w:rPr>
              <w:tab/>
            </w:r>
            <w:r w:rsidR="005A5284">
              <w:rPr>
                <w:noProof/>
                <w:webHidden/>
              </w:rPr>
              <w:fldChar w:fldCharType="begin"/>
            </w:r>
            <w:r w:rsidR="005A5284">
              <w:rPr>
                <w:noProof/>
                <w:webHidden/>
              </w:rPr>
              <w:instrText xml:space="preserve"> PAGEREF _Toc497641102 \h </w:instrText>
            </w:r>
            <w:r w:rsidR="005A5284">
              <w:rPr>
                <w:noProof/>
                <w:webHidden/>
              </w:rPr>
            </w:r>
            <w:r w:rsidR="005A5284">
              <w:rPr>
                <w:noProof/>
                <w:webHidden/>
              </w:rPr>
              <w:fldChar w:fldCharType="separate"/>
            </w:r>
            <w:r w:rsidR="005A5284">
              <w:rPr>
                <w:noProof/>
                <w:webHidden/>
              </w:rPr>
              <w:t>76</w:t>
            </w:r>
            <w:r w:rsidR="005A5284">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64106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 xml:space="preserve">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64106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C421F" w:rsidRDefault="00EC421F">
                            <w:pPr>
                              <w:pStyle w:val="Legenda"/>
                            </w:pPr>
                            <w:bookmarkStart w:id="8" w:name="_Toc482039959"/>
                            <w:bookmarkStart w:id="9" w:name="_Toc482302119"/>
                            <w:bookmarkStart w:id="10" w:name="_Toc482039817"/>
                            <w:bookmarkStart w:id="11"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EC421F" w:rsidRDefault="00EC421F">
                      <w:pPr>
                        <w:pStyle w:val="Legenda"/>
                      </w:pPr>
                      <w:bookmarkStart w:id="12" w:name="_Toc482039959"/>
                      <w:bookmarkStart w:id="13" w:name="_Toc482302119"/>
                      <w:bookmarkStart w:id="14" w:name="_Toc482039817"/>
                      <w:bookmarkStart w:id="15"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64107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C421F" w:rsidRDefault="00EC421F">
                            <w:pPr>
                              <w:pStyle w:val="Legenda"/>
                            </w:pPr>
                            <w:bookmarkStart w:id="19" w:name="_Toc482302120"/>
                            <w:bookmarkStart w:id="20" w:name="_Toc482039818"/>
                            <w:bookmarkStart w:id="21" w:name="_Toc482039960"/>
                            <w:bookmarkStart w:id="22"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EC421F" w:rsidRDefault="00EC421F">
                      <w:pPr>
                        <w:pStyle w:val="Legenda"/>
                      </w:pPr>
                      <w:bookmarkStart w:id="23" w:name="_Toc482302120"/>
                      <w:bookmarkStart w:id="24" w:name="_Toc482039818"/>
                      <w:bookmarkStart w:id="25" w:name="_Toc482039960"/>
                      <w:bookmarkStart w:id="26"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C421F" w:rsidRDefault="00EC421F">
                            <w:pPr>
                              <w:pStyle w:val="Legenda"/>
                            </w:pPr>
                            <w:bookmarkStart w:id="27" w:name="_Toc482302121"/>
                            <w:bookmarkStart w:id="28" w:name="_Toc482039961"/>
                            <w:bookmarkStart w:id="29" w:name="_Toc482039819"/>
                            <w:bookmarkStart w:id="30"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EC421F" w:rsidRDefault="00EC421F">
                      <w:pPr>
                        <w:pStyle w:val="Legenda"/>
                      </w:pPr>
                      <w:bookmarkStart w:id="31" w:name="_Toc482302121"/>
                      <w:bookmarkStart w:id="32" w:name="_Toc482039961"/>
                      <w:bookmarkStart w:id="33" w:name="_Toc482039819"/>
                      <w:bookmarkStart w:id="34"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C421F" w:rsidRDefault="00EC421F">
                            <w:pPr>
                              <w:pStyle w:val="Legenda"/>
                            </w:pPr>
                            <w:bookmarkStart w:id="35" w:name="_Toc482302122"/>
                            <w:bookmarkStart w:id="36" w:name="_Toc482039962"/>
                            <w:bookmarkStart w:id="37" w:name="_Toc482039820"/>
                            <w:bookmarkStart w:id="38"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EC421F" w:rsidRDefault="00EC421F">
                      <w:pPr>
                        <w:pStyle w:val="Legenda"/>
                      </w:pPr>
                      <w:bookmarkStart w:id="39" w:name="_Toc482302122"/>
                      <w:bookmarkStart w:id="40" w:name="_Toc482039962"/>
                      <w:bookmarkStart w:id="41" w:name="_Toc482039820"/>
                      <w:bookmarkStart w:id="42"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64107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C421F" w:rsidRDefault="00EC421F">
                            <w:pPr>
                              <w:pStyle w:val="Legenda"/>
                            </w:pPr>
                            <w:bookmarkStart w:id="46" w:name="_Toc482302123"/>
                            <w:bookmarkStart w:id="47" w:name="_Toc482039963"/>
                            <w:bookmarkStart w:id="48" w:name="_Toc482039821"/>
                            <w:bookmarkStart w:id="49"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EC421F" w:rsidRDefault="00EC421F">
                      <w:pPr>
                        <w:pStyle w:val="Legenda"/>
                      </w:pPr>
                      <w:bookmarkStart w:id="50" w:name="_Toc482302123"/>
                      <w:bookmarkStart w:id="51" w:name="_Toc482039963"/>
                      <w:bookmarkStart w:id="52" w:name="_Toc482039821"/>
                      <w:bookmarkStart w:id="53"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64107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C421F" w:rsidRDefault="00EC421F">
                            <w:pPr>
                              <w:pStyle w:val="Legenda"/>
                            </w:pPr>
                            <w:bookmarkStart w:id="57" w:name="_Toc482302124"/>
                            <w:bookmarkStart w:id="58" w:name="_Toc482039964"/>
                            <w:bookmarkStart w:id="59" w:name="_Toc482039822"/>
                            <w:bookmarkStart w:id="60"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EC421F" w:rsidRDefault="00EC421F">
                      <w:pPr>
                        <w:pStyle w:val="Legenda"/>
                      </w:pPr>
                      <w:bookmarkStart w:id="61" w:name="_Toc482302124"/>
                      <w:bookmarkStart w:id="62" w:name="_Toc482039964"/>
                      <w:bookmarkStart w:id="63" w:name="_Toc482039822"/>
                      <w:bookmarkStart w:id="64"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64107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C421F" w:rsidRDefault="00EC421F">
                            <w:pPr>
                              <w:pStyle w:val="Legenda"/>
                            </w:pPr>
                            <w:bookmarkStart w:id="68" w:name="_Toc482302125"/>
                            <w:bookmarkStart w:id="69" w:name="_Toc482039965"/>
                            <w:bookmarkStart w:id="70" w:name="_Toc482039823"/>
                            <w:bookmarkStart w:id="71"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EC421F" w:rsidRDefault="00EC421F">
                      <w:pPr>
                        <w:pStyle w:val="Legenda"/>
                      </w:pPr>
                      <w:bookmarkStart w:id="72" w:name="_Toc482302125"/>
                      <w:bookmarkStart w:id="73" w:name="_Toc482039965"/>
                      <w:bookmarkStart w:id="74" w:name="_Toc482039823"/>
                      <w:bookmarkStart w:id="75"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64107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C421F" w:rsidRDefault="00EC421F">
                            <w:pPr>
                              <w:pStyle w:val="Legenda"/>
                            </w:pPr>
                            <w:bookmarkStart w:id="79" w:name="_Toc482302126"/>
                            <w:bookmarkStart w:id="80" w:name="_Toc482039966"/>
                            <w:bookmarkStart w:id="81" w:name="_Toc482039824"/>
                            <w:bookmarkStart w:id="82"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EC421F" w:rsidRDefault="00EC421F">
                      <w:pPr>
                        <w:pStyle w:val="Legenda"/>
                      </w:pPr>
                      <w:bookmarkStart w:id="83" w:name="_Toc482302126"/>
                      <w:bookmarkStart w:id="84" w:name="_Toc482039966"/>
                      <w:bookmarkStart w:id="85" w:name="_Toc482039824"/>
                      <w:bookmarkStart w:id="86"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64107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C421F" w:rsidRDefault="00EC421F">
                            <w:pPr>
                              <w:pStyle w:val="Legenda"/>
                            </w:pPr>
                            <w:bookmarkStart w:id="90" w:name="_Toc482302127"/>
                            <w:bookmarkStart w:id="91" w:name="_Toc482039967"/>
                            <w:bookmarkStart w:id="92" w:name="_Toc482039825"/>
                            <w:bookmarkStart w:id="93"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EC421F" w:rsidRDefault="00EC421F">
                      <w:pPr>
                        <w:pStyle w:val="Legenda"/>
                      </w:pPr>
                      <w:bookmarkStart w:id="94" w:name="_Toc482302127"/>
                      <w:bookmarkStart w:id="95" w:name="_Toc482039967"/>
                      <w:bookmarkStart w:id="96" w:name="_Toc482039825"/>
                      <w:bookmarkStart w:id="97"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64107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64107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EC421F" w:rsidRPr="00B05638" w:rsidRDefault="00EC421F" w:rsidP="00A11378">
                            <w:pPr>
                              <w:pStyle w:val="Legenda"/>
                              <w:rPr>
                                <w:noProof/>
                                <w:sz w:val="22"/>
                              </w:rPr>
                            </w:pPr>
                            <w:bookmarkStart w:id="104" w:name="_Toc497600433"/>
                            <w:r>
                              <w:t xml:space="preserve">Figura </w:t>
                            </w:r>
                            <w:r w:rsidR="007337AC">
                              <w:fldChar w:fldCharType="begin"/>
                            </w:r>
                            <w:r w:rsidR="007337AC">
                              <w:instrText xml:space="preserve"> SEQ Figura \* ARABIC </w:instrText>
                            </w:r>
                            <w:r w:rsidR="007337AC">
                              <w:fldChar w:fldCharType="separate"/>
                            </w:r>
                            <w:r>
                              <w:rPr>
                                <w:noProof/>
                              </w:rPr>
                              <w:t>10</w:t>
                            </w:r>
                            <w:r w:rsidR="007337AC">
                              <w:rPr>
                                <w:noProof/>
                              </w:rPr>
                              <w:fldChar w:fldCharType="end"/>
                            </w:r>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l,21600r21600,l216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" stroked="f">
                <v:textbox style="mso-fit-shape-to-text:t" inset="0,0,0,0">
                  <w:txbxContent>
                    <w:p w14:paraId="4E41E30C" w14:textId="05A2CF88" w:rsidR="00EC421F" w:rsidRPr="00B05638" w:rsidRDefault="00EC421F" w:rsidP="00A11378">
                      <w:pPr>
                        <w:pStyle w:val="Legenda"/>
                        <w:rPr>
                          <w:noProof/>
                          <w:sz w:val="22"/>
                        </w:rPr>
                      </w:pPr>
                      <w:bookmarkStart w:id="105" w:name="_Toc497600433"/>
                      <w:r>
                        <w:t xml:space="preserve">Figura </w:t>
                      </w:r>
                      <w:r w:rsidR="007337AC">
                        <w:fldChar w:fldCharType="begin"/>
                      </w:r>
                      <w:r w:rsidR="007337AC">
                        <w:instrText xml:space="preserve"> SEQ Figura \* ARABIC </w:instrText>
                      </w:r>
                      <w:r w:rsidR="007337AC">
                        <w:fldChar w:fldCharType="separate"/>
                      </w:r>
                      <w:r>
                        <w:rPr>
                          <w:noProof/>
                        </w:rPr>
                        <w:t>10</w:t>
                      </w:r>
                      <w:r w:rsidR="007337AC">
                        <w:rPr>
                          <w:noProof/>
                        </w:rPr>
                        <w:fldChar w:fldCharType="end"/>
                      </w:r>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641078"/>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C421F" w:rsidRDefault="00EC421F">
                            <w:pPr>
                              <w:pStyle w:val="Legenda"/>
                            </w:pPr>
                            <w:bookmarkStart w:id="109" w:name="_Toc482302129"/>
                            <w:bookmarkStart w:id="110" w:name="_Toc482039969"/>
                            <w:bookmarkStart w:id="111" w:name="_Toc482039827"/>
                            <w:bookmarkStart w:id="112"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EC421F" w:rsidRDefault="00EC421F">
                      <w:pPr>
                        <w:pStyle w:val="Legenda"/>
                      </w:pPr>
                      <w:bookmarkStart w:id="113" w:name="_Toc482302129"/>
                      <w:bookmarkStart w:id="114" w:name="_Toc482039969"/>
                      <w:bookmarkStart w:id="115" w:name="_Toc482039827"/>
                      <w:bookmarkStart w:id="116"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EC421F" w:rsidRPr="00C249FC" w:rsidRDefault="00EC421F" w:rsidP="00400525">
                            <w:pPr>
                              <w:pStyle w:val="Legenda"/>
                              <w:rPr>
                                <w:rFonts w:eastAsia="Calibri" w:cs="Times New Roman"/>
                                <w:noProof/>
                              </w:rPr>
                            </w:pPr>
                            <w:bookmarkStart w:id="117" w:name="_Toc497600435"/>
                            <w:r>
                              <w:t xml:space="preserve">Figura </w:t>
                            </w:r>
                            <w:r w:rsidR="007337AC">
                              <w:fldChar w:fldCharType="begin"/>
                            </w:r>
                            <w:r w:rsidR="007337AC">
                              <w:instrText xml:space="preserve"> SEQ Figura \* ARABIC </w:instrText>
                            </w:r>
                            <w:r w:rsidR="007337AC">
                              <w:fldChar w:fldCharType="separate"/>
                            </w:r>
                            <w:r>
                              <w:rPr>
                                <w:noProof/>
                              </w:rPr>
                              <w:t>12</w:t>
                            </w:r>
                            <w:r w:rsidR="007337AC">
                              <w:rPr>
                                <w:noProof/>
                              </w:rPr>
                              <w:fldChar w:fldCharType="end"/>
                            </w:r>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" stroked="f">
                <v:textbox style="mso-fit-shape-to-text:t" inset="0,0,0,0">
                  <w:txbxContent>
                    <w:p w14:paraId="476DF02C" w14:textId="3121EF3B" w:rsidR="00EC421F" w:rsidRPr="00C249FC" w:rsidRDefault="00EC421F" w:rsidP="00400525">
                      <w:pPr>
                        <w:pStyle w:val="Legenda"/>
                        <w:rPr>
                          <w:rFonts w:eastAsia="Calibri" w:cs="Times New Roman"/>
                          <w:noProof/>
                        </w:rPr>
                      </w:pPr>
                      <w:bookmarkStart w:id="118" w:name="_Toc497600435"/>
                      <w:r>
                        <w:t xml:space="preserve">Figura </w:t>
                      </w:r>
                      <w:r w:rsidR="007337AC">
                        <w:fldChar w:fldCharType="begin"/>
                      </w:r>
                      <w:r w:rsidR="007337AC">
                        <w:instrText xml:space="preserve"> SEQ Figura \* ARABIC </w:instrText>
                      </w:r>
                      <w:r w:rsidR="007337AC">
                        <w:fldChar w:fldCharType="separate"/>
                      </w:r>
                      <w:r>
                        <w:rPr>
                          <w:noProof/>
                        </w:rPr>
                        <w:t>12</w:t>
                      </w:r>
                      <w:r w:rsidR="007337AC">
                        <w:rPr>
                          <w:noProof/>
                        </w:rPr>
                        <w:fldChar w:fldCharType="end"/>
                      </w:r>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EC421F" w:rsidRPr="006422F2" w:rsidRDefault="00EC421F" w:rsidP="001C3A34">
                            <w:pPr>
                              <w:pStyle w:val="Legenda"/>
                              <w:rPr>
                                <w:rFonts w:eastAsia="Calibri" w:cs="Times New Roman"/>
                                <w:noProof/>
                              </w:rPr>
                            </w:pPr>
                            <w:bookmarkStart w:id="120" w:name="_Toc497600436"/>
                            <w:r>
                              <w:t xml:space="preserve">Figura </w:t>
                            </w:r>
                            <w:r w:rsidR="007337AC">
                              <w:fldChar w:fldCharType="begin"/>
                            </w:r>
                            <w:r w:rsidR="007337AC">
                              <w:instrText xml:space="preserve"> SEQ Figura \* ARABIC </w:instrText>
                            </w:r>
                            <w:r w:rsidR="007337AC">
                              <w:fldChar w:fldCharType="separate"/>
                            </w:r>
                            <w:r>
                              <w:rPr>
                                <w:noProof/>
                              </w:rPr>
                              <w:t>13</w:t>
                            </w:r>
                            <w:r w:rsidR="007337AC">
                              <w:rPr>
                                <w:noProof/>
                              </w:rPr>
                              <w:fldChar w:fldCharType="end"/>
                            </w:r>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" stroked="f">
                <v:textbox style="mso-fit-shape-to-text:t" inset="0,0,0,0">
                  <w:txbxContent>
                    <w:p w14:paraId="65DEFBBD" w14:textId="1FB4837E" w:rsidR="00EC421F" w:rsidRPr="006422F2" w:rsidRDefault="00EC421F" w:rsidP="001C3A34">
                      <w:pPr>
                        <w:pStyle w:val="Legenda"/>
                        <w:rPr>
                          <w:rFonts w:eastAsia="Calibri" w:cs="Times New Roman"/>
                          <w:noProof/>
                        </w:rPr>
                      </w:pPr>
                      <w:bookmarkStart w:id="121" w:name="_Toc497600436"/>
                      <w:r>
                        <w:t xml:space="preserve">Figura </w:t>
                      </w:r>
                      <w:r w:rsidR="007337AC">
                        <w:fldChar w:fldCharType="begin"/>
                      </w:r>
                      <w:r w:rsidR="007337AC">
                        <w:instrText xml:space="preserve"> SEQ Figura \* ARABIC </w:instrText>
                      </w:r>
                      <w:r w:rsidR="007337AC">
                        <w:fldChar w:fldCharType="separate"/>
                      </w:r>
                      <w:r>
                        <w:rPr>
                          <w:noProof/>
                        </w:rPr>
                        <w:t>13</w:t>
                      </w:r>
                      <w:r w:rsidR="007337AC">
                        <w:rPr>
                          <w:noProof/>
                        </w:rPr>
                        <w:fldChar w:fldCharType="end"/>
                      </w:r>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xml:space="preserve">, Produção); o container pode ser </w:t>
      </w:r>
      <w:r w:rsidRPr="007173CF">
        <w:rPr>
          <w:highlight w:val="yellow"/>
        </w:rPr>
        <w:lastRenderedPageBreak/>
        <w:t>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641079"/>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EC421F" w:rsidRPr="00856BD5" w:rsidRDefault="00EC421F" w:rsidP="00A11378">
                            <w:pPr>
                              <w:pStyle w:val="Legenda"/>
                              <w:rPr>
                                <w:rFonts w:eastAsia="Calibri" w:cs="Times New Roman"/>
                                <w:noProof/>
                              </w:rPr>
                            </w:pPr>
                            <w:bookmarkStart w:id="126" w:name="_Toc497600437"/>
                            <w:r>
                              <w:t xml:space="preserve">Figura </w:t>
                            </w:r>
                            <w:r w:rsidR="007337AC">
                              <w:fldChar w:fldCharType="begin"/>
                            </w:r>
                            <w:r w:rsidR="007337AC">
                              <w:instrText xml:space="preserve"> SEQ Figura \* ARABIC </w:instrText>
                            </w:r>
                            <w:r w:rsidR="007337AC">
                              <w:fldChar w:fldCharType="separate"/>
                            </w:r>
                            <w:r>
                              <w:rPr>
                                <w:noProof/>
                              </w:rPr>
                              <w:t>14</w:t>
                            </w:r>
                            <w:r w:rsidR="007337AC">
                              <w:rPr>
                                <w:noProof/>
                              </w:rPr>
                              <w:fldChar w:fldCharType="end"/>
                            </w:r>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" stroked="f">
                <v:textbox style="mso-fit-shape-to-text:t" inset="0,0,0,0">
                  <w:txbxContent>
                    <w:p w14:paraId="1E72B223" w14:textId="4739F160" w:rsidR="00EC421F" w:rsidRPr="00856BD5" w:rsidRDefault="00EC421F" w:rsidP="00A11378">
                      <w:pPr>
                        <w:pStyle w:val="Legenda"/>
                        <w:rPr>
                          <w:rFonts w:eastAsia="Calibri" w:cs="Times New Roman"/>
                          <w:noProof/>
                        </w:rPr>
                      </w:pPr>
                      <w:bookmarkStart w:id="127" w:name="_Toc497600437"/>
                      <w:r>
                        <w:t xml:space="preserve">Figura </w:t>
                      </w:r>
                      <w:r w:rsidR="007337AC">
                        <w:fldChar w:fldCharType="begin"/>
                      </w:r>
                      <w:r w:rsidR="007337AC">
                        <w:instrText xml:space="preserve"> SEQ Figura \* ARABIC </w:instrText>
                      </w:r>
                      <w:r w:rsidR="007337AC">
                        <w:fldChar w:fldCharType="separate"/>
                      </w:r>
                      <w:r>
                        <w:rPr>
                          <w:noProof/>
                        </w:rPr>
                        <w:t>14</w:t>
                      </w:r>
                      <w:r w:rsidR="007337AC">
                        <w:rPr>
                          <w:noProof/>
                        </w:rPr>
                        <w:fldChar w:fldCharType="end"/>
                      </w:r>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EC421F" w:rsidRPr="00941D2F" w:rsidRDefault="00EC421F" w:rsidP="00A11378">
                            <w:pPr>
                              <w:pStyle w:val="Legenda"/>
                              <w:rPr>
                                <w:rFonts w:eastAsia="Calibri" w:cs="Times New Roman"/>
                                <w:noProof/>
                              </w:rPr>
                            </w:pPr>
                            <w:bookmarkStart w:id="128" w:name="_Toc497600438"/>
                            <w:r>
                              <w:t xml:space="preserve">Figura </w:t>
                            </w:r>
                            <w:r w:rsidR="007337AC">
                              <w:fldChar w:fldCharType="begin"/>
                            </w:r>
                            <w:r w:rsidR="007337AC">
                              <w:instrText xml:space="preserve"> SEQ Figura \* ARABIC </w:instrText>
                            </w:r>
                            <w:r w:rsidR="007337AC">
                              <w:fldChar w:fldCharType="separate"/>
                            </w:r>
                            <w:r>
                              <w:rPr>
                                <w:noProof/>
                              </w:rPr>
                              <w:t>15</w:t>
                            </w:r>
                            <w:r w:rsidR="007337AC">
                              <w:rPr>
                                <w:noProof/>
                              </w:rPr>
                              <w:fldChar w:fldCharType="end"/>
                            </w:r>
                            <w:r>
                              <w:t xml:space="preserve"> - </w:t>
                            </w:r>
                            <w:r w:rsidRPr="00D709D0">
                              <w:t xml:space="preserve">LXC </w:t>
                            </w:r>
                            <w:proofErr w:type="spellStart"/>
                            <w:r w:rsidRPr="00D709D0">
                              <w:t>vs</w:t>
                            </w:r>
                            <w:proofErr w:type="spellEnd"/>
                            <w:r w:rsidRPr="00D709D0">
                              <w:t xml:space="preserve"> KVM Fonte: http:3way.com.br/saiba-como-a-virtualizacao-por-container-revolucionou-a-infraestrutura-de-ti-part2/.png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" stroked="f">
                <v:textbox style="mso-fit-shape-to-text:t" inset="0,0,0,0">
                  <w:txbxContent>
                    <w:p w14:paraId="693CB037" w14:textId="7EEABD7D" w:rsidR="00EC421F" w:rsidRPr="00941D2F" w:rsidRDefault="00EC421F" w:rsidP="00A11378">
                      <w:pPr>
                        <w:pStyle w:val="Legenda"/>
                        <w:rPr>
                          <w:rFonts w:eastAsia="Calibri" w:cs="Times New Roman"/>
                          <w:noProof/>
                        </w:rPr>
                      </w:pPr>
                      <w:bookmarkStart w:id="129" w:name="_Toc497600438"/>
                      <w:r>
                        <w:t xml:space="preserve">Figura </w:t>
                      </w:r>
                      <w:r w:rsidR="007337AC">
                        <w:fldChar w:fldCharType="begin"/>
                      </w:r>
                      <w:r w:rsidR="007337AC">
                        <w:instrText xml:space="preserve"> SEQ Figura \* ARABIC </w:instrText>
                      </w:r>
                      <w:r w:rsidR="007337AC">
                        <w:fldChar w:fldCharType="separate"/>
                      </w:r>
                      <w:r>
                        <w:rPr>
                          <w:noProof/>
                        </w:rPr>
                        <w:t>15</w:t>
                      </w:r>
                      <w:r w:rsidR="007337AC">
                        <w:rPr>
                          <w:noProof/>
                        </w:rPr>
                        <w:fldChar w:fldCharType="end"/>
                      </w:r>
                      <w:r>
                        <w:t xml:space="preserve"> - </w:t>
                      </w:r>
                      <w:r w:rsidRPr="00D709D0">
                        <w:t xml:space="preserve">LXC </w:t>
                      </w:r>
                      <w:proofErr w:type="spellStart"/>
                      <w:r w:rsidRPr="00D709D0">
                        <w:t>vs</w:t>
                      </w:r>
                      <w:proofErr w:type="spellEnd"/>
                      <w:r w:rsidRPr="00D709D0">
                        <w:t xml:space="preserve"> KVM Fonte: http:3way.com.br/saiba-como-a-virtualizacao-por-container-revolucionou-a-infraestrutura-de-ti-part2/.png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641080"/>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lastRenderedPageBreak/>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641081"/>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r>
        <w:t>sudo</w:t>
      </w:r>
      <w:proofErr w:type="spell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r w:rsidRPr="006826F3">
        <w:t>brew</w:t>
      </w:r>
      <w:proofErr w:type="spell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641082"/>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1" w:name="_Toc497641083"/>
      <w:r>
        <w:t>4.</w:t>
      </w:r>
      <w:r w:rsidR="00BC729E">
        <w:t>1</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r w:rsidR="006C07D1">
        <w:t>“.yml”</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“.yml”</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possível definir múltiplos containers em um único arquivo. </w:t>
      </w:r>
      <w:r w:rsidR="004C1961">
        <w:t>Então levante a sua aplicação com um único comando que faça o que for preciso para executá-la.</w:t>
      </w:r>
      <w:r w:rsidR="005C40F4">
        <w:t>”</w:t>
      </w:r>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lastRenderedPageBreak/>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w:t>
      </w:r>
      <w:r w:rsidR="00B03A32">
        <w:rPr>
          <w:lang w:eastAsia="x-none"/>
        </w:rPr>
        <w:t>build</w:t>
      </w:r>
      <w:r>
        <w:rPr>
          <w:lang w:eastAsia="x-none"/>
        </w:rPr>
        <w:t>” e executado antes do container da aplicação. Essa ordem é de suma importância e está referenciada na ordem de execução dos serviços escritos no arquivo “.yml”.</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Todos os serviços tem que estar vinculados no arquivo “.yml”,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r w:rsidRPr="002E7762">
        <w:rPr>
          <w:lang w:eastAsia="x-none"/>
        </w:rPr>
        <w:t>re</w:t>
      </w:r>
      <w:proofErr w:type="spell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2" w:name="_Toc496802707"/>
      <w:bookmarkStart w:id="143" w:name="_Toc496802936"/>
      <w:bookmarkStart w:id="144" w:name="_Toc497641084"/>
      <w:r>
        <w:t>4.</w:t>
      </w:r>
      <w:r w:rsidR="003C7609">
        <w:t>1</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r w:rsidR="004407A8" w:rsidRPr="00E646DA">
        <w:rPr>
          <w:sz w:val="24"/>
          <w:lang w:eastAsia="x-none"/>
        </w:rPr>
        <w:t>Em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7337AC"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7337AC"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7337AC"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7337AC"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7337AC"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7337AC"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7337AC"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7337AC"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7337AC"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7337AC"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7337AC"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7337AC"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0241636D" w:rsidR="007B65C4" w:rsidRPr="00F50F2C" w:rsidRDefault="007337AC"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5" w:name="_Toc497641085"/>
      <w:r>
        <w:lastRenderedPageBreak/>
        <w:t>4.</w:t>
      </w:r>
      <w:r w:rsidR="006500AC">
        <w:t>2</w:t>
      </w:r>
      <w:r w:rsidR="00944EC6" w:rsidRPr="00086281">
        <w:t xml:space="preserve"> Docker</w:t>
      </w:r>
      <w:r w:rsidR="00944EC6">
        <w:t xml:space="preserve"> </w:t>
      </w:r>
      <w:bookmarkEnd w:id="136"/>
      <w:bookmarkEnd w:id="137"/>
      <w:r w:rsidR="001E65B3">
        <w:t>Imagem</w:t>
      </w:r>
      <w:bookmarkEnd w:id="14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6" w:name="_Toc497641684"/>
      <w:r>
        <w:t xml:space="preserve">Tabela </w:t>
      </w:r>
      <w:r w:rsidR="007337AC">
        <w:fldChar w:fldCharType="begin"/>
      </w:r>
      <w:r w:rsidR="007337AC">
        <w:instrText xml:space="preserve"> SEQ Tabela \* ARABIC </w:instrText>
      </w:r>
      <w:r w:rsidR="007337AC">
        <w:fldChar w:fldCharType="separate"/>
      </w:r>
      <w:r w:rsidR="0060039A">
        <w:rPr>
          <w:noProof/>
        </w:rPr>
        <w:t>1</w:t>
      </w:r>
      <w:r w:rsidR="007337AC">
        <w:rPr>
          <w:noProof/>
        </w:rPr>
        <w:fldChar w:fldCharType="end"/>
      </w:r>
      <w:r>
        <w:t>- Tabela de Imagens utilizadas no Estudo de Caso</w:t>
      </w:r>
      <w:r w:rsidR="00345F88">
        <w:t>.</w:t>
      </w:r>
      <w:r w:rsidR="00CF1FFD">
        <w:t xml:space="preserve"> </w:t>
      </w:r>
      <w:r w:rsidR="00345F88">
        <w:t>P</w:t>
      </w:r>
      <w:r w:rsidR="00CF1FFD">
        <w:t>rópri</w:t>
      </w:r>
      <w:r w:rsidR="00345F88">
        <w:t>o Autor</w:t>
      </w:r>
      <w:r w:rsidR="008872D8">
        <w:t>.</w:t>
      </w:r>
      <w:bookmarkEnd w:id="14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r w:rsidRPr="00426E96">
              <w:rPr>
                <w:lang w:eastAsia="x-none"/>
              </w:rPr>
              <w:t>phalanx_app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r w:rsidRPr="00426E96">
              <w:rPr>
                <w:lang w:eastAsia="x-none"/>
              </w:rPr>
              <w:t>phalanx_worker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r w:rsidRPr="00F94544">
              <w:rPr>
                <w:lang w:eastAsia="x-none"/>
              </w:rPr>
              <w:t>portainer</w:t>
            </w:r>
            <w:proofErr w:type="spell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r w:rsidRPr="00F94544">
              <w:rPr>
                <w:lang w:eastAsia="x-none"/>
              </w:rPr>
              <w:t>ledermann</w:t>
            </w:r>
            <w:proofErr w:type="spell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t xml:space="preserve">Ao ser executado este comando, o docker verifica se possui localmente a imagem, se não possuir o mesmo vai ao Docker Hub para poder fazer o download da imagem. Primeiramente é necessário fazer o loggin no Docker Hub, pois o mesmo pode dar erro </w:t>
      </w:r>
      <w:r>
        <w:rPr>
          <w:lang w:eastAsia="x-none"/>
        </w:rPr>
        <w:lastRenderedPageBreak/>
        <w:t>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7337AC" w:rsidP="00060081">
      <w:pPr>
        <w:numPr>
          <w:ilvl w:val="0"/>
          <w:numId w:val="23"/>
        </w:numPr>
        <w:spacing w:afterAutospacing="1"/>
        <w:rPr>
          <w:rFonts w:eastAsia="Times New Roman"/>
          <w:color w:val="000000" w:themeColor="text1"/>
        </w:rPr>
      </w:pPr>
      <w:hyperlink r:id="rId42" w:history="1">
        <w:r w:rsidR="00060081" w:rsidRPr="00E117A3">
          <w:rPr>
            <w:rStyle w:val="CdigoHTML"/>
            <w:rFonts w:ascii="Times New Roman" w:hAnsi="Times New Roman" w:cs="Times New Roman"/>
            <w:color w:val="000000" w:themeColor="text1"/>
            <w:sz w:val="24"/>
            <w:szCs w:val="24"/>
          </w:rPr>
          <w:t xml:space="preserve">docker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7337AC" w:rsidP="00060081">
      <w:pPr>
        <w:numPr>
          <w:ilvl w:val="0"/>
          <w:numId w:val="23"/>
        </w:numPr>
        <w:spacing w:afterAutospacing="1"/>
        <w:rPr>
          <w:rFonts w:eastAsia="Times New Roman"/>
          <w:color w:val="24292E"/>
        </w:rPr>
      </w:pPr>
      <w:hyperlink r:id="rId43" w:history="1">
        <w:r w:rsidR="00060081" w:rsidRPr="00E117A3">
          <w:rPr>
            <w:rStyle w:val="CdigoHTML"/>
            <w:rFonts w:ascii="Times New Roman" w:hAnsi="Times New Roman" w:cs="Times New Roman"/>
            <w:color w:val="000000" w:themeColor="text1"/>
            <w:sz w:val="24"/>
            <w:szCs w:val="24"/>
          </w:rPr>
          <w:t xml:space="preserve">docker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r>
        <w:rPr>
          <w:rFonts w:eastAsia="Times New Roman"/>
          <w:color w:val="24292E"/>
        </w:rPr>
        <w:t xml:space="preserve">docker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r>
        <w:rPr>
          <w:lang w:eastAsia="x-none"/>
        </w:rPr>
        <w:t xml:space="preserve">docker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47" w:name="_Toc496802704"/>
      <w:bookmarkStart w:id="148" w:name="_Toc496802933"/>
      <w:bookmarkStart w:id="149" w:name="_Toc497641086"/>
      <w:r>
        <w:lastRenderedPageBreak/>
        <w:t>4.</w:t>
      </w:r>
      <w:r w:rsidR="00340DCE">
        <w:t>2</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EC421F" w:rsidRPr="008D06F0" w:rsidRDefault="00EC421F" w:rsidP="000A56CA">
                            <w:pPr>
                              <w:pStyle w:val="Legenda"/>
                              <w:rPr>
                                <w:rFonts w:eastAsia="Calibri" w:cs="Times New Roman"/>
                                <w:noProof/>
                              </w:rPr>
                            </w:pPr>
                            <w:bookmarkStart w:id="150" w:name="_Toc497600439"/>
                            <w:r>
                              <w:t xml:space="preserve">Figura </w:t>
                            </w:r>
                            <w:r w:rsidR="007337AC">
                              <w:fldChar w:fldCharType="begin"/>
                            </w:r>
                            <w:r w:rsidR="007337AC">
                              <w:instrText xml:space="preserve"> SEQ Figura \* ARABIC </w:instrText>
                            </w:r>
                            <w:r w:rsidR="007337AC">
                              <w:fldChar w:fldCharType="separate"/>
                            </w:r>
                            <w:r>
                              <w:rPr>
                                <w:noProof/>
                              </w:rPr>
                              <w:t>16</w:t>
                            </w:r>
                            <w:r w:rsidR="007337AC">
                              <w:rPr>
                                <w:noProof/>
                              </w:rPr>
                              <w:fldChar w:fldCharType="end"/>
                            </w:r>
                            <w:r>
                              <w:t xml:space="preserve"> - Docker</w:t>
                            </w:r>
                            <w:r w:rsidRPr="007647BF">
                              <w:t xml:space="preserve">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" stroked="f">
                <v:textbox style="mso-fit-shape-to-text:t" inset="0,0,0,0">
                  <w:txbxContent>
                    <w:p w14:paraId="61156348" w14:textId="488A5475" w:rsidR="00EC421F" w:rsidRPr="008D06F0" w:rsidRDefault="00EC421F" w:rsidP="000A56CA">
                      <w:pPr>
                        <w:pStyle w:val="Legenda"/>
                        <w:rPr>
                          <w:rFonts w:eastAsia="Calibri" w:cs="Times New Roman"/>
                          <w:noProof/>
                        </w:rPr>
                      </w:pPr>
                      <w:bookmarkStart w:id="151" w:name="_Toc497600439"/>
                      <w:r>
                        <w:t xml:space="preserve">Figura </w:t>
                      </w:r>
                      <w:r w:rsidR="007337AC">
                        <w:fldChar w:fldCharType="begin"/>
                      </w:r>
                      <w:r w:rsidR="007337AC">
                        <w:instrText xml:space="preserve"> SEQ Figura \* ARABIC </w:instrText>
                      </w:r>
                      <w:r w:rsidR="007337AC">
                        <w:fldChar w:fldCharType="separate"/>
                      </w:r>
                      <w:r>
                        <w:rPr>
                          <w:noProof/>
                        </w:rPr>
                        <w:t>16</w:t>
                      </w:r>
                      <w:r w:rsidR="007337AC">
                        <w:rPr>
                          <w:noProof/>
                        </w:rPr>
                        <w:fldChar w:fldCharType="end"/>
                      </w:r>
                      <w:r>
                        <w:t xml:space="preserve"> - Docker</w:t>
                      </w:r>
                      <w:r w:rsidRPr="007647BF">
                        <w:t xml:space="preserve">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EC421F" w:rsidRPr="000A56CA" w:rsidRDefault="00EC421F"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" stroked="f">
                <v:textbox style="mso-fit-shape-to-text:t" inset="0,0,0,0">
                  <w:txbxContent>
                    <w:p w14:paraId="5C80C758" w14:textId="57C3FBC7" w:rsidR="00EC421F" w:rsidRPr="000A56CA" w:rsidRDefault="00EC421F"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EC421F" w:rsidRPr="00D93672" w:rsidRDefault="00EC421F" w:rsidP="000A56CA">
                            <w:pPr>
                              <w:pStyle w:val="Legenda"/>
                              <w:rPr>
                                <w:rFonts w:eastAsia="Calibri" w:cs="Times New Roman"/>
                                <w:noProof/>
                              </w:rPr>
                            </w:pPr>
                            <w:bookmarkStart w:id="152" w:name="_Toc497600440"/>
                            <w:r>
                              <w:t xml:space="preserve">Figura </w:t>
                            </w:r>
                            <w:r w:rsidR="007337AC">
                              <w:fldChar w:fldCharType="begin"/>
                            </w:r>
                            <w:r w:rsidR="007337AC">
                              <w:instrText xml:space="preserve"> SEQ Figura \* ARABIC </w:instrText>
                            </w:r>
                            <w:r w:rsidR="007337AC">
                              <w:fldChar w:fldCharType="separate"/>
                            </w:r>
                            <w:r>
                              <w:rPr>
                                <w:noProof/>
                              </w:rPr>
                              <w:t>17</w:t>
                            </w:r>
                            <w:r w:rsidR="007337AC">
                              <w:rPr>
                                <w:noProof/>
                              </w:rPr>
                              <w:fldChar w:fldCharType="end"/>
                            </w:r>
                            <w:r>
                              <w:rPr>
                                <w:noProof/>
                              </w:rPr>
                              <w:t xml:space="preserve"> – Explorer do Docker Hub Fonte</w:t>
                            </w:r>
                            <w:r w:rsidRPr="007247C8">
                              <w:rPr>
                                <w:noProof/>
                              </w:rPr>
                              <w:t>: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" stroked="f">
                <v:textbox style="mso-fit-shape-to-text:t" inset="0,0,0,0">
                  <w:txbxContent>
                    <w:p w14:paraId="26D927C7" w14:textId="55BA164F" w:rsidR="00EC421F" w:rsidRPr="00D93672" w:rsidRDefault="00EC421F" w:rsidP="000A56CA">
                      <w:pPr>
                        <w:pStyle w:val="Legenda"/>
                        <w:rPr>
                          <w:rFonts w:eastAsia="Calibri" w:cs="Times New Roman"/>
                          <w:noProof/>
                        </w:rPr>
                      </w:pPr>
                      <w:bookmarkStart w:id="153" w:name="_Toc497600440"/>
                      <w:r>
                        <w:t xml:space="preserve">Figura </w:t>
                      </w:r>
                      <w:r w:rsidR="007337AC">
                        <w:fldChar w:fldCharType="begin"/>
                      </w:r>
                      <w:r w:rsidR="007337AC">
                        <w:instrText xml:space="preserve"> SEQ Figura \* ARABIC </w:instrText>
                      </w:r>
                      <w:r w:rsidR="007337AC">
                        <w:fldChar w:fldCharType="separate"/>
                      </w:r>
                      <w:r>
                        <w:rPr>
                          <w:noProof/>
                        </w:rPr>
                        <w:t>17</w:t>
                      </w:r>
                      <w:r w:rsidR="007337AC">
                        <w:rPr>
                          <w:noProof/>
                        </w:rPr>
                        <w:fldChar w:fldCharType="end"/>
                      </w:r>
                      <w:r>
                        <w:rPr>
                          <w:noProof/>
                        </w:rPr>
                        <w:t xml:space="preserve"> – Explorer do Docker Hub Fonte</w:t>
                      </w:r>
                      <w:r w:rsidRPr="007247C8">
                        <w:rPr>
                          <w:noProof/>
                        </w:rPr>
                        <w:t>: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EC421F" w:rsidRPr="00F91FEB" w:rsidRDefault="00EC421F" w:rsidP="001549C6">
                            <w:pPr>
                              <w:pStyle w:val="Legenda"/>
                              <w:rPr>
                                <w:rFonts w:eastAsia="Calibri" w:cs="Times New Roman"/>
                                <w:noProof/>
                              </w:rPr>
                            </w:pPr>
                            <w:bookmarkStart w:id="154" w:name="_Toc497600441"/>
                            <w:r>
                              <w:t xml:space="preserve">Figura </w:t>
                            </w:r>
                            <w:r w:rsidR="007337AC">
                              <w:fldChar w:fldCharType="begin"/>
                            </w:r>
                            <w:r w:rsidR="007337AC">
                              <w:instrText xml:space="preserve"> SEQ Figura \* ARABIC </w:instrText>
                            </w:r>
                            <w:r w:rsidR="007337AC">
                              <w:fldChar w:fldCharType="separate"/>
                            </w:r>
                            <w:r>
                              <w:rPr>
                                <w:noProof/>
                              </w:rPr>
                              <w:t>18</w:t>
                            </w:r>
                            <w:r w:rsidR="007337AC">
                              <w:rPr>
                                <w:noProof/>
                              </w:rPr>
                              <w:fldChar w:fldCharType="end"/>
                            </w:r>
                            <w:r>
                              <w:t xml:space="preserve"> – Repositório oficial da imagem do </w:t>
                            </w:r>
                            <w:proofErr w:type="spellStart"/>
                            <w:r>
                              <w:t>Ubuntu</w:t>
                            </w:r>
                            <w:proofErr w:type="spellEnd"/>
                            <w:r>
                              <w:t xml:space="preserve">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" stroked="f">
                <v:textbox style="mso-fit-shape-to-text:t" inset="0,0,0,0">
                  <w:txbxContent>
                    <w:p w14:paraId="3FCF2F4B" w14:textId="02FA2F6F" w:rsidR="00EC421F" w:rsidRPr="00F91FEB" w:rsidRDefault="00EC421F" w:rsidP="001549C6">
                      <w:pPr>
                        <w:pStyle w:val="Legenda"/>
                        <w:rPr>
                          <w:rFonts w:eastAsia="Calibri" w:cs="Times New Roman"/>
                          <w:noProof/>
                        </w:rPr>
                      </w:pPr>
                      <w:bookmarkStart w:id="155" w:name="_Toc497600441"/>
                      <w:r>
                        <w:t xml:space="preserve">Figura </w:t>
                      </w:r>
                      <w:r w:rsidR="007337AC">
                        <w:fldChar w:fldCharType="begin"/>
                      </w:r>
                      <w:r w:rsidR="007337AC">
                        <w:instrText xml:space="preserve"> SEQ Figura \* ARABIC </w:instrText>
                      </w:r>
                      <w:r w:rsidR="007337AC">
                        <w:fldChar w:fldCharType="separate"/>
                      </w:r>
                      <w:r>
                        <w:rPr>
                          <w:noProof/>
                        </w:rPr>
                        <w:t>18</w:t>
                      </w:r>
                      <w:r w:rsidR="007337AC">
                        <w:rPr>
                          <w:noProof/>
                        </w:rPr>
                        <w:fldChar w:fldCharType="end"/>
                      </w:r>
                      <w:r>
                        <w:t xml:space="preserve"> – Repositório oficial da imagem do </w:t>
                      </w:r>
                      <w:proofErr w:type="spellStart"/>
                      <w:r>
                        <w:t>Ubuntu</w:t>
                      </w:r>
                      <w:proofErr w:type="spellEnd"/>
                      <w:r>
                        <w:t xml:space="preserve">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7337AC" w:rsidP="00210AC0">
      <w:pPr>
        <w:numPr>
          <w:ilvl w:val="0"/>
          <w:numId w:val="23"/>
        </w:numPr>
        <w:spacing w:beforeAutospacing="1" w:afterAutospacing="1"/>
        <w:rPr>
          <w:rFonts w:eastAsia="Times New Roman"/>
          <w:color w:val="000000" w:themeColor="text1"/>
        </w:rPr>
      </w:pPr>
      <w:hyperlink r:id="rId47" w:history="1">
        <w:r w:rsidR="00210AC0" w:rsidRPr="00E117A3">
          <w:rPr>
            <w:rStyle w:val="CdigoHTML"/>
            <w:rFonts w:ascii="Times New Roman" w:hAnsi="Times New Roman" w:cs="Times New Roman"/>
            <w:color w:val="000000" w:themeColor="text1"/>
            <w:sz w:val="24"/>
            <w:szCs w:val="24"/>
          </w:rPr>
          <w:t xml:space="preserve">docker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w:t>
      </w:r>
      <w:proofErr w:type="spellStart"/>
      <w:r w:rsidR="00210AC0">
        <w:rPr>
          <w:rFonts w:eastAsia="Times New Roman"/>
          <w:color w:val="000000" w:themeColor="text1"/>
        </w:rPr>
        <w:t>loggin</w:t>
      </w:r>
      <w:proofErr w:type="spellEnd"/>
      <w:r w:rsidR="00210AC0">
        <w:rPr>
          <w:rFonts w:eastAsia="Times New Roman"/>
          <w:color w:val="000000" w:themeColor="text1"/>
        </w:rPr>
        <w:t xml:space="preserve"> </w:t>
      </w:r>
      <w:r w:rsidR="00210AC0" w:rsidRPr="00E117A3">
        <w:rPr>
          <w:rFonts w:eastAsia="Times New Roman"/>
          <w:color w:val="000000" w:themeColor="text1"/>
        </w:rPr>
        <w:t>no repositório.</w:t>
      </w:r>
    </w:p>
    <w:p w14:paraId="5FC95DA8" w14:textId="77777777" w:rsidR="00561605" w:rsidRDefault="007337AC" w:rsidP="00561605">
      <w:pPr>
        <w:numPr>
          <w:ilvl w:val="0"/>
          <w:numId w:val="23"/>
        </w:numPr>
        <w:spacing w:afterAutospacing="1"/>
        <w:rPr>
          <w:rFonts w:eastAsia="Times New Roman"/>
          <w:color w:val="000000" w:themeColor="text1"/>
        </w:rPr>
      </w:pPr>
      <w:hyperlink r:id="rId48" w:history="1">
        <w:r w:rsidR="00210AC0" w:rsidRPr="00E117A3">
          <w:rPr>
            <w:rStyle w:val="CdigoHTML"/>
            <w:rFonts w:ascii="Times New Roman" w:hAnsi="Times New Roman" w:cs="Times New Roman"/>
            <w:color w:val="000000" w:themeColor="text1"/>
            <w:sz w:val="24"/>
            <w:szCs w:val="24"/>
          </w:rPr>
          <w:t xml:space="preserve">docker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7337AC" w:rsidP="00561605">
      <w:pPr>
        <w:numPr>
          <w:ilvl w:val="0"/>
          <w:numId w:val="23"/>
        </w:numPr>
        <w:spacing w:afterAutospacing="1"/>
        <w:rPr>
          <w:rFonts w:eastAsia="Times New Roman"/>
          <w:color w:val="000000" w:themeColor="text1"/>
        </w:rPr>
      </w:pPr>
      <w:hyperlink r:id="rId49" w:history="1">
        <w:r w:rsidR="00210AC0" w:rsidRPr="00561605">
          <w:rPr>
            <w:rStyle w:val="CdigoHTML"/>
            <w:rFonts w:ascii="Times New Roman" w:hAnsi="Times New Roman" w:cs="Times New Roman"/>
            <w:color w:val="000000" w:themeColor="text1"/>
            <w:sz w:val="24"/>
            <w:szCs w:val="24"/>
          </w:rPr>
          <w:t xml:space="preserve">docker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6" w:name="_Toc497641087"/>
      <w:r>
        <w:lastRenderedPageBreak/>
        <w:t>4.</w:t>
      </w:r>
      <w:r w:rsidR="001B3BA7">
        <w:t>3</w:t>
      </w:r>
      <w:r>
        <w:t xml:space="preserve"> Docker Container</w:t>
      </w:r>
      <w:bookmarkEnd w:id="15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7" w:name="_Toc497641685"/>
      <w:r>
        <w:t xml:space="preserve">Tabela </w:t>
      </w:r>
      <w:r w:rsidR="007337AC">
        <w:fldChar w:fldCharType="begin"/>
      </w:r>
      <w:r w:rsidR="007337AC">
        <w:instrText xml:space="preserve"> SEQ Tabela \* ARABIC </w:instrText>
      </w:r>
      <w:r w:rsidR="007337AC">
        <w:fldChar w:fldCharType="separate"/>
      </w:r>
      <w:r w:rsidR="0060039A">
        <w:rPr>
          <w:noProof/>
        </w:rPr>
        <w:t>2</w:t>
      </w:r>
      <w:r w:rsidR="007337AC">
        <w:rPr>
          <w:noProof/>
        </w:rPr>
        <w:fldChar w:fldCharType="end"/>
      </w:r>
      <w:r>
        <w:t xml:space="preserve"> - </w:t>
      </w:r>
      <w:r w:rsidRPr="00C25CFE">
        <w:t xml:space="preserve">Tabela de </w:t>
      </w:r>
      <w:r>
        <w:t>containers</w:t>
      </w:r>
      <w:r w:rsidRPr="00C25CFE">
        <w:t xml:space="preserve"> utilizadas no Estudo de Caso. Próprio Autor</w:t>
      </w:r>
      <w:bookmarkEnd w:id="15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4FD60952" w14:textId="77777777" w:rsidR="00463256" w:rsidRDefault="008A5A3A" w:rsidP="008A5A3A">
      <w:pPr>
        <w:rPr>
          <w:lang w:val="x-none" w:eastAsia="x-none"/>
        </w:rPr>
      </w:pPr>
      <w:r>
        <w:rPr>
          <w:lang w:val="x-none" w:eastAsia="x-none"/>
        </w:rPr>
        <w:tab/>
      </w: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8" w:name="_Toc497641686"/>
      <w:r>
        <w:t xml:space="preserve">Tabela </w:t>
      </w:r>
      <w:r w:rsidR="007337AC">
        <w:fldChar w:fldCharType="begin"/>
      </w:r>
      <w:r w:rsidR="007337AC">
        <w:instrText xml:space="preserve"> SEQ Tabela \* ARABIC </w:instrText>
      </w:r>
      <w:r w:rsidR="007337AC">
        <w:fldChar w:fldCharType="separate"/>
      </w:r>
      <w:r w:rsidR="0060039A">
        <w:rPr>
          <w:noProof/>
        </w:rPr>
        <w:t>3</w:t>
      </w:r>
      <w:r w:rsidR="007337AC">
        <w:rPr>
          <w:noProof/>
        </w:rPr>
        <w:fldChar w:fldCharType="end"/>
      </w:r>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lastRenderedPageBreak/>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7337AC" w:rsidP="00E3125A">
      <w:pPr>
        <w:numPr>
          <w:ilvl w:val="0"/>
          <w:numId w:val="23"/>
        </w:numPr>
        <w:spacing w:beforeAutospacing="1" w:afterAutospacing="1"/>
        <w:rPr>
          <w:rFonts w:eastAsia="Times New Roman"/>
          <w:color w:val="000000" w:themeColor="text1"/>
        </w:rPr>
      </w:pPr>
      <w:hyperlink r:id="rId50" w:history="1">
        <w:r w:rsidR="00E3125A" w:rsidRPr="006A12C1">
          <w:rPr>
            <w:rStyle w:val="CdigoHTML"/>
            <w:rFonts w:ascii="Times New Roman" w:hAnsi="Times New Roman" w:cs="Times New Roman"/>
            <w:color w:val="000000" w:themeColor="text1"/>
            <w:sz w:val="24"/>
            <w:szCs w:val="24"/>
          </w:rPr>
          <w:t xml:space="preserve">docker </w:t>
        </w:r>
        <w:proofErr w:type="spellStart"/>
        <w:r w:rsidR="00E3125A" w:rsidRPr="006A12C1">
          <w:rPr>
            <w:rStyle w:val="CdigoHTML"/>
            <w:rFonts w:ascii="Times New Roman" w:hAnsi="Times New Roman" w:cs="Times New Roman"/>
            <w:color w:val="000000" w:themeColor="text1"/>
            <w:sz w:val="24"/>
            <w:szCs w:val="24"/>
          </w:rPr>
          <w:t>create</w:t>
        </w:r>
        <w:proofErr w:type="spellEnd"/>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7337AC" w:rsidP="00E3125A">
      <w:pPr>
        <w:numPr>
          <w:ilvl w:val="0"/>
          <w:numId w:val="23"/>
        </w:numPr>
        <w:spacing w:afterAutospacing="1"/>
        <w:rPr>
          <w:rFonts w:eastAsia="Times New Roman"/>
          <w:color w:val="000000" w:themeColor="text1"/>
        </w:rPr>
      </w:pPr>
      <w:hyperlink r:id="rId51" w:history="1">
        <w:r w:rsidR="00E3125A" w:rsidRPr="006A12C1">
          <w:rPr>
            <w:rStyle w:val="CdigoHTML"/>
            <w:rFonts w:ascii="Times New Roman" w:hAnsi="Times New Roman" w:cs="Times New Roman"/>
            <w:color w:val="000000" w:themeColor="text1"/>
            <w:sz w:val="24"/>
            <w:szCs w:val="24"/>
          </w:rPr>
          <w:t xml:space="preserve">docker </w:t>
        </w:r>
        <w:proofErr w:type="spellStart"/>
        <w:r w:rsidR="00E3125A" w:rsidRPr="006A12C1">
          <w:rPr>
            <w:rStyle w:val="CdigoHTML"/>
            <w:rFonts w:ascii="Times New Roman" w:hAnsi="Times New Roman" w:cs="Times New Roman"/>
            <w:color w:val="000000" w:themeColor="text1"/>
            <w:sz w:val="24"/>
            <w:szCs w:val="24"/>
          </w:rPr>
          <w:t>rename</w:t>
        </w:r>
        <w:proofErr w:type="spellEnd"/>
      </w:hyperlink>
      <w:r w:rsidR="00E3125A"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00E3125A" w:rsidRPr="006A12C1">
        <w:rPr>
          <w:rFonts w:eastAsia="Times New Roman"/>
          <w:color w:val="000000" w:themeColor="text1"/>
        </w:rPr>
        <w:t>.</w:t>
      </w:r>
    </w:p>
    <w:p w14:paraId="6F7AECBA" w14:textId="4941D738" w:rsidR="00E3125A" w:rsidRPr="006A12C1" w:rsidRDefault="007337AC" w:rsidP="00E3125A">
      <w:pPr>
        <w:numPr>
          <w:ilvl w:val="0"/>
          <w:numId w:val="23"/>
        </w:numPr>
        <w:spacing w:afterAutospacing="1"/>
        <w:rPr>
          <w:rFonts w:eastAsia="Times New Roman"/>
          <w:color w:val="000000" w:themeColor="text1"/>
        </w:rPr>
      </w:pPr>
      <w:hyperlink r:id="rId52" w:history="1">
        <w:r w:rsidR="00E3125A" w:rsidRPr="006A12C1">
          <w:rPr>
            <w:rStyle w:val="CdigoHTML"/>
            <w:rFonts w:ascii="Times New Roman" w:hAnsi="Times New Roman" w:cs="Times New Roman"/>
            <w:color w:val="000000" w:themeColor="text1"/>
            <w:sz w:val="24"/>
            <w:szCs w:val="24"/>
          </w:rPr>
          <w:t xml:space="preserve">docker </w:t>
        </w:r>
        <w:proofErr w:type="spellStart"/>
        <w:r w:rsidR="00E3125A" w:rsidRPr="006A12C1">
          <w:rPr>
            <w:rStyle w:val="CdigoHTML"/>
            <w:rFonts w:ascii="Times New Roman" w:hAnsi="Times New Roman" w:cs="Times New Roman"/>
            <w:color w:val="000000" w:themeColor="text1"/>
            <w:sz w:val="24"/>
            <w:szCs w:val="24"/>
          </w:rPr>
          <w:t>run</w:t>
        </w:r>
        <w:proofErr w:type="spellEnd"/>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7337AC" w:rsidP="00E3125A">
      <w:pPr>
        <w:numPr>
          <w:ilvl w:val="0"/>
          <w:numId w:val="23"/>
        </w:numPr>
        <w:spacing w:afterAutospacing="1"/>
        <w:rPr>
          <w:rFonts w:eastAsia="Times New Roman"/>
          <w:color w:val="000000" w:themeColor="text1"/>
        </w:rPr>
      </w:pPr>
      <w:hyperlink r:id="rId53" w:history="1">
        <w:r w:rsidR="00E3125A" w:rsidRPr="006A12C1">
          <w:rPr>
            <w:rStyle w:val="CdigoHTML"/>
            <w:rFonts w:ascii="Times New Roman" w:hAnsi="Times New Roman" w:cs="Times New Roman"/>
            <w:color w:val="000000" w:themeColor="text1"/>
            <w:sz w:val="24"/>
            <w:szCs w:val="24"/>
          </w:rPr>
          <w:t xml:space="preserve">docker </w:t>
        </w:r>
        <w:proofErr w:type="spellStart"/>
        <w:r w:rsidR="00E3125A"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7337AC" w:rsidP="00E3125A">
      <w:pPr>
        <w:numPr>
          <w:ilvl w:val="0"/>
          <w:numId w:val="23"/>
        </w:numPr>
        <w:spacing w:afterAutospacing="1"/>
        <w:rPr>
          <w:rFonts w:eastAsia="Times New Roman"/>
          <w:color w:val="000000" w:themeColor="text1"/>
        </w:rPr>
      </w:pPr>
      <w:hyperlink r:id="rId54" w:history="1">
        <w:r w:rsidR="00E3125A" w:rsidRPr="006A12C1">
          <w:rPr>
            <w:rStyle w:val="CdigoHTML"/>
            <w:rFonts w:ascii="Times New Roman" w:hAnsi="Times New Roman" w:cs="Times New Roman"/>
            <w:color w:val="000000" w:themeColor="text1"/>
            <w:sz w:val="24"/>
            <w:szCs w:val="24"/>
          </w:rPr>
          <w:t xml:space="preserve">docker </w:t>
        </w:r>
        <w:proofErr w:type="spellStart"/>
        <w:r w:rsidR="00E3125A" w:rsidRPr="006A12C1">
          <w:rPr>
            <w:rStyle w:val="CdigoHTML"/>
            <w:rFonts w:ascii="Times New Roman" w:hAnsi="Times New Roman" w:cs="Times New Roman"/>
            <w:color w:val="000000" w:themeColor="text1"/>
            <w:sz w:val="24"/>
            <w:szCs w:val="24"/>
          </w:rPr>
          <w:t>update</w:t>
        </w:r>
        <w:proofErr w:type="spellEnd"/>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00E3125A"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r w:rsidRPr="0060039A">
        <w:rPr>
          <w:sz w:val="24"/>
          <w:lang w:eastAsia="x-none"/>
        </w:rPr>
        <w:t xml:space="preserve">docker container </w:t>
      </w:r>
      <w:proofErr w:type="spellStart"/>
      <w:r w:rsidRPr="0060039A">
        <w:rPr>
          <w:sz w:val="24"/>
          <w:lang w:eastAsia="x-none"/>
        </w:rPr>
        <w:t>run</w:t>
      </w:r>
      <w:proofErr w:type="spellEnd"/>
      <w:r w:rsidRPr="0060039A">
        <w:rPr>
          <w:sz w:val="24"/>
          <w:lang w:eastAsia="x-none"/>
        </w:rPr>
        <w:t xml:space="preserve"> &lt;parâmetros&gt; &lt;imagem&gt; &lt;CMD&gt; &lt;argumentos&gt;</w:t>
      </w:r>
    </w:p>
    <w:p w14:paraId="6F288424" w14:textId="006250E5" w:rsidR="00F468E6" w:rsidRPr="00F468E6" w:rsidRDefault="00F468E6" w:rsidP="00E17EB0">
      <w:pPr>
        <w:ind w:firstLine="360"/>
        <w:rPr>
          <w:rFonts w:eastAsia="Times New Roman"/>
        </w:rPr>
      </w:pPr>
      <w:r w:rsidRPr="00E17EB0">
        <w:rPr>
          <w:rFonts w:eastAsia="Times New Roman"/>
          <w:color w:val="24292E"/>
          <w:shd w:val="clear" w:color="auto" w:fill="FFFFFF"/>
        </w:rPr>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59" w:name="_Toc497641687"/>
      <w:r>
        <w:t xml:space="preserve">Tabela </w:t>
      </w:r>
      <w:r w:rsidR="007337AC">
        <w:fldChar w:fldCharType="begin"/>
      </w:r>
      <w:r w:rsidR="007337AC">
        <w:instrText xml:space="preserve"> SEQ Tabela \* ARABIC </w:instrText>
      </w:r>
      <w:r w:rsidR="007337AC">
        <w:fldChar w:fldCharType="separate"/>
      </w:r>
      <w:r>
        <w:rPr>
          <w:noProof/>
        </w:rPr>
        <w:t>4</w:t>
      </w:r>
      <w:r w:rsidR="007337AC">
        <w:rPr>
          <w:noProof/>
        </w:rPr>
        <w:fldChar w:fldCharType="end"/>
      </w:r>
      <w:r>
        <w:t xml:space="preserve"> - Tabela de parâmetros utilizados na execução dos containers Fonte: </w:t>
      </w:r>
      <w:r w:rsidRPr="005A02B8">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-d</w:t>
            </w:r>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-i</w:t>
            </w:r>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-t</w:t>
            </w:r>
          </w:p>
        </w:tc>
        <w:tc>
          <w:tcPr>
            <w:tcW w:w="4531" w:type="dxa"/>
          </w:tcPr>
          <w:p w14:paraId="09B9CCDF" w14:textId="198CECA0" w:rsidR="00301197" w:rsidRDefault="00414755" w:rsidP="008A5A3A">
            <w:pPr>
              <w:rPr>
                <w:lang w:eastAsia="x-none"/>
              </w:rPr>
            </w:pPr>
            <w:r w:rsidRPr="00414755">
              <w:rPr>
                <w:lang w:eastAsia="x-none"/>
              </w:rPr>
              <w:t xml:space="preserve">Aloca uma </w:t>
            </w:r>
            <w:proofErr w:type="spellStart"/>
            <w:r w:rsidRPr="00414755">
              <w:rPr>
                <w:lang w:eastAsia="x-none"/>
              </w:rPr>
              <w:t>pseudo</w:t>
            </w:r>
            <w:proofErr w:type="spellEnd"/>
            <w:r w:rsidRPr="00414755">
              <w:rPr>
                <w:lang w:eastAsia="x-none"/>
              </w:rPr>
              <w:t xml:space="preserve">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w:t>
            </w:r>
            <w:proofErr w:type="spellStart"/>
            <w:r w:rsidRPr="002B0F82">
              <w:rPr>
                <w:lang w:eastAsia="x-none"/>
              </w:rPr>
              <w:t>rm</w:t>
            </w:r>
            <w:proofErr w:type="spellEnd"/>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w:t>
            </w:r>
            <w:proofErr w:type="spellStart"/>
            <w:r w:rsidRPr="001C17E2">
              <w:rPr>
                <w:lang w:eastAsia="x-none"/>
              </w:rPr>
              <w:t>name</w:t>
            </w:r>
            <w:proofErr w:type="spellEnd"/>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-v</w:t>
            </w:r>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-p</w:t>
            </w:r>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-m</w:t>
            </w:r>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-c</w:t>
            </w:r>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w:t>
      </w:r>
      <w:proofErr w:type="spellStart"/>
      <w:r w:rsidRPr="0060039A">
        <w:rPr>
          <w:sz w:val="24"/>
          <w:lang w:val="en-US" w:eastAsia="x-none"/>
        </w:rPr>
        <w:t>rm</w:t>
      </w:r>
      <w:proofErr w:type="spellEnd"/>
      <w:r w:rsidRPr="0060039A">
        <w:rPr>
          <w:sz w:val="24"/>
          <w:lang w:val="en-US" w:eastAsia="x-none"/>
        </w:rPr>
        <w:t xml:space="preserve"> --name </w:t>
      </w:r>
      <w:proofErr w:type="spellStart"/>
      <w:r w:rsidRPr="0060039A">
        <w:rPr>
          <w:sz w:val="24"/>
          <w:lang w:val="en-US" w:eastAsia="x-none"/>
        </w:rPr>
        <w:t>phalanx_app</w:t>
      </w:r>
      <w:proofErr w:type="spellEnd"/>
      <w:r w:rsidRPr="0060039A">
        <w:rPr>
          <w:sz w:val="24"/>
          <w:lang w:val="en-US" w:eastAsia="x-none"/>
        </w:rPr>
        <w:t xml:space="preserve"> </w:t>
      </w:r>
      <w:proofErr w:type="spellStart"/>
      <w:r w:rsidRPr="0060039A">
        <w:rPr>
          <w:sz w:val="24"/>
          <w:lang w:val="en-US" w:eastAsia="x-none"/>
        </w:rPr>
        <w:t>rubby</w:t>
      </w:r>
      <w:proofErr w:type="spellEnd"/>
      <w:r w:rsidRPr="0060039A">
        <w:rPr>
          <w:sz w:val="24"/>
          <w:lang w:val="en-US" w:eastAsia="x-none"/>
        </w:rPr>
        <w:t xml:space="preserve">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0" w:name="_Toc497641088"/>
      <w:r>
        <w:t>4.3</w:t>
      </w:r>
      <w:r w:rsidR="002E12C9">
        <w:t>.1</w:t>
      </w:r>
      <w:r>
        <w:t xml:space="preserve"> Software de Gerenciamento de Container</w:t>
      </w:r>
      <w:bookmarkEnd w:id="160"/>
      <w:ins w:id="161" w:author="Thiago Cruz" w:date="2017-11-05T11:39:00Z">
        <w:r w:rsidR="00FD3F05">
          <w:rPr>
            <w:lang w:val="pt-BR"/>
          </w:rPr>
          <w:t>s</w:t>
        </w:r>
      </w:ins>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lastRenderedPageBreak/>
        <w:tab/>
        <w:t>Em meu estudo de caso, fiz uso de um serviço</w:t>
      </w:r>
      <w:ins w:id="162" w:author="Thiago Cruz" w:date="2017-11-05T11:39:00Z">
        <w:r w:rsidR="00747BD0">
          <w:rPr>
            <w:lang w:eastAsia="x-none"/>
          </w:rPr>
          <w:t xml:space="preserve"> open source</w:t>
        </w:r>
      </w:ins>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 xml:space="preserve">Gerenciamento do </w:t>
      </w:r>
      <w:proofErr w:type="spellStart"/>
      <w:r>
        <w:rPr>
          <w:lang w:eastAsia="x-none"/>
        </w:rPr>
        <w:t>Swarm</w:t>
      </w:r>
      <w:proofErr w:type="spellEnd"/>
    </w:p>
    <w:p w14:paraId="7372477F" w14:textId="65B52E1E"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ins w:id="163" w:author="Thiago Cruz" w:date="2017-11-05T11:41:00Z">
        <w:r w:rsidR="00F0307D">
          <w:rPr>
            <w:lang w:eastAsia="x-none"/>
          </w:rPr>
          <w:t>E</w:t>
        </w:r>
      </w:ins>
      <w:del w:id="164" w:author="Thiago Cruz" w:date="2017-11-05T11:41:00Z">
        <w:r w:rsidR="00AF6AFF" w:rsidDel="00F0307D">
          <w:rPr>
            <w:lang w:eastAsia="x-none"/>
          </w:rPr>
          <w:delText>Pois e</w:delText>
        </w:r>
      </w:del>
      <w:r w:rsidR="00AF6AFF">
        <w:rPr>
          <w:lang w:eastAsia="x-none"/>
        </w:rPr>
        <w:t>s</w:t>
      </w:r>
      <w:del w:id="165" w:author="Thiago Cruz" w:date="2017-11-05T11:41:00Z">
        <w:r w:rsidR="00AF6AFF" w:rsidDel="00F0307D">
          <w:rPr>
            <w:lang w:eastAsia="x-none"/>
          </w:rPr>
          <w:delText>s</w:delText>
        </w:r>
      </w:del>
      <w:r w:rsidR="00AF6AFF">
        <w:rPr>
          <w:lang w:eastAsia="x-none"/>
        </w:rPr>
        <w:t>sa UI acessa a API do Docker para fazer esse gerenciamento.</w:t>
      </w:r>
    </w:p>
    <w:p w14:paraId="00F4B693" w14:textId="5304B326" w:rsidR="00701144" w:rsidRDefault="00114BCB" w:rsidP="009E6A86">
      <w:pPr>
        <w:ind w:left="360" w:firstLine="348"/>
        <w:rPr>
          <w:ins w:id="166" w:author="Thiago Cruz" w:date="2017-11-05T11:46:00Z"/>
          <w:lang w:eastAsia="x-none"/>
        </w:rPr>
      </w:pPr>
      <w:ins w:id="167" w:author="Thiago Cruz" w:date="2017-11-05T11:44:00Z">
        <w:r>
          <w:rPr>
            <w:lang w:eastAsia="x-none"/>
          </w:rPr>
          <w:t xml:space="preserve">&lt; Essa UI é interessante para usuários leigos, pois </w:t>
        </w:r>
        <w:r w:rsidR="00D54730">
          <w:rPr>
            <w:lang w:eastAsia="x-none"/>
          </w:rPr>
          <w:t>a sua</w:t>
        </w:r>
      </w:ins>
      <w:ins w:id="168" w:author="Thiago Cruz" w:date="2017-11-05T11:45:00Z">
        <w:r w:rsidR="00D54730">
          <w:rPr>
            <w:lang w:eastAsia="x-none"/>
          </w:rPr>
          <w:t xml:space="preserve"> usabilidade é ótima e permite fazer interações com as </w:t>
        </w:r>
        <w:r w:rsidR="00F71F81">
          <w:rPr>
            <w:lang w:eastAsia="x-none"/>
          </w:rPr>
          <w:t xml:space="preserve">imagens </w:t>
        </w:r>
        <w:r w:rsidR="00D54730">
          <w:rPr>
            <w:lang w:eastAsia="x-none"/>
          </w:rPr>
          <w:t xml:space="preserve">containers </w:t>
        </w:r>
        <w:r w:rsidR="00F71F81">
          <w:rPr>
            <w:lang w:eastAsia="x-none"/>
          </w:rPr>
          <w:t>em poucos passos</w:t>
        </w:r>
      </w:ins>
      <w:ins w:id="169" w:author="Thiago Cruz" w:date="2017-11-05T11:46:00Z">
        <w:r w:rsidR="00F71F81">
          <w:rPr>
            <w:lang w:eastAsia="x-none"/>
          </w:rPr>
          <w:t>.</w:t>
        </w:r>
      </w:ins>
    </w:p>
    <w:p w14:paraId="7659A287" w14:textId="000095A7" w:rsidR="00F71F81" w:rsidRDefault="00816ECF" w:rsidP="009E6A86">
      <w:pPr>
        <w:ind w:left="360" w:firstLine="348"/>
        <w:rPr>
          <w:lang w:eastAsia="x-none"/>
        </w:rPr>
      </w:pPr>
      <w:ins w:id="170" w:author="Thiago Cruz" w:date="2017-11-05T11:46:00Z">
        <w:r>
          <w:rPr>
            <w:lang w:eastAsia="x-none"/>
          </w:rPr>
          <w:t xml:space="preserve">O docker possui uma versão empresarial Docker EE que possui uma </w:t>
        </w:r>
        <w:proofErr w:type="spellStart"/>
        <w:r>
          <w:rPr>
            <w:lang w:eastAsia="x-none"/>
          </w:rPr>
          <w:t>unterface</w:t>
        </w:r>
        <w:proofErr w:type="spellEnd"/>
        <w:r>
          <w:rPr>
            <w:lang w:eastAsia="x-none"/>
          </w:rPr>
          <w:t xml:space="preserve"> de gerenciamento </w:t>
        </w:r>
      </w:ins>
      <w:ins w:id="171" w:author="Thiago Cruz" w:date="2017-11-05T11:47:00Z">
        <w:r>
          <w:rPr>
            <w:lang w:eastAsia="x-none"/>
          </w:rPr>
          <w:t xml:space="preserve">própria.  Não obtive informações de custo dessa versão empresarial, </w:t>
        </w:r>
        <w:r w:rsidR="005D5DE8">
          <w:rPr>
            <w:lang w:eastAsia="x-none"/>
          </w:rPr>
          <w:t xml:space="preserve">pois o docker não libera valores e </w:t>
        </w:r>
      </w:ins>
      <w:ins w:id="172" w:author="Thiago Cruz" w:date="2017-11-05T11:48:00Z">
        <w:r w:rsidR="005D5DE8">
          <w:rPr>
            <w:lang w:eastAsia="x-none"/>
          </w:rPr>
          <w:t xml:space="preserve">sim um canal de contato com </w:t>
        </w:r>
      </w:ins>
      <w:ins w:id="173" w:author="Thiago Cruz" w:date="2017-11-05T11:49:00Z">
        <w:r w:rsidR="00096F98">
          <w:rPr>
            <w:lang w:eastAsia="x-none"/>
          </w:rPr>
          <w:t xml:space="preserve">consultores </w:t>
        </w:r>
      </w:ins>
      <w:ins w:id="174" w:author="Thiago Cruz" w:date="2017-11-05T11:48:00Z">
        <w:r w:rsidR="005D5DE8">
          <w:rPr>
            <w:lang w:eastAsia="x-none"/>
          </w:rPr>
          <w:t>especializados</w:t>
        </w:r>
        <w:r w:rsidR="005B16F0">
          <w:rPr>
            <w:lang w:eastAsia="x-none"/>
          </w:rPr>
          <w:t>, toda a comunicação é em inglês</w:t>
        </w:r>
      </w:ins>
      <w:ins w:id="175" w:author="Thiago Cruz" w:date="2017-11-05T11:49:00Z">
        <w:r w:rsidR="005B16F0">
          <w:rPr>
            <w:lang w:eastAsia="x-none"/>
          </w:rPr>
          <w:t xml:space="preserve">; e os mesmos </w:t>
        </w:r>
        <w:r w:rsidR="00096F98">
          <w:rPr>
            <w:lang w:eastAsia="x-none"/>
          </w:rPr>
          <w:t xml:space="preserve">prestam um serviço </w:t>
        </w:r>
      </w:ins>
      <w:ins w:id="176" w:author="Thiago Cruz" w:date="2017-11-05T11:50:00Z">
        <w:r w:rsidR="00015854">
          <w:rPr>
            <w:lang w:eastAsia="x-none"/>
          </w:rPr>
          <w:t xml:space="preserve">todo especializado para empresas </w:t>
        </w:r>
        <w:r w:rsidR="00CA66F1">
          <w:rPr>
            <w:lang w:eastAsia="x-none"/>
          </w:rPr>
          <w:t>&gt;</w:t>
        </w:r>
      </w:ins>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356A5933" w:rsidR="00FB2BB6" w:rsidRDefault="003C4E7C" w:rsidP="009E6A86">
      <w:pPr>
        <w:ind w:left="360" w:firstLine="348"/>
        <w:rPr>
          <w:lang w:eastAsia="x-none"/>
        </w:rPr>
      </w:pPr>
      <w:r>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1EE2FCAE" w14:textId="77777777" w:rsidR="005E4138" w:rsidRDefault="005E4138" w:rsidP="009E6A86">
      <w:pPr>
        <w:ind w:left="360" w:firstLine="348"/>
        <w:rPr>
          <w:lang w:eastAsia="x-none"/>
        </w:rPr>
      </w:pPr>
    </w:p>
    <w:p w14:paraId="05047096" w14:textId="77777777" w:rsidR="005E4138" w:rsidRDefault="005E4138" w:rsidP="009E6A86">
      <w:pPr>
        <w:ind w:left="360" w:firstLine="348"/>
        <w:rPr>
          <w:lang w:eastAsia="x-none"/>
        </w:rPr>
      </w:pPr>
    </w:p>
    <w:p w14:paraId="36003289" w14:textId="77777777" w:rsidR="005E4138" w:rsidRDefault="005E4138" w:rsidP="009E6A86">
      <w:pPr>
        <w:ind w:left="360" w:firstLine="348"/>
        <w:rPr>
          <w:lang w:eastAsia="x-none"/>
        </w:rPr>
      </w:pPr>
    </w:p>
    <w:p w14:paraId="3D492AFB" w14:textId="77777777" w:rsidR="00C7471C" w:rsidRDefault="00C7471C" w:rsidP="009E6A86">
      <w:pPr>
        <w:ind w:left="360" w:firstLine="348"/>
        <w:rPr>
          <w:lang w:eastAsia="x-none"/>
        </w:rPr>
      </w:pPr>
    </w:p>
    <w:p w14:paraId="3B02B461" w14:textId="0DDD76E0" w:rsidR="00C7471C" w:rsidRDefault="00C7471C" w:rsidP="009E6A86">
      <w:pPr>
        <w:ind w:left="360" w:firstLine="348"/>
        <w:rPr>
          <w:lang w:eastAsia="x-none"/>
        </w:rPr>
      </w:pPr>
    </w:p>
    <w:p w14:paraId="71CEB4DE" w14:textId="022F3E47" w:rsidR="00C7471C" w:rsidRDefault="00C7471C" w:rsidP="009E6A86">
      <w:pPr>
        <w:ind w:left="360" w:firstLine="348"/>
        <w:rPr>
          <w:lang w:eastAsia="x-none"/>
        </w:rPr>
      </w:pPr>
      <w:r>
        <w:rPr>
          <w:noProof/>
        </w:rPr>
        <w:lastRenderedPageBreak/>
        <w:drawing>
          <wp:anchor distT="0" distB="0" distL="114300" distR="114300" simplePos="0" relativeHeight="251717632" behindDoc="0" locked="0" layoutInCell="1" allowOverlap="1" wp14:anchorId="72A77F6E" wp14:editId="180072A7">
            <wp:simplePos x="0" y="0"/>
            <wp:positionH relativeFrom="column">
              <wp:posOffset>571500</wp:posOffset>
            </wp:positionH>
            <wp:positionV relativeFrom="paragraph">
              <wp:posOffset>120075</wp:posOffset>
            </wp:positionV>
            <wp:extent cx="5760085" cy="2352040"/>
            <wp:effectExtent l="0" t="0" r="5715" b="1016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352040"/>
                    </a:xfrm>
                    <a:prstGeom prst="rect">
                      <a:avLst/>
                    </a:prstGeom>
                  </pic:spPr>
                </pic:pic>
              </a:graphicData>
            </a:graphic>
            <wp14:sizeRelH relativeFrom="page">
              <wp14:pctWidth>0</wp14:pctWidth>
            </wp14:sizeRelH>
            <wp14:sizeRelV relativeFrom="page">
              <wp14:pctHeight>0</wp14:pctHeight>
            </wp14:sizeRelV>
          </wp:anchor>
        </w:drawing>
      </w:r>
    </w:p>
    <w:p w14:paraId="21FD9B5E" w14:textId="628CDEC7" w:rsidR="00C7471C" w:rsidRDefault="00C7471C" w:rsidP="009E6A86">
      <w:pPr>
        <w:ind w:left="360" w:firstLine="348"/>
        <w:rPr>
          <w:lang w:eastAsia="x-none"/>
        </w:rPr>
      </w:pPr>
      <w:r>
        <w:rPr>
          <w:noProof/>
        </w:rPr>
        <w:drawing>
          <wp:anchor distT="0" distB="0" distL="114300" distR="114300" simplePos="0" relativeHeight="251718656" behindDoc="0" locked="0" layoutInCell="1" allowOverlap="1" wp14:anchorId="0CBB6F87" wp14:editId="7EA46A5B">
            <wp:simplePos x="0" y="0"/>
            <wp:positionH relativeFrom="column">
              <wp:posOffset>570865</wp:posOffset>
            </wp:positionH>
            <wp:positionV relativeFrom="paragraph">
              <wp:posOffset>200025</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p>
    <w:p w14:paraId="193E1C39" w14:textId="1E0835F5" w:rsidR="00C7471C" w:rsidRDefault="00C7471C" w:rsidP="009E6A86">
      <w:pPr>
        <w:ind w:left="360" w:firstLine="348"/>
        <w:rPr>
          <w:lang w:eastAsia="x-none"/>
        </w:rPr>
      </w:pPr>
    </w:p>
    <w:p w14:paraId="7ECD7D96" w14:textId="3C0AC40F" w:rsidR="00C7471C" w:rsidRDefault="00C7471C" w:rsidP="009E6A86">
      <w:pPr>
        <w:ind w:left="360" w:firstLine="348"/>
        <w:rPr>
          <w:lang w:eastAsia="x-none"/>
        </w:rPr>
      </w:pPr>
      <w:r>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ins w:id="177" w:author="Thiago Cruz" w:date="2017-11-05T11:43:00Z"/>
          <w:lang w:eastAsia="x-none"/>
        </w:rPr>
      </w:pPr>
    </w:p>
    <w:p w14:paraId="5BA837AD" w14:textId="77777777" w:rsidR="00531061" w:rsidRDefault="00531061" w:rsidP="009E6A86">
      <w:pPr>
        <w:ind w:left="360" w:firstLine="348"/>
        <w:rPr>
          <w:ins w:id="178" w:author="Thiago Cruz" w:date="2017-11-05T11:43:00Z"/>
          <w:lang w:eastAsia="x-none"/>
        </w:rPr>
      </w:pPr>
    </w:p>
    <w:p w14:paraId="400BE3E7" w14:textId="595CE41E" w:rsidR="00C7471C" w:rsidRPr="006E4E16" w:rsidRDefault="00C7471C" w:rsidP="009E6A86">
      <w:pPr>
        <w:ind w:left="360" w:firstLine="348"/>
        <w:rPr>
          <w:lang w:eastAsia="x-none"/>
        </w:rPr>
      </w:pPr>
      <w:r>
        <w:rPr>
          <w:noProof/>
        </w:rPr>
        <w:lastRenderedPageBreak/>
        <w:drawing>
          <wp:inline distT="0" distB="0" distL="0" distR="0" wp14:anchorId="238DBD59" wp14:editId="6FC3ECD9">
            <wp:extent cx="5760085" cy="2780665"/>
            <wp:effectExtent l="0" t="0" r="571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inline>
        </w:drawing>
      </w:r>
    </w:p>
    <w:p w14:paraId="6833F196" w14:textId="144B0182" w:rsidR="00814C46" w:rsidRDefault="00814C46" w:rsidP="00062F39">
      <w:pPr>
        <w:pStyle w:val="Ttulo11"/>
        <w:rPr>
          <w:lang w:val="pt-BR"/>
        </w:rPr>
      </w:pPr>
      <w:bookmarkStart w:id="179" w:name="_Toc497641089"/>
      <w:r>
        <w:lastRenderedPageBreak/>
        <w:t>4.4 Docker Swarm</w:t>
      </w:r>
      <w:bookmarkEnd w:id="179"/>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os nós tem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r w:rsidRPr="00F074B2">
        <w:rPr>
          <w:lang w:eastAsia="x-none"/>
        </w:rPr>
        <w:t xml:space="preserve">docker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r w:rsidRPr="00F074B2">
        <w:rPr>
          <w:lang w:eastAsia="x-none"/>
        </w:rPr>
        <w:t xml:space="preserve">docker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w:t>
      </w:r>
      <w:proofErr w:type="spellStart"/>
      <w:r w:rsidRPr="00F074B2">
        <w:rPr>
          <w:lang w:eastAsia="x-none"/>
        </w:rPr>
        <w:t>token</w:t>
      </w:r>
      <w:proofErr w:type="spellEnd"/>
      <w:r w:rsidRPr="00F074B2">
        <w:rPr>
          <w:lang w:eastAsia="x-none"/>
        </w:rPr>
        <w:t xml:space="preserve">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lastRenderedPageBreak/>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371EF8" w:rsidRDefault="00814C46" w:rsidP="00814C46">
      <w:pPr>
        <w:ind w:left="708"/>
        <w:rPr>
          <w:lang w:val="en-US" w:eastAsia="x-none"/>
        </w:rPr>
      </w:pPr>
      <w:r w:rsidRPr="003729A4">
        <w:rPr>
          <w:lang w:val="en-US" w:eastAsia="x-none"/>
        </w:rPr>
        <w:t xml:space="preserve">      </w:t>
      </w:r>
      <w:r w:rsidRPr="00371EF8">
        <w:rPr>
          <w:lang w:val="en-US" w:eastAsia="x-none"/>
        </w:rPr>
        <w:t>placement:</w:t>
      </w:r>
    </w:p>
    <w:p w14:paraId="061E9CA4" w14:textId="77777777" w:rsidR="00814C46" w:rsidRPr="00371EF8" w:rsidRDefault="00814C46" w:rsidP="00814C46">
      <w:pPr>
        <w:ind w:left="708"/>
        <w:rPr>
          <w:lang w:val="en-US" w:eastAsia="x-none"/>
        </w:rPr>
      </w:pPr>
      <w:r w:rsidRPr="00371EF8">
        <w:rPr>
          <w:lang w:val="en-US" w:eastAsia="x-none"/>
        </w:rPr>
        <w:t xml:space="preserve">        constraints: [</w:t>
      </w:r>
      <w:proofErr w:type="spellStart"/>
      <w:r w:rsidRPr="00371EF8">
        <w:rPr>
          <w:lang w:val="en-US" w:eastAsia="x-none"/>
        </w:rPr>
        <w:t>node.role</w:t>
      </w:r>
      <w:proofErr w:type="spellEnd"/>
      <w:r w:rsidRPr="00371EF8">
        <w:rPr>
          <w:lang w:val="en-US" w:eastAsia="x-none"/>
        </w:rPr>
        <w:t xml:space="preserve"> == manager]</w:t>
      </w:r>
    </w:p>
    <w:p w14:paraId="5F6BE6FE" w14:textId="77777777" w:rsidR="00814C46" w:rsidRPr="00371EF8" w:rsidRDefault="00814C46" w:rsidP="00814C46">
      <w:pPr>
        <w:ind w:left="708"/>
        <w:rPr>
          <w:lang w:val="en-US"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ins w:id="180" w:author="Thiago Cruz" w:date="2017-11-05T11:40:00Z">
        <w:r w:rsidR="00747BD0">
          <w:rPr>
            <w:lang w:eastAsia="x-none"/>
          </w:rPr>
          <w:t xml:space="preserve"> open-source</w:t>
        </w:r>
      </w:ins>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45E72F71" w:rsidR="00814C46" w:rsidRPr="00755047" w:rsidRDefault="003D2C90" w:rsidP="00814C46">
      <w:pPr>
        <w:keepNext/>
        <w:ind w:left="708"/>
      </w:pPr>
      <w:r>
        <w:rPr>
          <w:noProof/>
        </w:rPr>
        <w:lastRenderedPageBreak/>
        <mc:AlternateContent>
          <mc:Choice Requires="wps">
            <w:drawing>
              <wp:anchor distT="0" distB="0" distL="114300" distR="114300" simplePos="0" relativeHeight="251709440" behindDoc="0" locked="0" layoutInCell="1" allowOverlap="1" wp14:anchorId="5113CB08" wp14:editId="7F60C898">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3A32B219" w14:textId="584716C8" w:rsidR="00EC421F" w:rsidRPr="00B814E1" w:rsidRDefault="00EC421F" w:rsidP="003D2C90">
                            <w:pPr>
                              <w:pStyle w:val="Legenda"/>
                              <w:rPr>
                                <w:rFonts w:eastAsia="Calibri" w:cs="Times New Roman"/>
                                <w:noProof/>
                              </w:rPr>
                            </w:pPr>
                            <w:bookmarkStart w:id="181" w:name="_Toc497600442"/>
                            <w:r>
                              <w:t xml:space="preserve">Figura </w:t>
                            </w:r>
                            <w:r w:rsidR="007337AC">
                              <w:fldChar w:fldCharType="begin"/>
                            </w:r>
                            <w:r w:rsidR="007337AC">
                              <w:instrText xml:space="preserve"> SEQ Figura \* ARABIC </w:instrText>
                            </w:r>
                            <w:r w:rsidR="007337AC">
                              <w:fldChar w:fldCharType="separate"/>
                            </w:r>
                            <w:r>
                              <w:rPr>
                                <w:noProof/>
                              </w:rPr>
                              <w:t>19</w:t>
                            </w:r>
                            <w:r w:rsidR="007337AC">
                              <w:rPr>
                                <w:noProof/>
                              </w:rPr>
                              <w:fldChar w:fldCharType="end"/>
                            </w:r>
                            <w:r>
                              <w:t xml:space="preserve"> - </w:t>
                            </w:r>
                            <w:proofErr w:type="spellStart"/>
                            <w:r w:rsidRPr="00C32E83">
                              <w:t>Visualizer-arm</w:t>
                            </w:r>
                            <w:proofErr w:type="spellEnd"/>
                            <w:r w:rsidRPr="00C32E83">
                              <w:t xml:space="preserve"> Fonte Produção própria</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CB08" id="Caixa de Texto 30" o:spid="_x0000_s1045" type="#_x0000_t202" style="position:absolute;left:0;text-align:left;margin-left:71.95pt;margin-top:407.75pt;width:227.8pt;height:1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" stroked="f">
                <v:textbox style="mso-fit-shape-to-text:t" inset="0,0,0,0">
                  <w:txbxContent>
                    <w:p w14:paraId="3A32B219" w14:textId="584716C8" w:rsidR="00EC421F" w:rsidRPr="00B814E1" w:rsidRDefault="00EC421F" w:rsidP="003D2C90">
                      <w:pPr>
                        <w:pStyle w:val="Legenda"/>
                        <w:rPr>
                          <w:rFonts w:eastAsia="Calibri" w:cs="Times New Roman"/>
                          <w:noProof/>
                        </w:rPr>
                      </w:pPr>
                      <w:bookmarkStart w:id="182" w:name="_Toc497600442"/>
                      <w:r>
                        <w:t xml:space="preserve">Figura </w:t>
                      </w:r>
                      <w:r w:rsidR="007337AC">
                        <w:fldChar w:fldCharType="begin"/>
                      </w:r>
                      <w:r w:rsidR="007337AC">
                        <w:instrText xml:space="preserve"> SEQ Figura \* ARABIC </w:instrText>
                      </w:r>
                      <w:r w:rsidR="007337AC">
                        <w:fldChar w:fldCharType="separate"/>
                      </w:r>
                      <w:r>
                        <w:rPr>
                          <w:noProof/>
                        </w:rPr>
                        <w:t>19</w:t>
                      </w:r>
                      <w:r w:rsidR="007337AC">
                        <w:rPr>
                          <w:noProof/>
                        </w:rPr>
                        <w:fldChar w:fldCharType="end"/>
                      </w:r>
                      <w:r>
                        <w:t xml:space="preserve"> - </w:t>
                      </w:r>
                      <w:proofErr w:type="spellStart"/>
                      <w:r w:rsidRPr="00C32E83">
                        <w:t>Visualizer-arm</w:t>
                      </w:r>
                      <w:proofErr w:type="spellEnd"/>
                      <w:r w:rsidRPr="00C32E83">
                        <w:t xml:space="preserve"> Fonte Produção própria</w:t>
                      </w:r>
                      <w:bookmarkEnd w:id="182"/>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83" w:name="_Toc496802708"/>
      <w:bookmarkStart w:id="184" w:name="_Toc496802937"/>
      <w:bookmarkStart w:id="185" w:name="_Toc497641090"/>
      <w:bookmarkStart w:id="186" w:name="_Toc495785711"/>
      <w:r>
        <w:lastRenderedPageBreak/>
        <w:t>4.5</w:t>
      </w:r>
      <w:r w:rsidR="00CE4928">
        <w:t xml:space="preserve"> </w:t>
      </w:r>
      <w:r w:rsidR="00F8236A">
        <w:t>Play with</w:t>
      </w:r>
      <w:r w:rsidR="006B6147">
        <w:t xml:space="preserve"> </w:t>
      </w:r>
      <w:bookmarkEnd w:id="183"/>
      <w:bookmarkEnd w:id="184"/>
      <w:r w:rsidR="00F8236A">
        <w:t>Docker</w:t>
      </w:r>
      <w:bookmarkEnd w:id="185"/>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hyperlink r:id="rId61" w:history="1">
        <w:r w:rsidR="00E60423" w:rsidRPr="00186F69">
          <w:rPr>
            <w:rStyle w:val="Hy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0A369D72" w:rsidR="005E730E" w:rsidRDefault="00120902" w:rsidP="006B6147">
      <w:pPr>
        <w:rPr>
          <w:lang w:val="x-none" w:eastAsia="x-none"/>
        </w:rPr>
      </w:pPr>
      <w:r>
        <w:rPr>
          <w:noProof/>
        </w:rPr>
        <mc:AlternateContent>
          <mc:Choice Requires="wps">
            <w:drawing>
              <wp:anchor distT="0" distB="0" distL="114300" distR="114300" simplePos="0" relativeHeight="251711488" behindDoc="0" locked="0" layoutInCell="1" allowOverlap="1" wp14:anchorId="6C42CEF7" wp14:editId="5A0ACE8B">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66A605BA" w14:textId="359296E9" w:rsidR="00EC421F" w:rsidRPr="00120902" w:rsidRDefault="00EC421F" w:rsidP="00120902">
                            <w:pPr>
                              <w:pStyle w:val="Legenda"/>
                              <w:rPr>
                                <w:rFonts w:eastAsia="Calibri" w:cs="Times New Roman"/>
                                <w:noProof/>
                                <w:lang w:val="en-US"/>
                              </w:rPr>
                            </w:pPr>
                            <w:bookmarkStart w:id="187"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CEF7" id="_x0000_s1046" type="#_x0000_t202" style="position:absolute;margin-left:72.3pt;margin-top:258.25pt;width:356.6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" stroked="f">
                <v:textbox style="mso-fit-shape-to-text:t" inset="0,0,0,0">
                  <w:txbxContent>
                    <w:p w14:paraId="66A605BA" w14:textId="359296E9" w:rsidR="00EC421F" w:rsidRPr="00120902" w:rsidRDefault="00EC421F" w:rsidP="00120902">
                      <w:pPr>
                        <w:pStyle w:val="Legenda"/>
                        <w:rPr>
                          <w:rFonts w:eastAsia="Calibri" w:cs="Times New Roman"/>
                          <w:noProof/>
                          <w:lang w:val="en-US"/>
                        </w:rPr>
                      </w:pPr>
                      <w:bookmarkStart w:id="188"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88"/>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y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yperlink"/>
          <w:color w:val="000000" w:themeColor="text1"/>
          <w:u w:val="none"/>
          <w:lang w:eastAsia="en-US"/>
        </w:rPr>
      </w:pPr>
      <w:r w:rsidRPr="00B4095F">
        <w:rPr>
          <w:rStyle w:val="Hy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yperlink"/>
          <w:color w:val="000000" w:themeColor="text1"/>
          <w:u w:val="none"/>
          <w:lang w:eastAsia="en-US"/>
        </w:rPr>
        <w:t>e um</w:t>
      </w:r>
      <w:r w:rsidRPr="00B4095F">
        <w:rPr>
          <w:rStyle w:val="Hy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“docker-</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7337AC" w:rsidP="00897D4C">
      <w:pPr>
        <w:pStyle w:val="PargrafodaLista"/>
        <w:numPr>
          <w:ilvl w:val="0"/>
          <w:numId w:val="23"/>
        </w:numPr>
        <w:rPr>
          <w:color w:val="000000" w:themeColor="text1"/>
          <w:sz w:val="24"/>
        </w:rPr>
      </w:pPr>
      <w:hyperlink r:id="rId63" w:history="1">
        <w:r w:rsidR="00897D4C" w:rsidRPr="00B4095F">
          <w:rPr>
            <w:rStyle w:val="Hy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64" w:history="1">
        <w:r w:rsidR="00CF4074" w:rsidRPr="00907A82">
          <w:rPr>
            <w:rStyle w:val="Hy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35B37CC" w:rsidR="00CF4074" w:rsidRDefault="00A25C0F" w:rsidP="000A56CA">
      <w:pPr>
        <w:rPr>
          <w:color w:val="000000" w:themeColor="text1"/>
        </w:rPr>
      </w:pPr>
      <w:r>
        <w:rPr>
          <w:noProof/>
        </w:rPr>
        <mc:AlternateContent>
          <mc:Choice Requires="wps">
            <w:drawing>
              <wp:anchor distT="0" distB="0" distL="114300" distR="114300" simplePos="0" relativeHeight="251713536" behindDoc="0" locked="0" layoutInCell="1" allowOverlap="1" wp14:anchorId="3D787A35" wp14:editId="51F508B6">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2367E224" w14:textId="1F47691C" w:rsidR="00EC421F" w:rsidRPr="00CB1901" w:rsidRDefault="00EC421F" w:rsidP="00A25C0F">
                            <w:pPr>
                              <w:pStyle w:val="Legenda"/>
                              <w:rPr>
                                <w:rFonts w:eastAsia="Calibri" w:cs="Times New Roman"/>
                                <w:noProof/>
                                <w:color w:val="000000" w:themeColor="text1"/>
                                <w:lang w:val="en-US"/>
                              </w:rPr>
                            </w:pPr>
                            <w:bookmarkStart w:id="189"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7A35" id="Caixa de Texto 39" o:spid="_x0000_s1047" type="#_x0000_t202" style="position:absolute;margin-left:36.2pt;margin-top:230.25pt;width:390.5pt;height:2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" stroked="f">
                <v:textbox style="mso-fit-shape-to-text:t" inset="0,0,0,0">
                  <w:txbxContent>
                    <w:p w14:paraId="2367E224" w14:textId="1F47691C" w:rsidR="00EC421F" w:rsidRPr="00CB1901" w:rsidRDefault="00EC421F" w:rsidP="00A25C0F">
                      <w:pPr>
                        <w:pStyle w:val="Legenda"/>
                        <w:rPr>
                          <w:rFonts w:eastAsia="Calibri" w:cs="Times New Roman"/>
                          <w:noProof/>
                          <w:color w:val="000000" w:themeColor="text1"/>
                          <w:lang w:val="en-US"/>
                        </w:rPr>
                      </w:pPr>
                      <w:bookmarkStart w:id="190"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90"/>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1D35ABB3" w:rsidR="00CF4074" w:rsidRDefault="008E225C" w:rsidP="00897D4C">
      <w:pPr>
        <w:rPr>
          <w:lang w:eastAsia="en-US"/>
        </w:rPr>
      </w:pPr>
      <w:r>
        <w:rPr>
          <w:noProof/>
        </w:rPr>
        <mc:AlternateContent>
          <mc:Choice Requires="wps">
            <w:drawing>
              <wp:anchor distT="0" distB="0" distL="114300" distR="114300" simplePos="0" relativeHeight="251715584" behindDoc="0" locked="0" layoutInCell="1" allowOverlap="1" wp14:anchorId="2F08BAC9" wp14:editId="7CF272CE">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75C4E297" w14:textId="338819DE" w:rsidR="00EC421F" w:rsidRPr="0098675C" w:rsidRDefault="00EC421F" w:rsidP="008E225C">
                            <w:pPr>
                              <w:pStyle w:val="Legenda"/>
                              <w:rPr>
                                <w:rFonts w:eastAsia="Calibri" w:cs="Times New Roman"/>
                                <w:noProof/>
                              </w:rPr>
                            </w:pPr>
                            <w:bookmarkStart w:id="191"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BAC9" id="Caixa de Texto 50" o:spid="_x0000_s1048" type="#_x0000_t202" style="position:absolute;margin-left:71.8pt;margin-top:237.15pt;width:309.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" stroked="f">
                <v:textbox style="mso-fit-shape-to-text:t" inset="0,0,0,0">
                  <w:txbxContent>
                    <w:p w14:paraId="75C4E297" w14:textId="338819DE" w:rsidR="00EC421F" w:rsidRPr="0098675C" w:rsidRDefault="00EC421F" w:rsidP="008E225C">
                      <w:pPr>
                        <w:pStyle w:val="Legenda"/>
                        <w:rPr>
                          <w:rFonts w:eastAsia="Calibri" w:cs="Times New Roman"/>
                          <w:noProof/>
                        </w:rPr>
                      </w:pPr>
                      <w:bookmarkStart w:id="192"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92"/>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93" w:name="_Toc496802709"/>
      <w:bookmarkStart w:id="194" w:name="_Toc496802938"/>
      <w:bookmarkStart w:id="195" w:name="_Toc497641091"/>
      <w:r>
        <w:lastRenderedPageBreak/>
        <w:t>4.</w:t>
      </w:r>
      <w:r w:rsidR="00814C46">
        <w:t>6</w:t>
      </w:r>
      <w:r>
        <w:t xml:space="preserve"> </w:t>
      </w:r>
      <w:bookmarkEnd w:id="193"/>
      <w:bookmarkEnd w:id="194"/>
      <w:r w:rsidR="00F8236A">
        <w:t>Comunidade</w:t>
      </w:r>
      <w:bookmarkEnd w:id="195"/>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96" w:name="_Toc496802710"/>
      <w:bookmarkStart w:id="197" w:name="_Toc496802939"/>
      <w:bookmarkStart w:id="198" w:name="_Toc497641092"/>
      <w:bookmarkEnd w:id="186"/>
      <w:r>
        <w:rPr>
          <w:lang w:val="pt-BR"/>
        </w:rPr>
        <w:lastRenderedPageBreak/>
        <w:t>5</w:t>
      </w:r>
      <w:r w:rsidR="00C254AC">
        <w:t xml:space="preserve"> Boas práticas de Construção da aplicação (Doze fatores)</w:t>
      </w:r>
      <w:bookmarkEnd w:id="196"/>
      <w:bookmarkEnd w:id="197"/>
      <w:bookmarkEnd w:id="198"/>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4"/>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BCBE95B" w:rsidR="009C7518" w:rsidRDefault="00DC4729">
      <w:pPr>
        <w:pStyle w:val="Ttulo11"/>
      </w:pPr>
      <w:bookmarkStart w:id="199" w:name="_Toc496802711"/>
      <w:bookmarkStart w:id="200" w:name="_Toc496802940"/>
      <w:bookmarkStart w:id="201" w:name="_Toc497641093"/>
      <w:r>
        <w:lastRenderedPageBreak/>
        <w:t>6</w:t>
      </w:r>
      <w:r w:rsidR="00C254AC">
        <w:t xml:space="preserve"> </w:t>
      </w:r>
      <w:r w:rsidR="00D05179">
        <w:t>Software</w:t>
      </w:r>
      <w:ins w:id="202" w:author="Thiago Cruz" w:date="2017-11-05T11:39:00Z">
        <w:r w:rsidR="00FD3F05">
          <w:rPr>
            <w:lang w:val="pt-BR"/>
          </w:rPr>
          <w:t>s</w:t>
        </w:r>
      </w:ins>
      <w:r w:rsidR="00D05179">
        <w:t xml:space="preserve"> </w:t>
      </w:r>
      <w:del w:id="203" w:author="Thiago Cruz" w:date="2017-11-05T11:39:00Z">
        <w:r w:rsidR="00D05179" w:rsidDel="00FD3F05">
          <w:delText xml:space="preserve">de gerenciamento </w:delText>
        </w:r>
      </w:del>
      <w:r w:rsidR="00D05179">
        <w:t xml:space="preserve">de </w:t>
      </w:r>
      <w:ins w:id="204" w:author="Thiago Cruz" w:date="2017-11-05T11:38:00Z">
        <w:r w:rsidR="003E2021">
          <w:rPr>
            <w:lang w:val="pt-BR"/>
          </w:rPr>
          <w:t xml:space="preserve">Orquestração </w:t>
        </w:r>
      </w:ins>
      <w:del w:id="205" w:author="Thiago Cruz" w:date="2017-11-05T11:38:00Z">
        <w:r w:rsidR="00D05179" w:rsidDel="003E2021">
          <w:delText>containers</w:delText>
        </w:r>
      </w:del>
      <w:bookmarkEnd w:id="199"/>
      <w:bookmarkEnd w:id="200"/>
      <w:bookmarkEnd w:id="201"/>
    </w:p>
    <w:p w14:paraId="21FDB902" w14:textId="5760ED9F" w:rsidR="009C7518" w:rsidRDefault="00C254AC" w:rsidP="00561437">
      <w:pPr>
        <w:ind w:firstLine="708"/>
      </w:pPr>
      <w:r>
        <w:t xml:space="preserve">Existem algumas Plataformas (PaaS) para gerenciamento de containers </w:t>
      </w:r>
      <w:ins w:id="206" w:author="Thiago Cruz" w:date="2017-11-05T11:52:00Z">
        <w:r w:rsidR="001B4334">
          <w:t xml:space="preserve">e </w:t>
        </w:r>
        <w:r w:rsidR="008F2125">
          <w:t>serviços nos</w:t>
        </w:r>
      </w:ins>
      <w:del w:id="207" w:author="Thiago Cruz" w:date="2017-11-05T11:52:00Z">
        <w:r w:rsidDel="008F2125">
          <w:delText>em</w:delText>
        </w:r>
      </w:del>
      <w:r>
        <w:t xml:space="preserve">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49820AB8"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ins w:id="208" w:author="Thiago Cruz" w:date="2017-11-05T11:52:00Z">
        <w:r w:rsidR="006727CE">
          <w:rPr>
            <w:lang w:eastAsia="x-none"/>
          </w:rPr>
          <w:t xml:space="preserve"> e prática</w:t>
        </w:r>
      </w:ins>
      <w:r>
        <w:rPr>
          <w:lang w:eastAsia="x-none"/>
        </w:rPr>
        <w:t>, para que</w:t>
      </w:r>
      <w:ins w:id="209" w:author="Thiago Cruz" w:date="2017-11-05T11:53:00Z">
        <w:r w:rsidR="006727CE">
          <w:rPr>
            <w:lang w:eastAsia="x-none"/>
          </w:rPr>
          <w:t xml:space="preserve"> seja </w:t>
        </w:r>
        <w:r w:rsidR="00C00B86">
          <w:rPr>
            <w:lang w:eastAsia="x-none"/>
          </w:rPr>
          <w:t xml:space="preserve">abstraída a complexidade de </w:t>
        </w:r>
      </w:ins>
      <w:ins w:id="210" w:author="Thiago Cruz" w:date="2017-11-05T11:54:00Z">
        <w:r w:rsidR="00C00B86">
          <w:rPr>
            <w:lang w:eastAsia="x-none"/>
          </w:rPr>
          <w:t>gerenciamento</w:t>
        </w:r>
      </w:ins>
      <w:ins w:id="211" w:author="Thiago Cruz" w:date="2017-11-05T11:53:00Z">
        <w:r w:rsidR="00C00B86">
          <w:rPr>
            <w:lang w:eastAsia="x-none"/>
          </w:rPr>
          <w:t xml:space="preserve"> e que</w:t>
        </w:r>
        <w:r w:rsidR="006727CE">
          <w:rPr>
            <w:lang w:eastAsia="x-none"/>
          </w:rPr>
          <w:t xml:space="preserve"> </w:t>
        </w:r>
      </w:ins>
      <w:del w:id="212" w:author="Thiago Cruz" w:date="2017-11-05T11:53:00Z">
        <w:r w:rsidDel="006727CE">
          <w:rPr>
            <w:lang w:eastAsia="x-none"/>
          </w:rPr>
          <w:delText xml:space="preserve"> </w:delText>
        </w:r>
      </w:del>
      <w:r>
        <w:rPr>
          <w:lang w:eastAsia="x-none"/>
        </w:rPr>
        <w:t>n</w:t>
      </w:r>
      <w:r w:rsidR="00084DCD">
        <w:rPr>
          <w:lang w:eastAsia="x-none"/>
        </w:rPr>
        <w:t>ão seja necessário conhecimento</w:t>
      </w:r>
      <w:ins w:id="213" w:author="Thiago Cruz" w:date="2017-11-05T11:54:00Z">
        <w:r w:rsidR="001D21C9">
          <w:rPr>
            <w:lang w:eastAsia="x-none"/>
          </w:rPr>
          <w:t>s</w:t>
        </w:r>
      </w:ins>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60308037" w:rsidR="009C7518" w:rsidRDefault="00C254AC" w:rsidP="00E34BB9">
      <w:pPr>
        <w:ind w:firstLine="708"/>
        <w:rPr>
          <w:lang w:eastAsia="x-none"/>
        </w:rPr>
      </w:pPr>
      <w:r>
        <w:rPr>
          <w:lang w:eastAsia="x-none"/>
        </w:rPr>
        <w:t xml:space="preserve">Essas plataformas além de melhorarem o gerenciamento, provisionamento </w:t>
      </w:r>
      <w:del w:id="214" w:author="Thiago Cruz" w:date="2017-11-05T11:54:00Z">
        <w:r w:rsidDel="001D21C9">
          <w:rPr>
            <w:lang w:eastAsia="x-none"/>
          </w:rPr>
          <w:delText>é</w:delText>
        </w:r>
      </w:del>
      <w:ins w:id="215" w:author="Thiago Cruz" w:date="2017-11-05T11:54:00Z">
        <w:r w:rsidR="001D21C9">
          <w:rPr>
            <w:lang w:eastAsia="x-none"/>
          </w:rPr>
          <w:t xml:space="preserve">e </w:t>
        </w:r>
      </w:ins>
      <w:del w:id="216" w:author="Thiago Cruz" w:date="2017-11-05T11:54:00Z">
        <w:r w:rsidDel="001D21C9">
          <w:rPr>
            <w:lang w:eastAsia="x-none"/>
          </w:rPr>
          <w:delText xml:space="preserve"> </w:delText>
        </w:r>
      </w:del>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09C727E9" w:rsidR="009C7518" w:rsidRDefault="00364C17" w:rsidP="002E210D">
      <w:pPr>
        <w:ind w:firstLine="708"/>
        <w:rPr>
          <w:ins w:id="217" w:author="Thiago Cruz" w:date="2017-11-05T11:55:00Z"/>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ins w:id="218" w:author="Thiago Cruz" w:date="2017-11-05T11:56:00Z"/>
          <w:lang w:eastAsia="x-none"/>
        </w:rPr>
      </w:pPr>
      <w:ins w:id="219" w:author="Thiago Cruz" w:date="2017-11-05T11:55:00Z">
        <w:r>
          <w:rPr>
            <w:lang w:eastAsia="x-none"/>
          </w:rPr>
          <w:t xml:space="preserve">Em meu estudo de caso não obtive muito contato com essas </w:t>
        </w:r>
        <w:proofErr w:type="spellStart"/>
        <w:r>
          <w:rPr>
            <w:lang w:eastAsia="x-none"/>
          </w:rPr>
          <w:t>PaaS</w:t>
        </w:r>
        <w:proofErr w:type="spellEnd"/>
        <w:r>
          <w:rPr>
            <w:lang w:eastAsia="x-none"/>
          </w:rPr>
          <w:t xml:space="preserve">, todo o meu trabalho foi em cima da ferramenta nativa </w:t>
        </w:r>
      </w:ins>
      <w:ins w:id="220" w:author="Thiago Cruz" w:date="2017-11-05T11:56:00Z">
        <w:r>
          <w:rPr>
            <w:lang w:eastAsia="x-none"/>
          </w:rPr>
          <w:t>do Docker.</w:t>
        </w:r>
      </w:ins>
    </w:p>
    <w:p w14:paraId="2FE3B3F3" w14:textId="587C7314" w:rsidR="00AB71AC" w:rsidRDefault="00AB71AC" w:rsidP="002E210D">
      <w:pPr>
        <w:ind w:firstLine="708"/>
        <w:rPr>
          <w:ins w:id="221" w:author="Thiago Cruz" w:date="2017-11-05T11:58:00Z"/>
          <w:lang w:eastAsia="x-none"/>
        </w:rPr>
      </w:pPr>
      <w:ins w:id="222" w:author="Thiago Cruz" w:date="2017-11-05T11:56:00Z">
        <w:r>
          <w:rPr>
            <w:lang w:eastAsia="x-none"/>
          </w:rPr>
          <w:t xml:space="preserve">Porém fiz uma entrevista com o Coordenador de </w:t>
        </w:r>
        <w:r w:rsidR="00540C73">
          <w:rPr>
            <w:lang w:eastAsia="x-none"/>
          </w:rPr>
          <w:t xml:space="preserve">Produtos de </w:t>
        </w:r>
        <w:proofErr w:type="spellStart"/>
        <w:r w:rsidR="00540C73">
          <w:rPr>
            <w:lang w:eastAsia="x-none"/>
          </w:rPr>
          <w:t>Cloud</w:t>
        </w:r>
        <w:proofErr w:type="spellEnd"/>
        <w:r w:rsidR="00540C73">
          <w:rPr>
            <w:lang w:eastAsia="x-none"/>
          </w:rPr>
          <w:t xml:space="preserve"> d</w:t>
        </w:r>
      </w:ins>
      <w:ins w:id="223" w:author="Thiago Cruz" w:date="2017-11-05T11:57:00Z">
        <w:r w:rsidR="00540C73">
          <w:rPr>
            <w:lang w:eastAsia="x-none"/>
          </w:rPr>
          <w:t xml:space="preserve">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ins>
      <w:ins w:id="224" w:author="Thiago Cruz" w:date="2017-11-05T11:58:00Z">
        <w:r w:rsidR="00AE560C">
          <w:rPr>
            <w:lang w:eastAsia="x-none"/>
          </w:rPr>
          <w:t xml:space="preserve"> obtive autorização para revelar o nome da empresa.</w:t>
        </w:r>
      </w:ins>
    </w:p>
    <w:p w14:paraId="3957A7C0" w14:textId="2AB7AA78" w:rsidR="00AE560C" w:rsidRDefault="00AE560C" w:rsidP="002E210D">
      <w:pPr>
        <w:ind w:firstLine="708"/>
        <w:rPr>
          <w:ins w:id="225" w:author="Thiago Cruz" w:date="2017-11-05T12:02:00Z"/>
          <w:lang w:eastAsia="x-none"/>
        </w:rPr>
      </w:pPr>
      <w:ins w:id="226" w:author="Thiago Cruz" w:date="2017-11-05T11:58:00Z">
        <w:r>
          <w:rPr>
            <w:lang w:eastAsia="x-none"/>
          </w:rPr>
          <w:t xml:space="preserve">O mesmo utiliza a </w:t>
        </w:r>
        <w:proofErr w:type="spellStart"/>
        <w:r>
          <w:rPr>
            <w:lang w:eastAsia="x-none"/>
          </w:rPr>
          <w:t>PaaS</w:t>
        </w:r>
        <w:proofErr w:type="spellEnd"/>
        <w:r>
          <w:rPr>
            <w:lang w:eastAsia="x-none"/>
          </w:rPr>
          <w:t xml:space="preserve"> do </w:t>
        </w:r>
        <w:proofErr w:type="spellStart"/>
        <w:r w:rsidR="00AE52B2">
          <w:rPr>
            <w:lang w:eastAsia="x-none"/>
          </w:rPr>
          <w:t>Tsuru</w:t>
        </w:r>
      </w:ins>
      <w:proofErr w:type="spellEnd"/>
      <w:ins w:id="227" w:author="Thiago Cruz" w:date="2017-11-05T11:59:00Z">
        <w:r w:rsidR="00AE52B2">
          <w:rPr>
            <w:lang w:eastAsia="x-none"/>
          </w:rPr>
          <w:t xml:space="preserve">, em infra própria; porém fazem deploy em </w:t>
        </w:r>
        <w:proofErr w:type="spellStart"/>
        <w:r w:rsidR="00AE52B2">
          <w:rPr>
            <w:lang w:eastAsia="x-none"/>
          </w:rPr>
          <w:t>cloud</w:t>
        </w:r>
        <w:proofErr w:type="spellEnd"/>
        <w:r w:rsidR="00AE52B2">
          <w:rPr>
            <w:lang w:eastAsia="x-none"/>
          </w:rPr>
          <w:t xml:space="preserve"> com o </w:t>
        </w:r>
        <w:proofErr w:type="spellStart"/>
        <w:r w:rsidR="00AE52B2">
          <w:rPr>
            <w:lang w:eastAsia="x-none"/>
          </w:rPr>
          <w:t>Kebernets</w:t>
        </w:r>
        <w:proofErr w:type="spellEnd"/>
        <w:r w:rsidR="00AE52B2">
          <w:rPr>
            <w:lang w:eastAsia="x-none"/>
          </w:rPr>
          <w:t xml:space="preserve"> e na AWS; fazem </w:t>
        </w:r>
      </w:ins>
      <w:proofErr w:type="spellStart"/>
      <w:ins w:id="228" w:author="Thiago Cruz" w:date="2017-11-05T12:00:00Z">
        <w:r w:rsidR="00050025">
          <w:rPr>
            <w:lang w:eastAsia="x-none"/>
          </w:rPr>
          <w:t>depl</w:t>
        </w:r>
        <w:r w:rsidR="00AE52B2">
          <w:rPr>
            <w:lang w:eastAsia="x-none"/>
          </w:rPr>
          <w:t>oys</w:t>
        </w:r>
        <w:proofErr w:type="spellEnd"/>
        <w:r w:rsidR="00AE52B2">
          <w:rPr>
            <w:lang w:eastAsia="x-none"/>
          </w:rPr>
          <w:t xml:space="preserve"> de testes para </w:t>
        </w:r>
        <w:r w:rsidR="00050025">
          <w:rPr>
            <w:lang w:eastAsia="x-none"/>
          </w:rPr>
          <w:t xml:space="preserve">assegurar que o serviço está </w:t>
        </w:r>
      </w:ins>
      <w:ins w:id="229" w:author="Thiago Cruz" w:date="2017-11-05T12:01:00Z">
        <w:r w:rsidR="00050025">
          <w:rPr>
            <w:lang w:eastAsia="x-none"/>
          </w:rPr>
          <w:t xml:space="preserve">disponível </w:t>
        </w:r>
      </w:ins>
      <w:ins w:id="230" w:author="Thiago Cruz" w:date="2017-11-05T12:00:00Z">
        <w:r w:rsidR="00050025">
          <w:rPr>
            <w:lang w:eastAsia="x-none"/>
          </w:rPr>
          <w:t>de redes</w:t>
        </w:r>
      </w:ins>
      <w:ins w:id="231" w:author="Thiago Cruz" w:date="2017-11-05T12:01:00Z">
        <w:r w:rsidR="00050025">
          <w:rPr>
            <w:lang w:eastAsia="x-none"/>
          </w:rPr>
          <w:t xml:space="preserve"> externas e fazem apontamento para a própria infra </w:t>
        </w:r>
        <w:r w:rsidR="005A7D2A">
          <w:rPr>
            <w:lang w:eastAsia="x-none"/>
          </w:rPr>
          <w:t>estrutura.</w:t>
        </w:r>
      </w:ins>
    </w:p>
    <w:p w14:paraId="63139A81" w14:textId="617DD91D" w:rsidR="00481FA8" w:rsidRDefault="004F5C85" w:rsidP="002E210D">
      <w:pPr>
        <w:ind w:firstLine="708"/>
        <w:rPr>
          <w:ins w:id="232" w:author="Thiago Cruz" w:date="2017-11-05T12:05:00Z"/>
          <w:lang w:eastAsia="x-none"/>
        </w:rPr>
      </w:pPr>
      <w:ins w:id="233" w:author="Thiago Cruz" w:date="2017-11-05T12:02:00Z">
        <w:r>
          <w:rPr>
            <w:lang w:eastAsia="x-none"/>
          </w:rPr>
          <w:t xml:space="preserve">O mesmo ne informou que utilizam arquivos </w:t>
        </w:r>
      </w:ins>
      <w:ins w:id="234" w:author="Thiago Cruz" w:date="2017-11-05T12:03:00Z">
        <w:r>
          <w:rPr>
            <w:lang w:eastAsia="x-none"/>
          </w:rPr>
          <w:t xml:space="preserve">de configuração no </w:t>
        </w:r>
        <w:proofErr w:type="spellStart"/>
        <w:r>
          <w:rPr>
            <w:lang w:eastAsia="x-none"/>
          </w:rPr>
          <w:t>Kubernets</w:t>
        </w:r>
        <w:proofErr w:type="spellEnd"/>
        <w:r>
          <w:rPr>
            <w:lang w:eastAsia="x-none"/>
          </w:rPr>
          <w:t xml:space="preserve"> </w:t>
        </w:r>
        <w:r w:rsidR="00CA5ECB">
          <w:rPr>
            <w:lang w:eastAsia="x-none"/>
          </w:rPr>
          <w:t xml:space="preserve">com a </w:t>
        </w:r>
        <w:proofErr w:type="spellStart"/>
        <w:r w:rsidR="00CA5ECB">
          <w:rPr>
            <w:lang w:eastAsia="x-none"/>
          </w:rPr>
          <w:t>mesma</w:t>
        </w:r>
        <w:proofErr w:type="spellEnd"/>
        <w:r w:rsidR="00CA5ECB">
          <w:rPr>
            <w:lang w:eastAsia="x-none"/>
          </w:rPr>
          <w:t xml:space="preserve"> </w:t>
        </w:r>
      </w:ins>
      <w:ins w:id="235" w:author="Thiago Cruz" w:date="2017-11-05T12:04:00Z">
        <w:r w:rsidR="00A12B4A">
          <w:rPr>
            <w:lang w:eastAsia="x-none"/>
          </w:rPr>
          <w:t xml:space="preserve">finalidade do </w:t>
        </w:r>
        <w:r w:rsidR="00E97FA8">
          <w:rPr>
            <w:lang w:eastAsia="x-none"/>
          </w:rPr>
          <w:t xml:space="preserve">Docker-compose e com integração com CI, </w:t>
        </w:r>
      </w:ins>
      <w:ins w:id="236" w:author="Thiago Cruz" w:date="2017-11-05T12:05:00Z">
        <w:r w:rsidR="00E97FA8">
          <w:rPr>
            <w:lang w:eastAsia="x-none"/>
          </w:rPr>
          <w:t xml:space="preserve">fazendo orquestração do serviços </w:t>
        </w:r>
        <w:r w:rsidR="009E332A">
          <w:rPr>
            <w:lang w:eastAsia="x-none"/>
          </w:rPr>
          <w:t>e utilizando o conceito de Blue Green.</w:t>
        </w:r>
      </w:ins>
    </w:p>
    <w:p w14:paraId="33FF0727" w14:textId="77777777" w:rsidR="009E332A" w:rsidRDefault="009E332A" w:rsidP="002E210D">
      <w:pPr>
        <w:ind w:firstLine="708"/>
        <w:rPr>
          <w:lang w:eastAsia="x-none"/>
        </w:rPr>
      </w:pPr>
      <w:bookmarkStart w:id="237" w:name="_GoBack"/>
      <w:bookmarkEnd w:id="237"/>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238" w:name="_Toc496802713"/>
      <w:bookmarkStart w:id="239" w:name="_Toc496802942"/>
      <w:bookmarkStart w:id="240" w:name="_Toc497641094"/>
      <w:r>
        <w:lastRenderedPageBreak/>
        <w:t>13</w:t>
      </w:r>
      <w:r w:rsidR="00C254AC">
        <w:t xml:space="preserve"> </w:t>
      </w:r>
      <w:bookmarkEnd w:id="238"/>
      <w:bookmarkEnd w:id="239"/>
      <w:r w:rsidR="008F2423">
        <w:t>Estudo de Caso</w:t>
      </w:r>
      <w:bookmarkEnd w:id="240"/>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 xml:space="preserve">Adicionar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lastRenderedPageBreak/>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41" w:name="_Toc496802714"/>
      <w:bookmarkStart w:id="242" w:name="_Toc496802943"/>
      <w:bookmarkStart w:id="243" w:name="_Toc497641095"/>
      <w:r>
        <w:lastRenderedPageBreak/>
        <w:t>14</w:t>
      </w:r>
      <w:r w:rsidR="00C254AC">
        <w:t xml:space="preserve"> Infraestrutura</w:t>
      </w:r>
      <w:bookmarkEnd w:id="241"/>
      <w:bookmarkEnd w:id="242"/>
      <w:bookmarkEnd w:id="243"/>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44" w:name="_Toc496802715"/>
      <w:bookmarkStart w:id="245" w:name="_Toc496802944"/>
      <w:bookmarkStart w:id="246" w:name="_Toc497641096"/>
      <w:r>
        <w:lastRenderedPageBreak/>
        <w:t>19</w:t>
      </w:r>
      <w:r w:rsidR="00C254AC">
        <w:t xml:space="preserve"> Referências</w:t>
      </w:r>
      <w:bookmarkEnd w:id="244"/>
      <w:bookmarkEnd w:id="245"/>
      <w:bookmarkEnd w:id="246"/>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47" w:name="_Toc496802716"/>
      <w:bookmarkStart w:id="248" w:name="_Toc496802945"/>
      <w:bookmarkStart w:id="249" w:name="_Toc497641097"/>
      <w:r>
        <w:lastRenderedPageBreak/>
        <w:t>11 Anexos</w:t>
      </w:r>
      <w:bookmarkEnd w:id="247"/>
      <w:bookmarkEnd w:id="248"/>
      <w:bookmarkEnd w:id="249"/>
    </w:p>
    <w:p w14:paraId="610A7845" w14:textId="5E341021" w:rsidR="009C7518" w:rsidRDefault="00C254AC" w:rsidP="00763C82">
      <w:pPr>
        <w:pStyle w:val="Ttulo21"/>
      </w:pPr>
      <w:bookmarkStart w:id="250" w:name="_Toc497641098"/>
      <w:r>
        <w:t xml:space="preserve">Anexo </w:t>
      </w:r>
      <w:r w:rsidR="00CB499E">
        <w:t>11.</w:t>
      </w:r>
      <w:r>
        <w:t>1 – Dockerfile</w:t>
      </w:r>
      <w:r w:rsidR="00DD156D">
        <w:t xml:space="preserve"> - </w:t>
      </w:r>
      <w:r w:rsidR="00DD156D" w:rsidRPr="000B5349">
        <w:rPr>
          <w:lang w:val="pt-BR"/>
        </w:rPr>
        <w:t>X86</w:t>
      </w:r>
      <w:bookmarkEnd w:id="250"/>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r w:rsidRPr="003A59F0">
        <w:rPr>
          <w:lang w:val="en-US"/>
        </w:rPr>
        <w:t>app:app</w:t>
      </w:r>
      <w:proofErr w:type="spell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51" w:name="_Toc497641099"/>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51"/>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w:t>
      </w:r>
      <w:proofErr w:type="spellStart"/>
      <w:r w:rsidRPr="000B5349">
        <w:t>db</w:t>
      </w:r>
      <w:proofErr w:type="spell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71EF8" w:rsidRDefault="005B1CAB" w:rsidP="005B1CAB">
      <w:pPr>
        <w:rPr>
          <w:lang w:val="en-US"/>
        </w:rPr>
      </w:pPr>
      <w:r w:rsidRPr="005B1CAB">
        <w:rPr>
          <w:lang w:val="en-US"/>
        </w:rPr>
        <w:t xml:space="preserve">      </w:t>
      </w:r>
      <w:r w:rsidRPr="00371EF8">
        <w:rPr>
          <w:lang w:val="en-US"/>
        </w:rPr>
        <w:t>REDIS_SIDEKIQ_URL: redis://redis:6379/0</w:t>
      </w:r>
    </w:p>
    <w:p w14:paraId="4DBA9D47" w14:textId="77777777" w:rsidR="005B1CAB" w:rsidRPr="005B1CAB" w:rsidRDefault="005B1CAB" w:rsidP="005B1CAB">
      <w:pPr>
        <w:rPr>
          <w:lang w:val="en-US"/>
        </w:rPr>
      </w:pPr>
      <w:r w:rsidRPr="00371EF8">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lastRenderedPageBreak/>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52" w:name="_Toc497641100"/>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52"/>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rpi-raspbian:jessie</w:t>
      </w:r>
      <w:proofErr w:type="spell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w:t>
      </w:r>
      <w:proofErr w:type="spellStart"/>
      <w:r w:rsidRPr="00666779">
        <w:rPr>
          <w:lang w:val="en-US"/>
        </w:rPr>
        <w:t>rvm.sh</w:t>
      </w:r>
      <w:proofErr w:type="spellEnd"/>
      <w:r w:rsidRPr="00666779">
        <w:rPr>
          <w:lang w:val="en-US"/>
        </w:rPr>
        <w:t>"</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chown</w:t>
      </w:r>
      <w:proofErr w:type="spellEnd"/>
      <w:r w:rsidRPr="00666779">
        <w:rPr>
          <w:lang w:val="en-US"/>
        </w:rPr>
        <w:t xml:space="preserve"> -R </w:t>
      </w:r>
      <w:proofErr w:type="spellStart"/>
      <w:r w:rsidRPr="00666779">
        <w:rPr>
          <w:lang w:val="en-US"/>
        </w:rPr>
        <w:t>app:app</w:t>
      </w:r>
      <w:proofErr w:type="spell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53" w:name="_Toc497641101"/>
      <w:r>
        <w:lastRenderedPageBreak/>
        <w:t xml:space="preserve">Anexo </w:t>
      </w:r>
      <w:r w:rsidR="001D3F2C">
        <w:t>11.</w:t>
      </w:r>
      <w:r>
        <w:t>4 – Docker-compose versão 2 - ARM</w:t>
      </w:r>
      <w:bookmarkEnd w:id="253"/>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lastRenderedPageBreak/>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r>
        <w:t>expose</w:t>
      </w:r>
      <w:proofErr w:type="spell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r>
        <w:t>ports</w:t>
      </w:r>
      <w:proofErr w:type="spell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w:t>
      </w:r>
      <w:proofErr w:type="spellStart"/>
      <w:r>
        <w:t>db</w:t>
      </w:r>
      <w:proofErr w:type="spell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54" w:name="_Toc497641102"/>
      <w:r>
        <w:lastRenderedPageBreak/>
        <w:t xml:space="preserve">Anexo </w:t>
      </w:r>
      <w:r w:rsidR="001D3F2C">
        <w:t>11.</w:t>
      </w:r>
      <w:r>
        <w:t>5</w:t>
      </w:r>
      <w:r w:rsidR="005B1CAB">
        <w:t xml:space="preserve"> – Docker-compose versão 3</w:t>
      </w:r>
      <w:r w:rsidR="00142517">
        <w:t xml:space="preserve"> - ARM</w:t>
      </w:r>
      <w:bookmarkEnd w:id="254"/>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r w:rsidRPr="00B60B16">
        <w:rPr>
          <w:lang w:val="en-US"/>
        </w:rPr>
        <w:t>node.role</w:t>
      </w:r>
      <w:proofErr w:type="spell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r w:rsidRPr="00B60B16">
        <w:rPr>
          <w:lang w:val="en-US"/>
        </w:rPr>
        <w:t>node.role</w:t>
      </w:r>
      <w:proofErr w:type="spell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lastRenderedPageBreak/>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r w:rsidRPr="00B60B16">
        <w:rPr>
          <w:lang w:val="en-US"/>
        </w:rPr>
        <w:t>node.role</w:t>
      </w:r>
      <w:proofErr w:type="spell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r w:rsidRPr="00B60B16">
        <w:rPr>
          <w:lang w:val="en-US"/>
        </w:rPr>
        <w:t>node.role</w:t>
      </w:r>
      <w:proofErr w:type="spell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lastRenderedPageBreak/>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r w:rsidRPr="004F6D7C">
        <w:rPr>
          <w:lang w:val="en-US"/>
        </w:rPr>
        <w:t>node.role</w:t>
      </w:r>
      <w:proofErr w:type="spell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A156AA" w:rsidRDefault="00B60B16" w:rsidP="00B60B16">
      <w:pPr>
        <w:rPr>
          <w:lang w:val="en-US"/>
        </w:rPr>
      </w:pPr>
      <w:r w:rsidRPr="004F6D7C">
        <w:rPr>
          <w:lang w:val="en-US"/>
        </w:rPr>
        <w:t xml:space="preserve">  </w:t>
      </w:r>
      <w:proofErr w:type="spellStart"/>
      <w:r w:rsidRPr="00A156AA">
        <w:rPr>
          <w:lang w:val="en-US"/>
        </w:rPr>
        <w:t>viz</w:t>
      </w:r>
      <w:proofErr w:type="spellEnd"/>
      <w:r w:rsidRPr="00A156AA">
        <w:rPr>
          <w:lang w:val="en-US"/>
        </w:rPr>
        <w:t>:</w:t>
      </w:r>
    </w:p>
    <w:p w14:paraId="09317B73" w14:textId="77777777" w:rsidR="00B60B16" w:rsidRPr="002105BF" w:rsidRDefault="00B60B16" w:rsidP="00B60B16">
      <w:pPr>
        <w:rPr>
          <w:lang w:val="en-US"/>
        </w:rPr>
      </w:pPr>
      <w:r w:rsidRPr="00A156AA">
        <w:rPr>
          <w:lang w:val="en-US"/>
        </w:rPr>
        <w:t xml:space="preserve">     </w:t>
      </w:r>
      <w:r w:rsidRPr="002105BF">
        <w:rPr>
          <w:lang w:val="en-US"/>
        </w:rPr>
        <w:t>image: alexellis2/visualizer-arm</w:t>
      </w:r>
    </w:p>
    <w:p w14:paraId="4A59AAC4" w14:textId="77777777" w:rsidR="00B60B16" w:rsidRPr="002105BF" w:rsidRDefault="00B60B16" w:rsidP="00B60B16">
      <w:pPr>
        <w:rPr>
          <w:lang w:val="en-US"/>
        </w:rPr>
      </w:pPr>
      <w:r w:rsidRPr="002105BF">
        <w:rPr>
          <w:lang w:val="en-US"/>
        </w:rPr>
        <w:t xml:space="preserve">     ports: </w:t>
      </w:r>
    </w:p>
    <w:p w14:paraId="6CF8FFAF" w14:textId="77777777" w:rsidR="00B60B16" w:rsidRPr="004F6D7C" w:rsidRDefault="00B60B16" w:rsidP="00B60B16">
      <w:pPr>
        <w:rPr>
          <w:lang w:val="en-US"/>
        </w:rPr>
      </w:pPr>
      <w:r w:rsidRPr="002105BF">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r w:rsidRPr="004F6D7C">
        <w:rPr>
          <w:lang w:val="en-US"/>
        </w:rPr>
        <w:t>node.role</w:t>
      </w:r>
      <w:proofErr w:type="spell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7"/>
      <w:footerReference w:type="default" r:id="rId68"/>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EA94D" w14:textId="77777777" w:rsidR="007337AC" w:rsidRDefault="007337AC">
      <w:r>
        <w:separator/>
      </w:r>
    </w:p>
  </w:endnote>
  <w:endnote w:type="continuationSeparator" w:id="0">
    <w:p w14:paraId="486241BC" w14:textId="77777777" w:rsidR="007337AC" w:rsidRDefault="0073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Calibri"/>
    <w:panose1 w:val="02020603050405020304"/>
    <w:charset w:val="00"/>
    <w:family w:val="auto"/>
    <w:pitch w:val="variable"/>
    <w:sig w:usb0="E0002AE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altName w:val="Calibri"/>
    <w:panose1 w:val="02070309020205020404"/>
    <w:charset w:val="00"/>
    <w:family w:val="auto"/>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altName w:val="Calibri"/>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altName w:val="Arial"/>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MS Mincho">
    <w:altName w:val="ＭＳ 明朝"/>
    <w:panose1 w:val="02020609040205080304"/>
    <w:charset w:val="80"/>
    <w:family w:val="auto"/>
    <w:pitch w:val="variable"/>
    <w:sig w:usb0="E00002FF" w:usb1="6AC7FDFB" w:usb2="08000012" w:usb3="00000000" w:csb0="0002009F" w:csb1="00000000"/>
  </w:font>
  <w:font w:name="Open Sans;sans-serif">
    <w:altName w:val="Arial"/>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EC421F" w:rsidRDefault="00EC421F">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03F57" w14:textId="77777777" w:rsidR="007337AC" w:rsidRDefault="007337AC">
      <w:r>
        <w:separator/>
      </w:r>
    </w:p>
  </w:footnote>
  <w:footnote w:type="continuationSeparator" w:id="0">
    <w:p w14:paraId="0189E9BA" w14:textId="77777777" w:rsidR="007337AC" w:rsidRDefault="007337AC">
      <w:r>
        <w:continuationSeparator/>
      </w:r>
    </w:p>
  </w:footnote>
  <w:footnote w:id="1">
    <w:p w14:paraId="3A477492" w14:textId="1066DE99" w:rsidR="00EC421F" w:rsidRPr="001E03D1" w:rsidRDefault="00EC421F">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EC421F" w:rsidRPr="0000038E" w:rsidRDefault="00EC421F">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EC421F" w:rsidRPr="0087606B" w:rsidRDefault="00EC421F">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EC421F" w:rsidRPr="00393659" w:rsidRDefault="00EC421F">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EC421F" w:rsidRPr="006A3FDD" w:rsidRDefault="00EC421F"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EC421F" w:rsidRPr="00DA3E43" w:rsidRDefault="00EC421F"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EC421F" w:rsidRPr="000D189A" w:rsidRDefault="00EC421F">
      <w:pPr>
        <w:pStyle w:val="Textodenotaderodap"/>
        <w:rPr>
          <w:lang w:val="pt-BR"/>
        </w:rPr>
      </w:pPr>
      <w:r>
        <w:rPr>
          <w:rStyle w:val="Refdenotaderodap"/>
        </w:rPr>
        <w:t>4</w:t>
      </w:r>
      <w:r>
        <w:t xml:space="preserve"> </w:t>
      </w:r>
      <w:r w:rsidRPr="00D45B60">
        <w:t>https://www.docker.com/docker-mac</w:t>
      </w:r>
    </w:p>
  </w:footnote>
  <w:footnote w:id="8">
    <w:p w14:paraId="5CA069F3" w14:textId="5653D603" w:rsidR="00EC421F" w:rsidRPr="00C02FD1" w:rsidRDefault="00EC421F">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EC421F" w:rsidRPr="00C26A46" w:rsidRDefault="00EC421F">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EC421F" w:rsidRPr="00914B75" w:rsidRDefault="00EC421F"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EC421F" w:rsidRPr="00393659" w:rsidRDefault="00EC421F"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EC421F" w:rsidRPr="007E3C42" w:rsidRDefault="00EC421F">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EC421F" w:rsidRPr="009C6043" w:rsidRDefault="00EC421F">
      <w:pPr>
        <w:pStyle w:val="Textodenotaderodap"/>
      </w:pPr>
      <w:r>
        <w:rPr>
          <w:rStyle w:val="Refdenotaderodap"/>
        </w:rPr>
        <w:t>11</w:t>
      </w:r>
      <w:r>
        <w:t xml:space="preserve"> </w:t>
      </w:r>
      <w:r w:rsidRPr="009C6043">
        <w:t>https://en.wikipedia.org/wiki/Software_versioning</w:t>
      </w:r>
    </w:p>
  </w:footnote>
  <w:footnote w:id="14">
    <w:p w14:paraId="368EAC1B" w14:textId="7AE6DC34" w:rsidR="00EC421F" w:rsidRPr="00E82F68" w:rsidRDefault="00EC421F">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EC421F" w:rsidRPr="00393659" w:rsidRDefault="00EC421F"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EC421F" w:rsidRPr="00E17EB0" w:rsidRDefault="00EC421F">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35521A" w:rsidRPr="0035521A" w:rsidRDefault="0035521A">
      <w:pPr>
        <w:pStyle w:val="Textodenotaderodap"/>
      </w:pPr>
      <w:r>
        <w:rPr>
          <w:rStyle w:val="Refdenotaderodap"/>
        </w:rPr>
        <w:t>3</w:t>
      </w:r>
      <w:r>
        <w:t xml:space="preserve"> </w:t>
      </w:r>
      <w:hyperlink r:id="rId1" w:history="1">
        <w:r w:rsidRPr="00E857C5">
          <w:rPr>
            <w:rStyle w:val="Hyperlink"/>
          </w:rPr>
          <w:t>https://hub.docker.com/r/portainer/portainer/</w:t>
        </w:r>
      </w:hyperlink>
      <w:r>
        <w:t xml:space="preserve"> e </w:t>
      </w:r>
      <w:r w:rsidRPr="0035521A">
        <w:t>https://github.com/portainer/portainer</w:t>
      </w:r>
    </w:p>
  </w:footnote>
  <w:footnote w:id="18">
    <w:p w14:paraId="5D4A2D3E" w14:textId="77777777" w:rsidR="00EC421F" w:rsidRPr="00E00B58" w:rsidRDefault="00EC421F"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EC421F" w:rsidRPr="0089783B" w:rsidRDefault="00EC421F"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EC421F" w:rsidRPr="00A85B21" w:rsidRDefault="00EC421F">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EC421F" w:rsidRPr="00A85B21" w:rsidRDefault="00EC421F">
      <w:pPr>
        <w:pStyle w:val="Textodenotaderodap"/>
        <w:rPr>
          <w:lang w:val="pt-BR"/>
        </w:rPr>
      </w:pPr>
      <w:r>
        <w:rPr>
          <w:rStyle w:val="Refdenotaderodap"/>
        </w:rPr>
        <w:t>8</w:t>
      </w:r>
      <w:r>
        <w:t xml:space="preserve"> </w:t>
      </w:r>
      <w:r w:rsidRPr="00CD494D">
        <w:t>https://github.com/docker/labs</w:t>
      </w:r>
    </w:p>
  </w:footnote>
  <w:footnote w:id="22">
    <w:p w14:paraId="2E8C9102" w14:textId="3AE68BBA" w:rsidR="00EC421F" w:rsidRPr="00C5548C" w:rsidRDefault="00EC421F">
      <w:pPr>
        <w:pStyle w:val="Textodenotaderodap"/>
      </w:pPr>
      <w:r>
        <w:rPr>
          <w:rStyle w:val="Refdenotaderodap"/>
        </w:rPr>
        <w:t>9</w:t>
      </w:r>
      <w:r>
        <w:t xml:space="preserve"> </w:t>
      </w:r>
      <w:hyperlink r:id="rId2" w:history="1">
        <w:r w:rsidRPr="000A56CA">
          <w:rPr>
            <w:rStyle w:val="Hyperlink"/>
            <w:color w:val="000000" w:themeColor="text1"/>
            <w:lang w:eastAsia="en-US"/>
          </w:rPr>
          <w:t>http://training.play-with-docker.com/</w:t>
        </w:r>
      </w:hyperlink>
    </w:p>
  </w:footnote>
  <w:footnote w:id="23">
    <w:p w14:paraId="14889887" w14:textId="392A9308" w:rsidR="00EC421F" w:rsidRPr="000A56CA" w:rsidRDefault="00EC421F">
      <w:pPr>
        <w:pStyle w:val="Textodenotaderodap"/>
        <w:rPr>
          <w:lang w:val="en-US"/>
        </w:rPr>
      </w:pPr>
      <w:r>
        <w:rPr>
          <w:rStyle w:val="Refdenotaderodap"/>
        </w:rPr>
        <w:t>10</w:t>
      </w:r>
      <w:r>
        <w:t xml:space="preserve"> </w:t>
      </w:r>
      <w:hyperlink r:id="rId3" w:history="1">
        <w:r w:rsidRPr="000A56CA">
          <w:rPr>
            <w:rStyle w:val="Hyperlink"/>
            <w:color w:val="000000" w:themeColor="text1"/>
            <w:lang w:eastAsia="en-US"/>
          </w:rPr>
          <w:t>https://training.docker.com/</w:t>
        </w:r>
      </w:hyperlink>
    </w:p>
  </w:footnote>
  <w:footnote w:id="24">
    <w:p w14:paraId="6BB44EE3" w14:textId="6E19317C" w:rsidR="00EC421F" w:rsidRPr="0072040E" w:rsidRDefault="00EC421F" w:rsidP="0072040E">
      <w:pPr>
        <w:pStyle w:val="Textodenotaderodap"/>
      </w:pPr>
      <w:r>
        <w:rPr>
          <w:rStyle w:val="Refdenotaderodap"/>
        </w:rPr>
        <w:t>9</w:t>
      </w:r>
      <w:r>
        <w:t xml:space="preserve"> </w:t>
      </w:r>
      <w:hyperlink r:id="rId4" w:history="1">
        <w:r w:rsidRPr="00856A9C">
          <w:rPr>
            <w:rStyle w:val="Hyperlink"/>
            <w:color w:val="000000" w:themeColor="text1"/>
            <w:u w:val="none"/>
          </w:rPr>
          <w:t>https://github.com/gomex/docker-para-desenvolvedores/blob/master/manuscript/organizacao.md</w:t>
        </w:r>
      </w:hyperlink>
    </w:p>
  </w:footnote>
  <w:footnote w:id="25">
    <w:p w14:paraId="5279E266" w14:textId="3A95153D" w:rsidR="00EC421F" w:rsidRPr="0072040E" w:rsidRDefault="00EC421F">
      <w:pPr>
        <w:pStyle w:val="Textodenotaderodap"/>
        <w:rPr>
          <w:lang w:val="en-US"/>
        </w:rPr>
      </w:pPr>
      <w:r>
        <w:rPr>
          <w:rStyle w:val="Refdenotaderodap"/>
        </w:rPr>
        <w:t>10</w:t>
      </w:r>
      <w:r>
        <w:t xml:space="preserve"> </w:t>
      </w:r>
      <w:r w:rsidRPr="002A3CFA">
        <w:rPr>
          <w:rStyle w:val="Hyperlink"/>
          <w:color w:val="000000" w:themeColor="text1"/>
          <w:u w:val="none"/>
        </w:rPr>
        <w:t>https://12factor.net/pt_br/</w:t>
      </w:r>
    </w:p>
  </w:footnote>
  <w:footnote w:id="26">
    <w:p w14:paraId="3EAF17A9" w14:textId="0B8040BD" w:rsidR="00EC421F" w:rsidRPr="0072040E" w:rsidRDefault="00EC421F">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EC421F" w:rsidRDefault="00EC421F">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15:restartNumberingAfterBreak="0">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15:restartNumberingAfterBreak="0">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15:restartNumberingAfterBreak="0">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15:restartNumberingAfterBreak="0">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15:restartNumberingAfterBreak="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15:restartNumberingAfterBreak="0">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proofState w:spelling="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24811"/>
    <w:rsid w:val="00025C73"/>
    <w:rsid w:val="00031776"/>
    <w:rsid w:val="00031A76"/>
    <w:rsid w:val="00033B3B"/>
    <w:rsid w:val="000403F2"/>
    <w:rsid w:val="00041715"/>
    <w:rsid w:val="00042A9D"/>
    <w:rsid w:val="0004384E"/>
    <w:rsid w:val="000458AC"/>
    <w:rsid w:val="000462A6"/>
    <w:rsid w:val="00050025"/>
    <w:rsid w:val="00050DA4"/>
    <w:rsid w:val="00052C6E"/>
    <w:rsid w:val="00052DDF"/>
    <w:rsid w:val="00055C8B"/>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57E"/>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759F"/>
    <w:rsid w:val="00114BCB"/>
    <w:rsid w:val="00116A4C"/>
    <w:rsid w:val="00117EEE"/>
    <w:rsid w:val="00120902"/>
    <w:rsid w:val="00122198"/>
    <w:rsid w:val="001225C8"/>
    <w:rsid w:val="00122B3C"/>
    <w:rsid w:val="00123B8D"/>
    <w:rsid w:val="00126FAE"/>
    <w:rsid w:val="0013105E"/>
    <w:rsid w:val="001323EA"/>
    <w:rsid w:val="0013289C"/>
    <w:rsid w:val="00134CF7"/>
    <w:rsid w:val="00137C0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691C"/>
    <w:rsid w:val="001617C8"/>
    <w:rsid w:val="00164F8C"/>
    <w:rsid w:val="0016515D"/>
    <w:rsid w:val="0017031F"/>
    <w:rsid w:val="00172634"/>
    <w:rsid w:val="0017638D"/>
    <w:rsid w:val="00176F31"/>
    <w:rsid w:val="00177233"/>
    <w:rsid w:val="00180959"/>
    <w:rsid w:val="001821F2"/>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7C26"/>
    <w:rsid w:val="002105BF"/>
    <w:rsid w:val="00210AC0"/>
    <w:rsid w:val="00210B91"/>
    <w:rsid w:val="002119B5"/>
    <w:rsid w:val="0021511B"/>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762"/>
    <w:rsid w:val="002E7862"/>
    <w:rsid w:val="002F26AE"/>
    <w:rsid w:val="002F6429"/>
    <w:rsid w:val="00300223"/>
    <w:rsid w:val="00300DF8"/>
    <w:rsid w:val="00301197"/>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718A0"/>
    <w:rsid w:val="00371EF8"/>
    <w:rsid w:val="00372254"/>
    <w:rsid w:val="003729A4"/>
    <w:rsid w:val="00374B47"/>
    <w:rsid w:val="00377895"/>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3C04"/>
    <w:rsid w:val="003B4D07"/>
    <w:rsid w:val="003B79D6"/>
    <w:rsid w:val="003C2963"/>
    <w:rsid w:val="003C3299"/>
    <w:rsid w:val="003C35AA"/>
    <w:rsid w:val="003C4D53"/>
    <w:rsid w:val="003C4E7C"/>
    <w:rsid w:val="003C58C5"/>
    <w:rsid w:val="003C5B39"/>
    <w:rsid w:val="003C5C53"/>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219F"/>
    <w:rsid w:val="003F254F"/>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735C"/>
    <w:rsid w:val="00421105"/>
    <w:rsid w:val="00421C9E"/>
    <w:rsid w:val="00423FAD"/>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F02"/>
    <w:rsid w:val="004641F8"/>
    <w:rsid w:val="00464BD8"/>
    <w:rsid w:val="004653FF"/>
    <w:rsid w:val="00471493"/>
    <w:rsid w:val="004721E6"/>
    <w:rsid w:val="00476A9A"/>
    <w:rsid w:val="00481231"/>
    <w:rsid w:val="00481FA8"/>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36B"/>
    <w:rsid w:val="00647997"/>
    <w:rsid w:val="006500AC"/>
    <w:rsid w:val="0065080E"/>
    <w:rsid w:val="00650E31"/>
    <w:rsid w:val="00653A98"/>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11A6"/>
    <w:rsid w:val="006C391A"/>
    <w:rsid w:val="006C4114"/>
    <w:rsid w:val="006C451D"/>
    <w:rsid w:val="006C6350"/>
    <w:rsid w:val="006D3C54"/>
    <w:rsid w:val="006D3F8A"/>
    <w:rsid w:val="006D5710"/>
    <w:rsid w:val="006D61C6"/>
    <w:rsid w:val="006D7E80"/>
    <w:rsid w:val="006E122A"/>
    <w:rsid w:val="006E1FD1"/>
    <w:rsid w:val="006E28EF"/>
    <w:rsid w:val="006E4B9D"/>
    <w:rsid w:val="006E4E16"/>
    <w:rsid w:val="006F26D0"/>
    <w:rsid w:val="006F2A3B"/>
    <w:rsid w:val="006F3B49"/>
    <w:rsid w:val="006F437A"/>
    <w:rsid w:val="006F43A9"/>
    <w:rsid w:val="006F5463"/>
    <w:rsid w:val="006F63FC"/>
    <w:rsid w:val="006F67B3"/>
    <w:rsid w:val="006F7315"/>
    <w:rsid w:val="00700C63"/>
    <w:rsid w:val="00701144"/>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61B"/>
    <w:rsid w:val="007C3CB5"/>
    <w:rsid w:val="007C4504"/>
    <w:rsid w:val="007C6075"/>
    <w:rsid w:val="007C6434"/>
    <w:rsid w:val="007C67FC"/>
    <w:rsid w:val="007D26B2"/>
    <w:rsid w:val="007D5161"/>
    <w:rsid w:val="007D5A1A"/>
    <w:rsid w:val="007D71D5"/>
    <w:rsid w:val="007E0740"/>
    <w:rsid w:val="007E3C42"/>
    <w:rsid w:val="007F086C"/>
    <w:rsid w:val="007F1777"/>
    <w:rsid w:val="007F273D"/>
    <w:rsid w:val="007F4E9E"/>
    <w:rsid w:val="007F6239"/>
    <w:rsid w:val="007F7BA5"/>
    <w:rsid w:val="00800F05"/>
    <w:rsid w:val="00803924"/>
    <w:rsid w:val="008045DD"/>
    <w:rsid w:val="008129A6"/>
    <w:rsid w:val="00813145"/>
    <w:rsid w:val="00814C46"/>
    <w:rsid w:val="00816ECF"/>
    <w:rsid w:val="008173B4"/>
    <w:rsid w:val="008175CA"/>
    <w:rsid w:val="00823E71"/>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56AA"/>
    <w:rsid w:val="00A2031C"/>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4418"/>
    <w:rsid w:val="00AE52B2"/>
    <w:rsid w:val="00AE560C"/>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56D4"/>
    <w:rsid w:val="00C00B86"/>
    <w:rsid w:val="00C02FD1"/>
    <w:rsid w:val="00C03393"/>
    <w:rsid w:val="00C0428B"/>
    <w:rsid w:val="00C06FDD"/>
    <w:rsid w:val="00C07657"/>
    <w:rsid w:val="00C1191E"/>
    <w:rsid w:val="00C13074"/>
    <w:rsid w:val="00C13597"/>
    <w:rsid w:val="00C16035"/>
    <w:rsid w:val="00C179D8"/>
    <w:rsid w:val="00C23A5B"/>
    <w:rsid w:val="00C23E57"/>
    <w:rsid w:val="00C24C6E"/>
    <w:rsid w:val="00C254AC"/>
    <w:rsid w:val="00C26191"/>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8A1"/>
    <w:rsid w:val="00C903FA"/>
    <w:rsid w:val="00C914BA"/>
    <w:rsid w:val="00C94EF8"/>
    <w:rsid w:val="00C95AC9"/>
    <w:rsid w:val="00C97CFA"/>
    <w:rsid w:val="00C97D4C"/>
    <w:rsid w:val="00CA3F9E"/>
    <w:rsid w:val="00CA5ECB"/>
    <w:rsid w:val="00CA66F1"/>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5E3"/>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4100"/>
    <w:rsid w:val="00F60876"/>
    <w:rsid w:val="00F609ED"/>
    <w:rsid w:val="00F62F1D"/>
    <w:rsid w:val="00F643F2"/>
    <w:rsid w:val="00F7112C"/>
    <w:rsid w:val="00F718AA"/>
    <w:rsid w:val="00F71F81"/>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BAA"/>
    <w:rsid w:val="00FC34E7"/>
    <w:rsid w:val="00FC76CA"/>
    <w:rsid w:val="00FD0F8A"/>
    <w:rsid w:val="00FD102F"/>
    <w:rsid w:val="00FD252F"/>
    <w:rsid w:val="00FD2649"/>
    <w:rsid w:val="00FD3F05"/>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linux/" TargetMode="External" /><Relationship Id="rId39" Type="http://schemas.openxmlformats.org/officeDocument/2006/relationships/hyperlink" Target="https://docs.docker.com/engine/reference/builder/" TargetMode="External" /><Relationship Id="rId21" Type="http://schemas.openxmlformats.org/officeDocument/2006/relationships/image" Target="media/image14.png" /><Relationship Id="rId34" Type="http://schemas.openxmlformats.org/officeDocument/2006/relationships/hyperlink" Target="https://docs.docker.com/engine/reference/builder/" TargetMode="External" /><Relationship Id="rId42" Type="http://schemas.openxmlformats.org/officeDocument/2006/relationships/hyperlink" Target="https://docs.docker.com/engine/reference/commandline/pull" TargetMode="External" /><Relationship Id="rId47" Type="http://schemas.openxmlformats.org/officeDocument/2006/relationships/hyperlink" Target="https://docs.docker.com/engine/reference/commandline/login" TargetMode="External" /><Relationship Id="rId50" Type="http://schemas.openxmlformats.org/officeDocument/2006/relationships/hyperlink" Target="https://docs.docker.com/engine/reference/commandline/create" TargetMode="External" /><Relationship Id="rId55" Type="http://schemas.openxmlformats.org/officeDocument/2006/relationships/image" Target="media/image20.png" /><Relationship Id="rId63" Type="http://schemas.openxmlformats.org/officeDocument/2006/relationships/hyperlink" Target="https://github.com/play-with-docker/docker-machine-driver-pwd/releases" TargetMode="External" /><Relationship Id="rId68" Type="http://schemas.openxmlformats.org/officeDocument/2006/relationships/footer" Target="footer1.xml" /><Relationship Id="rId7" Type="http://schemas.openxmlformats.org/officeDocument/2006/relationships/endnotes" Target="endnotes.xml" /><Relationship Id="rId71"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jpeg" /><Relationship Id="rId29" Type="http://schemas.openxmlformats.org/officeDocument/2006/relationships/hyperlink" Target="https://docs.docker.com/engine/reference/builder/"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hyperlink" Target="https://docs.docker.com/engine/reference/builder/" TargetMode="External" /><Relationship Id="rId37" Type="http://schemas.openxmlformats.org/officeDocument/2006/relationships/hyperlink" Target="https://docs.docker.com/engine/reference/builder/" TargetMode="External" /><Relationship Id="rId40" Type="http://schemas.openxmlformats.org/officeDocument/2006/relationships/hyperlink" Target="https://docs.docker.com/engine/reference/builder/" TargetMode="External" /><Relationship Id="rId45" Type="http://schemas.openxmlformats.org/officeDocument/2006/relationships/image" Target="media/image18.png" /><Relationship Id="rId53" Type="http://schemas.openxmlformats.org/officeDocument/2006/relationships/hyperlink" Target="https://docs.docker.com/engine/reference/commandline/rm" TargetMode="External" /><Relationship Id="rId58" Type="http://schemas.openxmlformats.org/officeDocument/2006/relationships/image" Target="media/image23.png" /><Relationship Id="rId66" Type="http://schemas.openxmlformats.org/officeDocument/2006/relationships/image" Target="media/image28.png"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openxmlformats.org/officeDocument/2006/relationships/hyperlink" Target="https://docs.docker.com/engine/reference/builder/" TargetMode="External" /><Relationship Id="rId49" Type="http://schemas.openxmlformats.org/officeDocument/2006/relationships/hyperlink" Target="https://docs.docker.com/engine/reference/commandline/search" TargetMode="External" /><Relationship Id="rId57" Type="http://schemas.openxmlformats.org/officeDocument/2006/relationships/image" Target="media/image22.png" /><Relationship Id="rId61" Type="http://schemas.openxmlformats.org/officeDocument/2006/relationships/hyperlink" Target="http://labs.play-with-docker.com" TargetMode="External"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hyperlink" Target="https://docs.docker.com/engine/reference/builder/" TargetMode="External" /><Relationship Id="rId44" Type="http://schemas.openxmlformats.org/officeDocument/2006/relationships/image" Target="media/image17.png" /><Relationship Id="rId52" Type="http://schemas.openxmlformats.org/officeDocument/2006/relationships/hyperlink" Target="https://docs.docker.com/engine/reference/commandline/run" TargetMode="External" /><Relationship Id="rId60" Type="http://schemas.openxmlformats.org/officeDocument/2006/relationships/image" Target="media/image25.png" /><Relationship Id="rId65" Type="http://schemas.openxmlformats.org/officeDocument/2006/relationships/image" Target="media/image27.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hyperlink" Target="http://3way.com.br/category/novidades/" TargetMode="External" /><Relationship Id="rId30" Type="http://schemas.openxmlformats.org/officeDocument/2006/relationships/hyperlink" Target="https://docs.docker.com/engine/reference/builder/" TargetMode="External" /><Relationship Id="rId35" Type="http://schemas.openxmlformats.org/officeDocument/2006/relationships/hyperlink" Target="https://docs.docker.com/engine/reference/builder/" TargetMode="External" /><Relationship Id="rId43" Type="http://schemas.openxmlformats.org/officeDocument/2006/relationships/hyperlink" Target="https://docs.docker.com/engine/reference/commandline/push" TargetMode="External" /><Relationship Id="rId48" Type="http://schemas.openxmlformats.org/officeDocument/2006/relationships/hyperlink" Target="https://docs.docker.com/engine/reference/commandline/logout" TargetMode="External" /><Relationship Id="rId56" Type="http://schemas.openxmlformats.org/officeDocument/2006/relationships/image" Target="media/image21.png" /><Relationship Id="rId64" Type="http://schemas.openxmlformats.org/officeDocument/2006/relationships/hyperlink" Target="https://labs.play-with-docker.co" TargetMode="External" /><Relationship Id="rId69" Type="http://schemas.openxmlformats.org/officeDocument/2006/relationships/fontTable" Target="fontTable.xml" /><Relationship Id="rId8" Type="http://schemas.openxmlformats.org/officeDocument/2006/relationships/image" Target="media/image1.png" /><Relationship Id="rId51" Type="http://schemas.openxmlformats.org/officeDocument/2006/relationships/hyperlink" Target="https://docs.docker.com/engine/reference/commandline/rename/" TargetMode="External" /><Relationship Id="rId3" Type="http://schemas.openxmlformats.org/officeDocument/2006/relationships/styles" Target="styl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image" Target="media/image15.png" /><Relationship Id="rId33" Type="http://schemas.openxmlformats.org/officeDocument/2006/relationships/hyperlink" Target="https://docs.docker.com/engine/reference/builder/" TargetMode="External" /><Relationship Id="rId38" Type="http://schemas.openxmlformats.org/officeDocument/2006/relationships/hyperlink" Target="https://docs.docker.com/engine/reference/builder/" TargetMode="External" /><Relationship Id="rId46" Type="http://schemas.openxmlformats.org/officeDocument/2006/relationships/image" Target="media/image19.png" /><Relationship Id="rId59" Type="http://schemas.openxmlformats.org/officeDocument/2006/relationships/image" Target="media/image24.png" /><Relationship Id="rId67" Type="http://schemas.openxmlformats.org/officeDocument/2006/relationships/header" Target="header1.xml" /><Relationship Id="rId20" Type="http://schemas.openxmlformats.org/officeDocument/2006/relationships/image" Target="media/image13.png" /><Relationship Id="rId41" Type="http://schemas.openxmlformats.org/officeDocument/2006/relationships/hyperlink" Target="https://docs.docker.com/engine/userguide/labels-custom-metadata/" TargetMode="External" /><Relationship Id="rId54" Type="http://schemas.openxmlformats.org/officeDocument/2006/relationships/hyperlink" Target="https://docs.docker.com/engine/reference/commandline/update/" TargetMode="External" /><Relationship Id="rId62" Type="http://schemas.openxmlformats.org/officeDocument/2006/relationships/image" Target="media/image26.png" /><Relationship Id="rId70" Type="http://schemas.microsoft.com/office/2011/relationships/people" Target="people.xml" /></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 /><Relationship Id="rId2" Type="http://schemas.openxmlformats.org/officeDocument/2006/relationships/hyperlink" Target="http://training.play-with-docker.com/" TargetMode="External" /><Relationship Id="rId1" Type="http://schemas.openxmlformats.org/officeDocument/2006/relationships/hyperlink" Target="https://hub.docker.com/r/portainer/portainer/" TargetMode="External" /><Relationship Id="rId4" Type="http://schemas.openxmlformats.org/officeDocument/2006/relationships/hyperlink" Target="https://github.com/gomex/docker-para-desenvolvedores/blob/master/manuscript/organizacao.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3B551-6081-0C48-9570-D343DA90C9A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80</Pages>
  <Words>14071</Words>
  <Characters>75987</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2171</cp:revision>
  <cp:lastPrinted>2016-06-27T13:00:00Z</cp:lastPrinted>
  <dcterms:created xsi:type="dcterms:W3CDTF">2016-06-27T13:03:00Z</dcterms:created>
  <dcterms:modified xsi:type="dcterms:W3CDTF">2017-11-05T14:05:00Z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