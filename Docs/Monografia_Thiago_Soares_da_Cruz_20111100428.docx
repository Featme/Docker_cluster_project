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del w:id="2" w:author="Thiago Cruz" w:date="2017-11-01T20:38:00Z">
        <w:r w:rsidDel="00626343">
          <w:delText>“</w:delText>
        </w:r>
      </w:del>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ins w:id="3" w:author="Thiago Cruz" w:date="2017-11-01T20:38:00Z">
        <w:r>
          <w:t>“</w:t>
        </w:r>
      </w:ins>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r>
              <w:t>Storage no disco, local que pode ser utilizado para guardar dados de execução do container.</w:t>
            </w:r>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3AF27B17" w14:textId="77777777" w:rsidR="00727CEF"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2038" w:history="1">
            <w:r w:rsidR="00727CEF" w:rsidRPr="002706A3">
              <w:rPr>
                <w:rStyle w:val="Hyperlink"/>
                <w:noProof/>
              </w:rPr>
              <w:t>INTRODUÇÃO</w:t>
            </w:r>
            <w:r w:rsidR="00727CEF">
              <w:rPr>
                <w:noProof/>
                <w:webHidden/>
              </w:rPr>
              <w:tab/>
            </w:r>
            <w:r w:rsidR="00727CEF">
              <w:rPr>
                <w:noProof/>
                <w:webHidden/>
              </w:rPr>
              <w:fldChar w:fldCharType="begin"/>
            </w:r>
            <w:r w:rsidR="00727CEF">
              <w:rPr>
                <w:noProof/>
                <w:webHidden/>
              </w:rPr>
              <w:instrText xml:space="preserve"> PAGEREF _Toc497242038 \h </w:instrText>
            </w:r>
            <w:r w:rsidR="00727CEF">
              <w:rPr>
                <w:noProof/>
                <w:webHidden/>
              </w:rPr>
            </w:r>
            <w:r w:rsidR="00727CEF">
              <w:rPr>
                <w:noProof/>
                <w:webHidden/>
              </w:rPr>
              <w:fldChar w:fldCharType="separate"/>
            </w:r>
            <w:r w:rsidR="00727CEF">
              <w:rPr>
                <w:noProof/>
                <w:webHidden/>
              </w:rPr>
              <w:t>11</w:t>
            </w:r>
            <w:r w:rsidR="00727CEF">
              <w:rPr>
                <w:noProof/>
                <w:webHidden/>
              </w:rPr>
              <w:fldChar w:fldCharType="end"/>
            </w:r>
          </w:hyperlink>
        </w:p>
        <w:p w14:paraId="0368F19C" w14:textId="77777777" w:rsidR="00727CEF" w:rsidRDefault="00B434F1">
          <w:pPr>
            <w:pStyle w:val="Sumrio1"/>
            <w:tabs>
              <w:tab w:val="right" w:leader="dot" w:pos="9061"/>
            </w:tabs>
            <w:rPr>
              <w:rFonts w:eastAsiaTheme="minorEastAsia" w:cstheme="minorBidi"/>
              <w:b w:val="0"/>
              <w:bCs w:val="0"/>
              <w:noProof/>
            </w:rPr>
          </w:pPr>
          <w:hyperlink w:anchor="_Toc497242039" w:history="1">
            <w:r w:rsidR="00727CEF" w:rsidRPr="002706A3">
              <w:rPr>
                <w:rStyle w:val="Hyperlink"/>
                <w:noProof/>
              </w:rPr>
              <w:t>2 Computação em Nuvem</w:t>
            </w:r>
            <w:r w:rsidR="00727CEF">
              <w:rPr>
                <w:noProof/>
                <w:webHidden/>
              </w:rPr>
              <w:tab/>
            </w:r>
            <w:r w:rsidR="00727CEF">
              <w:rPr>
                <w:noProof/>
                <w:webHidden/>
              </w:rPr>
              <w:fldChar w:fldCharType="begin"/>
            </w:r>
            <w:r w:rsidR="00727CEF">
              <w:rPr>
                <w:noProof/>
                <w:webHidden/>
              </w:rPr>
              <w:instrText xml:space="preserve"> PAGEREF _Toc497242039 \h </w:instrText>
            </w:r>
            <w:r w:rsidR="00727CEF">
              <w:rPr>
                <w:noProof/>
                <w:webHidden/>
              </w:rPr>
            </w:r>
            <w:r w:rsidR="00727CEF">
              <w:rPr>
                <w:noProof/>
                <w:webHidden/>
              </w:rPr>
              <w:fldChar w:fldCharType="separate"/>
            </w:r>
            <w:r w:rsidR="00727CEF">
              <w:rPr>
                <w:noProof/>
                <w:webHidden/>
              </w:rPr>
              <w:t>13</w:t>
            </w:r>
            <w:r w:rsidR="00727CEF">
              <w:rPr>
                <w:noProof/>
                <w:webHidden/>
              </w:rPr>
              <w:fldChar w:fldCharType="end"/>
            </w:r>
          </w:hyperlink>
        </w:p>
        <w:p w14:paraId="6C098F63" w14:textId="77777777" w:rsidR="00727CEF" w:rsidRDefault="00B434F1">
          <w:pPr>
            <w:pStyle w:val="Sumrio1"/>
            <w:tabs>
              <w:tab w:val="right" w:leader="dot" w:pos="9061"/>
            </w:tabs>
            <w:rPr>
              <w:rFonts w:eastAsiaTheme="minorEastAsia" w:cstheme="minorBidi"/>
              <w:b w:val="0"/>
              <w:bCs w:val="0"/>
              <w:noProof/>
            </w:rPr>
          </w:pPr>
          <w:hyperlink w:anchor="_Toc497242040" w:history="1">
            <w:r w:rsidR="00727CEF" w:rsidRPr="002706A3">
              <w:rPr>
                <w:rStyle w:val="Hyperlink"/>
                <w:noProof/>
              </w:rPr>
              <w:t>2.1 História</w:t>
            </w:r>
            <w:r w:rsidR="00727CEF">
              <w:rPr>
                <w:noProof/>
                <w:webHidden/>
              </w:rPr>
              <w:tab/>
            </w:r>
            <w:r w:rsidR="00727CEF">
              <w:rPr>
                <w:noProof/>
                <w:webHidden/>
              </w:rPr>
              <w:fldChar w:fldCharType="begin"/>
            </w:r>
            <w:r w:rsidR="00727CEF">
              <w:rPr>
                <w:noProof/>
                <w:webHidden/>
              </w:rPr>
              <w:instrText xml:space="preserve"> PAGEREF _Toc497242040 \h </w:instrText>
            </w:r>
            <w:r w:rsidR="00727CEF">
              <w:rPr>
                <w:noProof/>
                <w:webHidden/>
              </w:rPr>
            </w:r>
            <w:r w:rsidR="00727CEF">
              <w:rPr>
                <w:noProof/>
                <w:webHidden/>
              </w:rPr>
              <w:fldChar w:fldCharType="separate"/>
            </w:r>
            <w:r w:rsidR="00727CEF">
              <w:rPr>
                <w:noProof/>
                <w:webHidden/>
              </w:rPr>
              <w:t>14</w:t>
            </w:r>
            <w:r w:rsidR="00727CEF">
              <w:rPr>
                <w:noProof/>
                <w:webHidden/>
              </w:rPr>
              <w:fldChar w:fldCharType="end"/>
            </w:r>
          </w:hyperlink>
        </w:p>
        <w:p w14:paraId="45CEBF20" w14:textId="77777777" w:rsidR="00727CEF" w:rsidRDefault="00B434F1">
          <w:pPr>
            <w:pStyle w:val="Sumrio1"/>
            <w:tabs>
              <w:tab w:val="right" w:leader="dot" w:pos="9061"/>
            </w:tabs>
            <w:rPr>
              <w:rFonts w:eastAsiaTheme="minorEastAsia" w:cstheme="minorBidi"/>
              <w:b w:val="0"/>
              <w:bCs w:val="0"/>
              <w:noProof/>
            </w:rPr>
          </w:pPr>
          <w:hyperlink w:anchor="_Toc497242041" w:history="1">
            <w:r w:rsidR="00727CEF" w:rsidRPr="002706A3">
              <w:rPr>
                <w:rStyle w:val="Hyperlink"/>
                <w:noProof/>
              </w:rPr>
              <w:t>2.2 Modelos de implantação</w:t>
            </w:r>
            <w:r w:rsidR="00727CEF">
              <w:rPr>
                <w:noProof/>
                <w:webHidden/>
              </w:rPr>
              <w:tab/>
            </w:r>
            <w:r w:rsidR="00727CEF">
              <w:rPr>
                <w:noProof/>
                <w:webHidden/>
              </w:rPr>
              <w:fldChar w:fldCharType="begin"/>
            </w:r>
            <w:r w:rsidR="00727CEF">
              <w:rPr>
                <w:noProof/>
                <w:webHidden/>
              </w:rPr>
              <w:instrText xml:space="preserve"> PAGEREF _Toc497242041 \h </w:instrText>
            </w:r>
            <w:r w:rsidR="00727CEF">
              <w:rPr>
                <w:noProof/>
                <w:webHidden/>
              </w:rPr>
            </w:r>
            <w:r w:rsidR="00727CEF">
              <w:rPr>
                <w:noProof/>
                <w:webHidden/>
              </w:rPr>
              <w:fldChar w:fldCharType="separate"/>
            </w:r>
            <w:r w:rsidR="00727CEF">
              <w:rPr>
                <w:noProof/>
                <w:webHidden/>
              </w:rPr>
              <w:t>16</w:t>
            </w:r>
            <w:r w:rsidR="00727CEF">
              <w:rPr>
                <w:noProof/>
                <w:webHidden/>
              </w:rPr>
              <w:fldChar w:fldCharType="end"/>
            </w:r>
          </w:hyperlink>
        </w:p>
        <w:p w14:paraId="278719B3" w14:textId="77777777" w:rsidR="00727CEF" w:rsidRDefault="00B434F1">
          <w:pPr>
            <w:pStyle w:val="Sumrio2"/>
            <w:tabs>
              <w:tab w:val="right" w:leader="dot" w:pos="9061"/>
            </w:tabs>
            <w:rPr>
              <w:rFonts w:eastAsiaTheme="minorEastAsia" w:cstheme="minorBidi"/>
              <w:b w:val="0"/>
              <w:bCs w:val="0"/>
              <w:noProof/>
              <w:sz w:val="24"/>
              <w:szCs w:val="24"/>
            </w:rPr>
          </w:pPr>
          <w:hyperlink w:anchor="_Toc497242042" w:history="1">
            <w:r w:rsidR="00727CEF" w:rsidRPr="002706A3">
              <w:rPr>
                <w:rStyle w:val="Hyperlink"/>
                <w:noProof/>
              </w:rPr>
              <w:t>2.2.1 Nuvem Pública</w:t>
            </w:r>
            <w:r w:rsidR="00727CEF">
              <w:rPr>
                <w:noProof/>
                <w:webHidden/>
              </w:rPr>
              <w:tab/>
            </w:r>
            <w:r w:rsidR="00727CEF">
              <w:rPr>
                <w:noProof/>
                <w:webHidden/>
              </w:rPr>
              <w:fldChar w:fldCharType="begin"/>
            </w:r>
            <w:r w:rsidR="00727CEF">
              <w:rPr>
                <w:noProof/>
                <w:webHidden/>
              </w:rPr>
              <w:instrText xml:space="preserve"> PAGEREF _Toc497242042 \h </w:instrText>
            </w:r>
            <w:r w:rsidR="00727CEF">
              <w:rPr>
                <w:noProof/>
                <w:webHidden/>
              </w:rPr>
            </w:r>
            <w:r w:rsidR="00727CEF">
              <w:rPr>
                <w:noProof/>
                <w:webHidden/>
              </w:rPr>
              <w:fldChar w:fldCharType="separate"/>
            </w:r>
            <w:r w:rsidR="00727CEF">
              <w:rPr>
                <w:noProof/>
                <w:webHidden/>
              </w:rPr>
              <w:t>17</w:t>
            </w:r>
            <w:r w:rsidR="00727CEF">
              <w:rPr>
                <w:noProof/>
                <w:webHidden/>
              </w:rPr>
              <w:fldChar w:fldCharType="end"/>
            </w:r>
          </w:hyperlink>
        </w:p>
        <w:p w14:paraId="04F1B129" w14:textId="77777777" w:rsidR="00727CEF" w:rsidRDefault="00B434F1">
          <w:pPr>
            <w:pStyle w:val="Sumrio2"/>
            <w:tabs>
              <w:tab w:val="right" w:leader="dot" w:pos="9061"/>
            </w:tabs>
            <w:rPr>
              <w:rFonts w:eastAsiaTheme="minorEastAsia" w:cstheme="minorBidi"/>
              <w:b w:val="0"/>
              <w:bCs w:val="0"/>
              <w:noProof/>
              <w:sz w:val="24"/>
              <w:szCs w:val="24"/>
            </w:rPr>
          </w:pPr>
          <w:hyperlink w:anchor="_Toc497242043" w:history="1">
            <w:r w:rsidR="00727CEF" w:rsidRPr="002706A3">
              <w:rPr>
                <w:rStyle w:val="Hyperlink"/>
                <w:noProof/>
              </w:rPr>
              <w:t>2.2.2 Nuvem Privada</w:t>
            </w:r>
            <w:r w:rsidR="00727CEF">
              <w:rPr>
                <w:noProof/>
                <w:webHidden/>
              </w:rPr>
              <w:tab/>
            </w:r>
            <w:r w:rsidR="00727CEF">
              <w:rPr>
                <w:noProof/>
                <w:webHidden/>
              </w:rPr>
              <w:fldChar w:fldCharType="begin"/>
            </w:r>
            <w:r w:rsidR="00727CEF">
              <w:rPr>
                <w:noProof/>
                <w:webHidden/>
              </w:rPr>
              <w:instrText xml:space="preserve"> PAGEREF _Toc497242043 \h </w:instrText>
            </w:r>
            <w:r w:rsidR="00727CEF">
              <w:rPr>
                <w:noProof/>
                <w:webHidden/>
              </w:rPr>
            </w:r>
            <w:r w:rsidR="00727CEF">
              <w:rPr>
                <w:noProof/>
                <w:webHidden/>
              </w:rPr>
              <w:fldChar w:fldCharType="separate"/>
            </w:r>
            <w:r w:rsidR="00727CEF">
              <w:rPr>
                <w:noProof/>
                <w:webHidden/>
              </w:rPr>
              <w:t>18</w:t>
            </w:r>
            <w:r w:rsidR="00727CEF">
              <w:rPr>
                <w:noProof/>
                <w:webHidden/>
              </w:rPr>
              <w:fldChar w:fldCharType="end"/>
            </w:r>
          </w:hyperlink>
        </w:p>
        <w:p w14:paraId="47263029" w14:textId="77777777" w:rsidR="00727CEF" w:rsidRDefault="00B434F1">
          <w:pPr>
            <w:pStyle w:val="Sumrio2"/>
            <w:tabs>
              <w:tab w:val="right" w:leader="dot" w:pos="9061"/>
            </w:tabs>
            <w:rPr>
              <w:rFonts w:eastAsiaTheme="minorEastAsia" w:cstheme="minorBidi"/>
              <w:b w:val="0"/>
              <w:bCs w:val="0"/>
              <w:noProof/>
              <w:sz w:val="24"/>
              <w:szCs w:val="24"/>
            </w:rPr>
          </w:pPr>
          <w:hyperlink w:anchor="_Toc497242044" w:history="1">
            <w:r w:rsidR="00727CEF" w:rsidRPr="002706A3">
              <w:rPr>
                <w:rStyle w:val="Hyperlink"/>
                <w:noProof/>
              </w:rPr>
              <w:t>2.2.3 Nuvem Comunitária</w:t>
            </w:r>
            <w:r w:rsidR="00727CEF">
              <w:rPr>
                <w:noProof/>
                <w:webHidden/>
              </w:rPr>
              <w:tab/>
            </w:r>
            <w:r w:rsidR="00727CEF">
              <w:rPr>
                <w:noProof/>
                <w:webHidden/>
              </w:rPr>
              <w:fldChar w:fldCharType="begin"/>
            </w:r>
            <w:r w:rsidR="00727CEF">
              <w:rPr>
                <w:noProof/>
                <w:webHidden/>
              </w:rPr>
              <w:instrText xml:space="preserve"> PAGEREF _Toc497242044 \h </w:instrText>
            </w:r>
            <w:r w:rsidR="00727CEF">
              <w:rPr>
                <w:noProof/>
                <w:webHidden/>
              </w:rPr>
            </w:r>
            <w:r w:rsidR="00727CEF">
              <w:rPr>
                <w:noProof/>
                <w:webHidden/>
              </w:rPr>
              <w:fldChar w:fldCharType="separate"/>
            </w:r>
            <w:r w:rsidR="00727CEF">
              <w:rPr>
                <w:noProof/>
                <w:webHidden/>
              </w:rPr>
              <w:t>19</w:t>
            </w:r>
            <w:r w:rsidR="00727CEF">
              <w:rPr>
                <w:noProof/>
                <w:webHidden/>
              </w:rPr>
              <w:fldChar w:fldCharType="end"/>
            </w:r>
          </w:hyperlink>
        </w:p>
        <w:p w14:paraId="1F126C90" w14:textId="77777777" w:rsidR="00727CEF" w:rsidRDefault="00B434F1">
          <w:pPr>
            <w:pStyle w:val="Sumrio2"/>
            <w:tabs>
              <w:tab w:val="right" w:leader="dot" w:pos="9061"/>
            </w:tabs>
            <w:rPr>
              <w:rFonts w:eastAsiaTheme="minorEastAsia" w:cstheme="minorBidi"/>
              <w:b w:val="0"/>
              <w:bCs w:val="0"/>
              <w:noProof/>
              <w:sz w:val="24"/>
              <w:szCs w:val="24"/>
            </w:rPr>
          </w:pPr>
          <w:hyperlink w:anchor="_Toc497242045" w:history="1">
            <w:r w:rsidR="00727CEF" w:rsidRPr="002706A3">
              <w:rPr>
                <w:rStyle w:val="Hyperlink"/>
                <w:noProof/>
              </w:rPr>
              <w:t>2.2.3 Nuvem Híbrida</w:t>
            </w:r>
            <w:r w:rsidR="00727CEF">
              <w:rPr>
                <w:noProof/>
                <w:webHidden/>
              </w:rPr>
              <w:tab/>
            </w:r>
            <w:r w:rsidR="00727CEF">
              <w:rPr>
                <w:noProof/>
                <w:webHidden/>
              </w:rPr>
              <w:fldChar w:fldCharType="begin"/>
            </w:r>
            <w:r w:rsidR="00727CEF">
              <w:rPr>
                <w:noProof/>
                <w:webHidden/>
              </w:rPr>
              <w:instrText xml:space="preserve"> PAGEREF _Toc497242045 \h </w:instrText>
            </w:r>
            <w:r w:rsidR="00727CEF">
              <w:rPr>
                <w:noProof/>
                <w:webHidden/>
              </w:rPr>
            </w:r>
            <w:r w:rsidR="00727CEF">
              <w:rPr>
                <w:noProof/>
                <w:webHidden/>
              </w:rPr>
              <w:fldChar w:fldCharType="separate"/>
            </w:r>
            <w:r w:rsidR="00727CEF">
              <w:rPr>
                <w:noProof/>
                <w:webHidden/>
              </w:rPr>
              <w:t>20</w:t>
            </w:r>
            <w:r w:rsidR="00727CEF">
              <w:rPr>
                <w:noProof/>
                <w:webHidden/>
              </w:rPr>
              <w:fldChar w:fldCharType="end"/>
            </w:r>
          </w:hyperlink>
        </w:p>
        <w:p w14:paraId="20DB97B9" w14:textId="77777777" w:rsidR="00727CEF" w:rsidRDefault="00B434F1">
          <w:pPr>
            <w:pStyle w:val="Sumrio1"/>
            <w:tabs>
              <w:tab w:val="right" w:leader="dot" w:pos="9061"/>
            </w:tabs>
            <w:rPr>
              <w:rFonts w:eastAsiaTheme="minorEastAsia" w:cstheme="minorBidi"/>
              <w:b w:val="0"/>
              <w:bCs w:val="0"/>
              <w:noProof/>
            </w:rPr>
          </w:pPr>
          <w:hyperlink w:anchor="_Toc497242046" w:history="1">
            <w:r w:rsidR="00727CEF" w:rsidRPr="002706A3">
              <w:rPr>
                <w:rStyle w:val="Hyperlink"/>
                <w:noProof/>
              </w:rPr>
              <w:t>2.3 Princípios da computação em nuvem</w:t>
            </w:r>
            <w:r w:rsidR="00727CEF">
              <w:rPr>
                <w:noProof/>
                <w:webHidden/>
              </w:rPr>
              <w:tab/>
            </w:r>
            <w:r w:rsidR="00727CEF">
              <w:rPr>
                <w:noProof/>
                <w:webHidden/>
              </w:rPr>
              <w:fldChar w:fldCharType="begin"/>
            </w:r>
            <w:r w:rsidR="00727CEF">
              <w:rPr>
                <w:noProof/>
                <w:webHidden/>
              </w:rPr>
              <w:instrText xml:space="preserve"> PAGEREF _Toc497242046 \h </w:instrText>
            </w:r>
            <w:r w:rsidR="00727CEF">
              <w:rPr>
                <w:noProof/>
                <w:webHidden/>
              </w:rPr>
            </w:r>
            <w:r w:rsidR="00727CEF">
              <w:rPr>
                <w:noProof/>
                <w:webHidden/>
              </w:rPr>
              <w:fldChar w:fldCharType="separate"/>
            </w:r>
            <w:r w:rsidR="00727CEF">
              <w:rPr>
                <w:noProof/>
                <w:webHidden/>
              </w:rPr>
              <w:t>21</w:t>
            </w:r>
            <w:r w:rsidR="00727CEF">
              <w:rPr>
                <w:noProof/>
                <w:webHidden/>
              </w:rPr>
              <w:fldChar w:fldCharType="end"/>
            </w:r>
          </w:hyperlink>
        </w:p>
        <w:p w14:paraId="23584BA8" w14:textId="77777777" w:rsidR="00727CEF" w:rsidRDefault="00B434F1">
          <w:pPr>
            <w:pStyle w:val="Sumrio1"/>
            <w:tabs>
              <w:tab w:val="right" w:leader="dot" w:pos="9061"/>
            </w:tabs>
            <w:rPr>
              <w:rFonts w:eastAsiaTheme="minorEastAsia" w:cstheme="minorBidi"/>
              <w:b w:val="0"/>
              <w:bCs w:val="0"/>
              <w:noProof/>
            </w:rPr>
          </w:pPr>
          <w:hyperlink w:anchor="_Toc497242047" w:history="1">
            <w:r w:rsidR="00727CEF" w:rsidRPr="002706A3">
              <w:rPr>
                <w:rStyle w:val="Hyperlink"/>
                <w:noProof/>
              </w:rPr>
              <w:t>2.4 Modelos de Serviços</w:t>
            </w:r>
            <w:r w:rsidR="00727CEF">
              <w:rPr>
                <w:noProof/>
                <w:webHidden/>
              </w:rPr>
              <w:tab/>
            </w:r>
            <w:r w:rsidR="00727CEF">
              <w:rPr>
                <w:noProof/>
                <w:webHidden/>
              </w:rPr>
              <w:fldChar w:fldCharType="begin"/>
            </w:r>
            <w:r w:rsidR="00727CEF">
              <w:rPr>
                <w:noProof/>
                <w:webHidden/>
              </w:rPr>
              <w:instrText xml:space="preserve"> PAGEREF _Toc497242047 \h </w:instrText>
            </w:r>
            <w:r w:rsidR="00727CEF">
              <w:rPr>
                <w:noProof/>
                <w:webHidden/>
              </w:rPr>
            </w:r>
            <w:r w:rsidR="00727CEF">
              <w:rPr>
                <w:noProof/>
                <w:webHidden/>
              </w:rPr>
              <w:fldChar w:fldCharType="separate"/>
            </w:r>
            <w:r w:rsidR="00727CEF">
              <w:rPr>
                <w:noProof/>
                <w:webHidden/>
              </w:rPr>
              <w:t>23</w:t>
            </w:r>
            <w:r w:rsidR="00727CEF">
              <w:rPr>
                <w:noProof/>
                <w:webHidden/>
              </w:rPr>
              <w:fldChar w:fldCharType="end"/>
            </w:r>
          </w:hyperlink>
        </w:p>
        <w:p w14:paraId="0D5B2F65" w14:textId="77777777" w:rsidR="00727CEF" w:rsidRDefault="00B434F1">
          <w:pPr>
            <w:pStyle w:val="Sumrio1"/>
            <w:tabs>
              <w:tab w:val="right" w:leader="dot" w:pos="9061"/>
            </w:tabs>
            <w:rPr>
              <w:rFonts w:eastAsiaTheme="minorEastAsia" w:cstheme="minorBidi"/>
              <w:b w:val="0"/>
              <w:bCs w:val="0"/>
              <w:noProof/>
            </w:rPr>
          </w:pPr>
          <w:hyperlink w:anchor="_Toc497242048" w:history="1">
            <w:r w:rsidR="00727CEF" w:rsidRPr="002706A3">
              <w:rPr>
                <w:rStyle w:val="Hyperlink"/>
                <w:noProof/>
              </w:rPr>
              <w:t>3 Container vs Virtualização</w:t>
            </w:r>
            <w:r w:rsidR="00727CEF">
              <w:rPr>
                <w:noProof/>
                <w:webHidden/>
              </w:rPr>
              <w:tab/>
            </w:r>
            <w:r w:rsidR="00727CEF">
              <w:rPr>
                <w:noProof/>
                <w:webHidden/>
              </w:rPr>
              <w:fldChar w:fldCharType="begin"/>
            </w:r>
            <w:r w:rsidR="00727CEF">
              <w:rPr>
                <w:noProof/>
                <w:webHidden/>
              </w:rPr>
              <w:instrText xml:space="preserve"> PAGEREF _Toc497242048 \h </w:instrText>
            </w:r>
            <w:r w:rsidR="00727CEF">
              <w:rPr>
                <w:noProof/>
                <w:webHidden/>
              </w:rPr>
            </w:r>
            <w:r w:rsidR="00727CEF">
              <w:rPr>
                <w:noProof/>
                <w:webHidden/>
              </w:rPr>
              <w:fldChar w:fldCharType="separate"/>
            </w:r>
            <w:r w:rsidR="00727CEF">
              <w:rPr>
                <w:noProof/>
                <w:webHidden/>
              </w:rPr>
              <w:t>24</w:t>
            </w:r>
            <w:r w:rsidR="00727CEF">
              <w:rPr>
                <w:noProof/>
                <w:webHidden/>
              </w:rPr>
              <w:fldChar w:fldCharType="end"/>
            </w:r>
          </w:hyperlink>
        </w:p>
        <w:p w14:paraId="7E35F47A" w14:textId="77777777" w:rsidR="00727CEF" w:rsidRDefault="00B434F1">
          <w:pPr>
            <w:pStyle w:val="Sumrio1"/>
            <w:tabs>
              <w:tab w:val="right" w:leader="dot" w:pos="9061"/>
            </w:tabs>
            <w:rPr>
              <w:rFonts w:eastAsiaTheme="minorEastAsia" w:cstheme="minorBidi"/>
              <w:b w:val="0"/>
              <w:bCs w:val="0"/>
              <w:noProof/>
            </w:rPr>
          </w:pPr>
          <w:hyperlink w:anchor="_Toc497242049" w:history="1">
            <w:r w:rsidR="00727CEF" w:rsidRPr="002706A3">
              <w:rPr>
                <w:rStyle w:val="Hyperlink"/>
                <w:noProof/>
              </w:rPr>
              <w:t>3.1 LXC Containers</w:t>
            </w:r>
            <w:r w:rsidR="00727CEF">
              <w:rPr>
                <w:noProof/>
                <w:webHidden/>
              </w:rPr>
              <w:tab/>
            </w:r>
            <w:r w:rsidR="00727CEF">
              <w:rPr>
                <w:noProof/>
                <w:webHidden/>
              </w:rPr>
              <w:fldChar w:fldCharType="begin"/>
            </w:r>
            <w:r w:rsidR="00727CEF">
              <w:rPr>
                <w:noProof/>
                <w:webHidden/>
              </w:rPr>
              <w:instrText xml:space="preserve"> PAGEREF _Toc497242049 \h </w:instrText>
            </w:r>
            <w:r w:rsidR="00727CEF">
              <w:rPr>
                <w:noProof/>
                <w:webHidden/>
              </w:rPr>
            </w:r>
            <w:r w:rsidR="00727CEF">
              <w:rPr>
                <w:noProof/>
                <w:webHidden/>
              </w:rPr>
              <w:fldChar w:fldCharType="separate"/>
            </w:r>
            <w:r w:rsidR="00727CEF">
              <w:rPr>
                <w:noProof/>
                <w:webHidden/>
              </w:rPr>
              <w:t>27</w:t>
            </w:r>
            <w:r w:rsidR="00727CEF">
              <w:rPr>
                <w:noProof/>
                <w:webHidden/>
              </w:rPr>
              <w:fldChar w:fldCharType="end"/>
            </w:r>
          </w:hyperlink>
        </w:p>
        <w:p w14:paraId="76F0F4C3" w14:textId="77777777" w:rsidR="00727CEF" w:rsidRDefault="00B434F1">
          <w:pPr>
            <w:pStyle w:val="Sumrio1"/>
            <w:tabs>
              <w:tab w:val="right" w:leader="dot" w:pos="9061"/>
            </w:tabs>
            <w:rPr>
              <w:rFonts w:eastAsiaTheme="minorEastAsia" w:cstheme="minorBidi"/>
              <w:b w:val="0"/>
              <w:bCs w:val="0"/>
              <w:noProof/>
            </w:rPr>
          </w:pPr>
          <w:hyperlink w:anchor="_Toc497242050" w:history="1">
            <w:r w:rsidR="00727CEF" w:rsidRPr="002706A3">
              <w:rPr>
                <w:rStyle w:val="Hyperlink"/>
                <w:noProof/>
              </w:rPr>
              <w:t>4. Docker</w:t>
            </w:r>
            <w:r w:rsidR="00727CEF">
              <w:rPr>
                <w:noProof/>
                <w:webHidden/>
              </w:rPr>
              <w:tab/>
            </w:r>
            <w:r w:rsidR="00727CEF">
              <w:rPr>
                <w:noProof/>
                <w:webHidden/>
              </w:rPr>
              <w:fldChar w:fldCharType="begin"/>
            </w:r>
            <w:r w:rsidR="00727CEF">
              <w:rPr>
                <w:noProof/>
                <w:webHidden/>
              </w:rPr>
              <w:instrText xml:space="preserve"> PAGEREF _Toc497242050 \h </w:instrText>
            </w:r>
            <w:r w:rsidR="00727CEF">
              <w:rPr>
                <w:noProof/>
                <w:webHidden/>
              </w:rPr>
            </w:r>
            <w:r w:rsidR="00727CEF">
              <w:rPr>
                <w:noProof/>
                <w:webHidden/>
              </w:rPr>
              <w:fldChar w:fldCharType="separate"/>
            </w:r>
            <w:r w:rsidR="00727CEF">
              <w:rPr>
                <w:noProof/>
                <w:webHidden/>
              </w:rPr>
              <w:t>30</w:t>
            </w:r>
            <w:r w:rsidR="00727CEF">
              <w:rPr>
                <w:noProof/>
                <w:webHidden/>
              </w:rPr>
              <w:fldChar w:fldCharType="end"/>
            </w:r>
          </w:hyperlink>
        </w:p>
        <w:p w14:paraId="14EAD434" w14:textId="77777777" w:rsidR="00727CEF" w:rsidRDefault="00B434F1">
          <w:pPr>
            <w:pStyle w:val="Sumrio1"/>
            <w:tabs>
              <w:tab w:val="right" w:leader="dot" w:pos="9061"/>
            </w:tabs>
            <w:rPr>
              <w:rFonts w:eastAsiaTheme="minorEastAsia" w:cstheme="minorBidi"/>
              <w:b w:val="0"/>
              <w:bCs w:val="0"/>
              <w:noProof/>
            </w:rPr>
          </w:pPr>
          <w:hyperlink w:anchor="_Toc497242051" w:history="1">
            <w:r w:rsidR="00727CEF" w:rsidRPr="002706A3">
              <w:rPr>
                <w:rStyle w:val="Hyperlink"/>
                <w:noProof/>
              </w:rPr>
              <w:t>4.1 Instalação do Docker</w:t>
            </w:r>
            <w:r w:rsidR="00727CEF">
              <w:rPr>
                <w:noProof/>
                <w:webHidden/>
              </w:rPr>
              <w:tab/>
            </w:r>
            <w:r w:rsidR="00727CEF">
              <w:rPr>
                <w:noProof/>
                <w:webHidden/>
              </w:rPr>
              <w:fldChar w:fldCharType="begin"/>
            </w:r>
            <w:r w:rsidR="00727CEF">
              <w:rPr>
                <w:noProof/>
                <w:webHidden/>
              </w:rPr>
              <w:instrText xml:space="preserve"> PAGEREF _Toc497242051 \h </w:instrText>
            </w:r>
            <w:r w:rsidR="00727CEF">
              <w:rPr>
                <w:noProof/>
                <w:webHidden/>
              </w:rPr>
            </w:r>
            <w:r w:rsidR="00727CEF">
              <w:rPr>
                <w:noProof/>
                <w:webHidden/>
              </w:rPr>
              <w:fldChar w:fldCharType="separate"/>
            </w:r>
            <w:r w:rsidR="00727CEF">
              <w:rPr>
                <w:noProof/>
                <w:webHidden/>
              </w:rPr>
              <w:t>32</w:t>
            </w:r>
            <w:r w:rsidR="00727CEF">
              <w:rPr>
                <w:noProof/>
                <w:webHidden/>
              </w:rPr>
              <w:fldChar w:fldCharType="end"/>
            </w:r>
          </w:hyperlink>
        </w:p>
        <w:p w14:paraId="0FDB9002" w14:textId="77777777" w:rsidR="00727CEF" w:rsidRDefault="00B434F1">
          <w:pPr>
            <w:pStyle w:val="Sumrio1"/>
            <w:tabs>
              <w:tab w:val="right" w:leader="dot" w:pos="9061"/>
            </w:tabs>
            <w:rPr>
              <w:rFonts w:eastAsiaTheme="minorEastAsia" w:cstheme="minorBidi"/>
              <w:b w:val="0"/>
              <w:bCs w:val="0"/>
              <w:noProof/>
            </w:rPr>
          </w:pPr>
          <w:hyperlink w:anchor="_Toc497242052" w:history="1">
            <w:r w:rsidR="00727CEF" w:rsidRPr="002706A3">
              <w:rPr>
                <w:rStyle w:val="Hyperlink"/>
                <w:noProof/>
              </w:rPr>
              <w:t>4.2 Arquivos de Configuração</w:t>
            </w:r>
            <w:r w:rsidR="00727CEF">
              <w:rPr>
                <w:noProof/>
                <w:webHidden/>
              </w:rPr>
              <w:tab/>
            </w:r>
            <w:r w:rsidR="00727CEF">
              <w:rPr>
                <w:noProof/>
                <w:webHidden/>
              </w:rPr>
              <w:fldChar w:fldCharType="begin"/>
            </w:r>
            <w:r w:rsidR="00727CEF">
              <w:rPr>
                <w:noProof/>
                <w:webHidden/>
              </w:rPr>
              <w:instrText xml:space="preserve"> PAGEREF _Toc497242052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75304A48" w14:textId="77777777" w:rsidR="00727CEF" w:rsidRDefault="00B434F1">
          <w:pPr>
            <w:pStyle w:val="Sumrio2"/>
            <w:tabs>
              <w:tab w:val="right" w:leader="dot" w:pos="9061"/>
            </w:tabs>
            <w:rPr>
              <w:rFonts w:eastAsiaTheme="minorEastAsia" w:cstheme="minorBidi"/>
              <w:b w:val="0"/>
              <w:bCs w:val="0"/>
              <w:noProof/>
              <w:sz w:val="24"/>
              <w:szCs w:val="24"/>
            </w:rPr>
          </w:pPr>
          <w:hyperlink w:anchor="_Toc497242053" w:history="1">
            <w:r w:rsidR="00727CEF" w:rsidRPr="002706A3">
              <w:rPr>
                <w:rStyle w:val="Hyperlink"/>
                <w:noProof/>
              </w:rPr>
              <w:t>4.2.1 Docker-Compose</w:t>
            </w:r>
            <w:r w:rsidR="00727CEF">
              <w:rPr>
                <w:noProof/>
                <w:webHidden/>
              </w:rPr>
              <w:tab/>
            </w:r>
            <w:r w:rsidR="00727CEF">
              <w:rPr>
                <w:noProof/>
                <w:webHidden/>
              </w:rPr>
              <w:fldChar w:fldCharType="begin"/>
            </w:r>
            <w:r w:rsidR="00727CEF">
              <w:rPr>
                <w:noProof/>
                <w:webHidden/>
              </w:rPr>
              <w:instrText xml:space="preserve"> PAGEREF _Toc497242053 \h </w:instrText>
            </w:r>
            <w:r w:rsidR="00727CEF">
              <w:rPr>
                <w:noProof/>
                <w:webHidden/>
              </w:rPr>
            </w:r>
            <w:r w:rsidR="00727CEF">
              <w:rPr>
                <w:noProof/>
                <w:webHidden/>
              </w:rPr>
              <w:fldChar w:fldCharType="separate"/>
            </w:r>
            <w:r w:rsidR="00727CEF">
              <w:rPr>
                <w:noProof/>
                <w:webHidden/>
              </w:rPr>
              <w:t>33</w:t>
            </w:r>
            <w:r w:rsidR="00727CEF">
              <w:rPr>
                <w:noProof/>
                <w:webHidden/>
              </w:rPr>
              <w:fldChar w:fldCharType="end"/>
            </w:r>
          </w:hyperlink>
        </w:p>
        <w:p w14:paraId="589E96C7" w14:textId="77777777" w:rsidR="00727CEF" w:rsidRDefault="00B434F1">
          <w:pPr>
            <w:pStyle w:val="Sumrio2"/>
            <w:tabs>
              <w:tab w:val="right" w:leader="dot" w:pos="9061"/>
            </w:tabs>
            <w:rPr>
              <w:rFonts w:eastAsiaTheme="minorEastAsia" w:cstheme="minorBidi"/>
              <w:b w:val="0"/>
              <w:bCs w:val="0"/>
              <w:noProof/>
              <w:sz w:val="24"/>
              <w:szCs w:val="24"/>
            </w:rPr>
          </w:pPr>
          <w:hyperlink w:anchor="_Toc497242054" w:history="1">
            <w:r w:rsidR="00727CEF" w:rsidRPr="002706A3">
              <w:rPr>
                <w:rStyle w:val="Hyperlink"/>
                <w:noProof/>
              </w:rPr>
              <w:t>4.2.2 Docker File</w:t>
            </w:r>
            <w:r w:rsidR="00727CEF">
              <w:rPr>
                <w:noProof/>
                <w:webHidden/>
              </w:rPr>
              <w:tab/>
            </w:r>
            <w:r w:rsidR="00727CEF">
              <w:rPr>
                <w:noProof/>
                <w:webHidden/>
              </w:rPr>
              <w:fldChar w:fldCharType="begin"/>
            </w:r>
            <w:r w:rsidR="00727CEF">
              <w:rPr>
                <w:noProof/>
                <w:webHidden/>
              </w:rPr>
              <w:instrText xml:space="preserve"> PAGEREF _Toc497242054 \h </w:instrText>
            </w:r>
            <w:r w:rsidR="00727CEF">
              <w:rPr>
                <w:noProof/>
                <w:webHidden/>
              </w:rPr>
            </w:r>
            <w:r w:rsidR="00727CEF">
              <w:rPr>
                <w:noProof/>
                <w:webHidden/>
              </w:rPr>
              <w:fldChar w:fldCharType="separate"/>
            </w:r>
            <w:r w:rsidR="00727CEF">
              <w:rPr>
                <w:noProof/>
                <w:webHidden/>
              </w:rPr>
              <w:t>34</w:t>
            </w:r>
            <w:r w:rsidR="00727CEF">
              <w:rPr>
                <w:noProof/>
                <w:webHidden/>
              </w:rPr>
              <w:fldChar w:fldCharType="end"/>
            </w:r>
          </w:hyperlink>
        </w:p>
        <w:p w14:paraId="570B3C6A" w14:textId="77777777" w:rsidR="00727CEF" w:rsidRDefault="00B434F1">
          <w:pPr>
            <w:pStyle w:val="Sumrio2"/>
            <w:tabs>
              <w:tab w:val="right" w:leader="dot" w:pos="9061"/>
            </w:tabs>
            <w:rPr>
              <w:rFonts w:eastAsiaTheme="minorEastAsia" w:cstheme="minorBidi"/>
              <w:b w:val="0"/>
              <w:bCs w:val="0"/>
              <w:noProof/>
              <w:sz w:val="24"/>
              <w:szCs w:val="24"/>
            </w:rPr>
          </w:pPr>
          <w:hyperlink w:anchor="_Toc497242055" w:history="1">
            <w:r w:rsidR="00727CEF" w:rsidRPr="002706A3">
              <w:rPr>
                <w:rStyle w:val="Hyperlink"/>
                <w:noProof/>
              </w:rPr>
              <w:t>4.2.3 Docker Swarm</w:t>
            </w:r>
            <w:r w:rsidR="00727CEF">
              <w:rPr>
                <w:noProof/>
                <w:webHidden/>
              </w:rPr>
              <w:tab/>
            </w:r>
            <w:r w:rsidR="00727CEF">
              <w:rPr>
                <w:noProof/>
                <w:webHidden/>
              </w:rPr>
              <w:fldChar w:fldCharType="begin"/>
            </w:r>
            <w:r w:rsidR="00727CEF">
              <w:rPr>
                <w:noProof/>
                <w:webHidden/>
              </w:rPr>
              <w:instrText xml:space="preserve"> PAGEREF _Toc497242055 \h </w:instrText>
            </w:r>
            <w:r w:rsidR="00727CEF">
              <w:rPr>
                <w:noProof/>
                <w:webHidden/>
              </w:rPr>
            </w:r>
            <w:r w:rsidR="00727CEF">
              <w:rPr>
                <w:noProof/>
                <w:webHidden/>
              </w:rPr>
              <w:fldChar w:fldCharType="separate"/>
            </w:r>
            <w:r w:rsidR="00727CEF">
              <w:rPr>
                <w:noProof/>
                <w:webHidden/>
              </w:rPr>
              <w:t>35</w:t>
            </w:r>
            <w:r w:rsidR="00727CEF">
              <w:rPr>
                <w:noProof/>
                <w:webHidden/>
              </w:rPr>
              <w:fldChar w:fldCharType="end"/>
            </w:r>
          </w:hyperlink>
        </w:p>
        <w:p w14:paraId="65198C77" w14:textId="77777777" w:rsidR="00727CEF" w:rsidRDefault="00B434F1">
          <w:pPr>
            <w:pStyle w:val="Sumrio1"/>
            <w:tabs>
              <w:tab w:val="right" w:leader="dot" w:pos="9061"/>
            </w:tabs>
            <w:rPr>
              <w:rFonts w:eastAsiaTheme="minorEastAsia" w:cstheme="minorBidi"/>
              <w:b w:val="0"/>
              <w:bCs w:val="0"/>
              <w:noProof/>
            </w:rPr>
          </w:pPr>
          <w:hyperlink w:anchor="_Toc497242056" w:history="1">
            <w:r w:rsidR="00727CEF" w:rsidRPr="002706A3">
              <w:rPr>
                <w:rStyle w:val="Hyperlink"/>
                <w:noProof/>
              </w:rPr>
              <w:t>4.3 Docker Imagem</w:t>
            </w:r>
            <w:r w:rsidR="00727CEF">
              <w:rPr>
                <w:noProof/>
                <w:webHidden/>
              </w:rPr>
              <w:tab/>
            </w:r>
            <w:r w:rsidR="00727CEF">
              <w:rPr>
                <w:noProof/>
                <w:webHidden/>
              </w:rPr>
              <w:fldChar w:fldCharType="begin"/>
            </w:r>
            <w:r w:rsidR="00727CEF">
              <w:rPr>
                <w:noProof/>
                <w:webHidden/>
              </w:rPr>
              <w:instrText xml:space="preserve"> PAGEREF _Toc497242056 \h </w:instrText>
            </w:r>
            <w:r w:rsidR="00727CEF">
              <w:rPr>
                <w:noProof/>
                <w:webHidden/>
              </w:rPr>
            </w:r>
            <w:r w:rsidR="00727CEF">
              <w:rPr>
                <w:noProof/>
                <w:webHidden/>
              </w:rPr>
              <w:fldChar w:fldCharType="separate"/>
            </w:r>
            <w:r w:rsidR="00727CEF">
              <w:rPr>
                <w:noProof/>
                <w:webHidden/>
              </w:rPr>
              <w:t>36</w:t>
            </w:r>
            <w:r w:rsidR="00727CEF">
              <w:rPr>
                <w:noProof/>
                <w:webHidden/>
              </w:rPr>
              <w:fldChar w:fldCharType="end"/>
            </w:r>
          </w:hyperlink>
        </w:p>
        <w:p w14:paraId="202EA8E5" w14:textId="77777777" w:rsidR="00727CEF" w:rsidRDefault="00B434F1">
          <w:pPr>
            <w:pStyle w:val="Sumrio2"/>
            <w:tabs>
              <w:tab w:val="right" w:leader="dot" w:pos="9061"/>
            </w:tabs>
            <w:rPr>
              <w:rFonts w:eastAsiaTheme="minorEastAsia" w:cstheme="minorBidi"/>
              <w:b w:val="0"/>
              <w:bCs w:val="0"/>
              <w:noProof/>
              <w:sz w:val="24"/>
              <w:szCs w:val="24"/>
            </w:rPr>
          </w:pPr>
          <w:hyperlink w:anchor="_Toc497242057" w:history="1">
            <w:r w:rsidR="00727CEF" w:rsidRPr="002706A3">
              <w:rPr>
                <w:rStyle w:val="Hyperlink"/>
                <w:noProof/>
              </w:rPr>
              <w:t>4.3.1 DockerHub</w:t>
            </w:r>
            <w:r w:rsidR="00727CEF">
              <w:rPr>
                <w:noProof/>
                <w:webHidden/>
              </w:rPr>
              <w:tab/>
            </w:r>
            <w:r w:rsidR="00727CEF">
              <w:rPr>
                <w:noProof/>
                <w:webHidden/>
              </w:rPr>
              <w:fldChar w:fldCharType="begin"/>
            </w:r>
            <w:r w:rsidR="00727CEF">
              <w:rPr>
                <w:noProof/>
                <w:webHidden/>
              </w:rPr>
              <w:instrText xml:space="preserve"> PAGEREF _Toc497242057 \h </w:instrText>
            </w:r>
            <w:r w:rsidR="00727CEF">
              <w:rPr>
                <w:noProof/>
                <w:webHidden/>
              </w:rPr>
            </w:r>
            <w:r w:rsidR="00727CEF">
              <w:rPr>
                <w:noProof/>
                <w:webHidden/>
              </w:rPr>
              <w:fldChar w:fldCharType="separate"/>
            </w:r>
            <w:r w:rsidR="00727CEF">
              <w:rPr>
                <w:noProof/>
                <w:webHidden/>
              </w:rPr>
              <w:t>38</w:t>
            </w:r>
            <w:r w:rsidR="00727CEF">
              <w:rPr>
                <w:noProof/>
                <w:webHidden/>
              </w:rPr>
              <w:fldChar w:fldCharType="end"/>
            </w:r>
          </w:hyperlink>
        </w:p>
        <w:p w14:paraId="39120FBD" w14:textId="77777777" w:rsidR="00727CEF" w:rsidRDefault="00B434F1">
          <w:pPr>
            <w:pStyle w:val="Sumrio1"/>
            <w:tabs>
              <w:tab w:val="right" w:leader="dot" w:pos="9061"/>
            </w:tabs>
            <w:rPr>
              <w:rFonts w:eastAsiaTheme="minorEastAsia" w:cstheme="minorBidi"/>
              <w:b w:val="0"/>
              <w:bCs w:val="0"/>
              <w:noProof/>
            </w:rPr>
          </w:pPr>
          <w:hyperlink w:anchor="_Toc497242058" w:history="1">
            <w:r w:rsidR="00727CEF" w:rsidRPr="002706A3">
              <w:rPr>
                <w:rStyle w:val="Hyperlink"/>
                <w:noProof/>
              </w:rPr>
              <w:t>4.5 Play with Docker</w:t>
            </w:r>
            <w:r w:rsidR="00727CEF">
              <w:rPr>
                <w:noProof/>
                <w:webHidden/>
              </w:rPr>
              <w:tab/>
            </w:r>
            <w:r w:rsidR="00727CEF">
              <w:rPr>
                <w:noProof/>
                <w:webHidden/>
              </w:rPr>
              <w:fldChar w:fldCharType="begin"/>
            </w:r>
            <w:r w:rsidR="00727CEF">
              <w:rPr>
                <w:noProof/>
                <w:webHidden/>
              </w:rPr>
              <w:instrText xml:space="preserve"> PAGEREF _Toc497242058 \h </w:instrText>
            </w:r>
            <w:r w:rsidR="00727CEF">
              <w:rPr>
                <w:noProof/>
                <w:webHidden/>
              </w:rPr>
            </w:r>
            <w:r w:rsidR="00727CEF">
              <w:rPr>
                <w:noProof/>
                <w:webHidden/>
              </w:rPr>
              <w:fldChar w:fldCharType="separate"/>
            </w:r>
            <w:r w:rsidR="00727CEF">
              <w:rPr>
                <w:noProof/>
                <w:webHidden/>
              </w:rPr>
              <w:t>39</w:t>
            </w:r>
            <w:r w:rsidR="00727CEF">
              <w:rPr>
                <w:noProof/>
                <w:webHidden/>
              </w:rPr>
              <w:fldChar w:fldCharType="end"/>
            </w:r>
          </w:hyperlink>
        </w:p>
        <w:p w14:paraId="04F2A87F" w14:textId="77777777" w:rsidR="00727CEF" w:rsidRDefault="00B434F1">
          <w:pPr>
            <w:pStyle w:val="Sumrio1"/>
            <w:tabs>
              <w:tab w:val="right" w:leader="dot" w:pos="9061"/>
            </w:tabs>
            <w:rPr>
              <w:rFonts w:eastAsiaTheme="minorEastAsia" w:cstheme="minorBidi"/>
              <w:b w:val="0"/>
              <w:bCs w:val="0"/>
              <w:noProof/>
            </w:rPr>
          </w:pPr>
          <w:hyperlink w:anchor="_Toc497242059" w:history="1">
            <w:r w:rsidR="00727CEF" w:rsidRPr="002706A3">
              <w:rPr>
                <w:rStyle w:val="Hyperlink"/>
                <w:noProof/>
              </w:rPr>
              <w:t>4.6 Comunidade</w:t>
            </w:r>
            <w:r w:rsidR="00727CEF">
              <w:rPr>
                <w:noProof/>
                <w:webHidden/>
              </w:rPr>
              <w:tab/>
            </w:r>
            <w:r w:rsidR="00727CEF">
              <w:rPr>
                <w:noProof/>
                <w:webHidden/>
              </w:rPr>
              <w:fldChar w:fldCharType="begin"/>
            </w:r>
            <w:r w:rsidR="00727CEF">
              <w:rPr>
                <w:noProof/>
                <w:webHidden/>
              </w:rPr>
              <w:instrText xml:space="preserve"> PAGEREF _Toc497242059 \h </w:instrText>
            </w:r>
            <w:r w:rsidR="00727CEF">
              <w:rPr>
                <w:noProof/>
                <w:webHidden/>
              </w:rPr>
            </w:r>
            <w:r w:rsidR="00727CEF">
              <w:rPr>
                <w:noProof/>
                <w:webHidden/>
              </w:rPr>
              <w:fldChar w:fldCharType="separate"/>
            </w:r>
            <w:r w:rsidR="00727CEF">
              <w:rPr>
                <w:noProof/>
                <w:webHidden/>
              </w:rPr>
              <w:t>41</w:t>
            </w:r>
            <w:r w:rsidR="00727CEF">
              <w:rPr>
                <w:noProof/>
                <w:webHidden/>
              </w:rPr>
              <w:fldChar w:fldCharType="end"/>
            </w:r>
          </w:hyperlink>
        </w:p>
        <w:p w14:paraId="6C36B3A6" w14:textId="77777777" w:rsidR="00727CEF" w:rsidRDefault="00B434F1">
          <w:pPr>
            <w:pStyle w:val="Sumrio1"/>
            <w:tabs>
              <w:tab w:val="right" w:leader="dot" w:pos="9061"/>
            </w:tabs>
            <w:rPr>
              <w:rFonts w:eastAsiaTheme="minorEastAsia" w:cstheme="minorBidi"/>
              <w:b w:val="0"/>
              <w:bCs w:val="0"/>
              <w:noProof/>
            </w:rPr>
          </w:pPr>
          <w:hyperlink w:anchor="_Toc497242060" w:history="1">
            <w:r w:rsidR="00727CEF" w:rsidRPr="002706A3">
              <w:rPr>
                <w:rStyle w:val="Hyperlink"/>
                <w:noProof/>
              </w:rPr>
              <w:t>5 Boas práticas de Construção da aplicação (Doze fatores)</w:t>
            </w:r>
            <w:r w:rsidR="00727CEF">
              <w:rPr>
                <w:noProof/>
                <w:webHidden/>
              </w:rPr>
              <w:tab/>
            </w:r>
            <w:r w:rsidR="00727CEF">
              <w:rPr>
                <w:noProof/>
                <w:webHidden/>
              </w:rPr>
              <w:fldChar w:fldCharType="begin"/>
            </w:r>
            <w:r w:rsidR="00727CEF">
              <w:rPr>
                <w:noProof/>
                <w:webHidden/>
              </w:rPr>
              <w:instrText xml:space="preserve"> PAGEREF _Toc497242060 \h </w:instrText>
            </w:r>
            <w:r w:rsidR="00727CEF">
              <w:rPr>
                <w:noProof/>
                <w:webHidden/>
              </w:rPr>
            </w:r>
            <w:r w:rsidR="00727CEF">
              <w:rPr>
                <w:noProof/>
                <w:webHidden/>
              </w:rPr>
              <w:fldChar w:fldCharType="separate"/>
            </w:r>
            <w:r w:rsidR="00727CEF">
              <w:rPr>
                <w:noProof/>
                <w:webHidden/>
              </w:rPr>
              <w:t>42</w:t>
            </w:r>
            <w:r w:rsidR="00727CEF">
              <w:rPr>
                <w:noProof/>
                <w:webHidden/>
              </w:rPr>
              <w:fldChar w:fldCharType="end"/>
            </w:r>
          </w:hyperlink>
        </w:p>
        <w:p w14:paraId="0996EB42" w14:textId="77777777" w:rsidR="00727CEF" w:rsidRDefault="00B434F1">
          <w:pPr>
            <w:pStyle w:val="Sumrio1"/>
            <w:tabs>
              <w:tab w:val="right" w:leader="dot" w:pos="9061"/>
            </w:tabs>
            <w:rPr>
              <w:rFonts w:eastAsiaTheme="minorEastAsia" w:cstheme="minorBidi"/>
              <w:b w:val="0"/>
              <w:bCs w:val="0"/>
              <w:noProof/>
            </w:rPr>
          </w:pPr>
          <w:hyperlink w:anchor="_Toc497242061" w:history="1">
            <w:r w:rsidR="00727CEF" w:rsidRPr="002706A3">
              <w:rPr>
                <w:rStyle w:val="Hyperlink"/>
                <w:noProof/>
              </w:rPr>
              <w:t>6 Software de gerenciamento de containers</w:t>
            </w:r>
            <w:r w:rsidR="00727CEF">
              <w:rPr>
                <w:noProof/>
                <w:webHidden/>
              </w:rPr>
              <w:tab/>
            </w:r>
            <w:r w:rsidR="00727CEF">
              <w:rPr>
                <w:noProof/>
                <w:webHidden/>
              </w:rPr>
              <w:fldChar w:fldCharType="begin"/>
            </w:r>
            <w:r w:rsidR="00727CEF">
              <w:rPr>
                <w:noProof/>
                <w:webHidden/>
              </w:rPr>
              <w:instrText xml:space="preserve"> PAGEREF _Toc497242061 \h </w:instrText>
            </w:r>
            <w:r w:rsidR="00727CEF">
              <w:rPr>
                <w:noProof/>
                <w:webHidden/>
              </w:rPr>
            </w:r>
            <w:r w:rsidR="00727CEF">
              <w:rPr>
                <w:noProof/>
                <w:webHidden/>
              </w:rPr>
              <w:fldChar w:fldCharType="separate"/>
            </w:r>
            <w:r w:rsidR="00727CEF">
              <w:rPr>
                <w:noProof/>
                <w:webHidden/>
              </w:rPr>
              <w:t>44</w:t>
            </w:r>
            <w:r w:rsidR="00727CEF">
              <w:rPr>
                <w:noProof/>
                <w:webHidden/>
              </w:rPr>
              <w:fldChar w:fldCharType="end"/>
            </w:r>
          </w:hyperlink>
        </w:p>
        <w:p w14:paraId="7DCBF181" w14:textId="77777777" w:rsidR="00727CEF" w:rsidRDefault="00B434F1">
          <w:pPr>
            <w:pStyle w:val="Sumrio1"/>
            <w:tabs>
              <w:tab w:val="right" w:leader="dot" w:pos="9061"/>
            </w:tabs>
            <w:rPr>
              <w:rFonts w:eastAsiaTheme="minorEastAsia" w:cstheme="minorBidi"/>
              <w:b w:val="0"/>
              <w:bCs w:val="0"/>
              <w:noProof/>
            </w:rPr>
          </w:pPr>
          <w:hyperlink w:anchor="_Toc497242062" w:history="1">
            <w:r w:rsidR="00727CEF" w:rsidRPr="002706A3">
              <w:rPr>
                <w:rStyle w:val="Hyperlink"/>
                <w:noProof/>
              </w:rPr>
              <w:t>13 Estudo de Caso</w:t>
            </w:r>
            <w:r w:rsidR="00727CEF">
              <w:rPr>
                <w:noProof/>
                <w:webHidden/>
              </w:rPr>
              <w:tab/>
            </w:r>
            <w:r w:rsidR="00727CEF">
              <w:rPr>
                <w:noProof/>
                <w:webHidden/>
              </w:rPr>
              <w:fldChar w:fldCharType="begin"/>
            </w:r>
            <w:r w:rsidR="00727CEF">
              <w:rPr>
                <w:noProof/>
                <w:webHidden/>
              </w:rPr>
              <w:instrText xml:space="preserve"> PAGEREF _Toc497242062 \h </w:instrText>
            </w:r>
            <w:r w:rsidR="00727CEF">
              <w:rPr>
                <w:noProof/>
                <w:webHidden/>
              </w:rPr>
            </w:r>
            <w:r w:rsidR="00727CEF">
              <w:rPr>
                <w:noProof/>
                <w:webHidden/>
              </w:rPr>
              <w:fldChar w:fldCharType="separate"/>
            </w:r>
            <w:r w:rsidR="00727CEF">
              <w:rPr>
                <w:noProof/>
                <w:webHidden/>
              </w:rPr>
              <w:t>45</w:t>
            </w:r>
            <w:r w:rsidR="00727CEF">
              <w:rPr>
                <w:noProof/>
                <w:webHidden/>
              </w:rPr>
              <w:fldChar w:fldCharType="end"/>
            </w:r>
          </w:hyperlink>
        </w:p>
        <w:p w14:paraId="13FCDA5A" w14:textId="77777777" w:rsidR="00727CEF" w:rsidRDefault="00B434F1">
          <w:pPr>
            <w:pStyle w:val="Sumrio1"/>
            <w:tabs>
              <w:tab w:val="right" w:leader="dot" w:pos="9061"/>
            </w:tabs>
            <w:rPr>
              <w:rFonts w:eastAsiaTheme="minorEastAsia" w:cstheme="minorBidi"/>
              <w:b w:val="0"/>
              <w:bCs w:val="0"/>
              <w:noProof/>
            </w:rPr>
          </w:pPr>
          <w:hyperlink w:anchor="_Toc497242063" w:history="1">
            <w:r w:rsidR="00727CEF" w:rsidRPr="002706A3">
              <w:rPr>
                <w:rStyle w:val="Hyperlink"/>
                <w:noProof/>
              </w:rPr>
              <w:t>14 Infraestrutura</w:t>
            </w:r>
            <w:r w:rsidR="00727CEF">
              <w:rPr>
                <w:noProof/>
                <w:webHidden/>
              </w:rPr>
              <w:tab/>
            </w:r>
            <w:r w:rsidR="00727CEF">
              <w:rPr>
                <w:noProof/>
                <w:webHidden/>
              </w:rPr>
              <w:fldChar w:fldCharType="begin"/>
            </w:r>
            <w:r w:rsidR="00727CEF">
              <w:rPr>
                <w:noProof/>
                <w:webHidden/>
              </w:rPr>
              <w:instrText xml:space="preserve"> PAGEREF _Toc497242063 \h </w:instrText>
            </w:r>
            <w:r w:rsidR="00727CEF">
              <w:rPr>
                <w:noProof/>
                <w:webHidden/>
              </w:rPr>
            </w:r>
            <w:r w:rsidR="00727CEF">
              <w:rPr>
                <w:noProof/>
                <w:webHidden/>
              </w:rPr>
              <w:fldChar w:fldCharType="separate"/>
            </w:r>
            <w:r w:rsidR="00727CEF">
              <w:rPr>
                <w:noProof/>
                <w:webHidden/>
              </w:rPr>
              <w:t>52</w:t>
            </w:r>
            <w:r w:rsidR="00727CEF">
              <w:rPr>
                <w:noProof/>
                <w:webHidden/>
              </w:rPr>
              <w:fldChar w:fldCharType="end"/>
            </w:r>
          </w:hyperlink>
        </w:p>
        <w:p w14:paraId="6651652B" w14:textId="77777777" w:rsidR="00727CEF" w:rsidRDefault="00B434F1">
          <w:pPr>
            <w:pStyle w:val="Sumrio1"/>
            <w:tabs>
              <w:tab w:val="right" w:leader="dot" w:pos="9061"/>
            </w:tabs>
            <w:rPr>
              <w:rFonts w:eastAsiaTheme="minorEastAsia" w:cstheme="minorBidi"/>
              <w:b w:val="0"/>
              <w:bCs w:val="0"/>
              <w:noProof/>
            </w:rPr>
          </w:pPr>
          <w:hyperlink w:anchor="_Toc497242064" w:history="1">
            <w:r w:rsidR="00727CEF" w:rsidRPr="002706A3">
              <w:rPr>
                <w:rStyle w:val="Hyperlink"/>
                <w:noProof/>
              </w:rPr>
              <w:t>19 Referências</w:t>
            </w:r>
            <w:r w:rsidR="00727CEF">
              <w:rPr>
                <w:noProof/>
                <w:webHidden/>
              </w:rPr>
              <w:tab/>
            </w:r>
            <w:r w:rsidR="00727CEF">
              <w:rPr>
                <w:noProof/>
                <w:webHidden/>
              </w:rPr>
              <w:fldChar w:fldCharType="begin"/>
            </w:r>
            <w:r w:rsidR="00727CEF">
              <w:rPr>
                <w:noProof/>
                <w:webHidden/>
              </w:rPr>
              <w:instrText xml:space="preserve"> PAGEREF _Toc497242064 \h </w:instrText>
            </w:r>
            <w:r w:rsidR="00727CEF">
              <w:rPr>
                <w:noProof/>
                <w:webHidden/>
              </w:rPr>
            </w:r>
            <w:r w:rsidR="00727CEF">
              <w:rPr>
                <w:noProof/>
                <w:webHidden/>
              </w:rPr>
              <w:fldChar w:fldCharType="separate"/>
            </w:r>
            <w:r w:rsidR="00727CEF">
              <w:rPr>
                <w:noProof/>
                <w:webHidden/>
              </w:rPr>
              <w:t>55</w:t>
            </w:r>
            <w:r w:rsidR="00727CEF">
              <w:rPr>
                <w:noProof/>
                <w:webHidden/>
              </w:rPr>
              <w:fldChar w:fldCharType="end"/>
            </w:r>
          </w:hyperlink>
        </w:p>
        <w:p w14:paraId="5BA2FE7B" w14:textId="77777777" w:rsidR="00727CEF" w:rsidRDefault="00B434F1">
          <w:pPr>
            <w:pStyle w:val="Sumrio1"/>
            <w:tabs>
              <w:tab w:val="right" w:leader="dot" w:pos="9061"/>
            </w:tabs>
            <w:rPr>
              <w:rFonts w:eastAsiaTheme="minorEastAsia" w:cstheme="minorBidi"/>
              <w:b w:val="0"/>
              <w:bCs w:val="0"/>
              <w:noProof/>
            </w:rPr>
          </w:pPr>
          <w:hyperlink w:anchor="_Toc497242065" w:history="1">
            <w:r w:rsidR="00727CEF" w:rsidRPr="002706A3">
              <w:rPr>
                <w:rStyle w:val="Hyperlink"/>
                <w:noProof/>
              </w:rPr>
              <w:t>11 Anexos</w:t>
            </w:r>
            <w:r w:rsidR="00727CEF">
              <w:rPr>
                <w:noProof/>
                <w:webHidden/>
              </w:rPr>
              <w:tab/>
            </w:r>
            <w:r w:rsidR="00727CEF">
              <w:rPr>
                <w:noProof/>
                <w:webHidden/>
              </w:rPr>
              <w:fldChar w:fldCharType="begin"/>
            </w:r>
            <w:r w:rsidR="00727CEF">
              <w:rPr>
                <w:noProof/>
                <w:webHidden/>
              </w:rPr>
              <w:instrText xml:space="preserve"> PAGEREF _Toc497242065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1709A90D" w14:textId="77777777" w:rsidR="00727CEF" w:rsidRDefault="00B434F1">
          <w:pPr>
            <w:pStyle w:val="Sumrio2"/>
            <w:tabs>
              <w:tab w:val="right" w:leader="dot" w:pos="9061"/>
            </w:tabs>
            <w:rPr>
              <w:rFonts w:eastAsiaTheme="minorEastAsia" w:cstheme="minorBidi"/>
              <w:b w:val="0"/>
              <w:bCs w:val="0"/>
              <w:noProof/>
              <w:sz w:val="24"/>
              <w:szCs w:val="24"/>
            </w:rPr>
          </w:pPr>
          <w:hyperlink w:anchor="_Toc497242066" w:history="1">
            <w:r w:rsidR="00727CEF" w:rsidRPr="002706A3">
              <w:rPr>
                <w:rStyle w:val="Hyperlink"/>
                <w:noProof/>
              </w:rPr>
              <w:t>Anexo 11.1 – Dockerfile - X86</w:t>
            </w:r>
            <w:r w:rsidR="00727CEF">
              <w:rPr>
                <w:noProof/>
                <w:webHidden/>
              </w:rPr>
              <w:tab/>
            </w:r>
            <w:r w:rsidR="00727CEF">
              <w:rPr>
                <w:noProof/>
                <w:webHidden/>
              </w:rPr>
              <w:fldChar w:fldCharType="begin"/>
            </w:r>
            <w:r w:rsidR="00727CEF">
              <w:rPr>
                <w:noProof/>
                <w:webHidden/>
              </w:rPr>
              <w:instrText xml:space="preserve"> PAGEREF _Toc497242066 \h </w:instrText>
            </w:r>
            <w:r w:rsidR="00727CEF">
              <w:rPr>
                <w:noProof/>
                <w:webHidden/>
              </w:rPr>
            </w:r>
            <w:r w:rsidR="00727CEF">
              <w:rPr>
                <w:noProof/>
                <w:webHidden/>
              </w:rPr>
              <w:fldChar w:fldCharType="separate"/>
            </w:r>
            <w:r w:rsidR="00727CEF">
              <w:rPr>
                <w:noProof/>
                <w:webHidden/>
              </w:rPr>
              <w:t>57</w:t>
            </w:r>
            <w:r w:rsidR="00727CEF">
              <w:rPr>
                <w:noProof/>
                <w:webHidden/>
              </w:rPr>
              <w:fldChar w:fldCharType="end"/>
            </w:r>
          </w:hyperlink>
        </w:p>
        <w:p w14:paraId="68A70E91" w14:textId="77777777" w:rsidR="00727CEF" w:rsidRDefault="00B434F1">
          <w:pPr>
            <w:pStyle w:val="Sumrio2"/>
            <w:tabs>
              <w:tab w:val="right" w:leader="dot" w:pos="9061"/>
            </w:tabs>
            <w:rPr>
              <w:rFonts w:eastAsiaTheme="minorEastAsia" w:cstheme="minorBidi"/>
              <w:b w:val="0"/>
              <w:bCs w:val="0"/>
              <w:noProof/>
              <w:sz w:val="24"/>
              <w:szCs w:val="24"/>
            </w:rPr>
          </w:pPr>
          <w:hyperlink w:anchor="_Toc497242067" w:history="1">
            <w:r w:rsidR="00727CEF" w:rsidRPr="002706A3">
              <w:rPr>
                <w:rStyle w:val="Hyperlink"/>
                <w:noProof/>
              </w:rPr>
              <w:t>Anexo 11.2 – Docker-compose versão 2 - X86</w:t>
            </w:r>
            <w:r w:rsidR="00727CEF">
              <w:rPr>
                <w:noProof/>
                <w:webHidden/>
              </w:rPr>
              <w:tab/>
            </w:r>
            <w:r w:rsidR="00727CEF">
              <w:rPr>
                <w:noProof/>
                <w:webHidden/>
              </w:rPr>
              <w:fldChar w:fldCharType="begin"/>
            </w:r>
            <w:r w:rsidR="00727CEF">
              <w:rPr>
                <w:noProof/>
                <w:webHidden/>
              </w:rPr>
              <w:instrText xml:space="preserve"> PAGEREF _Toc497242067 \h </w:instrText>
            </w:r>
            <w:r w:rsidR="00727CEF">
              <w:rPr>
                <w:noProof/>
                <w:webHidden/>
              </w:rPr>
            </w:r>
            <w:r w:rsidR="00727CEF">
              <w:rPr>
                <w:noProof/>
                <w:webHidden/>
              </w:rPr>
              <w:fldChar w:fldCharType="separate"/>
            </w:r>
            <w:r w:rsidR="00727CEF">
              <w:rPr>
                <w:noProof/>
                <w:webHidden/>
              </w:rPr>
              <w:t>59</w:t>
            </w:r>
            <w:r w:rsidR="00727CEF">
              <w:rPr>
                <w:noProof/>
                <w:webHidden/>
              </w:rPr>
              <w:fldChar w:fldCharType="end"/>
            </w:r>
          </w:hyperlink>
        </w:p>
        <w:p w14:paraId="6BE6CF61" w14:textId="77777777" w:rsidR="00727CEF" w:rsidRDefault="00B434F1">
          <w:pPr>
            <w:pStyle w:val="Sumrio2"/>
            <w:tabs>
              <w:tab w:val="right" w:leader="dot" w:pos="9061"/>
            </w:tabs>
            <w:rPr>
              <w:rFonts w:eastAsiaTheme="minorEastAsia" w:cstheme="minorBidi"/>
              <w:b w:val="0"/>
              <w:bCs w:val="0"/>
              <w:noProof/>
              <w:sz w:val="24"/>
              <w:szCs w:val="24"/>
            </w:rPr>
          </w:pPr>
          <w:hyperlink w:anchor="_Toc497242068" w:history="1">
            <w:r w:rsidR="00727CEF" w:rsidRPr="002706A3">
              <w:rPr>
                <w:rStyle w:val="Hyperlink"/>
                <w:noProof/>
              </w:rPr>
              <w:t>Anexo 11.3 – Dockerfile – ARM</w:t>
            </w:r>
            <w:r w:rsidR="00727CEF">
              <w:rPr>
                <w:noProof/>
                <w:webHidden/>
              </w:rPr>
              <w:tab/>
            </w:r>
            <w:r w:rsidR="00727CEF">
              <w:rPr>
                <w:noProof/>
                <w:webHidden/>
              </w:rPr>
              <w:fldChar w:fldCharType="begin"/>
            </w:r>
            <w:r w:rsidR="00727CEF">
              <w:rPr>
                <w:noProof/>
                <w:webHidden/>
              </w:rPr>
              <w:instrText xml:space="preserve"> PAGEREF _Toc497242068 \h </w:instrText>
            </w:r>
            <w:r w:rsidR="00727CEF">
              <w:rPr>
                <w:noProof/>
                <w:webHidden/>
              </w:rPr>
            </w:r>
            <w:r w:rsidR="00727CEF">
              <w:rPr>
                <w:noProof/>
                <w:webHidden/>
              </w:rPr>
              <w:fldChar w:fldCharType="separate"/>
            </w:r>
            <w:r w:rsidR="00727CEF">
              <w:rPr>
                <w:noProof/>
                <w:webHidden/>
              </w:rPr>
              <w:t>61</w:t>
            </w:r>
            <w:r w:rsidR="00727CEF">
              <w:rPr>
                <w:noProof/>
                <w:webHidden/>
              </w:rPr>
              <w:fldChar w:fldCharType="end"/>
            </w:r>
          </w:hyperlink>
        </w:p>
        <w:p w14:paraId="10AE9C00" w14:textId="77777777" w:rsidR="00727CEF" w:rsidRDefault="00B434F1">
          <w:pPr>
            <w:pStyle w:val="Sumrio2"/>
            <w:tabs>
              <w:tab w:val="right" w:leader="dot" w:pos="9061"/>
            </w:tabs>
            <w:rPr>
              <w:rFonts w:eastAsiaTheme="minorEastAsia" w:cstheme="minorBidi"/>
              <w:b w:val="0"/>
              <w:bCs w:val="0"/>
              <w:noProof/>
              <w:sz w:val="24"/>
              <w:szCs w:val="24"/>
            </w:rPr>
          </w:pPr>
          <w:hyperlink w:anchor="_Toc497242069" w:history="1">
            <w:r w:rsidR="00727CEF" w:rsidRPr="002706A3">
              <w:rPr>
                <w:rStyle w:val="Hyperlink"/>
                <w:noProof/>
              </w:rPr>
              <w:t>Anexo 11.4 – Docker-compose versão 2 - ARM</w:t>
            </w:r>
            <w:r w:rsidR="00727CEF">
              <w:rPr>
                <w:noProof/>
                <w:webHidden/>
              </w:rPr>
              <w:tab/>
            </w:r>
            <w:r w:rsidR="00727CEF">
              <w:rPr>
                <w:noProof/>
                <w:webHidden/>
              </w:rPr>
              <w:fldChar w:fldCharType="begin"/>
            </w:r>
            <w:r w:rsidR="00727CEF">
              <w:rPr>
                <w:noProof/>
                <w:webHidden/>
              </w:rPr>
              <w:instrText xml:space="preserve"> PAGEREF _Toc497242069 \h </w:instrText>
            </w:r>
            <w:r w:rsidR="00727CEF">
              <w:rPr>
                <w:noProof/>
                <w:webHidden/>
              </w:rPr>
            </w:r>
            <w:r w:rsidR="00727CEF">
              <w:rPr>
                <w:noProof/>
                <w:webHidden/>
              </w:rPr>
              <w:fldChar w:fldCharType="separate"/>
            </w:r>
            <w:r w:rsidR="00727CEF">
              <w:rPr>
                <w:noProof/>
                <w:webHidden/>
              </w:rPr>
              <w:t>63</w:t>
            </w:r>
            <w:r w:rsidR="00727CEF">
              <w:rPr>
                <w:noProof/>
                <w:webHidden/>
              </w:rPr>
              <w:fldChar w:fldCharType="end"/>
            </w:r>
          </w:hyperlink>
        </w:p>
        <w:p w14:paraId="15A364E0" w14:textId="77777777" w:rsidR="00727CEF" w:rsidRDefault="00B434F1">
          <w:pPr>
            <w:pStyle w:val="Sumrio2"/>
            <w:tabs>
              <w:tab w:val="right" w:leader="dot" w:pos="9061"/>
            </w:tabs>
            <w:rPr>
              <w:rFonts w:eastAsiaTheme="minorEastAsia" w:cstheme="minorBidi"/>
              <w:b w:val="0"/>
              <w:bCs w:val="0"/>
              <w:noProof/>
              <w:sz w:val="24"/>
              <w:szCs w:val="24"/>
            </w:rPr>
          </w:pPr>
          <w:hyperlink w:anchor="_Toc497242070" w:history="1">
            <w:r w:rsidR="00727CEF" w:rsidRPr="002706A3">
              <w:rPr>
                <w:rStyle w:val="Hyperlink"/>
                <w:noProof/>
              </w:rPr>
              <w:t>Anexo 11.5 – Docker-compose versão 3 - ARM</w:t>
            </w:r>
            <w:r w:rsidR="00727CEF">
              <w:rPr>
                <w:noProof/>
                <w:webHidden/>
              </w:rPr>
              <w:tab/>
            </w:r>
            <w:r w:rsidR="00727CEF">
              <w:rPr>
                <w:noProof/>
                <w:webHidden/>
              </w:rPr>
              <w:fldChar w:fldCharType="begin"/>
            </w:r>
            <w:r w:rsidR="00727CEF">
              <w:rPr>
                <w:noProof/>
                <w:webHidden/>
              </w:rPr>
              <w:instrText xml:space="preserve"> PAGEREF _Toc497242070 \h </w:instrText>
            </w:r>
            <w:r w:rsidR="00727CEF">
              <w:rPr>
                <w:noProof/>
                <w:webHidden/>
              </w:rPr>
            </w:r>
            <w:r w:rsidR="00727CEF">
              <w:rPr>
                <w:noProof/>
                <w:webHidden/>
              </w:rPr>
              <w:fldChar w:fldCharType="separate"/>
            </w:r>
            <w:r w:rsidR="00727CEF">
              <w:rPr>
                <w:noProof/>
                <w:webHidden/>
              </w:rPr>
              <w:t>65</w:t>
            </w:r>
            <w:r w:rsidR="00727CEF">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4" w:name="_Toc496802689"/>
      <w:bookmarkStart w:id="5" w:name="_Toc496802918"/>
      <w:bookmarkStart w:id="6" w:name="_Toc497242038"/>
      <w:r>
        <w:rPr>
          <w:szCs w:val="28"/>
        </w:rPr>
        <w:lastRenderedPageBreak/>
        <w:t>INTRODUÇÃO</w:t>
      </w:r>
      <w:bookmarkEnd w:id="4"/>
      <w:bookmarkEnd w:id="5"/>
      <w:bookmarkEnd w:id="6"/>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7" w:name="_Toc496802690"/>
      <w:bookmarkStart w:id="8" w:name="_Toc496802919"/>
      <w:bookmarkStart w:id="9" w:name="_Toc497242039"/>
      <w:r>
        <w:lastRenderedPageBreak/>
        <w:t>2 C</w:t>
      </w:r>
      <w:bookmarkEnd w:id="7"/>
      <w:bookmarkEnd w:id="8"/>
      <w:r w:rsidR="0056345D">
        <w:t>omputação em Nuvem</w:t>
      </w:r>
      <w:bookmarkEnd w:id="9"/>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607CD1" w:rsidRDefault="00607CD1">
                            <w:pPr>
                              <w:pStyle w:val="Legenda"/>
                            </w:pPr>
                            <w:bookmarkStart w:id="10" w:name="_Toc482039959"/>
                            <w:bookmarkStart w:id="11" w:name="_Toc482302119"/>
                            <w:bookmarkStart w:id="12" w:name="_Toc482039817"/>
                            <w:bookmarkStart w:id="13"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0"/>
                            <w:bookmarkEnd w:id="11"/>
                            <w:bookmarkEnd w:id="12"/>
                            <w:r>
                              <w:rPr>
                                <w:color w:val="000000"/>
                              </w:rPr>
                              <w:t>: Clound Fonte: http://www.synergixtech.com/wp-content/uploads/2016/09/Cloud-Computing-Benefits.png</w:t>
                            </w:r>
                            <w:bookmarkEnd w:id="13"/>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" stroked="f">
                <v:textbox style="mso-fit-shape-to-text:t" inset="0,0,0,0">
                  <w:txbxContent>
                    <w:p w14:paraId="14741170" w14:textId="77777777" w:rsidR="00607CD1" w:rsidRDefault="00607CD1">
                      <w:pPr>
                        <w:pStyle w:val="Legenda"/>
                      </w:pPr>
                      <w:bookmarkStart w:id="14" w:name="_Toc482039959"/>
                      <w:bookmarkStart w:id="15" w:name="_Toc482302119"/>
                      <w:bookmarkStart w:id="16" w:name="_Toc482039817"/>
                      <w:bookmarkStart w:id="17"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4"/>
                      <w:bookmarkEnd w:id="15"/>
                      <w:bookmarkEnd w:id="16"/>
                      <w:r>
                        <w:rPr>
                          <w:color w:val="000000"/>
                        </w:rPr>
                        <w:t>: Clound Fonte: http://www.synergixtech.com/wp-content/uploads/2016/09/Cloud-Computing-Benefits.png</w:t>
                      </w:r>
                      <w:bookmarkEnd w:id="17"/>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8" w:name="_Toc496802691"/>
      <w:bookmarkStart w:id="19" w:name="_Toc496802920"/>
      <w:bookmarkStart w:id="20" w:name="_Toc497242040"/>
      <w:r>
        <w:rPr>
          <w:sz w:val="26"/>
          <w:szCs w:val="26"/>
        </w:rPr>
        <w:lastRenderedPageBreak/>
        <w:t>2.1 História</w:t>
      </w:r>
      <w:bookmarkEnd w:id="18"/>
      <w:bookmarkEnd w:id="19"/>
      <w:bookmarkEnd w:id="20"/>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607CD1" w:rsidRDefault="00607CD1">
                            <w:pPr>
                              <w:pStyle w:val="Legenda"/>
                            </w:pPr>
                            <w:bookmarkStart w:id="21" w:name="_Toc482302120"/>
                            <w:bookmarkStart w:id="22" w:name="_Toc482039818"/>
                            <w:bookmarkStart w:id="23" w:name="_Toc482039960"/>
                            <w:bookmarkStart w:id="24"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1"/>
                            <w:bookmarkEnd w:id="22"/>
                            <w:bookmarkEnd w:id="23"/>
                            <w:r>
                              <w:rPr>
                                <w:color w:val="000000"/>
                              </w:rPr>
                              <w:t>: Joseph Carl Fonte: http://www.psynergie.com/psychologie-internet/photo-joseph-licklider.jpg</w:t>
                            </w:r>
                            <w:bookmarkEnd w:id="24"/>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" stroked="f">
                <v:textbox style="mso-fit-shape-to-text:t" inset="0,0,0,0">
                  <w:txbxContent>
                    <w:p w14:paraId="44527CC2" w14:textId="77777777" w:rsidR="00607CD1" w:rsidRDefault="00607CD1">
                      <w:pPr>
                        <w:pStyle w:val="Legenda"/>
                      </w:pPr>
                      <w:bookmarkStart w:id="25" w:name="_Toc482302120"/>
                      <w:bookmarkStart w:id="26" w:name="_Toc482039818"/>
                      <w:bookmarkStart w:id="27" w:name="_Toc482039960"/>
                      <w:bookmarkStart w:id="28"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5"/>
                      <w:bookmarkEnd w:id="26"/>
                      <w:bookmarkEnd w:id="27"/>
                      <w:r>
                        <w:rPr>
                          <w:color w:val="000000"/>
                        </w:rPr>
                        <w:t>: Joseph Carl Fonte: http://www.psynergie.com/psychologie-internet/photo-joseph-licklider.jpg</w:t>
                      </w:r>
                      <w:bookmarkEnd w:id="28"/>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607CD1" w:rsidRDefault="00607CD1">
                            <w:pPr>
                              <w:pStyle w:val="Legenda"/>
                            </w:pPr>
                            <w:bookmarkStart w:id="29" w:name="_Toc482302121"/>
                            <w:bookmarkStart w:id="30" w:name="_Toc482039961"/>
                            <w:bookmarkStart w:id="31" w:name="_Toc482039819"/>
                            <w:bookmarkStart w:id="32"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9"/>
                            <w:bookmarkEnd w:id="30"/>
                            <w:bookmarkEnd w:id="31"/>
                            <w:r>
                              <w:rPr>
                                <w:color w:val="000000"/>
                              </w:rPr>
                              <w:t>: John McCarthy Fonte: http://www-formal.stanford.edu/jmc/jmccolor.jpg</w:t>
                            </w:r>
                            <w:bookmarkEnd w:id="32"/>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" stroked="f">
                <v:textbox inset="0,0,0,0">
                  <w:txbxContent>
                    <w:p w14:paraId="3EE4E188" w14:textId="77777777" w:rsidR="00607CD1" w:rsidRDefault="00607CD1">
                      <w:pPr>
                        <w:pStyle w:val="Legenda"/>
                      </w:pPr>
                      <w:bookmarkStart w:id="33" w:name="_Toc482302121"/>
                      <w:bookmarkStart w:id="34" w:name="_Toc482039961"/>
                      <w:bookmarkStart w:id="35" w:name="_Toc482039819"/>
                      <w:bookmarkStart w:id="36"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3"/>
                      <w:bookmarkEnd w:id="34"/>
                      <w:bookmarkEnd w:id="35"/>
                      <w:r>
                        <w:rPr>
                          <w:color w:val="000000"/>
                        </w:rPr>
                        <w:t>: John McCarthy Fonte: http://www-formal.stanford.edu/jmc/jmccolor.jpg</w:t>
                      </w:r>
                      <w:bookmarkEnd w:id="36"/>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607CD1" w:rsidRDefault="00607CD1">
                            <w:pPr>
                              <w:pStyle w:val="Legenda"/>
                            </w:pPr>
                            <w:bookmarkStart w:id="37" w:name="_Toc482302122"/>
                            <w:bookmarkStart w:id="38" w:name="_Toc482039962"/>
                            <w:bookmarkStart w:id="39" w:name="_Toc482039820"/>
                            <w:bookmarkStart w:id="40"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7"/>
                            <w:bookmarkEnd w:id="38"/>
                            <w:bookmarkEnd w:id="39"/>
                            <w:r>
                              <w:rPr>
                                <w:color w:val="000000"/>
                              </w:rPr>
                              <w:t>: Ramnath Chellappa Fonte: http://goizueta.emory.edu/profiles/images/portrait/chellapa.jpg</w:t>
                            </w:r>
                            <w:bookmarkEnd w:id="40"/>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" stroked="f">
                <v:textbox style="mso-fit-shape-to-text:t" inset="0,0,0,0">
                  <w:txbxContent>
                    <w:p w14:paraId="1F82DD26" w14:textId="77777777" w:rsidR="00607CD1" w:rsidRDefault="00607CD1">
                      <w:pPr>
                        <w:pStyle w:val="Legenda"/>
                      </w:pPr>
                      <w:bookmarkStart w:id="41" w:name="_Toc482302122"/>
                      <w:bookmarkStart w:id="42" w:name="_Toc482039962"/>
                      <w:bookmarkStart w:id="43" w:name="_Toc482039820"/>
                      <w:bookmarkStart w:id="44"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1"/>
                      <w:bookmarkEnd w:id="42"/>
                      <w:bookmarkEnd w:id="43"/>
                      <w:r>
                        <w:rPr>
                          <w:color w:val="000000"/>
                        </w:rPr>
                        <w:t>: Ramnath Chellappa Fonte: http://goizueta.emory.edu/profiles/images/portrait/chellapa.jpg</w:t>
                      </w:r>
                      <w:bookmarkEnd w:id="44"/>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5" w:name="_Toc496802692"/>
      <w:bookmarkStart w:id="46" w:name="_Toc496802921"/>
      <w:bookmarkStart w:id="47" w:name="_Toc49724204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607CD1" w:rsidRDefault="00607CD1">
                            <w:pPr>
                              <w:pStyle w:val="Legenda"/>
                            </w:pPr>
                            <w:bookmarkStart w:id="48" w:name="_Toc482302123"/>
                            <w:bookmarkStart w:id="49" w:name="_Toc482039963"/>
                            <w:bookmarkStart w:id="50" w:name="_Toc482039821"/>
                            <w:bookmarkStart w:id="51"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8"/>
                            <w:bookmarkEnd w:id="49"/>
                            <w:bookmarkEnd w:id="50"/>
                            <w:r>
                              <w:rPr>
                                <w:color w:val="000000"/>
                              </w:rPr>
                              <w:t>: Modelos de Implementação Fonte: http://www.vividdynamics.com/wp-content/uploads/2013/12/cloud-hosting.jpg</w:t>
                            </w:r>
                            <w:bookmarkEnd w:id="51"/>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" stroked="f">
                <v:textbox style="mso-fit-shape-to-text:t" inset="0,0,0,0">
                  <w:txbxContent>
                    <w:p w14:paraId="6A7BC884" w14:textId="77777777" w:rsidR="00607CD1" w:rsidRDefault="00607CD1">
                      <w:pPr>
                        <w:pStyle w:val="Legenda"/>
                      </w:pPr>
                      <w:bookmarkStart w:id="52" w:name="_Toc482302123"/>
                      <w:bookmarkStart w:id="53" w:name="_Toc482039963"/>
                      <w:bookmarkStart w:id="54" w:name="_Toc482039821"/>
                      <w:bookmarkStart w:id="55"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2"/>
                      <w:bookmarkEnd w:id="53"/>
                      <w:bookmarkEnd w:id="54"/>
                      <w:r>
                        <w:rPr>
                          <w:color w:val="000000"/>
                        </w:rPr>
                        <w:t>: Modelos de Implementação Fonte: http://www.vividdynamics.com/wp-content/uploads/2013/12/cloud-hosting.jpg</w:t>
                      </w:r>
                      <w:bookmarkEnd w:id="55"/>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5"/>
      <w:bookmarkEnd w:id="46"/>
      <w:bookmarkEnd w:id="47"/>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6" w:name="_Toc496802693"/>
      <w:bookmarkStart w:id="57" w:name="_Toc496802922"/>
      <w:bookmarkStart w:id="58" w:name="_Toc497242042"/>
      <w:r>
        <w:lastRenderedPageBreak/>
        <w:t>2.2.1 Nuvem Pública</w:t>
      </w:r>
      <w:bookmarkEnd w:id="56"/>
      <w:bookmarkEnd w:id="57"/>
      <w:bookmarkEnd w:id="58"/>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607CD1" w:rsidRDefault="00607CD1">
                            <w:pPr>
                              <w:pStyle w:val="Legenda"/>
                            </w:pPr>
                            <w:bookmarkStart w:id="59" w:name="_Toc482302124"/>
                            <w:bookmarkStart w:id="60" w:name="_Toc482039964"/>
                            <w:bookmarkStart w:id="61" w:name="_Toc482039822"/>
                            <w:bookmarkStart w:id="62"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9"/>
                            <w:bookmarkEnd w:id="60"/>
                            <w:bookmarkEnd w:id="61"/>
                            <w:r>
                              <w:rPr>
                                <w:color w:val="000000"/>
                              </w:rPr>
                              <w:t>: Nuvem pública Fonte: http://www.ximedica.info/images/uploads/the_cloud-resized-600.jpg</w:t>
                            </w:r>
                            <w:bookmarkEnd w:id="62"/>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" stroked="f">
                <v:textbox inset="0,0,0,0">
                  <w:txbxContent>
                    <w:p w14:paraId="053F315A" w14:textId="77777777" w:rsidR="00607CD1" w:rsidRDefault="00607CD1">
                      <w:pPr>
                        <w:pStyle w:val="Legenda"/>
                      </w:pPr>
                      <w:bookmarkStart w:id="63" w:name="_Toc482302124"/>
                      <w:bookmarkStart w:id="64" w:name="_Toc482039964"/>
                      <w:bookmarkStart w:id="65" w:name="_Toc482039822"/>
                      <w:bookmarkStart w:id="66"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3"/>
                      <w:bookmarkEnd w:id="64"/>
                      <w:bookmarkEnd w:id="65"/>
                      <w:r>
                        <w:rPr>
                          <w:color w:val="000000"/>
                        </w:rPr>
                        <w:t>: Nuvem pública Fonte: http://www.ximedica.info/images/uploads/the_cloud-resized-600.jpg</w:t>
                      </w:r>
                      <w:bookmarkEnd w:id="66"/>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7" w:name="_Toc496802694"/>
      <w:bookmarkStart w:id="68" w:name="_Toc496802923"/>
      <w:bookmarkStart w:id="69" w:name="_Toc49724204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607CD1" w:rsidRDefault="00607CD1">
                            <w:pPr>
                              <w:pStyle w:val="Legenda"/>
                            </w:pPr>
                            <w:bookmarkStart w:id="70" w:name="_Toc482302125"/>
                            <w:bookmarkStart w:id="71" w:name="_Toc482039965"/>
                            <w:bookmarkStart w:id="72" w:name="_Toc482039823"/>
                            <w:bookmarkStart w:id="73"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0"/>
                            <w:bookmarkEnd w:id="71"/>
                            <w:bookmarkEnd w:id="72"/>
                            <w:r>
                              <w:rPr>
                                <w:color w:val="000000"/>
                              </w:rPr>
                              <w:t>: Nuvem Privada Fonte: https://web-material3.yokogawa.com/image_8952.jpg</w:t>
                            </w:r>
                            <w:bookmarkEnd w:id="73"/>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" stroked="f">
                <v:textbox inset="0,0,0,0">
                  <w:txbxContent>
                    <w:p w14:paraId="2A679F55" w14:textId="77777777" w:rsidR="00607CD1" w:rsidRDefault="00607CD1">
                      <w:pPr>
                        <w:pStyle w:val="Legenda"/>
                      </w:pPr>
                      <w:bookmarkStart w:id="74" w:name="_Toc482302125"/>
                      <w:bookmarkStart w:id="75" w:name="_Toc482039965"/>
                      <w:bookmarkStart w:id="76" w:name="_Toc482039823"/>
                      <w:bookmarkStart w:id="77"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4"/>
                      <w:bookmarkEnd w:id="75"/>
                      <w:bookmarkEnd w:id="76"/>
                      <w:r>
                        <w:rPr>
                          <w:color w:val="000000"/>
                        </w:rPr>
                        <w:t>: Nuvem Privada Fonte: https://web-material3.yokogawa.com/image_8952.jpg</w:t>
                      </w:r>
                      <w:bookmarkEnd w:id="77"/>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7"/>
      <w:bookmarkEnd w:id="68"/>
      <w:bookmarkEnd w:id="69"/>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8" w:name="_Toc496802695"/>
      <w:bookmarkStart w:id="79" w:name="_Toc496802924"/>
      <w:bookmarkStart w:id="80" w:name="_Toc49724204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607CD1" w:rsidRDefault="00607CD1">
                            <w:pPr>
                              <w:pStyle w:val="Legenda"/>
                            </w:pPr>
                            <w:bookmarkStart w:id="81" w:name="_Toc482302126"/>
                            <w:bookmarkStart w:id="82" w:name="_Toc482039966"/>
                            <w:bookmarkStart w:id="83" w:name="_Toc482039824"/>
                            <w:bookmarkStart w:id="84"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1"/>
                            <w:bookmarkEnd w:id="82"/>
                            <w:bookmarkEnd w:id="83"/>
                            <w:r>
                              <w:rPr>
                                <w:color w:val="000000"/>
                              </w:rPr>
                              <w:t>: Nuvem Comunitária Fonte: https://lh4.googleusercontent.com/NWf67CzmfbXLVsj60ZRyC-eX-UcdAt3ITRZcgedyN4dBbGU0BOWdCSNdtuqz9DxZ4fHNC6GLnUlreeoRX__8c07l61YMMoY3zxKJvMkbFfx92vjjDYLm1ai2STm0h4XQfA</w:t>
                            </w:r>
                            <w:bookmarkEnd w:id="84"/>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" stroked="f">
                <v:textbox style="mso-fit-shape-to-text:t" inset="0,0,0,0">
                  <w:txbxContent>
                    <w:p w14:paraId="29ADD997" w14:textId="77777777" w:rsidR="00607CD1" w:rsidRDefault="00607CD1">
                      <w:pPr>
                        <w:pStyle w:val="Legenda"/>
                      </w:pPr>
                      <w:bookmarkStart w:id="85" w:name="_Toc482302126"/>
                      <w:bookmarkStart w:id="86" w:name="_Toc482039966"/>
                      <w:bookmarkStart w:id="87" w:name="_Toc482039824"/>
                      <w:bookmarkStart w:id="88"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5"/>
                      <w:bookmarkEnd w:id="86"/>
                      <w:bookmarkEnd w:id="87"/>
                      <w:r>
                        <w:rPr>
                          <w:color w:val="000000"/>
                        </w:rPr>
                        <w:t>: Nuvem Comunitária Fonte: https://lh4.googleusercontent.com/NWf67CzmfbXLVsj60ZRyC-eX-UcdAt3ITRZcgedyN4dBbGU0BOWdCSNdtuqz9DxZ4fHNC6GLnUlreeoRX__8c07l61YMMoY3zxKJvMkbFfx92vjjDYLm1ai2STm0h4XQfA</w:t>
                      </w:r>
                      <w:bookmarkEnd w:id="88"/>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8"/>
      <w:bookmarkEnd w:id="79"/>
      <w:bookmarkEnd w:id="8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9" w:name="_Toc496802696"/>
      <w:bookmarkStart w:id="90" w:name="_Toc496802925"/>
      <w:bookmarkStart w:id="91" w:name="_Toc497242045"/>
      <w:r>
        <w:lastRenderedPageBreak/>
        <w:t>2.2.3 Nuvem Híbrida</w:t>
      </w:r>
      <w:bookmarkEnd w:id="89"/>
      <w:bookmarkEnd w:id="90"/>
      <w:bookmarkEnd w:id="91"/>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607CD1" w:rsidRDefault="00607CD1">
                            <w:pPr>
                              <w:pStyle w:val="Legenda"/>
                            </w:pPr>
                            <w:bookmarkStart w:id="92" w:name="_Toc482302127"/>
                            <w:bookmarkStart w:id="93" w:name="_Toc482039967"/>
                            <w:bookmarkStart w:id="94" w:name="_Toc482039825"/>
                            <w:bookmarkStart w:id="95"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2"/>
                            <w:bookmarkEnd w:id="93"/>
                            <w:bookmarkEnd w:id="94"/>
                            <w:r>
                              <w:rPr>
                                <w:color w:val="000000"/>
                              </w:rPr>
                              <w:t>: Modelos de Implementação Fonte: https://puserscontentstorage.blob.core.windows.net/userimages/de1cc483-bb71-4170-bd25-0c04f167acf5/c9851e30-da98-4765-92bb-d33ca089ff49image32.png</w:t>
                            </w:r>
                            <w:bookmarkEnd w:id="95"/>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" stroked="f">
                <v:textbox style="mso-fit-shape-to-text:t" inset="0,0,0,0">
                  <w:txbxContent>
                    <w:p w14:paraId="32B909E9" w14:textId="77777777" w:rsidR="00607CD1" w:rsidRDefault="00607CD1">
                      <w:pPr>
                        <w:pStyle w:val="Legenda"/>
                      </w:pPr>
                      <w:bookmarkStart w:id="96" w:name="_Toc482302127"/>
                      <w:bookmarkStart w:id="97" w:name="_Toc482039967"/>
                      <w:bookmarkStart w:id="98" w:name="_Toc482039825"/>
                      <w:bookmarkStart w:id="99"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6"/>
                      <w:bookmarkEnd w:id="97"/>
                      <w:bookmarkEnd w:id="98"/>
                      <w:r>
                        <w:rPr>
                          <w:color w:val="000000"/>
                        </w:rPr>
                        <w:t>: Modelos de Implementação Fonte: https://puserscontentstorage.blob.core.windows.net/userimages/de1cc483-bb71-4170-bd25-0c04f167acf5/c9851e30-da98-4765-92bb-d33ca089ff49image32.png</w:t>
                      </w:r>
                      <w:bookmarkEnd w:id="99"/>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100" w:name="_Toc496802697"/>
      <w:bookmarkStart w:id="101" w:name="_Toc496802926"/>
      <w:bookmarkStart w:id="102" w:name="_Toc497242046"/>
      <w:r>
        <w:lastRenderedPageBreak/>
        <w:t>2.3 Princípios da computação em nuvem</w:t>
      </w:r>
      <w:bookmarkEnd w:id="100"/>
      <w:bookmarkEnd w:id="101"/>
      <w:bookmarkEnd w:id="102"/>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3" w:name="_Toc496802698"/>
      <w:bookmarkStart w:id="104" w:name="_Toc496802927"/>
      <w:bookmarkStart w:id="105" w:name="_Toc497242047"/>
      <w:r>
        <w:lastRenderedPageBreak/>
        <w:t>2.4 Modelos de Serviços</w:t>
      </w:r>
      <w:bookmarkEnd w:id="103"/>
      <w:bookmarkEnd w:id="104"/>
      <w:bookmarkEnd w:id="105"/>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607CD1" w:rsidRDefault="00607CD1">
                            <w:pPr>
                              <w:pStyle w:val="Legenda"/>
                            </w:pPr>
                            <w:bookmarkStart w:id="106" w:name="_Toc482039826"/>
                            <w:bookmarkStart w:id="107" w:name="_Toc482302128"/>
                            <w:bookmarkStart w:id="108" w:name="_Toc482039968"/>
                            <w:bookmarkStart w:id="109"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6"/>
                            <w:bookmarkEnd w:id="107"/>
                            <w:bookmarkEnd w:id="108"/>
                            <w:r>
                              <w:rPr>
                                <w:color w:val="000000"/>
                              </w:rPr>
                              <w:t>: Modelos de Serviço Fonte: http://ftp.unipar.br/~seinpar/2013/artigos/Rogerio%20Schueroff%20Vandresen.pdf</w:t>
                            </w:r>
                            <w:bookmarkEnd w:id="109"/>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" stroked="f">
                <v:textbox style="mso-fit-shape-to-text:t" inset="0,0,0,0">
                  <w:txbxContent>
                    <w:p w14:paraId="3509538D" w14:textId="77777777" w:rsidR="00607CD1" w:rsidRDefault="00607CD1">
                      <w:pPr>
                        <w:pStyle w:val="Legenda"/>
                      </w:pPr>
                      <w:bookmarkStart w:id="110" w:name="_Toc482039826"/>
                      <w:bookmarkStart w:id="111" w:name="_Toc482302128"/>
                      <w:bookmarkStart w:id="112" w:name="_Toc482039968"/>
                      <w:bookmarkStart w:id="113"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10"/>
                      <w:bookmarkEnd w:id="111"/>
                      <w:bookmarkEnd w:id="112"/>
                      <w:r>
                        <w:rPr>
                          <w:color w:val="000000"/>
                        </w:rPr>
                        <w:t>: Modelos de Serviço Fonte: http://ftp.unipar.br/~seinpar/2013/artigos/Rogerio%20Schueroff%20Vandresen.pdf</w:t>
                      </w:r>
                      <w:bookmarkEnd w:id="113"/>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4" w:name="_Toc496802699"/>
      <w:bookmarkStart w:id="115" w:name="_Toc496802928"/>
      <w:bookmarkStart w:id="116" w:name="_Toc497242048"/>
      <w:r>
        <w:lastRenderedPageBreak/>
        <w:t xml:space="preserve">3 </w:t>
      </w:r>
      <w:r w:rsidR="00671E6C">
        <w:t>Container vs V</w:t>
      </w:r>
      <w:r w:rsidRPr="0077216E">
        <w:t>irtualização</w:t>
      </w:r>
      <w:bookmarkEnd w:id="114"/>
      <w:bookmarkEnd w:id="115"/>
      <w:bookmarkEnd w:id="116"/>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607CD1" w:rsidRDefault="00607CD1">
                            <w:pPr>
                              <w:pStyle w:val="Legenda"/>
                            </w:pPr>
                            <w:bookmarkStart w:id="117" w:name="_Toc482302129"/>
                            <w:bookmarkStart w:id="118" w:name="_Toc482039969"/>
                            <w:bookmarkStart w:id="119" w:name="_Toc482039827"/>
                            <w:bookmarkStart w:id="120"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7"/>
                            <w:bookmarkEnd w:id="118"/>
                            <w:bookmarkEnd w:id="119"/>
                            <w:r>
                              <w:rPr>
                                <w:color w:val="000000"/>
                              </w:rPr>
                              <w:t xml:space="preserve"> Hospedado Fonte: http://3way.com.br/saiba-como-a-virtualizacao-por-container-mudou-a-infraestrutura-de-ti/</w:t>
                            </w:r>
                            <w:bookmarkEnd w:id="120"/>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" stroked="f">
                <v:textbox style="mso-fit-shape-to-text:t" inset="0,0,0,0">
                  <w:txbxContent>
                    <w:p w14:paraId="75B58C4F" w14:textId="77777777" w:rsidR="00607CD1" w:rsidRDefault="00607CD1">
                      <w:pPr>
                        <w:pStyle w:val="Legenda"/>
                      </w:pPr>
                      <w:bookmarkStart w:id="121" w:name="_Toc482302129"/>
                      <w:bookmarkStart w:id="122" w:name="_Toc482039969"/>
                      <w:bookmarkStart w:id="123" w:name="_Toc482039827"/>
                      <w:bookmarkStart w:id="124"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1"/>
                      <w:bookmarkEnd w:id="122"/>
                      <w:bookmarkEnd w:id="123"/>
                      <w:r>
                        <w:rPr>
                          <w:color w:val="000000"/>
                        </w:rPr>
                        <w:t xml:space="preserve"> Hospedado Fonte: http://3way.com.br/saiba-como-a-virtualizacao-por-container-mudou-a-infraestrutura-de-ti/</w:t>
                      </w:r>
                      <w:bookmarkEnd w:id="124"/>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5" w:name="_Toc482302130"/>
      <w:bookmarkStart w:id="126" w:name="_Toc496268959"/>
      <w:r>
        <w:t xml:space="preserve">Figura </w:t>
      </w:r>
      <w:r>
        <w:fldChar w:fldCharType="begin"/>
      </w:r>
      <w:r>
        <w:instrText>SEQ Figura \* ARABIC</w:instrText>
      </w:r>
      <w:r>
        <w:fldChar w:fldCharType="separate"/>
      </w:r>
      <w:r w:rsidR="001E1CF0">
        <w:rPr>
          <w:noProof/>
        </w:rPr>
        <w:t>12</w:t>
      </w:r>
      <w:r>
        <w:fldChar w:fldCharType="end"/>
      </w:r>
      <w:bookmarkEnd w:id="125"/>
      <w:r>
        <w:t xml:space="preserve"> - Evolução do Hypervisor Fonte: http://3way.com.br/saiba-como-a-virtualizacao-por-container-revolucionou-a-infraestrutura-de-ti.png</w:t>
      </w:r>
      <w:bookmarkEnd w:id="126"/>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7" w:name="_Toc482302131"/>
      <w:bookmarkStart w:id="128" w:name="_Toc496268960"/>
      <w:r>
        <w:t xml:space="preserve">Figura </w:t>
      </w:r>
      <w:r>
        <w:fldChar w:fldCharType="begin"/>
      </w:r>
      <w:r>
        <w:instrText>SEQ Figura \* ARABIC</w:instrText>
      </w:r>
      <w:r>
        <w:fldChar w:fldCharType="separate"/>
      </w:r>
      <w:r w:rsidR="001E1CF0">
        <w:rPr>
          <w:noProof/>
        </w:rPr>
        <w:t>13</w:t>
      </w:r>
      <w:r>
        <w:fldChar w:fldCharType="end"/>
      </w:r>
      <w:bookmarkEnd w:id="127"/>
      <w:r>
        <w:t xml:space="preserve"> - Virtualização por Container Fonte: http://3way.com.br/saiba-como-a-virtualizacao-por-container-revolucionou-a-infraestrutura-de-ti.png</w:t>
      </w:r>
      <w:bookmarkEnd w:id="128"/>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Pr="005547D6" w:rsidRDefault="00C254AC">
      <w:pPr>
        <w:rPr>
          <w:highlight w:val="yellow"/>
          <w:rPrChange w:id="129" w:author="Thiago Cruz" w:date="2017-11-01T17:50:00Z">
            <w:rPr/>
          </w:rPrChange>
        </w:rPr>
      </w:pPr>
      <w:r w:rsidRPr="005547D6">
        <w:rPr>
          <w:highlight w:val="yellow"/>
          <w:rPrChange w:id="130" w:author="Thiago Cruz" w:date="2017-11-01T17:50:00Z">
            <w:rPr/>
          </w:rPrChange>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w:t>
      </w:r>
      <w:del w:id="131" w:author="Thiago Cruz" w:date="2017-11-01T17:49:00Z">
        <w:r w:rsidRPr="005547D6" w:rsidDel="00585E62">
          <w:rPr>
            <w:highlight w:val="yellow"/>
            <w:rPrChange w:id="132" w:author="Thiago Cruz" w:date="2017-11-01T17:50:00Z">
              <w:rPr/>
            </w:rPrChange>
          </w:rPr>
          <w:delText xml:space="preserve"> – Quali</w:delText>
        </w:r>
      </w:del>
      <w:del w:id="133" w:author="Thiago Cruz" w:date="2017-11-01T17:48:00Z">
        <w:r w:rsidRPr="005547D6" w:rsidDel="00585E62">
          <w:rPr>
            <w:highlight w:val="yellow"/>
            <w:rPrChange w:id="134" w:author="Thiago Cruz" w:date="2017-11-01T17:50:00Z">
              <w:rPr/>
            </w:rPrChange>
          </w:rPr>
          <w:delText>ty Assurance</w:delText>
        </w:r>
      </w:del>
      <w:r w:rsidRPr="005547D6">
        <w:rPr>
          <w:highlight w:val="yellow"/>
          <w:rPrChange w:id="135" w:author="Thiago Cruz" w:date="2017-11-01T17:50:00Z">
            <w:rPr/>
          </w:rPrChange>
        </w:rPr>
        <w:t xml:space="preserve">, Staging, Produção); o container pode ser </w:t>
      </w:r>
      <w:r w:rsidRPr="005547D6">
        <w:rPr>
          <w:highlight w:val="yellow"/>
          <w:rPrChange w:id="136" w:author="Thiago Cruz" w:date="2017-11-01T17:50:00Z">
            <w:rPr/>
          </w:rPrChange>
        </w:rPr>
        <w:lastRenderedPageBreak/>
        <w:t>baixado em qualquer lugar, e máquina hospedeira utilizando o Dockerhub (repositório do docker).</w:t>
      </w:r>
    </w:p>
    <w:p w14:paraId="388F678B" w14:textId="6B8569B1" w:rsidR="009C7518" w:rsidRDefault="00C254AC" w:rsidP="00250D8C">
      <w:pPr>
        <w:ind w:firstLine="708"/>
      </w:pPr>
      <w:r w:rsidRPr="005547D6">
        <w:rPr>
          <w:highlight w:val="yellow"/>
          <w:rPrChange w:id="137" w:author="Thiago Cruz" w:date="2017-11-01T17:50:00Z">
            <w:rPr/>
          </w:rPrChange>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38" w:name="_Toc496802700"/>
      <w:bookmarkStart w:id="139" w:name="_Toc496802929"/>
      <w:bookmarkStart w:id="140" w:name="_Toc497242049"/>
      <w:r w:rsidRPr="00D22DB7">
        <w:lastRenderedPageBreak/>
        <w:t>3.1 LXC Containers</w:t>
      </w:r>
      <w:bookmarkEnd w:id="138"/>
      <w:bookmarkEnd w:id="139"/>
      <w:bookmarkEnd w:id="140"/>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41" w:name="_Toc482302132"/>
      <w:bookmarkStart w:id="142" w:name="_Toc496268961"/>
      <w:r>
        <w:t xml:space="preserve">Figura </w:t>
      </w:r>
      <w:r>
        <w:fldChar w:fldCharType="begin"/>
      </w:r>
      <w:r>
        <w:instrText>SEQ Figura \* ARABIC</w:instrText>
      </w:r>
      <w:r>
        <w:fldChar w:fldCharType="separate"/>
      </w:r>
      <w:r w:rsidR="001E1CF0">
        <w:rPr>
          <w:noProof/>
        </w:rPr>
        <w:t>14</w:t>
      </w:r>
      <w:r>
        <w:fldChar w:fldCharType="end"/>
      </w:r>
      <w:bookmarkEnd w:id="141"/>
      <w:r>
        <w:t xml:space="preserve"> - LXC Container Fonte: http://3way.com.br/saiba-como-a-virtualizacao-por-container-revolucionou-a-infraestrutura-de-ti-part2/.png</w:t>
      </w:r>
      <w:bookmarkEnd w:id="142"/>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43" w:name="_Toc482302133"/>
      <w:bookmarkStart w:id="144" w:name="_Toc496268962"/>
      <w:r>
        <w:t xml:space="preserve">Figura </w:t>
      </w:r>
      <w:r>
        <w:fldChar w:fldCharType="begin"/>
      </w:r>
      <w:r>
        <w:instrText>SEQ Figura \* ARABIC</w:instrText>
      </w:r>
      <w:r>
        <w:fldChar w:fldCharType="separate"/>
      </w:r>
      <w:r w:rsidR="001E1CF0">
        <w:rPr>
          <w:noProof/>
        </w:rPr>
        <w:t>15</w:t>
      </w:r>
      <w:r>
        <w:fldChar w:fldCharType="end"/>
      </w:r>
      <w:bookmarkEnd w:id="143"/>
      <w:r>
        <w:t xml:space="preserve"> LXC vs KVM Fonte: http:3way.com.br/saiba-como-a-virtualizacao-por-container-revolucionou-a-infraestrutura-de-ti-part2/.png</w:t>
      </w:r>
      <w:bookmarkEnd w:id="144"/>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45" w:name="_Toc496802701"/>
      <w:bookmarkStart w:id="146" w:name="_Toc496802930"/>
      <w:bookmarkStart w:id="147" w:name="_Toc497242050"/>
      <w:r>
        <w:lastRenderedPageBreak/>
        <w:t>4. Docker</w:t>
      </w:r>
      <w:bookmarkEnd w:id="145"/>
      <w:bookmarkEnd w:id="146"/>
      <w:bookmarkEnd w:id="147"/>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lastRenderedPageBreak/>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system-calls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Agregação de serviços para elicitar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8F394D" w:rsidRDefault="00647997" w:rsidP="00F62F1D">
      <w:pPr>
        <w:pStyle w:val="PargrafodaLista"/>
        <w:numPr>
          <w:ilvl w:val="0"/>
          <w:numId w:val="25"/>
        </w:numPr>
        <w:rPr>
          <w:ins w:id="148" w:author="Thiago Cruz" w:date="2017-11-01T20:40:00Z"/>
          <w:lang w:val="x-none" w:eastAsia="x-none"/>
          <w:rPrChange w:id="149" w:author="Thiago Cruz" w:date="2017-11-01T20:40:00Z">
            <w:rPr>
              <w:ins w:id="150" w:author="Thiago Cruz" w:date="2017-11-01T20:40:00Z"/>
              <w:lang w:eastAsia="x-none"/>
            </w:rPr>
          </w:rPrChange>
        </w:rPr>
        <w:pPrChange w:id="151" w:author="Thiago Cruz" w:date="2017-11-01T20:39:00Z">
          <w:pPr>
            <w:ind w:firstLine="708"/>
          </w:pPr>
        </w:pPrChange>
      </w:pPr>
      <w:ins w:id="152" w:author="Thiago Cruz" w:date="2017-11-01T20:39:00Z">
        <w:r>
          <w:rPr>
            <w:lang w:eastAsia="x-none"/>
          </w:rPr>
          <w:t>Necessário</w:t>
        </w:r>
      </w:ins>
      <w:ins w:id="153" w:author="Thiago Cruz" w:date="2017-11-01T20:40:00Z">
        <w:r>
          <w:rPr>
            <w:lang w:eastAsia="x-none"/>
          </w:rPr>
          <w:t xml:space="preserve"> adaptar a aplicação </w:t>
        </w:r>
        <w:r w:rsidR="008F394D">
          <w:rPr>
            <w:lang w:eastAsia="x-none"/>
          </w:rPr>
          <w:t>ao Docker</w:t>
        </w:r>
      </w:ins>
    </w:p>
    <w:p w14:paraId="1082C388" w14:textId="68982842" w:rsidR="008F394D" w:rsidRDefault="008F394D" w:rsidP="00F62F1D">
      <w:pPr>
        <w:pStyle w:val="PargrafodaLista"/>
        <w:numPr>
          <w:ilvl w:val="0"/>
          <w:numId w:val="25"/>
        </w:numPr>
        <w:rPr>
          <w:ins w:id="154" w:author="Thiago Cruz" w:date="2017-11-01T20:41:00Z"/>
          <w:lang w:eastAsia="x-none"/>
        </w:rPr>
        <w:pPrChange w:id="155" w:author="Thiago Cruz" w:date="2017-11-01T20:39:00Z">
          <w:pPr>
            <w:ind w:firstLine="708"/>
          </w:pPr>
        </w:pPrChange>
      </w:pPr>
      <w:ins w:id="156" w:author="Thiago Cruz" w:date="2017-11-01T20:40:00Z">
        <w:r>
          <w:rPr>
            <w:lang w:eastAsia="x-none"/>
          </w:rPr>
          <w:t xml:space="preserve">Necessário conhecimentos, e/ou experiência com o </w:t>
        </w:r>
      </w:ins>
      <w:ins w:id="157" w:author="Thiago Cruz" w:date="2017-11-01T20:46:00Z">
        <w:r w:rsidR="00644C3C">
          <w:rPr>
            <w:lang w:eastAsia="x-none"/>
          </w:rPr>
          <w:t>u</w:t>
        </w:r>
      </w:ins>
      <w:ins w:id="158" w:author="Thiago Cruz" w:date="2017-11-01T20:40:00Z">
        <w:r w:rsidR="00644C3C">
          <w:rPr>
            <w:lang w:eastAsia="x-none"/>
          </w:rPr>
          <w:t>s</w:t>
        </w:r>
        <w:r>
          <w:rPr>
            <w:lang w:eastAsia="x-none"/>
          </w:rPr>
          <w:t xml:space="preserve">o de </w:t>
        </w:r>
      </w:ins>
      <w:ins w:id="159" w:author="Thiago Cruz" w:date="2017-11-01T20:41:00Z">
        <w:r>
          <w:rPr>
            <w:lang w:eastAsia="x-none"/>
          </w:rPr>
          <w:t>container/imagem.</w:t>
        </w:r>
      </w:ins>
    </w:p>
    <w:p w14:paraId="4BFE6C0F" w14:textId="4636B118" w:rsidR="008F394D" w:rsidRDefault="001D46BC" w:rsidP="00F62F1D">
      <w:pPr>
        <w:pStyle w:val="PargrafodaLista"/>
        <w:numPr>
          <w:ilvl w:val="0"/>
          <w:numId w:val="25"/>
        </w:numPr>
        <w:rPr>
          <w:ins w:id="160" w:author="Thiago Cruz" w:date="2017-11-01T20:41:00Z"/>
          <w:lang w:eastAsia="x-none"/>
        </w:rPr>
        <w:pPrChange w:id="161" w:author="Thiago Cruz" w:date="2017-11-01T20:39:00Z">
          <w:pPr>
            <w:ind w:firstLine="708"/>
          </w:pPr>
        </w:pPrChange>
      </w:pPr>
      <w:ins w:id="162" w:author="Thiago Cruz" w:date="2017-11-01T20:41:00Z">
        <w:r>
          <w:rPr>
            <w:lang w:eastAsia="x-none"/>
          </w:rPr>
          <w:t>Curva de aprendizagem demorada e que precisa de experiência do usuário.</w:t>
        </w:r>
      </w:ins>
    </w:p>
    <w:p w14:paraId="3B34B837" w14:textId="13373BED" w:rsidR="001D46BC" w:rsidRDefault="00414A48" w:rsidP="00F62F1D">
      <w:pPr>
        <w:pStyle w:val="PargrafodaLista"/>
        <w:numPr>
          <w:ilvl w:val="0"/>
          <w:numId w:val="25"/>
        </w:numPr>
        <w:rPr>
          <w:ins w:id="163" w:author="Thiago Cruz" w:date="2017-11-01T20:42:00Z"/>
          <w:lang w:eastAsia="x-none"/>
        </w:rPr>
        <w:pPrChange w:id="164" w:author="Thiago Cruz" w:date="2017-11-01T20:39:00Z">
          <w:pPr>
            <w:ind w:firstLine="708"/>
          </w:pPr>
        </w:pPrChange>
      </w:pPr>
      <w:ins w:id="165" w:author="Thiago Cruz" w:date="2017-11-01T20:42:00Z">
        <w:r>
          <w:rPr>
            <w:lang w:eastAsia="x-none"/>
          </w:rPr>
          <w:t>Pouca documentação para conceitos/problemas envolvendo à aplicação.</w:t>
        </w:r>
      </w:ins>
    </w:p>
    <w:p w14:paraId="4902A812" w14:textId="74C9C696" w:rsidR="00414A48" w:rsidRDefault="007B0EBA" w:rsidP="00F62F1D">
      <w:pPr>
        <w:pStyle w:val="PargrafodaLista"/>
        <w:numPr>
          <w:ilvl w:val="0"/>
          <w:numId w:val="25"/>
        </w:numPr>
        <w:rPr>
          <w:ins w:id="166" w:author="Thiago Cruz" w:date="2017-11-01T20:47:00Z"/>
          <w:lang w:eastAsia="x-none"/>
        </w:rPr>
        <w:pPrChange w:id="167" w:author="Thiago Cruz" w:date="2017-11-01T20:39:00Z">
          <w:pPr>
            <w:ind w:firstLine="708"/>
          </w:pPr>
        </w:pPrChange>
      </w:pPr>
      <w:ins w:id="168" w:author="Thiago Cruz" w:date="2017-11-01T20:46:00Z">
        <w:r>
          <w:rPr>
            <w:lang w:eastAsia="x-none"/>
          </w:rPr>
          <w:t xml:space="preserve">Erros na criação do container/imagem de difícil </w:t>
        </w:r>
      </w:ins>
      <w:ins w:id="169" w:author="Thiago Cruz" w:date="2017-11-01T20:47:00Z">
        <w:r w:rsidR="00EC7798">
          <w:rPr>
            <w:lang w:eastAsia="x-none"/>
          </w:rPr>
          <w:t>compreensão,  assimilação e entendimento. Necessário experiência do usuário.</w:t>
        </w:r>
      </w:ins>
    </w:p>
    <w:p w14:paraId="7BD45403" w14:textId="0A2B4606" w:rsidR="00A45E93" w:rsidRPr="00F62F1D" w:rsidRDefault="00A45E93" w:rsidP="00F62F1D">
      <w:pPr>
        <w:pStyle w:val="PargrafodaLista"/>
        <w:numPr>
          <w:ilvl w:val="0"/>
          <w:numId w:val="25"/>
        </w:numPr>
        <w:rPr>
          <w:ins w:id="170" w:author="Thiago Cruz" w:date="2017-11-01T20:39:00Z"/>
          <w:lang w:eastAsia="x-none"/>
          <w:rPrChange w:id="171" w:author="Thiago Cruz" w:date="2017-11-01T20:39:00Z">
            <w:rPr>
              <w:ins w:id="172" w:author="Thiago Cruz" w:date="2017-11-01T20:39:00Z"/>
            </w:rPr>
          </w:rPrChange>
        </w:rPr>
        <w:pPrChange w:id="173" w:author="Thiago Cruz" w:date="2017-11-01T20:39:00Z">
          <w:pPr>
            <w:ind w:firstLine="708"/>
          </w:pPr>
        </w:pPrChange>
      </w:pPr>
      <w:ins w:id="174" w:author="Thiago Cruz" w:date="2017-11-01T20:47:00Z">
        <w:r>
          <w:rPr>
            <w:lang w:eastAsia="x-none"/>
          </w:rPr>
          <w:t xml:space="preserve">Necessário conhecimentos </w:t>
        </w:r>
      </w:ins>
      <w:ins w:id="175" w:author="Thiago Cruz" w:date="2017-11-01T20:48:00Z">
        <w:r>
          <w:rPr>
            <w:lang w:eastAsia="x-none"/>
          </w:rPr>
          <w:t xml:space="preserve">prévios </w:t>
        </w:r>
      </w:ins>
      <w:ins w:id="176" w:author="Thiago Cruz" w:date="2017-11-01T20:47:00Z">
        <w:r>
          <w:rPr>
            <w:lang w:eastAsia="x-none"/>
          </w:rPr>
          <w:t xml:space="preserve">de </w:t>
        </w:r>
      </w:ins>
      <w:ins w:id="177" w:author="Thiago Cruz" w:date="2017-11-01T20:48:00Z">
        <w:r w:rsidR="00F609ED">
          <w:rPr>
            <w:lang w:eastAsia="x-none"/>
          </w:rPr>
          <w:t>Linux</w:t>
        </w:r>
        <w:r>
          <w:rPr>
            <w:lang w:eastAsia="x-none"/>
          </w:rPr>
          <w:t>.</w:t>
        </w:r>
      </w:ins>
    </w:p>
    <w:p w14:paraId="670FA70B" w14:textId="77777777" w:rsidR="00F62F1D" w:rsidRDefault="00F62F1D" w:rsidP="005B7C63">
      <w:pPr>
        <w:ind w:firstLine="708"/>
        <w:rPr>
          <w:ins w:id="178" w:author="Thiago Cruz" w:date="2017-11-01T20:39:00Z"/>
          <w:lang w:val="x-none" w:eastAsia="x-none"/>
        </w:rPr>
      </w:pPr>
    </w:p>
    <w:p w14:paraId="3D272FE8" w14:textId="01D45723" w:rsidR="005B7C63" w:rsidRDefault="005B7C63" w:rsidP="005B7C63">
      <w:pPr>
        <w:ind w:firstLine="708"/>
        <w:rPr>
          <w:ins w:id="179" w:author="Thiago Cruz" w:date="2017-11-01T20:56:00Z"/>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ins w:id="180" w:author="Thiago Cruz" w:date="2017-11-01T20:48:00Z">
        <w:r w:rsidR="00F609ED">
          <w:rPr>
            <w:lang w:eastAsia="x-none"/>
          </w:rPr>
          <w:t xml:space="preserve">significativas </w:t>
        </w:r>
      </w:ins>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ins w:id="181" w:author="Thiago Cruz" w:date="2017-11-01T20:56:00Z">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Linux</w:t>
        </w:r>
      </w:ins>
      <w:ins w:id="182" w:author="Thiago Cruz" w:date="2017-11-01T20:57:00Z">
        <w:r w:rsidR="007B46F8">
          <w:rPr>
            <w:lang w:eastAsia="x-none"/>
          </w:rPr>
          <w:t xml:space="preserve"> terão extrema </w:t>
        </w:r>
        <w:r w:rsidR="00F221CF">
          <w:rPr>
            <w:lang w:eastAsia="x-none"/>
          </w:rPr>
          <w:t xml:space="preserve">dificuldade de </w:t>
        </w:r>
      </w:ins>
      <w:ins w:id="183" w:author="Thiago Cruz" w:date="2017-11-01T20:58:00Z">
        <w:r w:rsidR="00F221CF">
          <w:rPr>
            <w:lang w:eastAsia="x-none"/>
          </w:rPr>
          <w:t xml:space="preserve">utilização da plataforma, pois alguns erros </w:t>
        </w:r>
        <w:r w:rsidR="00381ECA">
          <w:rPr>
            <w:lang w:eastAsia="x-none"/>
          </w:rPr>
          <w:t>não são claros e requerem</w:t>
        </w:r>
      </w:ins>
      <w:ins w:id="184" w:author="Thiago Cruz" w:date="2017-11-01T20:59:00Z">
        <w:r w:rsidR="00381ECA">
          <w:rPr>
            <w:lang w:eastAsia="x-none"/>
          </w:rPr>
          <w:t xml:space="preserve"> bastante conhecimento e</w:t>
        </w:r>
        <w:r w:rsidR="00684108">
          <w:rPr>
            <w:lang w:eastAsia="x-none"/>
          </w:rPr>
          <w:t xml:space="preserve"> motivação do usuário para continuar a debugar. </w:t>
        </w:r>
      </w:ins>
      <w:ins w:id="185" w:author="Thiago Cruz" w:date="2017-11-01T21:00:00Z">
        <w:r w:rsidR="00E150E3">
          <w:rPr>
            <w:lang w:eastAsia="x-none"/>
          </w:rPr>
          <w:t xml:space="preserve">Em meu estudo de caso varias vezes a minha aplicação </w:t>
        </w:r>
        <w:r w:rsidR="00EA0EC7">
          <w:rPr>
            <w:lang w:eastAsia="x-none"/>
          </w:rPr>
          <w:t>não levantava, ficava “up”</w:t>
        </w:r>
      </w:ins>
      <w:ins w:id="186" w:author="Thiago Cruz" w:date="2017-11-01T21:01:00Z">
        <w:r w:rsidR="00EA0EC7">
          <w:rPr>
            <w:lang w:eastAsia="x-none"/>
          </w:rPr>
          <w:t xml:space="preserve"> e somente obtive um </w:t>
        </w:r>
      </w:ins>
      <w:ins w:id="187" w:author="Thiago Cruz" w:date="2017-11-01T21:03:00Z">
        <w:r w:rsidR="00031A76">
          <w:rPr>
            <w:lang w:eastAsia="x-none"/>
          </w:rPr>
          <w:t xml:space="preserve">stack </w:t>
        </w:r>
      </w:ins>
      <w:ins w:id="188" w:author="Thiago Cruz" w:date="2017-11-01T21:01:00Z">
        <w:r w:rsidR="00EA0EC7">
          <w:rPr>
            <w:lang w:eastAsia="x-none"/>
          </w:rPr>
          <w:t xml:space="preserve">trace de </w:t>
        </w:r>
        <w:r w:rsidR="000E680F">
          <w:rPr>
            <w:lang w:eastAsia="x-none"/>
          </w:rPr>
          <w:t xml:space="preserve">exit=1; pois um container </w:t>
        </w:r>
      </w:ins>
      <w:ins w:id="189" w:author="Thiago Cruz" w:date="2017-11-01T21:02:00Z">
        <w:r w:rsidR="000E680F">
          <w:rPr>
            <w:lang w:eastAsia="x-none"/>
          </w:rPr>
          <w:t xml:space="preserve">dependente não </w:t>
        </w:r>
        <w:r w:rsidR="00B9107B">
          <w:rPr>
            <w:lang w:eastAsia="x-none"/>
          </w:rPr>
          <w:t xml:space="preserve">era iniciado </w:t>
        </w:r>
      </w:ins>
      <w:ins w:id="190" w:author="Thiago Cruz" w:date="2017-11-01T21:03:00Z">
        <w:r w:rsidR="00031A76">
          <w:rPr>
            <w:lang w:eastAsia="x-none"/>
          </w:rPr>
          <w:t xml:space="preserve">de </w:t>
        </w:r>
      </w:ins>
      <w:ins w:id="191" w:author="Thiago Cruz" w:date="2017-11-01T21:02:00Z">
        <w:r w:rsidR="00B9107B">
          <w:rPr>
            <w:lang w:eastAsia="x-none"/>
          </w:rPr>
          <w:t xml:space="preserve">forma correta e o </w:t>
        </w:r>
        <w:r w:rsidR="00031A76">
          <w:rPr>
            <w:lang w:eastAsia="x-none"/>
          </w:rPr>
          <w:t xml:space="preserve">container </w:t>
        </w:r>
        <w:r w:rsidR="00B9107B">
          <w:rPr>
            <w:lang w:eastAsia="x-none"/>
          </w:rPr>
          <w:t>minha aplicação</w:t>
        </w:r>
      </w:ins>
      <w:ins w:id="192" w:author="Thiago Cruz" w:date="2017-11-01T21:03:00Z">
        <w:r w:rsidR="00031A76">
          <w:rPr>
            <w:lang w:eastAsia="x-none"/>
          </w:rPr>
          <w:t xml:space="preserve"> </w:t>
        </w:r>
        <w:r w:rsidR="008C4E0A">
          <w:rPr>
            <w:lang w:eastAsia="x-none"/>
          </w:rPr>
          <w:t>ne informava esse stack trace de erro.</w:t>
        </w:r>
      </w:ins>
      <w:bookmarkStart w:id="193" w:name="_GoBack"/>
      <w:bookmarkEnd w:id="193"/>
      <w:ins w:id="194" w:author="Thiago Cruz" w:date="2017-11-01T21:02:00Z">
        <w:r w:rsidR="00B9107B">
          <w:rPr>
            <w:lang w:eastAsia="x-none"/>
          </w:rPr>
          <w:t xml:space="preserve"> </w:t>
        </w:r>
      </w:ins>
    </w:p>
    <w:p w14:paraId="2365A881" w14:textId="77777777" w:rsidR="005B7C63" w:rsidRPr="00A97EC7" w:rsidRDefault="005B7C63" w:rsidP="005B7C63">
      <w:pPr>
        <w:rPr>
          <w:lang w:eastAsia="x-none"/>
        </w:rPr>
      </w:pPr>
    </w:p>
    <w:p w14:paraId="347665AB" w14:textId="77777777" w:rsidR="005B7C63" w:rsidRDefault="005B7C63" w:rsidP="00727CEF">
      <w:pPr>
        <w:pStyle w:val="PargrafodaLista"/>
        <w:ind w:left="781" w:firstLine="0"/>
        <w:rPr>
          <w:lang w:eastAsia="x-none"/>
        </w:rPr>
      </w:pPr>
    </w:p>
    <w:p w14:paraId="57FECFDA" w14:textId="67B1F306" w:rsidR="00067AB3" w:rsidRPr="00727CEF" w:rsidRDefault="00067AB3" w:rsidP="001A3F07">
      <w:pPr>
        <w:rPr>
          <w:lang w:eastAsia="x-none"/>
        </w:rPr>
      </w:pPr>
    </w:p>
    <w:p w14:paraId="27BA1F03" w14:textId="3639FBF9" w:rsidR="002460B7" w:rsidRPr="00086281" w:rsidRDefault="002460B7" w:rsidP="002460B7">
      <w:pPr>
        <w:pStyle w:val="Ttulo11"/>
        <w:ind w:firstLine="0"/>
        <w:jc w:val="left"/>
      </w:pPr>
      <w:bookmarkStart w:id="195" w:name="_Toc497242051"/>
      <w:r w:rsidRPr="00086281">
        <w:lastRenderedPageBreak/>
        <w:t xml:space="preserve">4.1 </w:t>
      </w:r>
      <w:r>
        <w:t>Instalação do Docker</w:t>
      </w:r>
      <w:bookmarkEnd w:id="195"/>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7"/>
        <w:t>4</w:t>
      </w:r>
    </w:p>
    <w:p w14:paraId="3C2439F6" w14:textId="2DAC154A" w:rsidR="003C2963" w:rsidRDefault="003C2963">
      <w:pPr>
        <w:rPr>
          <w:rFonts w:eastAsia="Times New Roman" w:cs="Arial"/>
          <w:color w:val="00000A"/>
          <w:sz w:val="22"/>
          <w:lang w:eastAsia="x-none"/>
        </w:rPr>
      </w:pPr>
    </w:p>
    <w:p w14:paraId="78312D0A" w14:textId="3DB98CA1" w:rsidR="007B65C4" w:rsidRDefault="007B65C4" w:rsidP="007B65C4">
      <w:pPr>
        <w:pStyle w:val="Ttulo11"/>
      </w:pPr>
      <w:bookmarkStart w:id="196" w:name="_Toc496802705"/>
      <w:bookmarkStart w:id="197" w:name="_Toc496802934"/>
      <w:bookmarkStart w:id="198" w:name="_Toc497242052"/>
      <w:bookmarkStart w:id="199" w:name="_Toc496802703"/>
      <w:bookmarkStart w:id="200" w:name="_Toc496802932"/>
      <w:r>
        <w:lastRenderedPageBreak/>
        <w:t>4.</w:t>
      </w:r>
      <w:r w:rsidR="00496E1B">
        <w:t>2</w:t>
      </w:r>
      <w:r>
        <w:t xml:space="preserve"> Arquivos de </w:t>
      </w:r>
      <w:bookmarkEnd w:id="196"/>
      <w:bookmarkEnd w:id="197"/>
      <w:r>
        <w:t>Configuração</w:t>
      </w:r>
      <w:bookmarkEnd w:id="19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201" w:name="_Toc496802706"/>
      <w:bookmarkStart w:id="202"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1254C0AD" w:rsidR="007B65C4" w:rsidRDefault="007B65C4" w:rsidP="007B65C4">
      <w:pPr>
        <w:pStyle w:val="Ttulo21"/>
        <w:jc w:val="left"/>
        <w:rPr>
          <w:lang w:val="pt-BR"/>
        </w:rPr>
      </w:pPr>
      <w:bookmarkStart w:id="203" w:name="_Toc497242053"/>
      <w:r>
        <w:t>4.</w:t>
      </w:r>
      <w:r w:rsidR="00496E1B">
        <w:t>2</w:t>
      </w:r>
      <w:r>
        <w:t>.1 Docker</w:t>
      </w:r>
      <w:r>
        <w:rPr>
          <w:lang w:val="pt-BR"/>
        </w:rPr>
        <w:t>-Compose</w:t>
      </w:r>
      <w:bookmarkEnd w:id="201"/>
      <w:bookmarkEnd w:id="202"/>
      <w:bookmarkEnd w:id="203"/>
    </w:p>
    <w:p w14:paraId="112BCFE4" w14:textId="77777777" w:rsidR="007B65C4" w:rsidRDefault="007B65C4" w:rsidP="007B65C4">
      <w:pPr>
        <w:ind w:firstLine="708"/>
      </w:pPr>
      <w:r>
        <w:t xml:space="preserve">Existe uma </w:t>
      </w:r>
      <w:r w:rsidRPr="001E6541">
        <w:rPr>
          <w:highlight w:val="yellow"/>
          <w:rPrChange w:id="204" w:author="Thiago Cruz" w:date="2017-11-01T17:55:00Z">
            <w:rPr/>
          </w:rPrChange>
        </w:rPr>
        <w:t>ferramenta</w:t>
      </w:r>
      <w:r>
        <w:t xml:space="preserve">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254CA415" w:rsidR="007B65C4" w:rsidRDefault="007B65C4" w:rsidP="007B65C4">
      <w:pPr>
        <w:ind w:firstLine="708"/>
        <w:rPr>
          <w:lang w:eastAsia="x-none"/>
        </w:rPr>
      </w:pPr>
      <w:r>
        <w:rPr>
          <w:lang w:eastAsia="x-none"/>
        </w:rPr>
        <w:t xml:space="preserve">Toda a escrita do arquivo do Docker-compose é no formato “.yml” uma linguagem bem próxima da linguagem natural e que poder ser facilmente compreendida e interpretada por uma simplicidade e quase nenhum conhecimento prévio específico de </w:t>
      </w:r>
      <w:ins w:id="205" w:author="Thiago Cruz" w:date="2017-11-01T17:56:00Z">
        <w:r w:rsidR="008C1087">
          <w:rPr>
            <w:lang w:eastAsia="x-none"/>
          </w:rPr>
          <w:t xml:space="preserve">programação </w:t>
        </w:r>
      </w:ins>
      <w:del w:id="206" w:author="Thiago Cruz" w:date="2017-11-01T17:56:00Z">
        <w:r w:rsidDel="008C1087">
          <w:rPr>
            <w:lang w:eastAsia="x-none"/>
          </w:rPr>
          <w:delText>computação</w:delText>
        </w:r>
      </w:del>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5D7417CC"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w:t>
      </w:r>
      <w:del w:id="207" w:author="Thiago Cruz" w:date="2017-11-01T17:57:00Z">
        <w:r w:rsidDel="00B03A32">
          <w:rPr>
            <w:lang w:eastAsia="x-none"/>
          </w:rPr>
          <w:delText>b</w:delText>
        </w:r>
      </w:del>
      <w:ins w:id="208" w:author="Thiago Cruz" w:date="2017-11-01T17:57:00Z">
        <w:r w:rsidR="00B03A32">
          <w:rPr>
            <w:lang w:eastAsia="x-none"/>
          </w:rPr>
          <w:t>build</w:t>
        </w:r>
      </w:ins>
      <w:del w:id="209" w:author="Thiago Cruz" w:date="2017-11-01T17:57:00Z">
        <w:r w:rsidDel="00B03A32">
          <w:rPr>
            <w:lang w:eastAsia="x-none"/>
          </w:rPr>
          <w:delText>uildada</w:delText>
        </w:r>
      </w:del>
      <w:r>
        <w:rPr>
          <w:lang w:eastAsia="x-none"/>
        </w:rPr>
        <w:t>” e executado antes do container da aplicação. Essa ordem é de suma importância e está referenciada na ordem de execução dos serviços escritos no arquivo “.yml”.</w:t>
      </w:r>
    </w:p>
    <w:p w14:paraId="26D2B49C" w14:textId="59FDB2CC"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ins w:id="210" w:author="Thiago Cruz" w:date="2017-11-01T18:01:00Z">
        <w:r w:rsidR="00EE0BCA">
          <w:rPr>
            <w:lang w:eastAsia="x-none"/>
          </w:rPr>
          <w:t>(</w:t>
        </w:r>
      </w:ins>
      <w:del w:id="211" w:author="Thiago Cruz" w:date="2017-11-01T18:01:00Z">
        <w:r w:rsidDel="00EE0BCA">
          <w:rPr>
            <w:lang w:eastAsia="x-none"/>
          </w:rPr>
          <w:delText>“</w:delText>
        </w:r>
      </w:del>
      <w:del w:id="212" w:author="Thiago Cruz" w:date="2017-11-01T17:58:00Z">
        <w:r w:rsidDel="000834D4">
          <w:rPr>
            <w:lang w:eastAsia="x-none"/>
          </w:rPr>
          <w:delText>biuldados</w:delText>
        </w:r>
      </w:del>
      <w:ins w:id="213" w:author="Thiago Cruz" w:date="2017-11-01T17:58:00Z">
        <w:r w:rsidR="000834D4">
          <w:rPr>
            <w:lang w:eastAsia="x-none"/>
          </w:rPr>
          <w:t>build</w:t>
        </w:r>
      </w:ins>
      <w:ins w:id="214" w:author="Thiago Cruz" w:date="2017-11-01T18:01:00Z">
        <w:r w:rsidR="00EE0BCA">
          <w:rPr>
            <w:lang w:eastAsia="x-none"/>
          </w:rPr>
          <w:t>)</w:t>
        </w:r>
      </w:ins>
      <w:del w:id="215" w:author="Thiago Cruz" w:date="2017-11-01T18:01:00Z">
        <w:r w:rsidDel="00EE0BCA">
          <w:rPr>
            <w:lang w:eastAsia="x-none"/>
          </w:rPr>
          <w:delText>”</w:delText>
        </w:r>
      </w:del>
      <w:r>
        <w:rPr>
          <w:lang w:eastAsia="x-none"/>
        </w:rPr>
        <w:t xml:space="preserve"> e executados em separado. Por exemplo o banco de dados em MySQL ele presta serviços para a aplicação, a mesma consegue ser construída </w:t>
      </w:r>
      <w:ins w:id="216" w:author="Thiago Cruz" w:date="2017-11-01T18:00:00Z">
        <w:r w:rsidR="00380C27">
          <w:rPr>
            <w:lang w:eastAsia="x-none"/>
          </w:rPr>
          <w:t>(</w:t>
        </w:r>
      </w:ins>
      <w:del w:id="217" w:author="Thiago Cruz" w:date="2017-11-01T18:00:00Z">
        <w:r w:rsidDel="00380C27">
          <w:rPr>
            <w:lang w:eastAsia="x-none"/>
          </w:rPr>
          <w:delText>“</w:delText>
        </w:r>
      </w:del>
      <w:del w:id="218" w:author="Thiago Cruz" w:date="2017-11-01T18:02:00Z">
        <w:r w:rsidDel="006F43A9">
          <w:rPr>
            <w:lang w:eastAsia="x-none"/>
          </w:rPr>
          <w:delText>biuld</w:delText>
        </w:r>
      </w:del>
      <w:ins w:id="219" w:author="Thiago Cruz" w:date="2017-11-01T18:02:00Z">
        <w:r w:rsidR="006F43A9">
          <w:rPr>
            <w:lang w:eastAsia="x-none"/>
          </w:rPr>
          <w:t>build</w:t>
        </w:r>
      </w:ins>
      <w:del w:id="220" w:author="Thiago Cruz" w:date="2017-11-01T17:58:00Z">
        <w:r w:rsidDel="00AE09EB">
          <w:rPr>
            <w:lang w:eastAsia="x-none"/>
          </w:rPr>
          <w:delText>ada</w:delText>
        </w:r>
      </w:del>
      <w:ins w:id="221" w:author="Thiago Cruz" w:date="2017-11-01T18:00:00Z">
        <w:r w:rsidR="00B939F5">
          <w:rPr>
            <w:lang w:eastAsia="x-none"/>
          </w:rPr>
          <w:t>)</w:t>
        </w:r>
      </w:ins>
      <w:del w:id="222" w:author="Thiago Cruz" w:date="2017-11-01T18:00:00Z">
        <w:r w:rsidDel="00B939F5">
          <w:rPr>
            <w:lang w:eastAsia="x-none"/>
          </w:rPr>
          <w:delText>”</w:delText>
        </w:r>
      </w:del>
      <w:r>
        <w:rPr>
          <w:lang w:eastAsia="x-none"/>
        </w:rPr>
        <w:t xml:space="preserve">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t xml:space="preserve">Todos os serviços tem que estar vinculados no arquivo “.yml”, fazendo referência à imagem que foi criada pelo Dockerfile. A imagem é construída </w:t>
      </w:r>
      <w:del w:id="223" w:author="Thiago Cruz" w:date="2017-11-01T17:58:00Z">
        <w:r w:rsidDel="00AE09EB">
          <w:rPr>
            <w:lang w:eastAsia="x-none"/>
          </w:rPr>
          <w:delText xml:space="preserve">“biuldada” </w:delText>
        </w:r>
      </w:del>
      <w:r>
        <w:rPr>
          <w:lang w:eastAsia="x-none"/>
        </w:rPr>
        <w:t xml:space="preserve">antes da execução do </w:t>
      </w:r>
      <w:r>
        <w:rPr>
          <w:lang w:eastAsia="x-none"/>
        </w:rPr>
        <w:lastRenderedPageBreak/>
        <w:t>container que faz referência</w:t>
      </w:r>
      <w:del w:id="224" w:author="Thiago Cruz" w:date="2017-11-01T17:59:00Z">
        <w:r w:rsidDel="0060508E">
          <w:rPr>
            <w:lang w:eastAsia="x-none"/>
          </w:rPr>
          <w:delText xml:space="preserve"> a ela</w:delText>
        </w:r>
      </w:del>
      <w:r>
        <w:rPr>
          <w:lang w:eastAsia="x-none"/>
        </w:rPr>
        <w:t xml:space="preserve">, </w:t>
      </w:r>
      <w:del w:id="225" w:author="Thiago Cruz" w:date="2017-11-01T17:59:00Z">
        <w:r w:rsidDel="0060508E">
          <w:rPr>
            <w:lang w:eastAsia="x-none"/>
          </w:rPr>
          <w:delText xml:space="preserve">e </w:delText>
        </w:r>
      </w:del>
      <w:r>
        <w:rPr>
          <w:lang w:eastAsia="x-none"/>
        </w:rPr>
        <w:t>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8706B90" w:rsidR="007B65C4" w:rsidRDefault="005A4E49" w:rsidP="007B65C4">
      <w:pPr>
        <w:pStyle w:val="Ttulo21"/>
        <w:jc w:val="left"/>
        <w:rPr>
          <w:lang w:val="pt-BR"/>
        </w:rPr>
      </w:pPr>
      <w:bookmarkStart w:id="226" w:name="_Toc496802707"/>
      <w:bookmarkStart w:id="227" w:name="_Toc496802936"/>
      <w:bookmarkStart w:id="228" w:name="_Toc497242054"/>
      <w:r>
        <w:t>4.</w:t>
      </w:r>
      <w:r w:rsidR="00496E1B">
        <w:t>2</w:t>
      </w:r>
      <w:r w:rsidR="007B65C4">
        <w:t>.2 Docker</w:t>
      </w:r>
      <w:r w:rsidR="007B65C4">
        <w:rPr>
          <w:lang w:val="pt-BR"/>
        </w:rPr>
        <w:t xml:space="preserve"> File</w:t>
      </w:r>
      <w:bookmarkEnd w:id="226"/>
      <w:bookmarkEnd w:id="227"/>
      <w:bookmarkEnd w:id="228"/>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67EB9D12" w:rsidR="007B65C4" w:rsidRPr="001D0F94" w:rsidRDefault="007B65C4" w:rsidP="007B65C4">
      <w:pPr>
        <w:pStyle w:val="PargrafodaLista"/>
        <w:suppressAutoHyphens w:val="0"/>
        <w:spacing w:line="240" w:lineRule="auto"/>
        <w:jc w:val="left"/>
        <w:rPr>
          <w:sz w:val="24"/>
          <w:lang w:eastAsia="x-none"/>
        </w:rPr>
      </w:pPr>
      <w:r w:rsidRPr="00F50F2C">
        <w:rPr>
          <w:sz w:val="24"/>
          <w:highlight w:val="yellow"/>
          <w:lang w:eastAsia="x-none"/>
        </w:rPr>
        <w:t>Instalações que permanecerão para a imagem também podem ser inseridas no momento de construção do Docker file; No estudo de caso para a arquitetura ARM eu faço a instalação do RVM, Ruby e bundler das dependências do projeto. Estas serão necessárias a execução.</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 xml:space="preserve">algumas centenas de vezes, assim como </w:t>
      </w:r>
      <w:r w:rsidRPr="001D0F94">
        <w:rPr>
          <w:sz w:val="24"/>
          <w:lang w:eastAsia="x-none"/>
        </w:rPr>
        <w:lastRenderedPageBreak/>
        <w:t>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15AC8A7D" w14:textId="38D00D8C" w:rsidR="00005A0B" w:rsidRDefault="00005A0B" w:rsidP="007B65C4">
      <w:pPr>
        <w:pStyle w:val="PargrafodaLista"/>
        <w:suppressAutoHyphens w:val="0"/>
        <w:spacing w:line="240" w:lineRule="auto"/>
        <w:jc w:val="left"/>
        <w:rPr>
          <w:lang w:val="x-none" w:eastAsia="x-none"/>
        </w:rPr>
      </w:pPr>
      <w:r w:rsidRPr="00F50F2C">
        <w:rPr>
          <w:highlight w:val="yellow"/>
          <w:lang w:val="x-none" w:eastAsia="x-none"/>
          <w:rPrChange w:id="229" w:author="Thiago Cruz [2]" w:date="2017-10-31T19:45:00Z">
            <w:rPr>
              <w:lang w:val="x-none" w:eastAsia="x-none"/>
            </w:rPr>
          </w:rPrChange>
        </w:rPr>
        <w:t>Cada comando executado dentro do dockerfile, o docker cria um sistema de camadas (layers) que o mesmo executa o comando e vai inserindo na imagem. O correto é que o dockerfile seja o máximo otimizado, para que a imagem fique com poucas camadas e de forma enxuta.</w:t>
      </w:r>
    </w:p>
    <w:p w14:paraId="39C63C33" w14:textId="77777777" w:rsidR="00005A0B" w:rsidRDefault="00005A0B" w:rsidP="007B65C4">
      <w:pPr>
        <w:pStyle w:val="PargrafodaLista"/>
        <w:suppressAutoHyphens w:val="0"/>
        <w:spacing w:line="240" w:lineRule="auto"/>
        <w:jc w:val="left"/>
        <w:rPr>
          <w:lang w:val="x-none" w:eastAsia="x-none"/>
        </w:rPr>
      </w:pP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B434F1" w:rsidP="003566B1">
      <w:pPr>
        <w:numPr>
          <w:ilvl w:val="0"/>
          <w:numId w:val="24"/>
        </w:numPr>
        <w:spacing w:before="100" w:beforeAutospacing="1" w:after="100" w:afterAutospacing="1"/>
        <w:rPr>
          <w:rFonts w:eastAsia="Times New Roman"/>
          <w:color w:val="000000" w:themeColor="text1"/>
        </w:rPr>
      </w:pPr>
      <w:hyperlink r:id="rId29" w:anchor="dockerignore-file" w:history="1">
        <w:r w:rsidR="003566B1"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B434F1"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B434F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B434F1"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B434F1"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B434F1"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B434F1"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ambiente </w:t>
      </w:r>
      <w:r w:rsidR="003566B1" w:rsidRPr="003566B1">
        <w:rPr>
          <w:rFonts w:eastAsia="Times New Roman"/>
          <w:color w:val="000000" w:themeColor="text1"/>
        </w:rPr>
        <w:t>.</w:t>
      </w:r>
    </w:p>
    <w:p w14:paraId="1F1A2D1E" w14:textId="205F68CA" w:rsidR="003566B1" w:rsidRPr="00007375" w:rsidRDefault="00B434F1"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B434F1"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B434F1"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003566B1" w:rsidRPr="001A4338">
        <w:rPr>
          <w:rFonts w:eastAsia="Times New Roman"/>
          <w:color w:val="000000" w:themeColor="text1"/>
        </w:rPr>
        <w:t>.</w:t>
      </w:r>
    </w:p>
    <w:p w14:paraId="7F731680" w14:textId="5624BA1F" w:rsidR="003566B1" w:rsidRPr="00007375" w:rsidRDefault="00B434F1"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B434F1"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328AA939" w14:textId="54F59707" w:rsidR="007B65C4" w:rsidRPr="00F50F2C" w:rsidRDefault="00B434F1" w:rsidP="00F50F2C">
      <w:pPr>
        <w:numPr>
          <w:ilvl w:val="0"/>
          <w:numId w:val="24"/>
        </w:numPr>
        <w:spacing w:before="60" w:after="100" w:afterAutospacing="1"/>
        <w:rPr>
          <w:lang w:val="x-none" w:eastAsia="x-none"/>
        </w:rPr>
      </w:pPr>
      <w:hyperlink r:id="rId41" w:history="1">
        <w:r w:rsidR="003566B1" w:rsidRPr="001A4338">
          <w:rPr>
            <w:rFonts w:eastAsia="Times New Roman"/>
            <w:color w:val="000000" w:themeColor="text1"/>
            <w:highlight w:val="yellow"/>
            <w:lang w:val="en-US"/>
          </w:rPr>
          <w:t>LABEL</w:t>
        </w:r>
      </w:hyperlink>
      <w:r w:rsidR="003566B1" w:rsidRPr="001A4338">
        <w:rPr>
          <w:rFonts w:eastAsia="Times New Roman"/>
          <w:color w:val="000000" w:themeColor="text1"/>
          <w:highlight w:val="yellow"/>
          <w:lang w:val="en-US"/>
        </w:rPr>
        <w:t> apply key/value metadata to your images, containers, or daemons.</w:t>
      </w:r>
    </w:p>
    <w:p w14:paraId="5D810679" w14:textId="77777777" w:rsidR="00520AB1" w:rsidRDefault="00520AB1" w:rsidP="007B65C4">
      <w:pPr>
        <w:pStyle w:val="PargrafodaLista"/>
        <w:suppressAutoHyphens w:val="0"/>
        <w:spacing w:line="240" w:lineRule="auto"/>
        <w:jc w:val="left"/>
        <w:rPr>
          <w:lang w:val="x-none" w:eastAsia="x-none"/>
        </w:rPr>
      </w:pPr>
    </w:p>
    <w:p w14:paraId="466B6D46" w14:textId="6BDB4E6C" w:rsidR="005D55C2" w:rsidRDefault="00533488" w:rsidP="005D55C2">
      <w:pPr>
        <w:pStyle w:val="Ttulo21"/>
        <w:rPr>
          <w:lang w:val="pt-BR"/>
        </w:rPr>
      </w:pPr>
      <w:bookmarkStart w:id="230" w:name="_Toc497242055"/>
      <w:r>
        <w:t>4.</w:t>
      </w:r>
      <w:r w:rsidR="00496E1B">
        <w:t>2</w:t>
      </w:r>
      <w:r w:rsidR="005D55C2">
        <w:t>.3 Docker Swarm</w:t>
      </w:r>
      <w:bookmarkEnd w:id="230"/>
    </w:p>
    <w:p w14:paraId="03F6A75B" w14:textId="2FBC2A2F" w:rsidR="00502FE1" w:rsidRDefault="0065080E">
      <w:pPr>
        <w:pStyle w:val="PargrafodaLista"/>
        <w:suppressAutoHyphens w:val="0"/>
        <w:spacing w:line="240" w:lineRule="auto"/>
        <w:jc w:val="left"/>
        <w:rPr>
          <w:ins w:id="231" w:author="Thiago Cruz" w:date="2017-11-01T18:09:00Z"/>
          <w:lang w:eastAsia="x-none"/>
        </w:rPr>
      </w:pPr>
      <w:ins w:id="232" w:author="Thiago Cruz" w:date="2017-11-01T18:05:00Z">
        <w:r>
          <w:rPr>
            <w:lang w:eastAsia="x-none"/>
          </w:rPr>
          <w:t>O docker</w:t>
        </w:r>
      </w:ins>
      <w:ins w:id="233" w:author="Thiago Cruz" w:date="2017-11-01T18:06:00Z">
        <w:r>
          <w:rPr>
            <w:lang w:eastAsia="x-none"/>
          </w:rPr>
          <w:t xml:space="preserve"> Swarm é a implementação do Docker para cluster.</w:t>
        </w:r>
        <w:r w:rsidR="00C23E57">
          <w:rPr>
            <w:lang w:eastAsia="x-none"/>
          </w:rPr>
          <w:t xml:space="preserve"> Nesta implementação é </w:t>
        </w:r>
      </w:ins>
      <w:ins w:id="234" w:author="Thiago Cruz" w:date="2017-11-01T18:07:00Z">
        <w:r w:rsidR="00C23E57">
          <w:rPr>
            <w:lang w:eastAsia="x-none"/>
          </w:rPr>
          <w:t xml:space="preserve">elegível um host (node) master e </w:t>
        </w:r>
      </w:ins>
      <w:ins w:id="235" w:author="Thiago Cruz" w:date="2017-11-01T18:09:00Z">
        <w:r w:rsidR="00502FE1">
          <w:rPr>
            <w:lang w:eastAsia="x-none"/>
          </w:rPr>
          <w:t>a partir</w:t>
        </w:r>
      </w:ins>
      <w:ins w:id="236" w:author="Thiago Cruz" w:date="2017-11-01T18:07:00Z">
        <w:r w:rsidR="00A80110">
          <w:rPr>
            <w:lang w:eastAsia="x-none"/>
          </w:rPr>
          <w:t xml:space="preserve"> dele são elegíveis os nós </w:t>
        </w:r>
      </w:ins>
      <w:ins w:id="237" w:author="Thiago Cruz" w:date="2017-11-01T18:08:00Z">
        <w:r w:rsidR="007B43DD">
          <w:rPr>
            <w:lang w:eastAsia="x-none"/>
          </w:rPr>
          <w:t xml:space="preserve">escravos. </w:t>
        </w:r>
        <w:r w:rsidR="00D83429">
          <w:rPr>
            <w:lang w:eastAsia="x-none"/>
          </w:rPr>
          <w:t>Ambos os nós tem que estar na mesma rede física e virtual</w:t>
        </w:r>
        <w:r w:rsidR="0016515D">
          <w:rPr>
            <w:lang w:eastAsia="x-none"/>
          </w:rPr>
          <w:t xml:space="preserve"> (</w:t>
        </w:r>
        <w:r w:rsidR="00D83429">
          <w:rPr>
            <w:lang w:eastAsia="x-none"/>
          </w:rPr>
          <w:t xml:space="preserve">criada </w:t>
        </w:r>
      </w:ins>
      <w:ins w:id="238" w:author="Thiago Cruz" w:date="2017-11-01T18:09:00Z">
        <w:r w:rsidR="0016515D">
          <w:rPr>
            <w:lang w:eastAsia="x-none"/>
          </w:rPr>
          <w:t>dentro do Docker)</w:t>
        </w:r>
        <w:r w:rsidR="00502FE1">
          <w:rPr>
            <w:lang w:eastAsia="x-none"/>
          </w:rPr>
          <w:t>.</w:t>
        </w:r>
      </w:ins>
    </w:p>
    <w:p w14:paraId="60AB0D10" w14:textId="1771712F" w:rsidR="00502FE1" w:rsidRDefault="00502FE1">
      <w:pPr>
        <w:pStyle w:val="PargrafodaLista"/>
        <w:suppressAutoHyphens w:val="0"/>
        <w:spacing w:line="240" w:lineRule="auto"/>
        <w:jc w:val="left"/>
        <w:rPr>
          <w:ins w:id="239" w:author="Thiago Cruz" w:date="2017-11-01T18:11:00Z"/>
          <w:lang w:eastAsia="x-none"/>
        </w:rPr>
      </w:pPr>
      <w:ins w:id="240" w:author="Thiago Cruz" w:date="2017-11-01T18:09:00Z">
        <w:r>
          <w:rPr>
            <w:lang w:eastAsia="x-none"/>
          </w:rPr>
          <w:t xml:space="preserve">Todos os comandos do cluster </w:t>
        </w:r>
      </w:ins>
      <w:ins w:id="241" w:author="Thiago Cruz" w:date="2017-11-01T18:10:00Z">
        <w:r>
          <w:rPr>
            <w:lang w:eastAsia="x-none"/>
          </w:rPr>
          <w:t xml:space="preserve">são sempre </w:t>
        </w:r>
        <w:r w:rsidR="001D3EEA">
          <w:rPr>
            <w:lang w:eastAsia="x-none"/>
          </w:rPr>
          <w:t>executados dentro do nó master. É possível eleger um outro nó se o master cair</w:t>
        </w:r>
      </w:ins>
      <w:ins w:id="242" w:author="Thiago Cruz" w:date="2017-11-01T18:11:00Z">
        <w:r w:rsidR="001D3EEA">
          <w:rPr>
            <w:lang w:eastAsia="x-none"/>
          </w:rPr>
          <w:t xml:space="preserve"> (ficar down).</w:t>
        </w:r>
        <w:r w:rsidR="0018541F">
          <w:rPr>
            <w:lang w:eastAsia="x-none"/>
          </w:rPr>
          <w:t xml:space="preserve"> Este no fica no estado elegível. </w:t>
        </w:r>
      </w:ins>
    </w:p>
    <w:p w14:paraId="760FD044" w14:textId="77777777" w:rsidR="0018541F" w:rsidRDefault="0018541F">
      <w:pPr>
        <w:pStyle w:val="PargrafodaLista"/>
        <w:suppressAutoHyphens w:val="0"/>
        <w:spacing w:line="240" w:lineRule="auto"/>
        <w:jc w:val="left"/>
        <w:rPr>
          <w:lang w:eastAsia="x-none"/>
        </w:rPr>
      </w:pPr>
    </w:p>
    <w:p w14:paraId="224CDCD8" w14:textId="575C80A4" w:rsidR="003B79D6" w:rsidRDefault="00280D6F" w:rsidP="00944EC6">
      <w:pPr>
        <w:pStyle w:val="Ttulo11"/>
      </w:pPr>
      <w:bookmarkStart w:id="243" w:name="_Toc497242056"/>
      <w:r>
        <w:lastRenderedPageBreak/>
        <w:t>4.</w:t>
      </w:r>
      <w:r w:rsidR="00172634">
        <w:t>3</w:t>
      </w:r>
      <w:r w:rsidR="00944EC6" w:rsidRPr="00086281">
        <w:t xml:space="preserve"> Docker</w:t>
      </w:r>
      <w:r w:rsidR="00944EC6">
        <w:t xml:space="preserve"> </w:t>
      </w:r>
      <w:bookmarkEnd w:id="199"/>
      <w:bookmarkEnd w:id="200"/>
      <w:r w:rsidR="001E65B3">
        <w:t>Imagem</w:t>
      </w:r>
      <w:bookmarkEnd w:id="243"/>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r w:rsidR="00B434F1">
        <w:fldChar w:fldCharType="begin"/>
      </w:r>
      <w:r w:rsidR="00B434F1">
        <w:instrText xml:space="preserve"> SEQ Tabela \* ARABIC </w:instrText>
      </w:r>
      <w:r w:rsidR="00B434F1">
        <w:fldChar w:fldCharType="separate"/>
      </w:r>
      <w:r>
        <w:rPr>
          <w:noProof/>
        </w:rPr>
        <w:t>1</w:t>
      </w:r>
      <w:r w:rsidR="00B434F1">
        <w:rPr>
          <w:noProof/>
        </w:rPr>
        <w:fldChar w:fldCharType="end"/>
      </w:r>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B434F1" w:rsidP="00261D71">
      <w:pPr>
        <w:numPr>
          <w:ilvl w:val="0"/>
          <w:numId w:val="23"/>
        </w:numPr>
        <w:spacing w:beforeAutospacing="1" w:afterAutospacing="1"/>
        <w:rPr>
          <w:rFonts w:eastAsia="Times New Roman"/>
          <w:color w:val="000000" w:themeColor="text1"/>
        </w:rPr>
      </w:pPr>
      <w:hyperlink r:id="rId42" w:history="1">
        <w:r w:rsidR="00261D71" w:rsidRPr="00E117A3">
          <w:rPr>
            <w:rStyle w:val="CdigoHTML"/>
            <w:rFonts w:ascii="Times New Roman" w:hAnsi="Times New Roman" w:cs="Times New Roman"/>
            <w:color w:val="000000" w:themeColor="text1"/>
            <w:sz w:val="24"/>
            <w:szCs w:val="24"/>
          </w:rPr>
          <w:t>docker login</w:t>
        </w:r>
      </w:hyperlink>
      <w:r w:rsidR="00261D71" w:rsidRPr="00E117A3">
        <w:rPr>
          <w:rFonts w:eastAsia="Times New Roman"/>
          <w:color w:val="000000" w:themeColor="text1"/>
        </w:rPr>
        <w:t xml:space="preserve"> – Para </w:t>
      </w:r>
      <w:r w:rsidR="009B655F">
        <w:rPr>
          <w:rFonts w:eastAsia="Times New Roman"/>
          <w:color w:val="000000" w:themeColor="text1"/>
        </w:rPr>
        <w:t xml:space="preserve">fazer loggin </w:t>
      </w:r>
      <w:r w:rsidR="00261D71" w:rsidRPr="00E117A3">
        <w:rPr>
          <w:rFonts w:eastAsia="Times New Roman"/>
          <w:color w:val="000000" w:themeColor="text1"/>
        </w:rPr>
        <w:t>no repositório.</w:t>
      </w:r>
    </w:p>
    <w:p w14:paraId="79E421FF" w14:textId="78EFDE1B" w:rsidR="00261D71" w:rsidRPr="00E117A3" w:rsidRDefault="00B434F1" w:rsidP="00261D71">
      <w:pPr>
        <w:numPr>
          <w:ilvl w:val="0"/>
          <w:numId w:val="23"/>
        </w:numPr>
        <w:spacing w:afterAutospacing="1"/>
        <w:rPr>
          <w:rFonts w:eastAsia="Times New Roman"/>
          <w:color w:val="000000" w:themeColor="text1"/>
        </w:rPr>
      </w:pPr>
      <w:hyperlink r:id="rId43" w:history="1">
        <w:r w:rsidR="00261D71" w:rsidRPr="00E117A3">
          <w:rPr>
            <w:rStyle w:val="CdigoHTML"/>
            <w:rFonts w:ascii="Times New Roman" w:hAnsi="Times New Roman" w:cs="Times New Roman"/>
            <w:color w:val="000000" w:themeColor="text1"/>
            <w:sz w:val="24"/>
            <w:szCs w:val="24"/>
          </w:rPr>
          <w:t>docker logout</w:t>
        </w:r>
      </w:hyperlink>
      <w:r w:rsidR="00261D71" w:rsidRPr="00E117A3">
        <w:rPr>
          <w:rFonts w:eastAsia="Times New Roman"/>
          <w:color w:val="000000" w:themeColor="text1"/>
        </w:rPr>
        <w:t> </w:t>
      </w:r>
      <w:r w:rsidR="00690DC0" w:rsidRPr="00E117A3">
        <w:rPr>
          <w:rFonts w:eastAsia="Times New Roman"/>
          <w:color w:val="000000" w:themeColor="text1"/>
        </w:rPr>
        <w:t xml:space="preserve">– Para fazer </w:t>
      </w:r>
      <w:r w:rsidR="00261D71" w:rsidRPr="00E117A3">
        <w:rPr>
          <w:rFonts w:eastAsia="Times New Roman"/>
          <w:color w:val="000000" w:themeColor="text1"/>
        </w:rPr>
        <w:t xml:space="preserve">logout </w:t>
      </w:r>
      <w:r w:rsidR="00690DC0" w:rsidRPr="00E117A3">
        <w:rPr>
          <w:rFonts w:eastAsia="Times New Roman"/>
          <w:color w:val="000000" w:themeColor="text1"/>
        </w:rPr>
        <w:t>do repositório</w:t>
      </w:r>
      <w:r w:rsidR="00261D71" w:rsidRPr="00E117A3">
        <w:rPr>
          <w:rFonts w:eastAsia="Times New Roman"/>
          <w:color w:val="000000" w:themeColor="text1"/>
        </w:rPr>
        <w:t>.</w:t>
      </w:r>
    </w:p>
    <w:p w14:paraId="3FF93184" w14:textId="2C593DC7" w:rsidR="00261D71" w:rsidRPr="00E117A3" w:rsidRDefault="00B434F1" w:rsidP="00261D71">
      <w:pPr>
        <w:numPr>
          <w:ilvl w:val="0"/>
          <w:numId w:val="23"/>
        </w:numPr>
        <w:spacing w:afterAutospacing="1"/>
        <w:rPr>
          <w:rFonts w:eastAsia="Times New Roman"/>
          <w:color w:val="000000" w:themeColor="text1"/>
        </w:rPr>
      </w:pPr>
      <w:hyperlink r:id="rId44" w:history="1">
        <w:r w:rsidR="00261D71" w:rsidRPr="00E117A3">
          <w:rPr>
            <w:rStyle w:val="CdigoHTML"/>
            <w:rFonts w:ascii="Times New Roman" w:hAnsi="Times New Roman" w:cs="Times New Roman"/>
            <w:color w:val="000000" w:themeColor="text1"/>
            <w:sz w:val="24"/>
            <w:szCs w:val="24"/>
          </w:rPr>
          <w:t>docker search</w:t>
        </w:r>
      </w:hyperlink>
      <w:r w:rsidR="00261D71"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00261D71" w:rsidRPr="00E117A3">
        <w:rPr>
          <w:rFonts w:eastAsia="Times New Roman"/>
          <w:color w:val="000000" w:themeColor="text1"/>
        </w:rPr>
        <w:t>.</w:t>
      </w:r>
    </w:p>
    <w:p w14:paraId="55ED74C9" w14:textId="014C9BCB" w:rsidR="00261D71" w:rsidRPr="00E117A3" w:rsidRDefault="00B434F1" w:rsidP="00261D71">
      <w:pPr>
        <w:numPr>
          <w:ilvl w:val="0"/>
          <w:numId w:val="23"/>
        </w:numPr>
        <w:spacing w:afterAutospacing="1"/>
        <w:rPr>
          <w:rFonts w:eastAsia="Times New Roman"/>
          <w:color w:val="000000" w:themeColor="text1"/>
        </w:rPr>
      </w:pPr>
      <w:hyperlink r:id="rId45" w:history="1">
        <w:r w:rsidR="00261D71" w:rsidRPr="00E117A3">
          <w:rPr>
            <w:rStyle w:val="CdigoHTML"/>
            <w:rFonts w:ascii="Times New Roman" w:hAnsi="Times New Roman" w:cs="Times New Roman"/>
            <w:color w:val="000000" w:themeColor="text1"/>
            <w:sz w:val="24"/>
            <w:szCs w:val="24"/>
          </w:rPr>
          <w:t>docker pull</w:t>
        </w:r>
      </w:hyperlink>
      <w:r w:rsidR="00261D71" w:rsidRPr="00E117A3">
        <w:rPr>
          <w:rFonts w:eastAsia="Times New Roman"/>
          <w:color w:val="000000" w:themeColor="text1"/>
        </w:rPr>
        <w:t> </w:t>
      </w:r>
      <w:r w:rsidR="00C82989" w:rsidRPr="00E117A3">
        <w:rPr>
          <w:rFonts w:eastAsia="Times New Roman"/>
          <w:color w:val="000000" w:themeColor="text1"/>
        </w:rPr>
        <w:t xml:space="preserve">– Para fazer </w:t>
      </w:r>
      <w:r w:rsidR="00261D71"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B434F1" w:rsidP="00261D71">
      <w:pPr>
        <w:numPr>
          <w:ilvl w:val="0"/>
          <w:numId w:val="23"/>
        </w:numPr>
        <w:spacing w:afterAutospacing="1"/>
        <w:rPr>
          <w:rFonts w:eastAsia="Times New Roman"/>
          <w:color w:val="24292E"/>
        </w:rPr>
      </w:pPr>
      <w:hyperlink r:id="rId46" w:history="1">
        <w:r w:rsidR="00261D71" w:rsidRPr="00E117A3">
          <w:rPr>
            <w:rStyle w:val="CdigoHTML"/>
            <w:rFonts w:ascii="Times New Roman" w:hAnsi="Times New Roman" w:cs="Times New Roman"/>
            <w:color w:val="000000" w:themeColor="text1"/>
            <w:sz w:val="24"/>
            <w:szCs w:val="24"/>
          </w:rPr>
          <w:t>docker push</w:t>
        </w:r>
      </w:hyperlink>
      <w:r w:rsidR="00261D71" w:rsidRPr="00E117A3">
        <w:rPr>
          <w:rFonts w:eastAsia="Times New Roman"/>
          <w:color w:val="000000" w:themeColor="text1"/>
        </w:rPr>
        <w:t> </w:t>
      </w:r>
      <w:r w:rsidR="00052DDF" w:rsidRPr="00E117A3">
        <w:rPr>
          <w:rFonts w:eastAsia="Times New Roman"/>
          <w:color w:val="24292E"/>
        </w:rPr>
        <w:t>– Para fazer o push</w:t>
      </w:r>
      <w:r w:rsidR="00261D71"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192F8734" w:rsidR="00845ADE" w:rsidRDefault="00636FB2" w:rsidP="00727CEF">
      <w:pPr>
        <w:pStyle w:val="Ttulo21"/>
      </w:pPr>
      <w:bookmarkStart w:id="244" w:name="_Toc496802704"/>
      <w:bookmarkStart w:id="245" w:name="_Toc496802933"/>
      <w:bookmarkStart w:id="246" w:name="_Toc497242057"/>
      <w:r>
        <w:lastRenderedPageBreak/>
        <w:t>4.</w:t>
      </w:r>
      <w:r w:rsidR="00BF56D4">
        <w:t>3</w:t>
      </w:r>
      <w:r w:rsidR="00845ADE">
        <w:t>.1</w:t>
      </w:r>
      <w:r w:rsidR="00845ADE" w:rsidRPr="00086281">
        <w:t xml:space="preserve"> Docker</w:t>
      </w:r>
      <w:bookmarkEnd w:id="244"/>
      <w:bookmarkEnd w:id="245"/>
      <w:r w:rsidR="00E978F9">
        <w:t>Hub</w:t>
      </w:r>
      <w:bookmarkEnd w:id="246"/>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ins w:id="247" w:author="Thiago Cruz [2]" w:date="2017-10-31T19:51:00Z"/>
          <w:lang w:eastAsia="x-none"/>
        </w:rPr>
      </w:pPr>
    </w:p>
    <w:p w14:paraId="05EE6F88" w14:textId="11C12C65" w:rsidR="00784D95" w:rsidDel="00253CEA" w:rsidRDefault="00253CEA" w:rsidP="00B80512">
      <w:pPr>
        <w:rPr>
          <w:del w:id="248" w:author="Thiago Cruz [2]" w:date="2017-10-31T19:51:00Z"/>
          <w:lang w:eastAsia="x-none"/>
        </w:rPr>
      </w:pPr>
      <w:ins w:id="249" w:author="Thiago Cruz [2]" w:date="2017-10-31T19:52:00Z">
        <w:r>
          <w:rPr>
            <w:noProof/>
          </w:rPr>
          <w:drawing>
            <wp:inline distT="0" distB="0" distL="0" distR="0" wp14:anchorId="3AD0E50D" wp14:editId="129611AA">
              <wp:extent cx="5760085" cy="1903095"/>
              <wp:effectExtent l="0" t="0" r="5715"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31 às 16.12.0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1903095"/>
                      </a:xfrm>
                      <a:prstGeom prst="rect">
                        <a:avLst/>
                      </a:prstGeom>
                    </pic:spPr>
                  </pic:pic>
                </a:graphicData>
              </a:graphic>
            </wp:inline>
          </w:drawing>
        </w:r>
      </w:ins>
    </w:p>
    <w:p w14:paraId="732F6EE7" w14:textId="77777777" w:rsidR="00253CEA" w:rsidRDefault="00253CEA" w:rsidP="00B80512">
      <w:pPr>
        <w:rPr>
          <w:ins w:id="250" w:author="Thiago Cruz [2]" w:date="2017-10-31T19:51:00Z"/>
          <w:lang w:eastAsia="x-none"/>
        </w:rPr>
      </w:pPr>
    </w:p>
    <w:p w14:paraId="19AA7AC1" w14:textId="77777777" w:rsidR="00253CEA" w:rsidRDefault="00253CEA" w:rsidP="00B80512">
      <w:pPr>
        <w:rPr>
          <w:ins w:id="251" w:author="Thiago Cruz [2]" w:date="2017-10-31T19:52:00Z"/>
          <w:lang w:eastAsia="x-none"/>
        </w:rPr>
      </w:pPr>
    </w:p>
    <w:p w14:paraId="0AB37347" w14:textId="0DA763BC" w:rsidR="00F010BE" w:rsidRDefault="00F010BE" w:rsidP="00B80512">
      <w:pPr>
        <w:rPr>
          <w:ins w:id="252" w:author="Thiago Cruz [2]" w:date="2017-10-31T19:52:00Z"/>
          <w:lang w:eastAsia="x-none"/>
        </w:rPr>
      </w:pPr>
      <w:r>
        <w:rPr>
          <w:lang w:eastAsia="x-none"/>
        </w:rPr>
        <w:t>&lt;inserir comando para baixar a imagem&gt;</w:t>
      </w:r>
    </w:p>
    <w:p w14:paraId="21F39BBE" w14:textId="77777777" w:rsidR="00253CEA" w:rsidRDefault="00253CEA" w:rsidP="00B80512">
      <w:pPr>
        <w:rPr>
          <w:lang w:eastAsia="x-none"/>
        </w:rPr>
      </w:pPr>
    </w:p>
    <w:p w14:paraId="41DBB1E6" w14:textId="77777777" w:rsidR="005663E8" w:rsidRDefault="005663E8" w:rsidP="00B80512">
      <w:pPr>
        <w:rPr>
          <w:ins w:id="253" w:author="Thiago Cruz [2]" w:date="2017-10-31T19:52:00Z"/>
          <w:lang w:eastAsia="x-none"/>
        </w:rPr>
      </w:pPr>
    </w:p>
    <w:p w14:paraId="22306121" w14:textId="007BBFEE" w:rsidR="00253CEA" w:rsidRDefault="00253CEA" w:rsidP="00B80512">
      <w:pPr>
        <w:rPr>
          <w:lang w:eastAsia="x-none"/>
        </w:rPr>
      </w:pPr>
      <w:ins w:id="254" w:author="Thiago Cruz [2]" w:date="2017-10-31T19:52:00Z">
        <w:r>
          <w:rPr>
            <w:noProof/>
          </w:rPr>
          <w:drawing>
            <wp:inline distT="0" distB="0" distL="0" distR="0" wp14:anchorId="267EB16E" wp14:editId="66994B88">
              <wp:extent cx="5760085" cy="3383915"/>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Tela 2017-10-31 às 16.12.4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383915"/>
                      </a:xfrm>
                      <a:prstGeom prst="rect">
                        <a:avLst/>
                      </a:prstGeom>
                    </pic:spPr>
                  </pic:pic>
                </a:graphicData>
              </a:graphic>
            </wp:inline>
          </w:drawing>
        </w:r>
      </w:ins>
    </w:p>
    <w:p w14:paraId="3C33F077" w14:textId="77777777" w:rsidR="00253CEA" w:rsidRDefault="00253CEA" w:rsidP="00B80512">
      <w:pPr>
        <w:rPr>
          <w:ins w:id="255" w:author="Thiago Cruz [2]" w:date="2017-10-31T19:52:00Z"/>
          <w:lang w:eastAsia="x-none"/>
        </w:rPr>
      </w:pPr>
    </w:p>
    <w:p w14:paraId="2444A3F1" w14:textId="49B8A7F6" w:rsidR="003C2963" w:rsidRDefault="005663E8" w:rsidP="00B80512">
      <w:pPr>
        <w:rPr>
          <w:ins w:id="256" w:author="Thiago Cruz [2]" w:date="2017-10-31T19:52:00Z"/>
          <w:lang w:eastAsia="x-none"/>
        </w:rPr>
      </w:pPr>
      <w:r>
        <w:rPr>
          <w:lang w:eastAsia="x-none"/>
        </w:rPr>
        <w:t>&lt;inserir imagem do Docker hub&gt;</w:t>
      </w:r>
    </w:p>
    <w:p w14:paraId="2F9CE178" w14:textId="77777777" w:rsidR="00253CEA" w:rsidRDefault="00253CEA" w:rsidP="00B80512">
      <w:pPr>
        <w:rPr>
          <w:ins w:id="257" w:author="Thiago Cruz [2]" w:date="2017-10-31T19:52:00Z"/>
          <w:lang w:eastAsia="x-none"/>
        </w:rPr>
      </w:pPr>
    </w:p>
    <w:p w14:paraId="30828313" w14:textId="6FE3AD70" w:rsidR="00253CEA" w:rsidRDefault="00253CEA" w:rsidP="00B80512">
      <w:pPr>
        <w:rPr>
          <w:lang w:eastAsia="x-none"/>
        </w:rPr>
      </w:pPr>
      <w:ins w:id="258" w:author="Thiago Cruz [2]" w:date="2017-10-31T19:53:00Z">
        <w:r>
          <w:rPr>
            <w:noProof/>
          </w:rPr>
          <w:drawing>
            <wp:inline distT="0" distB="0" distL="0" distR="0" wp14:anchorId="0C819634" wp14:editId="0615487B">
              <wp:extent cx="5760085" cy="3383280"/>
              <wp:effectExtent l="0" t="0" r="571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31 às 16.13.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3383280"/>
                      </a:xfrm>
                      <a:prstGeom prst="rect">
                        <a:avLst/>
                      </a:prstGeom>
                    </pic:spPr>
                  </pic:pic>
                </a:graphicData>
              </a:graphic>
            </wp:inline>
          </w:drawing>
        </w:r>
      </w:ins>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259" w:name="_Toc496802708"/>
      <w:bookmarkStart w:id="260" w:name="_Toc496802937"/>
      <w:bookmarkStart w:id="261" w:name="_Toc497242058"/>
      <w:bookmarkStart w:id="262" w:name="_Toc495785711"/>
      <w:r>
        <w:lastRenderedPageBreak/>
        <w:t>4.5</w:t>
      </w:r>
      <w:r w:rsidR="00CE4928">
        <w:t xml:space="preserve"> </w:t>
      </w:r>
      <w:r w:rsidR="00F8236A">
        <w:t>Play with</w:t>
      </w:r>
      <w:r w:rsidR="006B6147">
        <w:t xml:space="preserve"> </w:t>
      </w:r>
      <w:bookmarkEnd w:id="259"/>
      <w:bookmarkEnd w:id="260"/>
      <w:r w:rsidR="00F8236A">
        <w:t>Docker</w:t>
      </w:r>
      <w:bookmarkEnd w:id="261"/>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50" w:history="1">
        <w:r w:rsidR="00E60423" w:rsidRPr="00186F69">
          <w:rPr>
            <w:rStyle w:val="Hy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263"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263"/>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264"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264"/>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3" w:history="1">
        <w:r w:rsidR="007B483F" w:rsidRPr="00FA7B45">
          <w:rPr>
            <w:rStyle w:val="Hy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4" w:history="1">
        <w:r w:rsidR="00913062" w:rsidRPr="00FA7B45">
          <w:rPr>
            <w:rStyle w:val="Hy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265" w:name="_Toc496802709"/>
      <w:bookmarkStart w:id="266" w:name="_Toc496802938"/>
      <w:bookmarkStart w:id="267" w:name="_Toc497242059"/>
      <w:r>
        <w:lastRenderedPageBreak/>
        <w:t>4.</w:t>
      </w:r>
      <w:r w:rsidR="00D72030">
        <w:t>6</w:t>
      </w:r>
      <w:r>
        <w:t xml:space="preserve"> </w:t>
      </w:r>
      <w:bookmarkEnd w:id="265"/>
      <w:bookmarkEnd w:id="266"/>
      <w:r w:rsidR="00F8236A">
        <w:t>Comunidade</w:t>
      </w:r>
      <w:bookmarkEnd w:id="267"/>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268" w:name="_Toc496802710"/>
      <w:bookmarkStart w:id="269" w:name="_Toc496802939"/>
      <w:bookmarkStart w:id="270" w:name="_Toc497242060"/>
      <w:bookmarkEnd w:id="262"/>
      <w:r>
        <w:rPr>
          <w:lang w:val="pt-BR"/>
        </w:rPr>
        <w:lastRenderedPageBreak/>
        <w:t>5</w:t>
      </w:r>
      <w:r w:rsidR="00C254AC">
        <w:t xml:space="preserve"> Boas práticas de Construção da aplicação (Doze fatores)</w:t>
      </w:r>
      <w:bookmarkEnd w:id="268"/>
      <w:bookmarkEnd w:id="269"/>
      <w:bookmarkEnd w:id="270"/>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lastRenderedPageBreak/>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271" w:name="_Toc496802711"/>
      <w:bookmarkStart w:id="272" w:name="_Toc496802940"/>
      <w:bookmarkStart w:id="273" w:name="_Toc497242061"/>
      <w:r>
        <w:lastRenderedPageBreak/>
        <w:t>6</w:t>
      </w:r>
      <w:r w:rsidR="00C254AC">
        <w:t xml:space="preserve"> </w:t>
      </w:r>
      <w:r w:rsidR="00D05179">
        <w:t>Software de gerenciamento de containers</w:t>
      </w:r>
      <w:bookmarkEnd w:id="271"/>
      <w:bookmarkEnd w:id="272"/>
      <w:bookmarkEnd w:id="273"/>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274"/>
      <w:r>
        <w:rPr>
          <w:shd w:val="clear" w:color="auto" w:fill="FFFF00"/>
          <w:lang w:eastAsia="x-none"/>
        </w:rPr>
        <w:t>Globo</w:t>
      </w:r>
      <w:commentRangeEnd w:id="274"/>
      <w:r>
        <w:commentReference w:id="274"/>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275" w:name="_Toc496802713"/>
      <w:bookmarkStart w:id="276" w:name="_Toc496802942"/>
      <w:bookmarkStart w:id="277" w:name="_Toc497242062"/>
      <w:r>
        <w:lastRenderedPageBreak/>
        <w:t>13</w:t>
      </w:r>
      <w:r w:rsidR="00C254AC">
        <w:t xml:space="preserve"> </w:t>
      </w:r>
      <w:bookmarkEnd w:id="275"/>
      <w:bookmarkEnd w:id="276"/>
      <w:r w:rsidR="008F2423">
        <w:t>Estudo de Caso</w:t>
      </w:r>
      <w:bookmarkEnd w:id="277"/>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lastRenderedPageBreak/>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278" w:name="_Toc496802714"/>
      <w:bookmarkStart w:id="279" w:name="_Toc496802943"/>
      <w:bookmarkStart w:id="280" w:name="_Toc497242063"/>
      <w:r>
        <w:lastRenderedPageBreak/>
        <w:t>14</w:t>
      </w:r>
      <w:r w:rsidR="00C254AC">
        <w:t xml:space="preserve"> Infraestrutura</w:t>
      </w:r>
      <w:bookmarkEnd w:id="278"/>
      <w:bookmarkEnd w:id="279"/>
      <w:bookmarkEnd w:id="280"/>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281" w:name="_Toc496802715"/>
      <w:bookmarkStart w:id="282" w:name="_Toc496802944"/>
      <w:bookmarkStart w:id="283" w:name="_Toc497242064"/>
      <w:r>
        <w:lastRenderedPageBreak/>
        <w:t>19</w:t>
      </w:r>
      <w:r w:rsidR="00C254AC">
        <w:t xml:space="preserve"> Referências</w:t>
      </w:r>
      <w:bookmarkEnd w:id="281"/>
      <w:bookmarkEnd w:id="282"/>
      <w:bookmarkEnd w:id="283"/>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284" w:name="_Toc496802716"/>
      <w:bookmarkStart w:id="285" w:name="_Toc496802945"/>
      <w:bookmarkStart w:id="286" w:name="_Toc497242065"/>
      <w:r>
        <w:lastRenderedPageBreak/>
        <w:t>11 Anexos</w:t>
      </w:r>
      <w:bookmarkEnd w:id="284"/>
      <w:bookmarkEnd w:id="285"/>
      <w:bookmarkEnd w:id="286"/>
    </w:p>
    <w:p w14:paraId="610A7845" w14:textId="5E341021" w:rsidR="009C7518" w:rsidRDefault="00C254AC" w:rsidP="00763C82">
      <w:pPr>
        <w:pStyle w:val="Ttulo21"/>
      </w:pPr>
      <w:bookmarkStart w:id="287" w:name="_Toc497242066"/>
      <w:r>
        <w:t xml:space="preserve">Anexo </w:t>
      </w:r>
      <w:r w:rsidR="00CB499E">
        <w:t>11.</w:t>
      </w:r>
      <w:r>
        <w:t>1 – Dockerfile</w:t>
      </w:r>
      <w:r w:rsidR="00DD156D">
        <w:t xml:space="preserve"> - </w:t>
      </w:r>
      <w:r w:rsidR="00DD156D" w:rsidRPr="000B5349">
        <w:rPr>
          <w:lang w:val="pt-BR"/>
        </w:rPr>
        <w:t>X86</w:t>
      </w:r>
      <w:bookmarkEnd w:id="287"/>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288" w:name="_Toc497242067"/>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88"/>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lastRenderedPageBreak/>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289" w:name="_Toc497242068"/>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89"/>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lastRenderedPageBreak/>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90" w:name="_Toc497242069"/>
      <w:r>
        <w:lastRenderedPageBreak/>
        <w:t xml:space="preserve">Anexo </w:t>
      </w:r>
      <w:r w:rsidR="001D3F2C">
        <w:t>11.</w:t>
      </w:r>
      <w:r>
        <w:t>4 – Docker-compose versão 2 - ARM</w:t>
      </w:r>
      <w:bookmarkEnd w:id="290"/>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lastRenderedPageBreak/>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91" w:name="_Toc497242070"/>
      <w:r>
        <w:lastRenderedPageBreak/>
        <w:t xml:space="preserve">Anexo </w:t>
      </w:r>
      <w:r w:rsidR="001D3F2C">
        <w:t>11.</w:t>
      </w:r>
      <w:r>
        <w:t>5</w:t>
      </w:r>
      <w:r w:rsidR="005B1CAB">
        <w:t xml:space="preserve"> – Docker-compose versão 3</w:t>
      </w:r>
      <w:r w:rsidR="00142517">
        <w:t xml:space="preserve"> - ARM</w:t>
      </w:r>
      <w:bookmarkEnd w:id="291"/>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lastRenderedPageBreak/>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lastRenderedPageBreak/>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8"/>
      <w:footerReference w:type="default" r:id="rId59"/>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4" w:author="Thiago Cruz" w:date="2017-07-25T22:28:00Z" w:initials="TC">
    <w:p w14:paraId="57892181" w14:textId="77777777" w:rsidR="00607CD1" w:rsidRDefault="00607CD1">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F78FD2" w14:textId="77777777" w:rsidR="00B434F1" w:rsidRDefault="00B434F1">
      <w:r>
        <w:separator/>
      </w:r>
    </w:p>
  </w:endnote>
  <w:endnote w:type="continuationSeparator" w:id="0">
    <w:p w14:paraId="74DBEB88" w14:textId="77777777" w:rsidR="00B434F1" w:rsidRDefault="00B43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Calibri"/>
    <w:panose1 w:val="02020603050405020304"/>
    <w:charset w:val="00"/>
    <w:family w:val="auto"/>
    <w:pitch w:val="variable"/>
    <w:sig w:usb0="E0002AEF" w:usb1="C0007841"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altName w:val="Times New Roman"/>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charset w:val="00"/>
    <w:family w:val="roman"/>
    <w:notTrueType/>
    <w:pitch w:val="default"/>
  </w:font>
  <w:font w:name="FreeSans">
    <w:altName w:val="Times New Roman"/>
    <w:charset w:val="00"/>
    <w:family w:val="roman"/>
    <w:notTrueType/>
    <w:pitch w:val="default"/>
  </w:font>
  <w:font w:name="Droid Sans Fallback">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MS Mincho">
    <w:altName w:val="ＭＳ 明朝"/>
    <w:panose1 w:val="02020609040205080304"/>
    <w:charset w:val="80"/>
    <w:family w:val="auto"/>
    <w:pitch w:val="variable"/>
    <w:sig w:usb0="E00002FF" w:usb1="6AC7FDFB" w:usb2="08000012" w:usb3="00000000" w:csb0="0002009F" w:csb1="00000000"/>
  </w:font>
  <w:font w:name="Open Sans;sans-serif">
    <w:altName w:val="Times New Roman"/>
    <w:charset w:val="00"/>
    <w:family w:val="roman"/>
    <w:notTrueType/>
    <w:pitch w:val="default"/>
  </w:font>
  <w:font w:name="Liberation Serif">
    <w:altName w:val="Times New Roman"/>
    <w:charset w:val="01"/>
    <w:family w:val="roman"/>
    <w:pitch w:val="variable"/>
  </w:font>
  <w:font w:name="DejaVu Sans">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0A844" w14:textId="77777777" w:rsidR="00607CD1" w:rsidRDefault="00607CD1">
    <w:pPr>
      <w:pStyle w:val="Rodap1"/>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5868A" w14:textId="77777777" w:rsidR="00B434F1" w:rsidRDefault="00B434F1">
      <w:r>
        <w:separator/>
      </w:r>
    </w:p>
  </w:footnote>
  <w:footnote w:type="continuationSeparator" w:id="0">
    <w:p w14:paraId="47644E61" w14:textId="77777777" w:rsidR="00B434F1" w:rsidRDefault="00B434F1">
      <w:r>
        <w:continuationSeparator/>
      </w:r>
    </w:p>
  </w:footnote>
  <w:footnote w:id="1">
    <w:p w14:paraId="3A477492" w14:textId="1066DE99" w:rsidR="00607CD1" w:rsidRPr="001E03D1" w:rsidRDefault="00607CD1">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607CD1" w:rsidRPr="0000038E" w:rsidRDefault="00607CD1">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607CD1" w:rsidRPr="0087606B" w:rsidRDefault="00607CD1">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607CD1" w:rsidRPr="00393659" w:rsidRDefault="00607CD1">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607CD1" w:rsidRPr="006A3FDD" w:rsidRDefault="00607CD1"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607CD1" w:rsidRPr="00DA3E43" w:rsidRDefault="00607CD1"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607CD1" w:rsidRPr="000D189A" w:rsidRDefault="00607CD1">
      <w:pPr>
        <w:pStyle w:val="Textodenotaderodap"/>
        <w:rPr>
          <w:lang w:val="pt-BR"/>
        </w:rPr>
      </w:pPr>
      <w:r>
        <w:rPr>
          <w:rStyle w:val="Refdenotaderodap"/>
        </w:rPr>
        <w:t>4</w:t>
      </w:r>
      <w:r>
        <w:t xml:space="preserve"> </w:t>
      </w:r>
      <w:r w:rsidRPr="00D45B60">
        <w:t>https://www.docker.com/docker-mac</w:t>
      </w:r>
    </w:p>
  </w:footnote>
  <w:footnote w:id="8">
    <w:p w14:paraId="5CA069F3" w14:textId="5653D603" w:rsidR="00607CD1" w:rsidRPr="00C02FD1" w:rsidRDefault="00607CD1">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607CD1" w:rsidRPr="00914B75" w:rsidRDefault="00607CD1"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607CD1" w:rsidRPr="00393659" w:rsidRDefault="00607CD1"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607CD1" w:rsidRPr="007E3C42" w:rsidRDefault="00607CD1">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607CD1" w:rsidRPr="00A85B21" w:rsidRDefault="00607CD1">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607CD1" w:rsidRPr="00A85B21" w:rsidRDefault="00607CD1">
      <w:pPr>
        <w:pStyle w:val="Textodenotaderodap"/>
        <w:rPr>
          <w:lang w:val="pt-BR"/>
        </w:rPr>
      </w:pPr>
      <w:r>
        <w:rPr>
          <w:rStyle w:val="Refdenotaderodap"/>
        </w:rPr>
        <w:t>8</w:t>
      </w:r>
      <w:r>
        <w:t xml:space="preserve"> </w:t>
      </w:r>
      <w:r w:rsidRPr="00CD494D">
        <w:t>https://github.com/docker/labs</w:t>
      </w:r>
    </w:p>
  </w:footnote>
  <w:footnote w:id="14">
    <w:p w14:paraId="6BB44EE3" w14:textId="6E19317C" w:rsidR="00607CD1" w:rsidRPr="0072040E" w:rsidRDefault="00607CD1" w:rsidP="0072040E">
      <w:pPr>
        <w:pStyle w:val="Textodenotaderodap"/>
      </w:pPr>
      <w:r>
        <w:rPr>
          <w:rStyle w:val="Refdenotaderodap"/>
        </w:rPr>
        <w:t>9</w:t>
      </w:r>
      <w:r>
        <w:t xml:space="preserve"> </w:t>
      </w:r>
      <w:hyperlink r:id="rId1" w:history="1">
        <w:r w:rsidRPr="00856A9C">
          <w:rPr>
            <w:rStyle w:val="Hyperlink"/>
            <w:color w:val="000000" w:themeColor="text1"/>
            <w:u w:val="none"/>
          </w:rPr>
          <w:t>https://github.com/gomex/docker-para-desenvolvedores/blob/master/manuscript/organizacao.md</w:t>
        </w:r>
      </w:hyperlink>
    </w:p>
  </w:footnote>
  <w:footnote w:id="15">
    <w:p w14:paraId="5279E266" w14:textId="3A95153D" w:rsidR="00607CD1" w:rsidRPr="0072040E" w:rsidRDefault="00607CD1">
      <w:pPr>
        <w:pStyle w:val="Textodenotaderodap"/>
        <w:rPr>
          <w:lang w:val="en-US"/>
        </w:rPr>
      </w:pPr>
      <w:r>
        <w:rPr>
          <w:rStyle w:val="Refdenotaderodap"/>
        </w:rPr>
        <w:t>10</w:t>
      </w:r>
      <w:r>
        <w:t xml:space="preserve"> </w:t>
      </w:r>
      <w:r w:rsidRPr="002A3CFA">
        <w:rPr>
          <w:rStyle w:val="Hyperlink"/>
          <w:color w:val="000000" w:themeColor="text1"/>
          <w:u w:val="none"/>
        </w:rPr>
        <w:t>https://12factor.net/pt_br/</w:t>
      </w:r>
    </w:p>
  </w:footnote>
  <w:footnote w:id="16">
    <w:p w14:paraId="3EAF17A9" w14:textId="0B8040BD" w:rsidR="00607CD1" w:rsidRPr="0072040E" w:rsidRDefault="00607CD1">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04566C" w14:textId="77777777" w:rsidR="00607CD1" w:rsidRDefault="00607CD1">
    <w:pPr>
      <w:pStyle w:val="Cabealho1"/>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15:restartNumberingAfterBreak="0">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15:restartNumberingAfterBreak="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15:restartNumberingAfterBreak="0">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15:restartNumberingAfterBreak="0">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15:restartNumberingAfterBreak="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15:restartNumberingAfterBreak="0">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15:restartNumberingAfterBreak="0">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15:restartNumberingAfterBreak="0">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9" w15:restartNumberingAfterBreak="0">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0" w15:restartNumberingAfterBreak="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1" w15:restartNumberingAfterBreak="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15:restartNumberingAfterBreak="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4" w15:restartNumberingAfterBreak="0">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9"/>
  </w:num>
  <w:num w:numId="6">
    <w:abstractNumId w:val="7"/>
  </w:num>
  <w:num w:numId="7">
    <w:abstractNumId w:val="20"/>
  </w:num>
  <w:num w:numId="8">
    <w:abstractNumId w:val="2"/>
  </w:num>
  <w:num w:numId="9">
    <w:abstractNumId w:val="3"/>
  </w:num>
  <w:num w:numId="10">
    <w:abstractNumId w:val="11"/>
  </w:num>
  <w:num w:numId="11">
    <w:abstractNumId w:val="22"/>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1"/>
  </w:num>
  <w:num w:numId="20">
    <w:abstractNumId w:val="23"/>
  </w:num>
  <w:num w:numId="21">
    <w:abstractNumId w:val="1"/>
  </w:num>
  <w:num w:numId="22">
    <w:abstractNumId w:val="5"/>
  </w:num>
  <w:num w:numId="23">
    <w:abstractNumId w:val="24"/>
  </w:num>
  <w:num w:numId="24">
    <w:abstractNumId w:val="10"/>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ago Cruz">
    <w15:presenceInfo w15:providerId="Windows Live" w15:userId="d2c2d241-12c7-43cd-a144-77e94492b03c"/>
  </w15:person>
  <w15:person w15:author="Thiago Cruz [2]">
    <w15:presenceInfo w15:providerId="None" w15:userId="Thiago Cru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3"/>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518"/>
    <w:rsid w:val="0000038E"/>
    <w:rsid w:val="000020D6"/>
    <w:rsid w:val="00002A51"/>
    <w:rsid w:val="00002D6E"/>
    <w:rsid w:val="00005A0B"/>
    <w:rsid w:val="00005D73"/>
    <w:rsid w:val="00006F16"/>
    <w:rsid w:val="00006F5D"/>
    <w:rsid w:val="00007375"/>
    <w:rsid w:val="0001233B"/>
    <w:rsid w:val="00013EB8"/>
    <w:rsid w:val="000154CF"/>
    <w:rsid w:val="0001679C"/>
    <w:rsid w:val="00024811"/>
    <w:rsid w:val="00031776"/>
    <w:rsid w:val="00031A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4D4"/>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3CB7"/>
    <w:rsid w:val="000D6FB7"/>
    <w:rsid w:val="000E261F"/>
    <w:rsid w:val="000E680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029"/>
    <w:rsid w:val="00153A1A"/>
    <w:rsid w:val="00154795"/>
    <w:rsid w:val="001547B6"/>
    <w:rsid w:val="0015691C"/>
    <w:rsid w:val="0016515D"/>
    <w:rsid w:val="0017031F"/>
    <w:rsid w:val="00172634"/>
    <w:rsid w:val="00176F31"/>
    <w:rsid w:val="00177233"/>
    <w:rsid w:val="00180959"/>
    <w:rsid w:val="0018541F"/>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2CF2"/>
    <w:rsid w:val="001D3EEA"/>
    <w:rsid w:val="001D3F2C"/>
    <w:rsid w:val="001D46BC"/>
    <w:rsid w:val="001D4D81"/>
    <w:rsid w:val="001D759B"/>
    <w:rsid w:val="001E03D1"/>
    <w:rsid w:val="001E1CF0"/>
    <w:rsid w:val="001E2921"/>
    <w:rsid w:val="001E654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3CEA"/>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2724"/>
    <w:rsid w:val="00346BAF"/>
    <w:rsid w:val="00346F59"/>
    <w:rsid w:val="0034724E"/>
    <w:rsid w:val="00347AD0"/>
    <w:rsid w:val="00351989"/>
    <w:rsid w:val="003566B1"/>
    <w:rsid w:val="00360999"/>
    <w:rsid w:val="003621F2"/>
    <w:rsid w:val="003654A0"/>
    <w:rsid w:val="00372254"/>
    <w:rsid w:val="00380C27"/>
    <w:rsid w:val="003811C5"/>
    <w:rsid w:val="00381ECA"/>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19F"/>
    <w:rsid w:val="003F254F"/>
    <w:rsid w:val="003F5F33"/>
    <w:rsid w:val="00403392"/>
    <w:rsid w:val="0040364E"/>
    <w:rsid w:val="00406A65"/>
    <w:rsid w:val="0041229C"/>
    <w:rsid w:val="00414453"/>
    <w:rsid w:val="00414A48"/>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6E1B"/>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A0B"/>
    <w:rsid w:val="004E6D03"/>
    <w:rsid w:val="004E6EC3"/>
    <w:rsid w:val="004F36B6"/>
    <w:rsid w:val="004F6D7C"/>
    <w:rsid w:val="0050044B"/>
    <w:rsid w:val="00502FE1"/>
    <w:rsid w:val="00503F8F"/>
    <w:rsid w:val="0050405E"/>
    <w:rsid w:val="00520AB1"/>
    <w:rsid w:val="00521BCB"/>
    <w:rsid w:val="00521F7A"/>
    <w:rsid w:val="0052391B"/>
    <w:rsid w:val="005256D9"/>
    <w:rsid w:val="00527AFA"/>
    <w:rsid w:val="00533488"/>
    <w:rsid w:val="00535AC0"/>
    <w:rsid w:val="0053728C"/>
    <w:rsid w:val="00540288"/>
    <w:rsid w:val="00541FE6"/>
    <w:rsid w:val="005442B7"/>
    <w:rsid w:val="00544D4A"/>
    <w:rsid w:val="00547F8D"/>
    <w:rsid w:val="005547D6"/>
    <w:rsid w:val="00557164"/>
    <w:rsid w:val="0056094B"/>
    <w:rsid w:val="00561437"/>
    <w:rsid w:val="0056345D"/>
    <w:rsid w:val="00565A08"/>
    <w:rsid w:val="005663E8"/>
    <w:rsid w:val="00570694"/>
    <w:rsid w:val="00571369"/>
    <w:rsid w:val="00571925"/>
    <w:rsid w:val="005723E3"/>
    <w:rsid w:val="00572EC7"/>
    <w:rsid w:val="0058370B"/>
    <w:rsid w:val="005837C3"/>
    <w:rsid w:val="00585E62"/>
    <w:rsid w:val="00586644"/>
    <w:rsid w:val="00597579"/>
    <w:rsid w:val="005975E3"/>
    <w:rsid w:val="005A2170"/>
    <w:rsid w:val="005A4E49"/>
    <w:rsid w:val="005A5701"/>
    <w:rsid w:val="005B1535"/>
    <w:rsid w:val="005B1CAB"/>
    <w:rsid w:val="005B2A32"/>
    <w:rsid w:val="005B4F7F"/>
    <w:rsid w:val="005B529A"/>
    <w:rsid w:val="005B5E8D"/>
    <w:rsid w:val="005B713A"/>
    <w:rsid w:val="005B7C63"/>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508E"/>
    <w:rsid w:val="006063FB"/>
    <w:rsid w:val="00606531"/>
    <w:rsid w:val="00607A79"/>
    <w:rsid w:val="00607CD1"/>
    <w:rsid w:val="00614232"/>
    <w:rsid w:val="00614D34"/>
    <w:rsid w:val="006152D8"/>
    <w:rsid w:val="006226FC"/>
    <w:rsid w:val="00624911"/>
    <w:rsid w:val="006258E1"/>
    <w:rsid w:val="00626343"/>
    <w:rsid w:val="0063312D"/>
    <w:rsid w:val="00636305"/>
    <w:rsid w:val="00636A20"/>
    <w:rsid w:val="00636FB2"/>
    <w:rsid w:val="00637A4B"/>
    <w:rsid w:val="00640B48"/>
    <w:rsid w:val="00640B57"/>
    <w:rsid w:val="0064121B"/>
    <w:rsid w:val="00641D25"/>
    <w:rsid w:val="00644C3C"/>
    <w:rsid w:val="00647050"/>
    <w:rsid w:val="00647997"/>
    <w:rsid w:val="0065080E"/>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4108"/>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43A9"/>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27CEF"/>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4D95"/>
    <w:rsid w:val="00785B0B"/>
    <w:rsid w:val="0078657A"/>
    <w:rsid w:val="0079088C"/>
    <w:rsid w:val="007918A4"/>
    <w:rsid w:val="00797E99"/>
    <w:rsid w:val="007A0141"/>
    <w:rsid w:val="007A1451"/>
    <w:rsid w:val="007A3492"/>
    <w:rsid w:val="007A5C45"/>
    <w:rsid w:val="007A7DAB"/>
    <w:rsid w:val="007B073E"/>
    <w:rsid w:val="007B0EBA"/>
    <w:rsid w:val="007B109F"/>
    <w:rsid w:val="007B3259"/>
    <w:rsid w:val="007B3808"/>
    <w:rsid w:val="007B43DD"/>
    <w:rsid w:val="007B46F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394D"/>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5E93"/>
    <w:rsid w:val="00A46458"/>
    <w:rsid w:val="00A46687"/>
    <w:rsid w:val="00A520D0"/>
    <w:rsid w:val="00A60B42"/>
    <w:rsid w:val="00A61A9B"/>
    <w:rsid w:val="00A64765"/>
    <w:rsid w:val="00A649C5"/>
    <w:rsid w:val="00A74FE8"/>
    <w:rsid w:val="00A77315"/>
    <w:rsid w:val="00A77A20"/>
    <w:rsid w:val="00A8011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09EB"/>
    <w:rsid w:val="00AE744D"/>
    <w:rsid w:val="00AE7878"/>
    <w:rsid w:val="00AF7BD3"/>
    <w:rsid w:val="00B010D3"/>
    <w:rsid w:val="00B02192"/>
    <w:rsid w:val="00B03842"/>
    <w:rsid w:val="00B03A32"/>
    <w:rsid w:val="00B04965"/>
    <w:rsid w:val="00B04AB9"/>
    <w:rsid w:val="00B04CBE"/>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34F1"/>
    <w:rsid w:val="00B44732"/>
    <w:rsid w:val="00B46DFF"/>
    <w:rsid w:val="00B47D71"/>
    <w:rsid w:val="00B53899"/>
    <w:rsid w:val="00B555E6"/>
    <w:rsid w:val="00B60B16"/>
    <w:rsid w:val="00B62555"/>
    <w:rsid w:val="00B63BCF"/>
    <w:rsid w:val="00B657CE"/>
    <w:rsid w:val="00B665A8"/>
    <w:rsid w:val="00B70F99"/>
    <w:rsid w:val="00B779BF"/>
    <w:rsid w:val="00B80512"/>
    <w:rsid w:val="00B85E7B"/>
    <w:rsid w:val="00B9107B"/>
    <w:rsid w:val="00B939F5"/>
    <w:rsid w:val="00B95B4F"/>
    <w:rsid w:val="00B95CFC"/>
    <w:rsid w:val="00BA03C0"/>
    <w:rsid w:val="00BA5715"/>
    <w:rsid w:val="00BC5171"/>
    <w:rsid w:val="00BC6076"/>
    <w:rsid w:val="00BD22BE"/>
    <w:rsid w:val="00BD5075"/>
    <w:rsid w:val="00BD557B"/>
    <w:rsid w:val="00BE2CE9"/>
    <w:rsid w:val="00BE3BD3"/>
    <w:rsid w:val="00BE6554"/>
    <w:rsid w:val="00BF56D4"/>
    <w:rsid w:val="00C02FD1"/>
    <w:rsid w:val="00C03393"/>
    <w:rsid w:val="00C0428B"/>
    <w:rsid w:val="00C06FDD"/>
    <w:rsid w:val="00C1191E"/>
    <w:rsid w:val="00C13074"/>
    <w:rsid w:val="00C13597"/>
    <w:rsid w:val="00C16035"/>
    <w:rsid w:val="00C179D8"/>
    <w:rsid w:val="00C23A5B"/>
    <w:rsid w:val="00C23E57"/>
    <w:rsid w:val="00C24C6E"/>
    <w:rsid w:val="00C254AC"/>
    <w:rsid w:val="00C31E4A"/>
    <w:rsid w:val="00C32B1E"/>
    <w:rsid w:val="00C3368C"/>
    <w:rsid w:val="00C34F7E"/>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0"/>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342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0E3"/>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E0993"/>
    <w:rsid w:val="00EE0BCA"/>
    <w:rsid w:val="00EE27E6"/>
    <w:rsid w:val="00EE5989"/>
    <w:rsid w:val="00EE59A9"/>
    <w:rsid w:val="00EF4219"/>
    <w:rsid w:val="00EF646B"/>
    <w:rsid w:val="00F010BE"/>
    <w:rsid w:val="00F1016A"/>
    <w:rsid w:val="00F1018C"/>
    <w:rsid w:val="00F12DAD"/>
    <w:rsid w:val="00F156D3"/>
    <w:rsid w:val="00F20750"/>
    <w:rsid w:val="00F221CF"/>
    <w:rsid w:val="00F22F25"/>
    <w:rsid w:val="00F26826"/>
    <w:rsid w:val="00F40451"/>
    <w:rsid w:val="00F44276"/>
    <w:rsid w:val="00F50971"/>
    <w:rsid w:val="00F50F2C"/>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y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image" Target="media/image11.png" /><Relationship Id="rId26" Type="http://schemas.openxmlformats.org/officeDocument/2006/relationships/hyperlink" Target="http://3way.com.br/category/novidades/" TargetMode="External" /><Relationship Id="rId39" Type="http://schemas.openxmlformats.org/officeDocument/2006/relationships/hyperlink" Target="https://docs.docker.com/engine/reference/builder/" TargetMode="External" /><Relationship Id="rId21" Type="http://schemas.openxmlformats.org/officeDocument/2006/relationships/image" Target="media/image14.png" /><Relationship Id="rId34" Type="http://schemas.openxmlformats.org/officeDocument/2006/relationships/hyperlink" Target="https://docs.docker.com/engine/reference/builder/" TargetMode="External" /><Relationship Id="rId42" Type="http://schemas.openxmlformats.org/officeDocument/2006/relationships/hyperlink" Target="https://docs.docker.com/engine/reference/commandline/login" TargetMode="External" /><Relationship Id="rId47" Type="http://schemas.openxmlformats.org/officeDocument/2006/relationships/image" Target="media/image17.png" /><Relationship Id="rId50" Type="http://schemas.openxmlformats.org/officeDocument/2006/relationships/hyperlink" Target="http://labs.play-with-docker.com" TargetMode="External" /><Relationship Id="rId55" Type="http://schemas.openxmlformats.org/officeDocument/2006/relationships/comments" Target="comments.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3.png" /><Relationship Id="rId29" Type="http://schemas.openxmlformats.org/officeDocument/2006/relationships/hyperlink" Target="https://docs.docker.com/engine/reference/builder/" TargetMode="External" /><Relationship Id="rId41" Type="http://schemas.openxmlformats.org/officeDocument/2006/relationships/hyperlink" Target="https://docs.docker.com/engine/userguide/labels-custom-metadata/" TargetMode="External" /><Relationship Id="rId54" Type="http://schemas.openxmlformats.org/officeDocument/2006/relationships/hyperlink" Target="https://training.docker.com/" TargetMode="External" /><Relationship Id="rId62"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hyperlink" Target="http://www.mundodocker.com.br/author/cristiano/" TargetMode="External" /><Relationship Id="rId32" Type="http://schemas.openxmlformats.org/officeDocument/2006/relationships/hyperlink" Target="https://docs.docker.com/engine/reference/builder/" TargetMode="External" /><Relationship Id="rId37" Type="http://schemas.openxmlformats.org/officeDocument/2006/relationships/hyperlink" Target="https://docs.docker.com/engine/reference/builder/" TargetMode="External" /><Relationship Id="rId40" Type="http://schemas.openxmlformats.org/officeDocument/2006/relationships/hyperlink" Target="https://docs.docker.com/engine/reference/builder/" TargetMode="External" /><Relationship Id="rId45" Type="http://schemas.openxmlformats.org/officeDocument/2006/relationships/hyperlink" Target="https://docs.docker.com/engine/reference/commandline/pull" TargetMode="External" /><Relationship Id="rId53" Type="http://schemas.openxmlformats.org/officeDocument/2006/relationships/hyperlink" Target="http://training.play-with-docker.com/" TargetMode="External" /><Relationship Id="rId58"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hyperlink" Target="http://3way.com.br/category/novidades/" TargetMode="External" /><Relationship Id="rId28" Type="http://schemas.openxmlformats.org/officeDocument/2006/relationships/image" Target="media/image16.png" /><Relationship Id="rId36" Type="http://schemas.openxmlformats.org/officeDocument/2006/relationships/hyperlink" Target="https://docs.docker.com/engine/reference/builder/" TargetMode="External" /><Relationship Id="rId49" Type="http://schemas.openxmlformats.org/officeDocument/2006/relationships/image" Target="media/image19.png" /><Relationship Id="rId57" Type="http://schemas.microsoft.com/office/2016/09/relationships/commentsIds" Target="commentsIds.xml" /><Relationship Id="rId61" Type="http://schemas.microsoft.com/office/2011/relationships/people" Target="people.xml" /><Relationship Id="rId10" Type="http://schemas.openxmlformats.org/officeDocument/2006/relationships/image" Target="media/image3.jpeg" /><Relationship Id="rId19" Type="http://schemas.openxmlformats.org/officeDocument/2006/relationships/image" Target="media/image12.png" /><Relationship Id="rId31" Type="http://schemas.openxmlformats.org/officeDocument/2006/relationships/hyperlink" Target="https://docs.docker.com/engine/reference/builder/" TargetMode="External" /><Relationship Id="rId44" Type="http://schemas.openxmlformats.org/officeDocument/2006/relationships/hyperlink" Target="https://docs.docker.com/engine/reference/commandline/search" TargetMode="External" /><Relationship Id="rId52" Type="http://schemas.openxmlformats.org/officeDocument/2006/relationships/image" Target="media/image21.png" /><Relationship Id="rId6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hyperlink" Target="http://3way.com.br/category/linux/" TargetMode="External" /><Relationship Id="rId27" Type="http://schemas.openxmlformats.org/officeDocument/2006/relationships/image" Target="media/image15.png" /><Relationship Id="rId30" Type="http://schemas.openxmlformats.org/officeDocument/2006/relationships/hyperlink" Target="https://docs.docker.com/engine/reference/builder/" TargetMode="External" /><Relationship Id="rId35" Type="http://schemas.openxmlformats.org/officeDocument/2006/relationships/hyperlink" Target="https://docs.docker.com/engine/reference/builder/" TargetMode="External" /><Relationship Id="rId43" Type="http://schemas.openxmlformats.org/officeDocument/2006/relationships/hyperlink" Target="https://docs.docker.com/engine/reference/commandline/logout" TargetMode="External" /><Relationship Id="rId48" Type="http://schemas.openxmlformats.org/officeDocument/2006/relationships/image" Target="media/image18.png" /><Relationship Id="rId56" Type="http://schemas.microsoft.com/office/2011/relationships/commentsExtended" Target="commentsExtended.xml" /><Relationship Id="rId8" Type="http://schemas.openxmlformats.org/officeDocument/2006/relationships/image" Target="media/image1.png" /><Relationship Id="rId51" Type="http://schemas.openxmlformats.org/officeDocument/2006/relationships/image" Target="media/image20.png" /><Relationship Id="rId3" Type="http://schemas.openxmlformats.org/officeDocument/2006/relationships/styles" Target="styles.xml" /><Relationship Id="rId12" Type="http://schemas.openxmlformats.org/officeDocument/2006/relationships/image" Target="media/image5.jpeg" /><Relationship Id="rId17" Type="http://schemas.openxmlformats.org/officeDocument/2006/relationships/image" Target="media/image10.png" /><Relationship Id="rId25" Type="http://schemas.openxmlformats.org/officeDocument/2006/relationships/hyperlink" Target="http://3way.com.br/category/linux/" TargetMode="External" /><Relationship Id="rId33" Type="http://schemas.openxmlformats.org/officeDocument/2006/relationships/hyperlink" Target="https://docs.docker.com/engine/reference/builder/" TargetMode="External" /><Relationship Id="rId38" Type="http://schemas.openxmlformats.org/officeDocument/2006/relationships/hyperlink" Target="https://docs.docker.com/engine/reference/builder/" TargetMode="External" /><Relationship Id="rId46" Type="http://schemas.openxmlformats.org/officeDocument/2006/relationships/hyperlink" Target="https://docs.docker.com/engine/reference/commandline/push" TargetMode="External" /><Relationship Id="rId59" Type="http://schemas.openxmlformats.org/officeDocument/2006/relationships/footer" Target="footer1.xml" /></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C86D90-1299-8C4A-BED0-03DD0D5A4D9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761</TotalTime>
  <Pages>68</Pages>
  <Words>11961</Words>
  <Characters>64594</Characters>
  <Application>Microsoft Office Word</Application>
  <DocSecurity>0</DocSecurity>
  <Lines>538</Lines>
  <Paragraphs>152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1696</cp:revision>
  <cp:lastPrinted>2016-06-27T13:00:00Z</cp:lastPrinted>
  <dcterms:created xsi:type="dcterms:W3CDTF">2016-06-27T13:03:00Z</dcterms:created>
  <dcterms:modified xsi:type="dcterms:W3CDTF">2017-11-01T23:04:00Z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