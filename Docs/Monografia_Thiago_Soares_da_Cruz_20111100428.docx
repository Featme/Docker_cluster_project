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77777777" w:rsidR="005D7A58" w:rsidRDefault="00C254AC">
      <w:pPr>
        <w:ind w:left="4536"/>
      </w:pPr>
      <w:r>
        <w:t>“</w:t>
      </w: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71C65BE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77777777" w:rsidR="00FB4CF0" w:rsidRDefault="00FB4CF0"/>
        </w:tc>
        <w:tc>
          <w:tcPr>
            <w:tcW w:w="4531" w:type="dxa"/>
          </w:tcPr>
          <w:p w14:paraId="0354E87C" w14:textId="77777777" w:rsidR="00FB4CF0" w:rsidRDefault="00FB4CF0"/>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727CEF">
          <w:pPr>
            <w:pStyle w:val="Sumrio1"/>
            <w:tabs>
              <w:tab w:val="right" w:leader="dot" w:pos="9061"/>
            </w:tabs>
            <w:rPr>
              <w:rFonts w:eastAsiaTheme="minorEastAsia" w:cstheme="minorBidi"/>
              <w:b w:val="0"/>
              <w:bCs w:val="0"/>
              <w:noProof/>
            </w:rPr>
          </w:pPr>
          <w:hyperlink w:anchor="_Toc497242039" w:history="1">
            <w:r w:rsidRPr="002706A3">
              <w:rPr>
                <w:rStyle w:val="Hiperlink"/>
                <w:noProof/>
              </w:rPr>
              <w:t>2 Computação em Nuvem</w:t>
            </w:r>
            <w:r>
              <w:rPr>
                <w:noProof/>
                <w:webHidden/>
              </w:rPr>
              <w:tab/>
            </w:r>
            <w:r>
              <w:rPr>
                <w:noProof/>
                <w:webHidden/>
              </w:rPr>
              <w:fldChar w:fldCharType="begin"/>
            </w:r>
            <w:r>
              <w:rPr>
                <w:noProof/>
                <w:webHidden/>
              </w:rPr>
              <w:instrText xml:space="preserve"> PAGEREF _Toc497242039 \h </w:instrText>
            </w:r>
            <w:r>
              <w:rPr>
                <w:noProof/>
                <w:webHidden/>
              </w:rPr>
            </w:r>
            <w:r>
              <w:rPr>
                <w:noProof/>
                <w:webHidden/>
              </w:rPr>
              <w:fldChar w:fldCharType="separate"/>
            </w:r>
            <w:r>
              <w:rPr>
                <w:noProof/>
                <w:webHidden/>
              </w:rPr>
              <w:t>13</w:t>
            </w:r>
            <w:r>
              <w:rPr>
                <w:noProof/>
                <w:webHidden/>
              </w:rPr>
              <w:fldChar w:fldCharType="end"/>
            </w:r>
          </w:hyperlink>
        </w:p>
        <w:p w14:paraId="6C098F63" w14:textId="77777777" w:rsidR="00727CEF" w:rsidRDefault="00727CEF">
          <w:pPr>
            <w:pStyle w:val="Sumrio1"/>
            <w:tabs>
              <w:tab w:val="right" w:leader="dot" w:pos="9061"/>
            </w:tabs>
            <w:rPr>
              <w:rFonts w:eastAsiaTheme="minorEastAsia" w:cstheme="minorBidi"/>
              <w:b w:val="0"/>
              <w:bCs w:val="0"/>
              <w:noProof/>
            </w:rPr>
          </w:pPr>
          <w:hyperlink w:anchor="_Toc497242040" w:history="1">
            <w:r w:rsidRPr="002706A3">
              <w:rPr>
                <w:rStyle w:val="Hiperlink"/>
                <w:noProof/>
              </w:rPr>
              <w:t>2.1 História</w:t>
            </w:r>
            <w:r>
              <w:rPr>
                <w:noProof/>
                <w:webHidden/>
              </w:rPr>
              <w:tab/>
            </w:r>
            <w:r>
              <w:rPr>
                <w:noProof/>
                <w:webHidden/>
              </w:rPr>
              <w:fldChar w:fldCharType="begin"/>
            </w:r>
            <w:r>
              <w:rPr>
                <w:noProof/>
                <w:webHidden/>
              </w:rPr>
              <w:instrText xml:space="preserve"> PAGEREF _Toc497242040 \h </w:instrText>
            </w:r>
            <w:r>
              <w:rPr>
                <w:noProof/>
                <w:webHidden/>
              </w:rPr>
            </w:r>
            <w:r>
              <w:rPr>
                <w:noProof/>
                <w:webHidden/>
              </w:rPr>
              <w:fldChar w:fldCharType="separate"/>
            </w:r>
            <w:r>
              <w:rPr>
                <w:noProof/>
                <w:webHidden/>
              </w:rPr>
              <w:t>14</w:t>
            </w:r>
            <w:r>
              <w:rPr>
                <w:noProof/>
                <w:webHidden/>
              </w:rPr>
              <w:fldChar w:fldCharType="end"/>
            </w:r>
          </w:hyperlink>
        </w:p>
        <w:p w14:paraId="45CEBF20" w14:textId="77777777" w:rsidR="00727CEF" w:rsidRDefault="00727CEF">
          <w:pPr>
            <w:pStyle w:val="Sumrio1"/>
            <w:tabs>
              <w:tab w:val="right" w:leader="dot" w:pos="9061"/>
            </w:tabs>
            <w:rPr>
              <w:rFonts w:eastAsiaTheme="minorEastAsia" w:cstheme="minorBidi"/>
              <w:b w:val="0"/>
              <w:bCs w:val="0"/>
              <w:noProof/>
            </w:rPr>
          </w:pPr>
          <w:hyperlink w:anchor="_Toc497242041" w:history="1">
            <w:r w:rsidRPr="002706A3">
              <w:rPr>
                <w:rStyle w:val="Hiperlink"/>
                <w:noProof/>
              </w:rPr>
              <w:t>2.2 Modelos de implantação</w:t>
            </w:r>
            <w:r>
              <w:rPr>
                <w:noProof/>
                <w:webHidden/>
              </w:rPr>
              <w:tab/>
            </w:r>
            <w:r>
              <w:rPr>
                <w:noProof/>
                <w:webHidden/>
              </w:rPr>
              <w:fldChar w:fldCharType="begin"/>
            </w:r>
            <w:r>
              <w:rPr>
                <w:noProof/>
                <w:webHidden/>
              </w:rPr>
              <w:instrText xml:space="preserve"> PAGEREF _Toc497242041 \h </w:instrText>
            </w:r>
            <w:r>
              <w:rPr>
                <w:noProof/>
                <w:webHidden/>
              </w:rPr>
            </w:r>
            <w:r>
              <w:rPr>
                <w:noProof/>
                <w:webHidden/>
              </w:rPr>
              <w:fldChar w:fldCharType="separate"/>
            </w:r>
            <w:r>
              <w:rPr>
                <w:noProof/>
                <w:webHidden/>
              </w:rPr>
              <w:t>16</w:t>
            </w:r>
            <w:r>
              <w:rPr>
                <w:noProof/>
                <w:webHidden/>
              </w:rPr>
              <w:fldChar w:fldCharType="end"/>
            </w:r>
          </w:hyperlink>
        </w:p>
        <w:p w14:paraId="278719B3" w14:textId="77777777" w:rsidR="00727CEF" w:rsidRDefault="00727CEF">
          <w:pPr>
            <w:pStyle w:val="Sumrio2"/>
            <w:tabs>
              <w:tab w:val="right" w:leader="dot" w:pos="9061"/>
            </w:tabs>
            <w:rPr>
              <w:rFonts w:eastAsiaTheme="minorEastAsia" w:cstheme="minorBidi"/>
              <w:b w:val="0"/>
              <w:bCs w:val="0"/>
              <w:noProof/>
              <w:sz w:val="24"/>
              <w:szCs w:val="24"/>
            </w:rPr>
          </w:pPr>
          <w:hyperlink w:anchor="_Toc497242042" w:history="1">
            <w:r w:rsidRPr="002706A3">
              <w:rPr>
                <w:rStyle w:val="Hiperlink"/>
                <w:noProof/>
              </w:rPr>
              <w:t>2.2.1 Nuvem Pública</w:t>
            </w:r>
            <w:r>
              <w:rPr>
                <w:noProof/>
                <w:webHidden/>
              </w:rPr>
              <w:tab/>
            </w:r>
            <w:r>
              <w:rPr>
                <w:noProof/>
                <w:webHidden/>
              </w:rPr>
              <w:fldChar w:fldCharType="begin"/>
            </w:r>
            <w:r>
              <w:rPr>
                <w:noProof/>
                <w:webHidden/>
              </w:rPr>
              <w:instrText xml:space="preserve"> PAGEREF _Toc497242042 \h </w:instrText>
            </w:r>
            <w:r>
              <w:rPr>
                <w:noProof/>
                <w:webHidden/>
              </w:rPr>
            </w:r>
            <w:r>
              <w:rPr>
                <w:noProof/>
                <w:webHidden/>
              </w:rPr>
              <w:fldChar w:fldCharType="separate"/>
            </w:r>
            <w:r>
              <w:rPr>
                <w:noProof/>
                <w:webHidden/>
              </w:rPr>
              <w:t>17</w:t>
            </w:r>
            <w:r>
              <w:rPr>
                <w:noProof/>
                <w:webHidden/>
              </w:rPr>
              <w:fldChar w:fldCharType="end"/>
            </w:r>
          </w:hyperlink>
        </w:p>
        <w:p w14:paraId="04F1B129" w14:textId="77777777" w:rsidR="00727CEF" w:rsidRDefault="00727CEF">
          <w:pPr>
            <w:pStyle w:val="Sumrio2"/>
            <w:tabs>
              <w:tab w:val="right" w:leader="dot" w:pos="9061"/>
            </w:tabs>
            <w:rPr>
              <w:rFonts w:eastAsiaTheme="minorEastAsia" w:cstheme="minorBidi"/>
              <w:b w:val="0"/>
              <w:bCs w:val="0"/>
              <w:noProof/>
              <w:sz w:val="24"/>
              <w:szCs w:val="24"/>
            </w:rPr>
          </w:pPr>
          <w:hyperlink w:anchor="_Toc497242043" w:history="1">
            <w:r w:rsidRPr="002706A3">
              <w:rPr>
                <w:rStyle w:val="Hiperlink"/>
                <w:noProof/>
              </w:rPr>
              <w:t>2.2.2 Nuvem Privada</w:t>
            </w:r>
            <w:r>
              <w:rPr>
                <w:noProof/>
                <w:webHidden/>
              </w:rPr>
              <w:tab/>
            </w:r>
            <w:r>
              <w:rPr>
                <w:noProof/>
                <w:webHidden/>
              </w:rPr>
              <w:fldChar w:fldCharType="begin"/>
            </w:r>
            <w:r>
              <w:rPr>
                <w:noProof/>
                <w:webHidden/>
              </w:rPr>
              <w:instrText xml:space="preserve"> PAGEREF _Toc497242043 \h </w:instrText>
            </w:r>
            <w:r>
              <w:rPr>
                <w:noProof/>
                <w:webHidden/>
              </w:rPr>
            </w:r>
            <w:r>
              <w:rPr>
                <w:noProof/>
                <w:webHidden/>
              </w:rPr>
              <w:fldChar w:fldCharType="separate"/>
            </w:r>
            <w:r>
              <w:rPr>
                <w:noProof/>
                <w:webHidden/>
              </w:rPr>
              <w:t>18</w:t>
            </w:r>
            <w:r>
              <w:rPr>
                <w:noProof/>
                <w:webHidden/>
              </w:rPr>
              <w:fldChar w:fldCharType="end"/>
            </w:r>
          </w:hyperlink>
        </w:p>
        <w:p w14:paraId="47263029" w14:textId="77777777" w:rsidR="00727CEF" w:rsidRDefault="00727CEF">
          <w:pPr>
            <w:pStyle w:val="Sumrio2"/>
            <w:tabs>
              <w:tab w:val="right" w:leader="dot" w:pos="9061"/>
            </w:tabs>
            <w:rPr>
              <w:rFonts w:eastAsiaTheme="minorEastAsia" w:cstheme="minorBidi"/>
              <w:b w:val="0"/>
              <w:bCs w:val="0"/>
              <w:noProof/>
              <w:sz w:val="24"/>
              <w:szCs w:val="24"/>
            </w:rPr>
          </w:pPr>
          <w:hyperlink w:anchor="_Toc497242044" w:history="1">
            <w:r w:rsidRPr="002706A3">
              <w:rPr>
                <w:rStyle w:val="Hiperlink"/>
                <w:noProof/>
              </w:rPr>
              <w:t>2.2.3 Nuvem Comunitária</w:t>
            </w:r>
            <w:r>
              <w:rPr>
                <w:noProof/>
                <w:webHidden/>
              </w:rPr>
              <w:tab/>
            </w:r>
            <w:r>
              <w:rPr>
                <w:noProof/>
                <w:webHidden/>
              </w:rPr>
              <w:fldChar w:fldCharType="begin"/>
            </w:r>
            <w:r>
              <w:rPr>
                <w:noProof/>
                <w:webHidden/>
              </w:rPr>
              <w:instrText xml:space="preserve"> PAGEREF _Toc497242044 \h </w:instrText>
            </w:r>
            <w:r>
              <w:rPr>
                <w:noProof/>
                <w:webHidden/>
              </w:rPr>
            </w:r>
            <w:r>
              <w:rPr>
                <w:noProof/>
                <w:webHidden/>
              </w:rPr>
              <w:fldChar w:fldCharType="separate"/>
            </w:r>
            <w:r>
              <w:rPr>
                <w:noProof/>
                <w:webHidden/>
              </w:rPr>
              <w:t>19</w:t>
            </w:r>
            <w:r>
              <w:rPr>
                <w:noProof/>
                <w:webHidden/>
              </w:rPr>
              <w:fldChar w:fldCharType="end"/>
            </w:r>
          </w:hyperlink>
        </w:p>
        <w:p w14:paraId="1F126C90" w14:textId="77777777" w:rsidR="00727CEF" w:rsidRDefault="00727CEF">
          <w:pPr>
            <w:pStyle w:val="Sumrio2"/>
            <w:tabs>
              <w:tab w:val="right" w:leader="dot" w:pos="9061"/>
            </w:tabs>
            <w:rPr>
              <w:rFonts w:eastAsiaTheme="minorEastAsia" w:cstheme="minorBidi"/>
              <w:b w:val="0"/>
              <w:bCs w:val="0"/>
              <w:noProof/>
              <w:sz w:val="24"/>
              <w:szCs w:val="24"/>
            </w:rPr>
          </w:pPr>
          <w:hyperlink w:anchor="_Toc497242045" w:history="1">
            <w:r w:rsidRPr="002706A3">
              <w:rPr>
                <w:rStyle w:val="Hiperlink"/>
                <w:noProof/>
              </w:rPr>
              <w:t>2.2.3 Nuvem Híbrida</w:t>
            </w:r>
            <w:r>
              <w:rPr>
                <w:noProof/>
                <w:webHidden/>
              </w:rPr>
              <w:tab/>
            </w:r>
            <w:r>
              <w:rPr>
                <w:noProof/>
                <w:webHidden/>
              </w:rPr>
              <w:fldChar w:fldCharType="begin"/>
            </w:r>
            <w:r>
              <w:rPr>
                <w:noProof/>
                <w:webHidden/>
              </w:rPr>
              <w:instrText xml:space="preserve"> PAGEREF _Toc497242045 \h </w:instrText>
            </w:r>
            <w:r>
              <w:rPr>
                <w:noProof/>
                <w:webHidden/>
              </w:rPr>
            </w:r>
            <w:r>
              <w:rPr>
                <w:noProof/>
                <w:webHidden/>
              </w:rPr>
              <w:fldChar w:fldCharType="separate"/>
            </w:r>
            <w:r>
              <w:rPr>
                <w:noProof/>
                <w:webHidden/>
              </w:rPr>
              <w:t>20</w:t>
            </w:r>
            <w:r>
              <w:rPr>
                <w:noProof/>
                <w:webHidden/>
              </w:rPr>
              <w:fldChar w:fldCharType="end"/>
            </w:r>
          </w:hyperlink>
        </w:p>
        <w:p w14:paraId="20DB97B9" w14:textId="77777777" w:rsidR="00727CEF" w:rsidRDefault="00727CEF">
          <w:pPr>
            <w:pStyle w:val="Sumrio1"/>
            <w:tabs>
              <w:tab w:val="right" w:leader="dot" w:pos="9061"/>
            </w:tabs>
            <w:rPr>
              <w:rFonts w:eastAsiaTheme="minorEastAsia" w:cstheme="minorBidi"/>
              <w:b w:val="0"/>
              <w:bCs w:val="0"/>
              <w:noProof/>
            </w:rPr>
          </w:pPr>
          <w:hyperlink w:anchor="_Toc497242046" w:history="1">
            <w:r w:rsidRPr="002706A3">
              <w:rPr>
                <w:rStyle w:val="Hiperlink"/>
                <w:noProof/>
              </w:rPr>
              <w:t>2.3 Princípios da computação em nuvem</w:t>
            </w:r>
            <w:r>
              <w:rPr>
                <w:noProof/>
                <w:webHidden/>
              </w:rPr>
              <w:tab/>
            </w:r>
            <w:r>
              <w:rPr>
                <w:noProof/>
                <w:webHidden/>
              </w:rPr>
              <w:fldChar w:fldCharType="begin"/>
            </w:r>
            <w:r>
              <w:rPr>
                <w:noProof/>
                <w:webHidden/>
              </w:rPr>
              <w:instrText xml:space="preserve"> PAGEREF _Toc497242046 \h </w:instrText>
            </w:r>
            <w:r>
              <w:rPr>
                <w:noProof/>
                <w:webHidden/>
              </w:rPr>
            </w:r>
            <w:r>
              <w:rPr>
                <w:noProof/>
                <w:webHidden/>
              </w:rPr>
              <w:fldChar w:fldCharType="separate"/>
            </w:r>
            <w:r>
              <w:rPr>
                <w:noProof/>
                <w:webHidden/>
              </w:rPr>
              <w:t>21</w:t>
            </w:r>
            <w:r>
              <w:rPr>
                <w:noProof/>
                <w:webHidden/>
              </w:rPr>
              <w:fldChar w:fldCharType="end"/>
            </w:r>
          </w:hyperlink>
        </w:p>
        <w:p w14:paraId="23584BA8" w14:textId="77777777" w:rsidR="00727CEF" w:rsidRDefault="00727CEF">
          <w:pPr>
            <w:pStyle w:val="Sumrio1"/>
            <w:tabs>
              <w:tab w:val="right" w:leader="dot" w:pos="9061"/>
            </w:tabs>
            <w:rPr>
              <w:rFonts w:eastAsiaTheme="minorEastAsia" w:cstheme="minorBidi"/>
              <w:b w:val="0"/>
              <w:bCs w:val="0"/>
              <w:noProof/>
            </w:rPr>
          </w:pPr>
          <w:hyperlink w:anchor="_Toc497242047" w:history="1">
            <w:r w:rsidRPr="002706A3">
              <w:rPr>
                <w:rStyle w:val="Hiperlink"/>
                <w:noProof/>
              </w:rPr>
              <w:t>2.4 Modelos de Serviços</w:t>
            </w:r>
            <w:r>
              <w:rPr>
                <w:noProof/>
                <w:webHidden/>
              </w:rPr>
              <w:tab/>
            </w:r>
            <w:r>
              <w:rPr>
                <w:noProof/>
                <w:webHidden/>
              </w:rPr>
              <w:fldChar w:fldCharType="begin"/>
            </w:r>
            <w:r>
              <w:rPr>
                <w:noProof/>
                <w:webHidden/>
              </w:rPr>
              <w:instrText xml:space="preserve"> PAGEREF _Toc497242047 \h </w:instrText>
            </w:r>
            <w:r>
              <w:rPr>
                <w:noProof/>
                <w:webHidden/>
              </w:rPr>
            </w:r>
            <w:r>
              <w:rPr>
                <w:noProof/>
                <w:webHidden/>
              </w:rPr>
              <w:fldChar w:fldCharType="separate"/>
            </w:r>
            <w:r>
              <w:rPr>
                <w:noProof/>
                <w:webHidden/>
              </w:rPr>
              <w:t>23</w:t>
            </w:r>
            <w:r>
              <w:rPr>
                <w:noProof/>
                <w:webHidden/>
              </w:rPr>
              <w:fldChar w:fldCharType="end"/>
            </w:r>
          </w:hyperlink>
        </w:p>
        <w:p w14:paraId="0D5B2F65" w14:textId="77777777" w:rsidR="00727CEF" w:rsidRDefault="00727CEF">
          <w:pPr>
            <w:pStyle w:val="Sumrio1"/>
            <w:tabs>
              <w:tab w:val="right" w:leader="dot" w:pos="9061"/>
            </w:tabs>
            <w:rPr>
              <w:rFonts w:eastAsiaTheme="minorEastAsia" w:cstheme="minorBidi"/>
              <w:b w:val="0"/>
              <w:bCs w:val="0"/>
              <w:noProof/>
            </w:rPr>
          </w:pPr>
          <w:hyperlink w:anchor="_Toc497242048" w:history="1">
            <w:r w:rsidRPr="002706A3">
              <w:rPr>
                <w:rStyle w:val="Hiperlink"/>
                <w:noProof/>
              </w:rPr>
              <w:t>3 Container vs Virtualização</w:t>
            </w:r>
            <w:r>
              <w:rPr>
                <w:noProof/>
                <w:webHidden/>
              </w:rPr>
              <w:tab/>
            </w:r>
            <w:r>
              <w:rPr>
                <w:noProof/>
                <w:webHidden/>
              </w:rPr>
              <w:fldChar w:fldCharType="begin"/>
            </w:r>
            <w:r>
              <w:rPr>
                <w:noProof/>
                <w:webHidden/>
              </w:rPr>
              <w:instrText xml:space="preserve"> PAGEREF _Toc497242048 \h </w:instrText>
            </w:r>
            <w:r>
              <w:rPr>
                <w:noProof/>
                <w:webHidden/>
              </w:rPr>
            </w:r>
            <w:r>
              <w:rPr>
                <w:noProof/>
                <w:webHidden/>
              </w:rPr>
              <w:fldChar w:fldCharType="separate"/>
            </w:r>
            <w:r>
              <w:rPr>
                <w:noProof/>
                <w:webHidden/>
              </w:rPr>
              <w:t>24</w:t>
            </w:r>
            <w:r>
              <w:rPr>
                <w:noProof/>
                <w:webHidden/>
              </w:rPr>
              <w:fldChar w:fldCharType="end"/>
            </w:r>
          </w:hyperlink>
        </w:p>
        <w:p w14:paraId="7E35F47A" w14:textId="77777777" w:rsidR="00727CEF" w:rsidRDefault="00727CEF">
          <w:pPr>
            <w:pStyle w:val="Sumrio1"/>
            <w:tabs>
              <w:tab w:val="right" w:leader="dot" w:pos="9061"/>
            </w:tabs>
            <w:rPr>
              <w:rFonts w:eastAsiaTheme="minorEastAsia" w:cstheme="minorBidi"/>
              <w:b w:val="0"/>
              <w:bCs w:val="0"/>
              <w:noProof/>
            </w:rPr>
          </w:pPr>
          <w:hyperlink w:anchor="_Toc497242049" w:history="1">
            <w:r w:rsidRPr="002706A3">
              <w:rPr>
                <w:rStyle w:val="Hiperlink"/>
                <w:noProof/>
              </w:rPr>
              <w:t>3.1 LXC Containers</w:t>
            </w:r>
            <w:r>
              <w:rPr>
                <w:noProof/>
                <w:webHidden/>
              </w:rPr>
              <w:tab/>
            </w:r>
            <w:r>
              <w:rPr>
                <w:noProof/>
                <w:webHidden/>
              </w:rPr>
              <w:fldChar w:fldCharType="begin"/>
            </w:r>
            <w:r>
              <w:rPr>
                <w:noProof/>
                <w:webHidden/>
              </w:rPr>
              <w:instrText xml:space="preserve"> PAGEREF _Toc497242049 \h </w:instrText>
            </w:r>
            <w:r>
              <w:rPr>
                <w:noProof/>
                <w:webHidden/>
              </w:rPr>
            </w:r>
            <w:r>
              <w:rPr>
                <w:noProof/>
                <w:webHidden/>
              </w:rPr>
              <w:fldChar w:fldCharType="separate"/>
            </w:r>
            <w:r>
              <w:rPr>
                <w:noProof/>
                <w:webHidden/>
              </w:rPr>
              <w:t>27</w:t>
            </w:r>
            <w:r>
              <w:rPr>
                <w:noProof/>
                <w:webHidden/>
              </w:rPr>
              <w:fldChar w:fldCharType="end"/>
            </w:r>
          </w:hyperlink>
        </w:p>
        <w:p w14:paraId="76F0F4C3" w14:textId="77777777" w:rsidR="00727CEF" w:rsidRDefault="00727CEF">
          <w:pPr>
            <w:pStyle w:val="Sumrio1"/>
            <w:tabs>
              <w:tab w:val="right" w:leader="dot" w:pos="9061"/>
            </w:tabs>
            <w:rPr>
              <w:rFonts w:eastAsiaTheme="minorEastAsia" w:cstheme="minorBidi"/>
              <w:b w:val="0"/>
              <w:bCs w:val="0"/>
              <w:noProof/>
            </w:rPr>
          </w:pPr>
          <w:hyperlink w:anchor="_Toc497242050" w:history="1">
            <w:r w:rsidRPr="002706A3">
              <w:rPr>
                <w:rStyle w:val="Hiperlink"/>
                <w:noProof/>
              </w:rPr>
              <w:t>4. Docker</w:t>
            </w:r>
            <w:r>
              <w:rPr>
                <w:noProof/>
                <w:webHidden/>
              </w:rPr>
              <w:tab/>
            </w:r>
            <w:r>
              <w:rPr>
                <w:noProof/>
                <w:webHidden/>
              </w:rPr>
              <w:fldChar w:fldCharType="begin"/>
            </w:r>
            <w:r>
              <w:rPr>
                <w:noProof/>
                <w:webHidden/>
              </w:rPr>
              <w:instrText xml:space="preserve"> PAGEREF _Toc497242050 \h </w:instrText>
            </w:r>
            <w:r>
              <w:rPr>
                <w:noProof/>
                <w:webHidden/>
              </w:rPr>
            </w:r>
            <w:r>
              <w:rPr>
                <w:noProof/>
                <w:webHidden/>
              </w:rPr>
              <w:fldChar w:fldCharType="separate"/>
            </w:r>
            <w:r>
              <w:rPr>
                <w:noProof/>
                <w:webHidden/>
              </w:rPr>
              <w:t>30</w:t>
            </w:r>
            <w:r>
              <w:rPr>
                <w:noProof/>
                <w:webHidden/>
              </w:rPr>
              <w:fldChar w:fldCharType="end"/>
            </w:r>
          </w:hyperlink>
        </w:p>
        <w:p w14:paraId="14EAD434" w14:textId="77777777" w:rsidR="00727CEF" w:rsidRDefault="00727CEF">
          <w:pPr>
            <w:pStyle w:val="Sumrio1"/>
            <w:tabs>
              <w:tab w:val="right" w:leader="dot" w:pos="9061"/>
            </w:tabs>
            <w:rPr>
              <w:rFonts w:eastAsiaTheme="minorEastAsia" w:cstheme="minorBidi"/>
              <w:b w:val="0"/>
              <w:bCs w:val="0"/>
              <w:noProof/>
            </w:rPr>
          </w:pPr>
          <w:hyperlink w:anchor="_Toc497242051" w:history="1">
            <w:r w:rsidRPr="002706A3">
              <w:rPr>
                <w:rStyle w:val="Hiperlink"/>
                <w:noProof/>
              </w:rPr>
              <w:t>4.1 Instalação do Docker</w:t>
            </w:r>
            <w:r>
              <w:rPr>
                <w:noProof/>
                <w:webHidden/>
              </w:rPr>
              <w:tab/>
            </w:r>
            <w:r>
              <w:rPr>
                <w:noProof/>
                <w:webHidden/>
              </w:rPr>
              <w:fldChar w:fldCharType="begin"/>
            </w:r>
            <w:r>
              <w:rPr>
                <w:noProof/>
                <w:webHidden/>
              </w:rPr>
              <w:instrText xml:space="preserve"> PAGEREF _Toc497242051 \h </w:instrText>
            </w:r>
            <w:r>
              <w:rPr>
                <w:noProof/>
                <w:webHidden/>
              </w:rPr>
            </w:r>
            <w:r>
              <w:rPr>
                <w:noProof/>
                <w:webHidden/>
              </w:rPr>
              <w:fldChar w:fldCharType="separate"/>
            </w:r>
            <w:r>
              <w:rPr>
                <w:noProof/>
                <w:webHidden/>
              </w:rPr>
              <w:t>32</w:t>
            </w:r>
            <w:r>
              <w:rPr>
                <w:noProof/>
                <w:webHidden/>
              </w:rPr>
              <w:fldChar w:fldCharType="end"/>
            </w:r>
          </w:hyperlink>
        </w:p>
        <w:p w14:paraId="0FDB9002" w14:textId="77777777" w:rsidR="00727CEF" w:rsidRDefault="00727CEF">
          <w:pPr>
            <w:pStyle w:val="Sumrio1"/>
            <w:tabs>
              <w:tab w:val="right" w:leader="dot" w:pos="9061"/>
            </w:tabs>
            <w:rPr>
              <w:rFonts w:eastAsiaTheme="minorEastAsia" w:cstheme="minorBidi"/>
              <w:b w:val="0"/>
              <w:bCs w:val="0"/>
              <w:noProof/>
            </w:rPr>
          </w:pPr>
          <w:hyperlink w:anchor="_Toc497242052" w:history="1">
            <w:r w:rsidRPr="002706A3">
              <w:rPr>
                <w:rStyle w:val="Hiperlink"/>
                <w:noProof/>
              </w:rPr>
              <w:t>4.2 Arquivos de Configuração</w:t>
            </w:r>
            <w:r>
              <w:rPr>
                <w:noProof/>
                <w:webHidden/>
              </w:rPr>
              <w:tab/>
            </w:r>
            <w:r>
              <w:rPr>
                <w:noProof/>
                <w:webHidden/>
              </w:rPr>
              <w:fldChar w:fldCharType="begin"/>
            </w:r>
            <w:r>
              <w:rPr>
                <w:noProof/>
                <w:webHidden/>
              </w:rPr>
              <w:instrText xml:space="preserve"> PAGEREF _Toc497242052 \h </w:instrText>
            </w:r>
            <w:r>
              <w:rPr>
                <w:noProof/>
                <w:webHidden/>
              </w:rPr>
            </w:r>
            <w:r>
              <w:rPr>
                <w:noProof/>
                <w:webHidden/>
              </w:rPr>
              <w:fldChar w:fldCharType="separate"/>
            </w:r>
            <w:r>
              <w:rPr>
                <w:noProof/>
                <w:webHidden/>
              </w:rPr>
              <w:t>33</w:t>
            </w:r>
            <w:r>
              <w:rPr>
                <w:noProof/>
                <w:webHidden/>
              </w:rPr>
              <w:fldChar w:fldCharType="end"/>
            </w:r>
          </w:hyperlink>
        </w:p>
        <w:p w14:paraId="75304A48" w14:textId="77777777" w:rsidR="00727CEF" w:rsidRDefault="00727CEF">
          <w:pPr>
            <w:pStyle w:val="Sumrio2"/>
            <w:tabs>
              <w:tab w:val="right" w:leader="dot" w:pos="9061"/>
            </w:tabs>
            <w:rPr>
              <w:rFonts w:eastAsiaTheme="minorEastAsia" w:cstheme="minorBidi"/>
              <w:b w:val="0"/>
              <w:bCs w:val="0"/>
              <w:noProof/>
              <w:sz w:val="24"/>
              <w:szCs w:val="24"/>
            </w:rPr>
          </w:pPr>
          <w:hyperlink w:anchor="_Toc497242053" w:history="1">
            <w:r w:rsidRPr="002706A3">
              <w:rPr>
                <w:rStyle w:val="Hiperlink"/>
                <w:noProof/>
              </w:rPr>
              <w:t>4.2.1 Docker-Compose</w:t>
            </w:r>
            <w:r>
              <w:rPr>
                <w:noProof/>
                <w:webHidden/>
              </w:rPr>
              <w:tab/>
            </w:r>
            <w:r>
              <w:rPr>
                <w:noProof/>
                <w:webHidden/>
              </w:rPr>
              <w:fldChar w:fldCharType="begin"/>
            </w:r>
            <w:r>
              <w:rPr>
                <w:noProof/>
                <w:webHidden/>
              </w:rPr>
              <w:instrText xml:space="preserve"> PAGEREF _Toc497242053 \h </w:instrText>
            </w:r>
            <w:r>
              <w:rPr>
                <w:noProof/>
                <w:webHidden/>
              </w:rPr>
            </w:r>
            <w:r>
              <w:rPr>
                <w:noProof/>
                <w:webHidden/>
              </w:rPr>
              <w:fldChar w:fldCharType="separate"/>
            </w:r>
            <w:r>
              <w:rPr>
                <w:noProof/>
                <w:webHidden/>
              </w:rPr>
              <w:t>33</w:t>
            </w:r>
            <w:r>
              <w:rPr>
                <w:noProof/>
                <w:webHidden/>
              </w:rPr>
              <w:fldChar w:fldCharType="end"/>
            </w:r>
          </w:hyperlink>
        </w:p>
        <w:p w14:paraId="589E96C7" w14:textId="77777777" w:rsidR="00727CEF" w:rsidRDefault="00727CEF">
          <w:pPr>
            <w:pStyle w:val="Sumrio2"/>
            <w:tabs>
              <w:tab w:val="right" w:leader="dot" w:pos="9061"/>
            </w:tabs>
            <w:rPr>
              <w:rFonts w:eastAsiaTheme="minorEastAsia" w:cstheme="minorBidi"/>
              <w:b w:val="0"/>
              <w:bCs w:val="0"/>
              <w:noProof/>
              <w:sz w:val="24"/>
              <w:szCs w:val="24"/>
            </w:rPr>
          </w:pPr>
          <w:hyperlink w:anchor="_Toc497242054" w:history="1">
            <w:r w:rsidRPr="002706A3">
              <w:rPr>
                <w:rStyle w:val="Hiperlink"/>
                <w:noProof/>
              </w:rPr>
              <w:t>4.2.2 Docker File</w:t>
            </w:r>
            <w:r>
              <w:rPr>
                <w:noProof/>
                <w:webHidden/>
              </w:rPr>
              <w:tab/>
            </w:r>
            <w:r>
              <w:rPr>
                <w:noProof/>
                <w:webHidden/>
              </w:rPr>
              <w:fldChar w:fldCharType="begin"/>
            </w:r>
            <w:r>
              <w:rPr>
                <w:noProof/>
                <w:webHidden/>
              </w:rPr>
              <w:instrText xml:space="preserve"> PAGEREF _Toc497242054 \h </w:instrText>
            </w:r>
            <w:r>
              <w:rPr>
                <w:noProof/>
                <w:webHidden/>
              </w:rPr>
            </w:r>
            <w:r>
              <w:rPr>
                <w:noProof/>
                <w:webHidden/>
              </w:rPr>
              <w:fldChar w:fldCharType="separate"/>
            </w:r>
            <w:r>
              <w:rPr>
                <w:noProof/>
                <w:webHidden/>
              </w:rPr>
              <w:t>34</w:t>
            </w:r>
            <w:r>
              <w:rPr>
                <w:noProof/>
                <w:webHidden/>
              </w:rPr>
              <w:fldChar w:fldCharType="end"/>
            </w:r>
          </w:hyperlink>
        </w:p>
        <w:p w14:paraId="570B3C6A" w14:textId="77777777" w:rsidR="00727CEF" w:rsidRDefault="00727CEF">
          <w:pPr>
            <w:pStyle w:val="Sumrio2"/>
            <w:tabs>
              <w:tab w:val="right" w:leader="dot" w:pos="9061"/>
            </w:tabs>
            <w:rPr>
              <w:rFonts w:eastAsiaTheme="minorEastAsia" w:cstheme="minorBidi"/>
              <w:b w:val="0"/>
              <w:bCs w:val="0"/>
              <w:noProof/>
              <w:sz w:val="24"/>
              <w:szCs w:val="24"/>
            </w:rPr>
          </w:pPr>
          <w:hyperlink w:anchor="_Toc497242055" w:history="1">
            <w:r w:rsidRPr="002706A3">
              <w:rPr>
                <w:rStyle w:val="Hiperlink"/>
                <w:noProof/>
              </w:rPr>
              <w:t>4.2.3 Docker Swarm</w:t>
            </w:r>
            <w:r>
              <w:rPr>
                <w:noProof/>
                <w:webHidden/>
              </w:rPr>
              <w:tab/>
            </w:r>
            <w:r>
              <w:rPr>
                <w:noProof/>
                <w:webHidden/>
              </w:rPr>
              <w:fldChar w:fldCharType="begin"/>
            </w:r>
            <w:r>
              <w:rPr>
                <w:noProof/>
                <w:webHidden/>
              </w:rPr>
              <w:instrText xml:space="preserve"> PAGEREF _Toc497242055 \h </w:instrText>
            </w:r>
            <w:r>
              <w:rPr>
                <w:noProof/>
                <w:webHidden/>
              </w:rPr>
            </w:r>
            <w:r>
              <w:rPr>
                <w:noProof/>
                <w:webHidden/>
              </w:rPr>
              <w:fldChar w:fldCharType="separate"/>
            </w:r>
            <w:r>
              <w:rPr>
                <w:noProof/>
                <w:webHidden/>
              </w:rPr>
              <w:t>35</w:t>
            </w:r>
            <w:r>
              <w:rPr>
                <w:noProof/>
                <w:webHidden/>
              </w:rPr>
              <w:fldChar w:fldCharType="end"/>
            </w:r>
          </w:hyperlink>
        </w:p>
        <w:p w14:paraId="65198C77" w14:textId="77777777" w:rsidR="00727CEF" w:rsidRDefault="00727CEF">
          <w:pPr>
            <w:pStyle w:val="Sumrio1"/>
            <w:tabs>
              <w:tab w:val="right" w:leader="dot" w:pos="9061"/>
            </w:tabs>
            <w:rPr>
              <w:rFonts w:eastAsiaTheme="minorEastAsia" w:cstheme="minorBidi"/>
              <w:b w:val="0"/>
              <w:bCs w:val="0"/>
              <w:noProof/>
            </w:rPr>
          </w:pPr>
          <w:hyperlink w:anchor="_Toc497242056" w:history="1">
            <w:r w:rsidRPr="002706A3">
              <w:rPr>
                <w:rStyle w:val="Hiperlink"/>
                <w:noProof/>
              </w:rPr>
              <w:t>4.3 Docker Imagem</w:t>
            </w:r>
            <w:r>
              <w:rPr>
                <w:noProof/>
                <w:webHidden/>
              </w:rPr>
              <w:tab/>
            </w:r>
            <w:r>
              <w:rPr>
                <w:noProof/>
                <w:webHidden/>
              </w:rPr>
              <w:fldChar w:fldCharType="begin"/>
            </w:r>
            <w:r>
              <w:rPr>
                <w:noProof/>
                <w:webHidden/>
              </w:rPr>
              <w:instrText xml:space="preserve"> PAGEREF _Toc497242056 \h </w:instrText>
            </w:r>
            <w:r>
              <w:rPr>
                <w:noProof/>
                <w:webHidden/>
              </w:rPr>
            </w:r>
            <w:r>
              <w:rPr>
                <w:noProof/>
                <w:webHidden/>
              </w:rPr>
              <w:fldChar w:fldCharType="separate"/>
            </w:r>
            <w:r>
              <w:rPr>
                <w:noProof/>
                <w:webHidden/>
              </w:rPr>
              <w:t>36</w:t>
            </w:r>
            <w:r>
              <w:rPr>
                <w:noProof/>
                <w:webHidden/>
              </w:rPr>
              <w:fldChar w:fldCharType="end"/>
            </w:r>
          </w:hyperlink>
        </w:p>
        <w:p w14:paraId="202EA8E5" w14:textId="77777777" w:rsidR="00727CEF" w:rsidRDefault="00727CEF">
          <w:pPr>
            <w:pStyle w:val="Sumrio2"/>
            <w:tabs>
              <w:tab w:val="right" w:leader="dot" w:pos="9061"/>
            </w:tabs>
            <w:rPr>
              <w:rFonts w:eastAsiaTheme="minorEastAsia" w:cstheme="minorBidi"/>
              <w:b w:val="0"/>
              <w:bCs w:val="0"/>
              <w:noProof/>
              <w:sz w:val="24"/>
              <w:szCs w:val="24"/>
            </w:rPr>
          </w:pPr>
          <w:hyperlink w:anchor="_Toc497242057" w:history="1">
            <w:r w:rsidRPr="002706A3">
              <w:rPr>
                <w:rStyle w:val="Hiperlink"/>
                <w:noProof/>
              </w:rPr>
              <w:t>4.3.1 DockerHub</w:t>
            </w:r>
            <w:r>
              <w:rPr>
                <w:noProof/>
                <w:webHidden/>
              </w:rPr>
              <w:tab/>
            </w:r>
            <w:r>
              <w:rPr>
                <w:noProof/>
                <w:webHidden/>
              </w:rPr>
              <w:fldChar w:fldCharType="begin"/>
            </w:r>
            <w:r>
              <w:rPr>
                <w:noProof/>
                <w:webHidden/>
              </w:rPr>
              <w:instrText xml:space="preserve"> PAGEREF _Toc497242057 \h </w:instrText>
            </w:r>
            <w:r>
              <w:rPr>
                <w:noProof/>
                <w:webHidden/>
              </w:rPr>
            </w:r>
            <w:r>
              <w:rPr>
                <w:noProof/>
                <w:webHidden/>
              </w:rPr>
              <w:fldChar w:fldCharType="separate"/>
            </w:r>
            <w:r>
              <w:rPr>
                <w:noProof/>
                <w:webHidden/>
              </w:rPr>
              <w:t>38</w:t>
            </w:r>
            <w:r>
              <w:rPr>
                <w:noProof/>
                <w:webHidden/>
              </w:rPr>
              <w:fldChar w:fldCharType="end"/>
            </w:r>
          </w:hyperlink>
        </w:p>
        <w:p w14:paraId="39120FBD" w14:textId="77777777" w:rsidR="00727CEF" w:rsidRDefault="00727CEF">
          <w:pPr>
            <w:pStyle w:val="Sumrio1"/>
            <w:tabs>
              <w:tab w:val="right" w:leader="dot" w:pos="9061"/>
            </w:tabs>
            <w:rPr>
              <w:rFonts w:eastAsiaTheme="minorEastAsia" w:cstheme="minorBidi"/>
              <w:b w:val="0"/>
              <w:bCs w:val="0"/>
              <w:noProof/>
            </w:rPr>
          </w:pPr>
          <w:hyperlink w:anchor="_Toc497242058" w:history="1">
            <w:r w:rsidRPr="002706A3">
              <w:rPr>
                <w:rStyle w:val="Hiperlink"/>
                <w:noProof/>
              </w:rPr>
              <w:t>4.5 Play with Docker</w:t>
            </w:r>
            <w:r>
              <w:rPr>
                <w:noProof/>
                <w:webHidden/>
              </w:rPr>
              <w:tab/>
            </w:r>
            <w:r>
              <w:rPr>
                <w:noProof/>
                <w:webHidden/>
              </w:rPr>
              <w:fldChar w:fldCharType="begin"/>
            </w:r>
            <w:r>
              <w:rPr>
                <w:noProof/>
                <w:webHidden/>
              </w:rPr>
              <w:instrText xml:space="preserve"> PAGEREF _Toc497242058 \h </w:instrText>
            </w:r>
            <w:r>
              <w:rPr>
                <w:noProof/>
                <w:webHidden/>
              </w:rPr>
            </w:r>
            <w:r>
              <w:rPr>
                <w:noProof/>
                <w:webHidden/>
              </w:rPr>
              <w:fldChar w:fldCharType="separate"/>
            </w:r>
            <w:r>
              <w:rPr>
                <w:noProof/>
                <w:webHidden/>
              </w:rPr>
              <w:t>39</w:t>
            </w:r>
            <w:r>
              <w:rPr>
                <w:noProof/>
                <w:webHidden/>
              </w:rPr>
              <w:fldChar w:fldCharType="end"/>
            </w:r>
          </w:hyperlink>
        </w:p>
        <w:p w14:paraId="04F2A87F" w14:textId="77777777" w:rsidR="00727CEF" w:rsidRDefault="00727CEF">
          <w:pPr>
            <w:pStyle w:val="Sumrio1"/>
            <w:tabs>
              <w:tab w:val="right" w:leader="dot" w:pos="9061"/>
            </w:tabs>
            <w:rPr>
              <w:rFonts w:eastAsiaTheme="minorEastAsia" w:cstheme="minorBidi"/>
              <w:b w:val="0"/>
              <w:bCs w:val="0"/>
              <w:noProof/>
            </w:rPr>
          </w:pPr>
          <w:hyperlink w:anchor="_Toc497242059" w:history="1">
            <w:r w:rsidRPr="002706A3">
              <w:rPr>
                <w:rStyle w:val="Hiperlink"/>
                <w:noProof/>
              </w:rPr>
              <w:t>4.6 Comunidade</w:t>
            </w:r>
            <w:r>
              <w:rPr>
                <w:noProof/>
                <w:webHidden/>
              </w:rPr>
              <w:tab/>
            </w:r>
            <w:r>
              <w:rPr>
                <w:noProof/>
                <w:webHidden/>
              </w:rPr>
              <w:fldChar w:fldCharType="begin"/>
            </w:r>
            <w:r>
              <w:rPr>
                <w:noProof/>
                <w:webHidden/>
              </w:rPr>
              <w:instrText xml:space="preserve"> PAGEREF _Toc497242059 \h </w:instrText>
            </w:r>
            <w:r>
              <w:rPr>
                <w:noProof/>
                <w:webHidden/>
              </w:rPr>
            </w:r>
            <w:r>
              <w:rPr>
                <w:noProof/>
                <w:webHidden/>
              </w:rPr>
              <w:fldChar w:fldCharType="separate"/>
            </w:r>
            <w:r>
              <w:rPr>
                <w:noProof/>
                <w:webHidden/>
              </w:rPr>
              <w:t>41</w:t>
            </w:r>
            <w:r>
              <w:rPr>
                <w:noProof/>
                <w:webHidden/>
              </w:rPr>
              <w:fldChar w:fldCharType="end"/>
            </w:r>
          </w:hyperlink>
        </w:p>
        <w:p w14:paraId="6C36B3A6" w14:textId="77777777" w:rsidR="00727CEF" w:rsidRDefault="00727CEF">
          <w:pPr>
            <w:pStyle w:val="Sumrio1"/>
            <w:tabs>
              <w:tab w:val="right" w:leader="dot" w:pos="9061"/>
            </w:tabs>
            <w:rPr>
              <w:rFonts w:eastAsiaTheme="minorEastAsia" w:cstheme="minorBidi"/>
              <w:b w:val="0"/>
              <w:bCs w:val="0"/>
              <w:noProof/>
            </w:rPr>
          </w:pPr>
          <w:hyperlink w:anchor="_Toc497242060" w:history="1">
            <w:r w:rsidRPr="002706A3">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_Toc497242060 \h </w:instrText>
            </w:r>
            <w:r>
              <w:rPr>
                <w:noProof/>
                <w:webHidden/>
              </w:rPr>
            </w:r>
            <w:r>
              <w:rPr>
                <w:noProof/>
                <w:webHidden/>
              </w:rPr>
              <w:fldChar w:fldCharType="separate"/>
            </w:r>
            <w:r>
              <w:rPr>
                <w:noProof/>
                <w:webHidden/>
              </w:rPr>
              <w:t>42</w:t>
            </w:r>
            <w:r>
              <w:rPr>
                <w:noProof/>
                <w:webHidden/>
              </w:rPr>
              <w:fldChar w:fldCharType="end"/>
            </w:r>
          </w:hyperlink>
        </w:p>
        <w:p w14:paraId="0996EB42" w14:textId="77777777" w:rsidR="00727CEF" w:rsidRDefault="00727CEF">
          <w:pPr>
            <w:pStyle w:val="Sumrio1"/>
            <w:tabs>
              <w:tab w:val="right" w:leader="dot" w:pos="9061"/>
            </w:tabs>
            <w:rPr>
              <w:rFonts w:eastAsiaTheme="minorEastAsia" w:cstheme="minorBidi"/>
              <w:b w:val="0"/>
              <w:bCs w:val="0"/>
              <w:noProof/>
            </w:rPr>
          </w:pPr>
          <w:hyperlink w:anchor="_Toc497242061" w:history="1">
            <w:r w:rsidRPr="002706A3">
              <w:rPr>
                <w:rStyle w:val="Hiperlink"/>
                <w:noProof/>
              </w:rPr>
              <w:t>6 Software de gerenciamento de containers</w:t>
            </w:r>
            <w:r>
              <w:rPr>
                <w:noProof/>
                <w:webHidden/>
              </w:rPr>
              <w:tab/>
            </w:r>
            <w:r>
              <w:rPr>
                <w:noProof/>
                <w:webHidden/>
              </w:rPr>
              <w:fldChar w:fldCharType="begin"/>
            </w:r>
            <w:r>
              <w:rPr>
                <w:noProof/>
                <w:webHidden/>
              </w:rPr>
              <w:instrText xml:space="preserve"> PAGEREF _Toc497242061 \h </w:instrText>
            </w:r>
            <w:r>
              <w:rPr>
                <w:noProof/>
                <w:webHidden/>
              </w:rPr>
            </w:r>
            <w:r>
              <w:rPr>
                <w:noProof/>
                <w:webHidden/>
              </w:rPr>
              <w:fldChar w:fldCharType="separate"/>
            </w:r>
            <w:r>
              <w:rPr>
                <w:noProof/>
                <w:webHidden/>
              </w:rPr>
              <w:t>44</w:t>
            </w:r>
            <w:r>
              <w:rPr>
                <w:noProof/>
                <w:webHidden/>
              </w:rPr>
              <w:fldChar w:fldCharType="end"/>
            </w:r>
          </w:hyperlink>
        </w:p>
        <w:p w14:paraId="7DCBF181" w14:textId="77777777" w:rsidR="00727CEF" w:rsidRDefault="00727CEF">
          <w:pPr>
            <w:pStyle w:val="Sumrio1"/>
            <w:tabs>
              <w:tab w:val="right" w:leader="dot" w:pos="9061"/>
            </w:tabs>
            <w:rPr>
              <w:rFonts w:eastAsiaTheme="minorEastAsia" w:cstheme="minorBidi"/>
              <w:b w:val="0"/>
              <w:bCs w:val="0"/>
              <w:noProof/>
            </w:rPr>
          </w:pPr>
          <w:hyperlink w:anchor="_Toc497242062" w:history="1">
            <w:r w:rsidRPr="002706A3">
              <w:rPr>
                <w:rStyle w:val="Hiperlink"/>
                <w:noProof/>
              </w:rPr>
              <w:t>13 Estudo de Caso</w:t>
            </w:r>
            <w:r>
              <w:rPr>
                <w:noProof/>
                <w:webHidden/>
              </w:rPr>
              <w:tab/>
            </w:r>
            <w:r>
              <w:rPr>
                <w:noProof/>
                <w:webHidden/>
              </w:rPr>
              <w:fldChar w:fldCharType="begin"/>
            </w:r>
            <w:r>
              <w:rPr>
                <w:noProof/>
                <w:webHidden/>
              </w:rPr>
              <w:instrText xml:space="preserve"> PAGEREF _Toc497242062 \h </w:instrText>
            </w:r>
            <w:r>
              <w:rPr>
                <w:noProof/>
                <w:webHidden/>
              </w:rPr>
            </w:r>
            <w:r>
              <w:rPr>
                <w:noProof/>
                <w:webHidden/>
              </w:rPr>
              <w:fldChar w:fldCharType="separate"/>
            </w:r>
            <w:r>
              <w:rPr>
                <w:noProof/>
                <w:webHidden/>
              </w:rPr>
              <w:t>45</w:t>
            </w:r>
            <w:r>
              <w:rPr>
                <w:noProof/>
                <w:webHidden/>
              </w:rPr>
              <w:fldChar w:fldCharType="end"/>
            </w:r>
          </w:hyperlink>
        </w:p>
        <w:p w14:paraId="13FCDA5A" w14:textId="77777777" w:rsidR="00727CEF" w:rsidRDefault="00727CEF">
          <w:pPr>
            <w:pStyle w:val="Sumrio1"/>
            <w:tabs>
              <w:tab w:val="right" w:leader="dot" w:pos="9061"/>
            </w:tabs>
            <w:rPr>
              <w:rFonts w:eastAsiaTheme="minorEastAsia" w:cstheme="minorBidi"/>
              <w:b w:val="0"/>
              <w:bCs w:val="0"/>
              <w:noProof/>
            </w:rPr>
          </w:pPr>
          <w:hyperlink w:anchor="_Toc497242063" w:history="1">
            <w:r w:rsidRPr="002706A3">
              <w:rPr>
                <w:rStyle w:val="Hiperlink"/>
                <w:noProof/>
              </w:rPr>
              <w:t>14 Infraestrutura</w:t>
            </w:r>
            <w:r>
              <w:rPr>
                <w:noProof/>
                <w:webHidden/>
              </w:rPr>
              <w:tab/>
            </w:r>
            <w:r>
              <w:rPr>
                <w:noProof/>
                <w:webHidden/>
              </w:rPr>
              <w:fldChar w:fldCharType="begin"/>
            </w:r>
            <w:r>
              <w:rPr>
                <w:noProof/>
                <w:webHidden/>
              </w:rPr>
              <w:instrText xml:space="preserve"> PAGEREF _Toc497242063 \h </w:instrText>
            </w:r>
            <w:r>
              <w:rPr>
                <w:noProof/>
                <w:webHidden/>
              </w:rPr>
            </w:r>
            <w:r>
              <w:rPr>
                <w:noProof/>
                <w:webHidden/>
              </w:rPr>
              <w:fldChar w:fldCharType="separate"/>
            </w:r>
            <w:r>
              <w:rPr>
                <w:noProof/>
                <w:webHidden/>
              </w:rPr>
              <w:t>52</w:t>
            </w:r>
            <w:r>
              <w:rPr>
                <w:noProof/>
                <w:webHidden/>
              </w:rPr>
              <w:fldChar w:fldCharType="end"/>
            </w:r>
          </w:hyperlink>
        </w:p>
        <w:p w14:paraId="6651652B" w14:textId="77777777" w:rsidR="00727CEF" w:rsidRDefault="00727CEF">
          <w:pPr>
            <w:pStyle w:val="Sumrio1"/>
            <w:tabs>
              <w:tab w:val="right" w:leader="dot" w:pos="9061"/>
            </w:tabs>
            <w:rPr>
              <w:rFonts w:eastAsiaTheme="minorEastAsia" w:cstheme="minorBidi"/>
              <w:b w:val="0"/>
              <w:bCs w:val="0"/>
              <w:noProof/>
            </w:rPr>
          </w:pPr>
          <w:hyperlink w:anchor="_Toc497242064" w:history="1">
            <w:r w:rsidRPr="002706A3">
              <w:rPr>
                <w:rStyle w:val="Hiperlink"/>
                <w:noProof/>
              </w:rPr>
              <w:t>19 Referências</w:t>
            </w:r>
            <w:r>
              <w:rPr>
                <w:noProof/>
                <w:webHidden/>
              </w:rPr>
              <w:tab/>
            </w:r>
            <w:r>
              <w:rPr>
                <w:noProof/>
                <w:webHidden/>
              </w:rPr>
              <w:fldChar w:fldCharType="begin"/>
            </w:r>
            <w:r>
              <w:rPr>
                <w:noProof/>
                <w:webHidden/>
              </w:rPr>
              <w:instrText xml:space="preserve"> PAGEREF _Toc497242064 \h </w:instrText>
            </w:r>
            <w:r>
              <w:rPr>
                <w:noProof/>
                <w:webHidden/>
              </w:rPr>
            </w:r>
            <w:r>
              <w:rPr>
                <w:noProof/>
                <w:webHidden/>
              </w:rPr>
              <w:fldChar w:fldCharType="separate"/>
            </w:r>
            <w:r>
              <w:rPr>
                <w:noProof/>
                <w:webHidden/>
              </w:rPr>
              <w:t>55</w:t>
            </w:r>
            <w:r>
              <w:rPr>
                <w:noProof/>
                <w:webHidden/>
              </w:rPr>
              <w:fldChar w:fldCharType="end"/>
            </w:r>
          </w:hyperlink>
        </w:p>
        <w:p w14:paraId="5BA2FE7B" w14:textId="77777777" w:rsidR="00727CEF" w:rsidRDefault="00727CEF">
          <w:pPr>
            <w:pStyle w:val="Sumrio1"/>
            <w:tabs>
              <w:tab w:val="right" w:leader="dot" w:pos="9061"/>
            </w:tabs>
            <w:rPr>
              <w:rFonts w:eastAsiaTheme="minorEastAsia" w:cstheme="minorBidi"/>
              <w:b w:val="0"/>
              <w:bCs w:val="0"/>
              <w:noProof/>
            </w:rPr>
          </w:pPr>
          <w:hyperlink w:anchor="_Toc497242065" w:history="1">
            <w:r w:rsidRPr="002706A3">
              <w:rPr>
                <w:rStyle w:val="Hiperlink"/>
                <w:noProof/>
              </w:rPr>
              <w:t>11 Anexos</w:t>
            </w:r>
            <w:r>
              <w:rPr>
                <w:noProof/>
                <w:webHidden/>
              </w:rPr>
              <w:tab/>
            </w:r>
            <w:r>
              <w:rPr>
                <w:noProof/>
                <w:webHidden/>
              </w:rPr>
              <w:fldChar w:fldCharType="begin"/>
            </w:r>
            <w:r>
              <w:rPr>
                <w:noProof/>
                <w:webHidden/>
              </w:rPr>
              <w:instrText xml:space="preserve"> PAGEREF _Toc497242065 \h </w:instrText>
            </w:r>
            <w:r>
              <w:rPr>
                <w:noProof/>
                <w:webHidden/>
              </w:rPr>
            </w:r>
            <w:r>
              <w:rPr>
                <w:noProof/>
                <w:webHidden/>
              </w:rPr>
              <w:fldChar w:fldCharType="separate"/>
            </w:r>
            <w:r>
              <w:rPr>
                <w:noProof/>
                <w:webHidden/>
              </w:rPr>
              <w:t>57</w:t>
            </w:r>
            <w:r>
              <w:rPr>
                <w:noProof/>
                <w:webHidden/>
              </w:rPr>
              <w:fldChar w:fldCharType="end"/>
            </w:r>
          </w:hyperlink>
        </w:p>
        <w:p w14:paraId="1709A90D" w14:textId="77777777" w:rsidR="00727CEF" w:rsidRDefault="00727CEF">
          <w:pPr>
            <w:pStyle w:val="Sumrio2"/>
            <w:tabs>
              <w:tab w:val="right" w:leader="dot" w:pos="9061"/>
            </w:tabs>
            <w:rPr>
              <w:rFonts w:eastAsiaTheme="minorEastAsia" w:cstheme="minorBidi"/>
              <w:b w:val="0"/>
              <w:bCs w:val="0"/>
              <w:noProof/>
              <w:sz w:val="24"/>
              <w:szCs w:val="24"/>
            </w:rPr>
          </w:pPr>
          <w:hyperlink w:anchor="_Toc497242066" w:history="1">
            <w:r w:rsidRPr="002706A3">
              <w:rPr>
                <w:rStyle w:val="Hiperlink"/>
                <w:noProof/>
              </w:rPr>
              <w:t>Anexo 11.1 – Dockerfile - X86</w:t>
            </w:r>
            <w:r>
              <w:rPr>
                <w:noProof/>
                <w:webHidden/>
              </w:rPr>
              <w:tab/>
            </w:r>
            <w:r>
              <w:rPr>
                <w:noProof/>
                <w:webHidden/>
              </w:rPr>
              <w:fldChar w:fldCharType="begin"/>
            </w:r>
            <w:r>
              <w:rPr>
                <w:noProof/>
                <w:webHidden/>
              </w:rPr>
              <w:instrText xml:space="preserve"> PAGEREF _Toc497242066 \h </w:instrText>
            </w:r>
            <w:r>
              <w:rPr>
                <w:noProof/>
                <w:webHidden/>
              </w:rPr>
            </w:r>
            <w:r>
              <w:rPr>
                <w:noProof/>
                <w:webHidden/>
              </w:rPr>
              <w:fldChar w:fldCharType="separate"/>
            </w:r>
            <w:r>
              <w:rPr>
                <w:noProof/>
                <w:webHidden/>
              </w:rPr>
              <w:t>57</w:t>
            </w:r>
            <w:r>
              <w:rPr>
                <w:noProof/>
                <w:webHidden/>
              </w:rPr>
              <w:fldChar w:fldCharType="end"/>
            </w:r>
          </w:hyperlink>
        </w:p>
        <w:p w14:paraId="68A70E91" w14:textId="77777777" w:rsidR="00727CEF" w:rsidRDefault="00727CEF">
          <w:pPr>
            <w:pStyle w:val="Sumrio2"/>
            <w:tabs>
              <w:tab w:val="right" w:leader="dot" w:pos="9061"/>
            </w:tabs>
            <w:rPr>
              <w:rFonts w:eastAsiaTheme="minorEastAsia" w:cstheme="minorBidi"/>
              <w:b w:val="0"/>
              <w:bCs w:val="0"/>
              <w:noProof/>
              <w:sz w:val="24"/>
              <w:szCs w:val="24"/>
            </w:rPr>
          </w:pPr>
          <w:hyperlink w:anchor="_Toc497242067" w:history="1">
            <w:r w:rsidRPr="002706A3">
              <w:rPr>
                <w:rStyle w:val="Hiperlink"/>
                <w:noProof/>
              </w:rPr>
              <w:t>Anexo 11.2 – Docker-compose versão 2 - X86</w:t>
            </w:r>
            <w:r>
              <w:rPr>
                <w:noProof/>
                <w:webHidden/>
              </w:rPr>
              <w:tab/>
            </w:r>
            <w:r>
              <w:rPr>
                <w:noProof/>
                <w:webHidden/>
              </w:rPr>
              <w:fldChar w:fldCharType="begin"/>
            </w:r>
            <w:r>
              <w:rPr>
                <w:noProof/>
                <w:webHidden/>
              </w:rPr>
              <w:instrText xml:space="preserve"> PAGEREF _Toc497242067 \h </w:instrText>
            </w:r>
            <w:r>
              <w:rPr>
                <w:noProof/>
                <w:webHidden/>
              </w:rPr>
            </w:r>
            <w:r>
              <w:rPr>
                <w:noProof/>
                <w:webHidden/>
              </w:rPr>
              <w:fldChar w:fldCharType="separate"/>
            </w:r>
            <w:r>
              <w:rPr>
                <w:noProof/>
                <w:webHidden/>
              </w:rPr>
              <w:t>59</w:t>
            </w:r>
            <w:r>
              <w:rPr>
                <w:noProof/>
                <w:webHidden/>
              </w:rPr>
              <w:fldChar w:fldCharType="end"/>
            </w:r>
          </w:hyperlink>
        </w:p>
        <w:p w14:paraId="6BE6CF61" w14:textId="77777777" w:rsidR="00727CEF" w:rsidRDefault="00727CEF">
          <w:pPr>
            <w:pStyle w:val="Sumrio2"/>
            <w:tabs>
              <w:tab w:val="right" w:leader="dot" w:pos="9061"/>
            </w:tabs>
            <w:rPr>
              <w:rFonts w:eastAsiaTheme="minorEastAsia" w:cstheme="minorBidi"/>
              <w:b w:val="0"/>
              <w:bCs w:val="0"/>
              <w:noProof/>
              <w:sz w:val="24"/>
              <w:szCs w:val="24"/>
            </w:rPr>
          </w:pPr>
          <w:hyperlink w:anchor="_Toc497242068" w:history="1">
            <w:r w:rsidRPr="002706A3">
              <w:rPr>
                <w:rStyle w:val="Hiperlink"/>
                <w:noProof/>
              </w:rPr>
              <w:t>Anexo 11.3 – Dockerfile – ARM</w:t>
            </w:r>
            <w:r>
              <w:rPr>
                <w:noProof/>
                <w:webHidden/>
              </w:rPr>
              <w:tab/>
            </w:r>
            <w:r>
              <w:rPr>
                <w:noProof/>
                <w:webHidden/>
              </w:rPr>
              <w:fldChar w:fldCharType="begin"/>
            </w:r>
            <w:r>
              <w:rPr>
                <w:noProof/>
                <w:webHidden/>
              </w:rPr>
              <w:instrText xml:space="preserve"> PAGEREF _Toc497242068 \h </w:instrText>
            </w:r>
            <w:r>
              <w:rPr>
                <w:noProof/>
                <w:webHidden/>
              </w:rPr>
            </w:r>
            <w:r>
              <w:rPr>
                <w:noProof/>
                <w:webHidden/>
              </w:rPr>
              <w:fldChar w:fldCharType="separate"/>
            </w:r>
            <w:r>
              <w:rPr>
                <w:noProof/>
                <w:webHidden/>
              </w:rPr>
              <w:t>61</w:t>
            </w:r>
            <w:r>
              <w:rPr>
                <w:noProof/>
                <w:webHidden/>
              </w:rPr>
              <w:fldChar w:fldCharType="end"/>
            </w:r>
          </w:hyperlink>
        </w:p>
        <w:p w14:paraId="10AE9C00" w14:textId="77777777" w:rsidR="00727CEF" w:rsidRDefault="00727CEF">
          <w:pPr>
            <w:pStyle w:val="Sumrio2"/>
            <w:tabs>
              <w:tab w:val="right" w:leader="dot" w:pos="9061"/>
            </w:tabs>
            <w:rPr>
              <w:rFonts w:eastAsiaTheme="minorEastAsia" w:cstheme="minorBidi"/>
              <w:b w:val="0"/>
              <w:bCs w:val="0"/>
              <w:noProof/>
              <w:sz w:val="24"/>
              <w:szCs w:val="24"/>
            </w:rPr>
          </w:pPr>
          <w:hyperlink w:anchor="_Toc497242069" w:history="1">
            <w:r w:rsidRPr="002706A3">
              <w:rPr>
                <w:rStyle w:val="Hiperlink"/>
                <w:noProof/>
              </w:rPr>
              <w:t>Anexo 11.4 – Docker-compose versão 2 - ARM</w:t>
            </w:r>
            <w:r>
              <w:rPr>
                <w:noProof/>
                <w:webHidden/>
              </w:rPr>
              <w:tab/>
            </w:r>
            <w:r>
              <w:rPr>
                <w:noProof/>
                <w:webHidden/>
              </w:rPr>
              <w:fldChar w:fldCharType="begin"/>
            </w:r>
            <w:r>
              <w:rPr>
                <w:noProof/>
                <w:webHidden/>
              </w:rPr>
              <w:instrText xml:space="preserve"> PAGEREF _Toc497242069 \h </w:instrText>
            </w:r>
            <w:r>
              <w:rPr>
                <w:noProof/>
                <w:webHidden/>
              </w:rPr>
            </w:r>
            <w:r>
              <w:rPr>
                <w:noProof/>
                <w:webHidden/>
              </w:rPr>
              <w:fldChar w:fldCharType="separate"/>
            </w:r>
            <w:r>
              <w:rPr>
                <w:noProof/>
                <w:webHidden/>
              </w:rPr>
              <w:t>63</w:t>
            </w:r>
            <w:r>
              <w:rPr>
                <w:noProof/>
                <w:webHidden/>
              </w:rPr>
              <w:fldChar w:fldCharType="end"/>
            </w:r>
          </w:hyperlink>
        </w:p>
        <w:p w14:paraId="15A364E0" w14:textId="77777777" w:rsidR="00727CEF" w:rsidRDefault="00727CEF">
          <w:pPr>
            <w:pStyle w:val="Sumrio2"/>
            <w:tabs>
              <w:tab w:val="right" w:leader="dot" w:pos="9061"/>
            </w:tabs>
            <w:rPr>
              <w:rFonts w:eastAsiaTheme="minorEastAsia" w:cstheme="minorBidi"/>
              <w:b w:val="0"/>
              <w:bCs w:val="0"/>
              <w:noProof/>
              <w:sz w:val="24"/>
              <w:szCs w:val="24"/>
            </w:rPr>
          </w:pPr>
          <w:hyperlink w:anchor="_Toc497242070" w:history="1">
            <w:r w:rsidRPr="002706A3">
              <w:rPr>
                <w:rStyle w:val="Hiperlink"/>
                <w:noProof/>
              </w:rPr>
              <w:t>Anexo 11.5 – Docker-compose versão 3 - ARM</w:t>
            </w:r>
            <w:r>
              <w:rPr>
                <w:noProof/>
                <w:webHidden/>
              </w:rPr>
              <w:tab/>
            </w:r>
            <w:r>
              <w:rPr>
                <w:noProof/>
                <w:webHidden/>
              </w:rPr>
              <w:fldChar w:fldCharType="begin"/>
            </w:r>
            <w:r>
              <w:rPr>
                <w:noProof/>
                <w:webHidden/>
              </w:rPr>
              <w:instrText xml:space="preserve"> PAGEREF _Toc497242070 \h </w:instrText>
            </w:r>
            <w:r>
              <w:rPr>
                <w:noProof/>
                <w:webHidden/>
              </w:rPr>
            </w:r>
            <w:r>
              <w:rPr>
                <w:noProof/>
                <w:webHidden/>
              </w:rPr>
              <w:fldChar w:fldCharType="separate"/>
            </w:r>
            <w:r>
              <w:rPr>
                <w:noProof/>
                <w:webHidden/>
              </w:rPr>
              <w:t>65</w:t>
            </w:r>
            <w:r>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4203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4203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607CD1" w:rsidRDefault="00607CD1">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607CD1" w:rsidRDefault="00607CD1">
                      <w:pPr>
                        <w:pStyle w:val="Legenda"/>
                      </w:pPr>
                      <w:bookmarkStart w:id="12" w:name="_Toc482039959"/>
                      <w:bookmarkStart w:id="13" w:name="_Toc482302119"/>
                      <w:bookmarkStart w:id="14" w:name="_Toc482039817"/>
                      <w:bookmarkStart w:id="15"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24204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607CD1" w:rsidRDefault="00607CD1">
                            <w:pPr>
                              <w:pStyle w:val="Legenda"/>
                            </w:pPr>
                            <w:bookmarkStart w:id="19" w:name="_Toc482302120"/>
                            <w:bookmarkStart w:id="20" w:name="_Toc482039818"/>
                            <w:bookmarkStart w:id="21" w:name="_Toc482039960"/>
                            <w:bookmarkStart w:id="22"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607CD1" w:rsidRDefault="00607CD1">
                      <w:pPr>
                        <w:pStyle w:val="Legenda"/>
                      </w:pPr>
                      <w:bookmarkStart w:id="23" w:name="_Toc482302120"/>
                      <w:bookmarkStart w:id="24" w:name="_Toc482039818"/>
                      <w:bookmarkStart w:id="25" w:name="_Toc482039960"/>
                      <w:bookmarkStart w:id="2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607CD1" w:rsidRDefault="00607CD1">
                            <w:pPr>
                              <w:pStyle w:val="Legenda"/>
                            </w:pPr>
                            <w:bookmarkStart w:id="27" w:name="_Toc482302121"/>
                            <w:bookmarkStart w:id="28" w:name="_Toc482039961"/>
                            <w:bookmarkStart w:id="29" w:name="_Toc482039819"/>
                            <w:bookmarkStart w:id="30"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607CD1" w:rsidRDefault="00607CD1">
                      <w:pPr>
                        <w:pStyle w:val="Legenda"/>
                      </w:pPr>
                      <w:bookmarkStart w:id="31" w:name="_Toc482302121"/>
                      <w:bookmarkStart w:id="32" w:name="_Toc482039961"/>
                      <w:bookmarkStart w:id="33" w:name="_Toc482039819"/>
                      <w:bookmarkStart w:id="3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607CD1" w:rsidRDefault="00607CD1">
                            <w:pPr>
                              <w:pStyle w:val="Legenda"/>
                            </w:pPr>
                            <w:bookmarkStart w:id="35" w:name="_Toc482302122"/>
                            <w:bookmarkStart w:id="36" w:name="_Toc482039962"/>
                            <w:bookmarkStart w:id="37" w:name="_Toc482039820"/>
                            <w:bookmarkStart w:id="38"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607CD1" w:rsidRDefault="00607CD1">
                      <w:pPr>
                        <w:pStyle w:val="Legenda"/>
                      </w:pPr>
                      <w:bookmarkStart w:id="39" w:name="_Toc482302122"/>
                      <w:bookmarkStart w:id="40" w:name="_Toc482039962"/>
                      <w:bookmarkStart w:id="41" w:name="_Toc482039820"/>
                      <w:bookmarkStart w:id="4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607CD1" w:rsidRDefault="00607CD1">
                            <w:pPr>
                              <w:pStyle w:val="Legenda"/>
                            </w:pPr>
                            <w:bookmarkStart w:id="46" w:name="_Toc482302123"/>
                            <w:bookmarkStart w:id="47" w:name="_Toc482039963"/>
                            <w:bookmarkStart w:id="48" w:name="_Toc482039821"/>
                            <w:bookmarkStart w:id="49"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607CD1" w:rsidRDefault="00607CD1">
                      <w:pPr>
                        <w:pStyle w:val="Legenda"/>
                      </w:pPr>
                      <w:bookmarkStart w:id="50" w:name="_Toc482302123"/>
                      <w:bookmarkStart w:id="51" w:name="_Toc482039963"/>
                      <w:bookmarkStart w:id="52" w:name="_Toc482039821"/>
                      <w:bookmarkStart w:id="53"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24204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607CD1" w:rsidRDefault="00607CD1">
                            <w:pPr>
                              <w:pStyle w:val="Legenda"/>
                            </w:pPr>
                            <w:bookmarkStart w:id="57" w:name="_Toc482302124"/>
                            <w:bookmarkStart w:id="58" w:name="_Toc482039964"/>
                            <w:bookmarkStart w:id="59" w:name="_Toc482039822"/>
                            <w:bookmarkStart w:id="6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607CD1" w:rsidRDefault="00607CD1">
                      <w:pPr>
                        <w:pStyle w:val="Legenda"/>
                      </w:pPr>
                      <w:bookmarkStart w:id="61" w:name="_Toc482302124"/>
                      <w:bookmarkStart w:id="62" w:name="_Toc482039964"/>
                      <w:bookmarkStart w:id="63" w:name="_Toc482039822"/>
                      <w:bookmarkStart w:id="6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607CD1" w:rsidRDefault="00607CD1">
                            <w:pPr>
                              <w:pStyle w:val="Legenda"/>
                            </w:pPr>
                            <w:bookmarkStart w:id="68" w:name="_Toc482302125"/>
                            <w:bookmarkStart w:id="69" w:name="_Toc482039965"/>
                            <w:bookmarkStart w:id="70" w:name="_Toc482039823"/>
                            <w:bookmarkStart w:id="71"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607CD1" w:rsidRDefault="00607CD1">
                      <w:pPr>
                        <w:pStyle w:val="Legenda"/>
                      </w:pPr>
                      <w:bookmarkStart w:id="72" w:name="_Toc482302125"/>
                      <w:bookmarkStart w:id="73" w:name="_Toc482039965"/>
                      <w:bookmarkStart w:id="74" w:name="_Toc482039823"/>
                      <w:bookmarkStart w:id="75"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607CD1" w:rsidRDefault="00607CD1">
                            <w:pPr>
                              <w:pStyle w:val="Legenda"/>
                            </w:pPr>
                            <w:bookmarkStart w:id="79" w:name="_Toc482302126"/>
                            <w:bookmarkStart w:id="80" w:name="_Toc482039966"/>
                            <w:bookmarkStart w:id="81" w:name="_Toc482039824"/>
                            <w:bookmarkStart w:id="8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607CD1" w:rsidRDefault="00607CD1">
                      <w:pPr>
                        <w:pStyle w:val="Legenda"/>
                      </w:pPr>
                      <w:bookmarkStart w:id="83" w:name="_Toc482302126"/>
                      <w:bookmarkStart w:id="84" w:name="_Toc482039966"/>
                      <w:bookmarkStart w:id="85" w:name="_Toc482039824"/>
                      <w:bookmarkStart w:id="86"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24204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607CD1" w:rsidRDefault="00607CD1">
                            <w:pPr>
                              <w:pStyle w:val="Legenda"/>
                            </w:pPr>
                            <w:bookmarkStart w:id="90" w:name="_Toc482302127"/>
                            <w:bookmarkStart w:id="91" w:name="_Toc482039967"/>
                            <w:bookmarkStart w:id="92" w:name="_Toc482039825"/>
                            <w:bookmarkStart w:id="93"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607CD1" w:rsidRDefault="00607CD1">
                      <w:pPr>
                        <w:pStyle w:val="Legenda"/>
                      </w:pPr>
                      <w:bookmarkStart w:id="94" w:name="_Toc482302127"/>
                      <w:bookmarkStart w:id="95" w:name="_Toc482039967"/>
                      <w:bookmarkStart w:id="96" w:name="_Toc482039825"/>
                      <w:bookmarkStart w:id="9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24204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24204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w:t>
      </w:r>
      <w:proofErr w:type="gramStart"/>
      <w:r>
        <w:rPr>
          <w:rFonts w:cs="Times New Roman"/>
          <w:sz w:val="24"/>
        </w:rPr>
        <w:t>possíveis</w:t>
      </w:r>
      <w:proofErr w:type="gramEnd"/>
      <w:r>
        <w:rPr>
          <w:rFonts w:cs="Times New Roman"/>
          <w:sz w:val="24"/>
        </w:rPr>
        <w:t xml:space="preserve">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607CD1" w:rsidRDefault="00607CD1">
                            <w:pPr>
                              <w:pStyle w:val="Legenda"/>
                            </w:pPr>
                            <w:bookmarkStart w:id="104" w:name="_Toc482039826"/>
                            <w:bookmarkStart w:id="105" w:name="_Toc482302128"/>
                            <w:bookmarkStart w:id="106" w:name="_Toc482039968"/>
                            <w:bookmarkStart w:id="10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4"/>
                            <w:bookmarkEnd w:id="105"/>
                            <w:bookmarkEnd w:id="106"/>
                            <w:r>
                              <w:rPr>
                                <w:color w:val="000000"/>
                              </w:rPr>
                              <w:t>: Modelos de Serviço Fonte: http://ftp.unipar.br/~seinpar/2013/artigos/Rogerio%20Schueroff%20Vandresen.pdf</w:t>
                            </w:r>
                            <w:bookmarkEnd w:id="10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607CD1" w:rsidRDefault="00607CD1">
                      <w:pPr>
                        <w:pStyle w:val="Legenda"/>
                      </w:pPr>
                      <w:bookmarkStart w:id="108" w:name="_Toc482039826"/>
                      <w:bookmarkStart w:id="109" w:name="_Toc482302128"/>
                      <w:bookmarkStart w:id="110" w:name="_Toc482039968"/>
                      <w:bookmarkStart w:id="11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2" w:name="_Toc496802699"/>
      <w:bookmarkStart w:id="113" w:name="_Toc496802928"/>
      <w:bookmarkStart w:id="114" w:name="_Toc497242048"/>
      <w:r>
        <w:lastRenderedPageBreak/>
        <w:t xml:space="preserve">3 </w:t>
      </w:r>
      <w:r w:rsidR="00671E6C">
        <w:t>Container vs V</w:t>
      </w:r>
      <w:r w:rsidRPr="0077216E">
        <w:t>irtualização</w:t>
      </w:r>
      <w:bookmarkEnd w:id="112"/>
      <w:bookmarkEnd w:id="113"/>
      <w:bookmarkEnd w:id="114"/>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607CD1" w:rsidRDefault="00607CD1">
                            <w:pPr>
                              <w:pStyle w:val="Legenda"/>
                            </w:pPr>
                            <w:bookmarkStart w:id="115" w:name="_Toc482302129"/>
                            <w:bookmarkStart w:id="116" w:name="_Toc482039969"/>
                            <w:bookmarkStart w:id="117" w:name="_Toc482039827"/>
                            <w:bookmarkStart w:id="118"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5"/>
                            <w:bookmarkEnd w:id="116"/>
                            <w:bookmarkEnd w:id="117"/>
                            <w:r>
                              <w:rPr>
                                <w:color w:val="000000"/>
                              </w:rPr>
                              <w:t xml:space="preserve"> Hospedado Fonte: http://3way.com.br/saiba-como-a-virtualizacao-por-container-mudou-a-infraestrutura-de-ti/</w:t>
                            </w:r>
                            <w:bookmarkEnd w:id="11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607CD1" w:rsidRDefault="00607CD1">
                      <w:pPr>
                        <w:pStyle w:val="Legenda"/>
                      </w:pPr>
                      <w:bookmarkStart w:id="119" w:name="_Toc482302129"/>
                      <w:bookmarkStart w:id="120" w:name="_Toc482039969"/>
                      <w:bookmarkStart w:id="121" w:name="_Toc482039827"/>
                      <w:bookmarkStart w:id="122"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23" w:name="_Toc482302130"/>
      <w:bookmarkStart w:id="124" w:name="_Toc496268959"/>
      <w:r>
        <w:t xml:space="preserve">Figura </w:t>
      </w:r>
      <w:r>
        <w:fldChar w:fldCharType="begin"/>
      </w:r>
      <w:r>
        <w:instrText>SEQ Figura \* ARABIC</w:instrText>
      </w:r>
      <w:r>
        <w:fldChar w:fldCharType="separate"/>
      </w:r>
      <w:r w:rsidR="001E1CF0">
        <w:rPr>
          <w:noProof/>
        </w:rPr>
        <w:t>12</w:t>
      </w:r>
      <w:r>
        <w:fldChar w:fldCharType="end"/>
      </w:r>
      <w:bookmarkEnd w:id="123"/>
      <w:r>
        <w:t xml:space="preserve"> - Evolução do Hypervisor Fonte: http://3way.com.br/saiba-como-a-virtualizacao-por-container-revolucionou-a-infraestrutura-de-ti.png</w:t>
      </w:r>
      <w:bookmarkEnd w:id="124"/>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25" w:name="_Toc482302131"/>
      <w:bookmarkStart w:id="126" w:name="_Toc496268960"/>
      <w:r>
        <w:t xml:space="preserve">Figura </w:t>
      </w:r>
      <w:r>
        <w:fldChar w:fldCharType="begin"/>
      </w:r>
      <w:r>
        <w:instrText>SEQ Figura \* ARABIC</w:instrText>
      </w:r>
      <w:r>
        <w:fldChar w:fldCharType="separate"/>
      </w:r>
      <w:r w:rsidR="001E1CF0">
        <w:rPr>
          <w:noProof/>
        </w:rPr>
        <w:t>13</w:t>
      </w:r>
      <w:r>
        <w:fldChar w:fldCharType="end"/>
      </w:r>
      <w:bookmarkEnd w:id="125"/>
      <w:r>
        <w:t xml:space="preserve"> - Virtualização por Container Fonte: http://3way.com.br/saiba-como-a-virtualizacao-por-container-revolucionou-a-infraestrutura-de-ti.png</w:t>
      </w:r>
      <w:bookmarkEnd w:id="126"/>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7" w:name="_Toc496802700"/>
      <w:bookmarkStart w:id="128" w:name="_Toc496802929"/>
      <w:bookmarkStart w:id="129" w:name="_Toc497242049"/>
      <w:r w:rsidRPr="00D22DB7">
        <w:lastRenderedPageBreak/>
        <w:t>3.1 LXC Containers</w:t>
      </w:r>
      <w:bookmarkEnd w:id="127"/>
      <w:bookmarkEnd w:id="128"/>
      <w:bookmarkEnd w:id="129"/>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30" w:name="_Toc482302132"/>
      <w:bookmarkStart w:id="131" w:name="_Toc496268961"/>
      <w:r>
        <w:t xml:space="preserve">Figura </w:t>
      </w:r>
      <w:r>
        <w:fldChar w:fldCharType="begin"/>
      </w:r>
      <w:r>
        <w:instrText>SEQ Figura \* ARABIC</w:instrText>
      </w:r>
      <w:r>
        <w:fldChar w:fldCharType="separate"/>
      </w:r>
      <w:r w:rsidR="001E1CF0">
        <w:rPr>
          <w:noProof/>
        </w:rPr>
        <w:t>14</w:t>
      </w:r>
      <w:r>
        <w:fldChar w:fldCharType="end"/>
      </w:r>
      <w:bookmarkEnd w:id="130"/>
      <w:r>
        <w:t xml:space="preserve"> - LXC Container Fonte: http://3way.com.br/saiba-como-a-virtualizacao-por-container-revolucionou-a-infraestrutura-de-ti-part2/.png</w:t>
      </w:r>
      <w:bookmarkEnd w:id="131"/>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32" w:name="_Toc482302133"/>
      <w:bookmarkStart w:id="133" w:name="_Toc496268962"/>
      <w:r>
        <w:t xml:space="preserve">Figura </w:t>
      </w:r>
      <w:r>
        <w:fldChar w:fldCharType="begin"/>
      </w:r>
      <w:r>
        <w:instrText>SEQ Figura \* ARABIC</w:instrText>
      </w:r>
      <w:r>
        <w:fldChar w:fldCharType="separate"/>
      </w:r>
      <w:r w:rsidR="001E1CF0">
        <w:rPr>
          <w:noProof/>
        </w:rPr>
        <w:t>15</w:t>
      </w:r>
      <w:r>
        <w:fldChar w:fldCharType="end"/>
      </w:r>
      <w:bookmarkEnd w:id="132"/>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33"/>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4" w:name="_Toc496802701"/>
      <w:bookmarkStart w:id="135" w:name="_Toc496802930"/>
      <w:bookmarkStart w:id="136" w:name="_Toc497242050"/>
      <w:r>
        <w:lastRenderedPageBreak/>
        <w:t>4. Docker</w:t>
      </w:r>
      <w:bookmarkEnd w:id="134"/>
      <w:bookmarkEnd w:id="135"/>
      <w:bookmarkEnd w:id="136"/>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3D272FE8" w14:textId="77777777" w:rsidR="005B7C63" w:rsidRPr="00A97EC7"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na aplicação para que a mesma pudesse ser executada no Docker.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37" w:name="_Toc497242051"/>
      <w:r w:rsidRPr="00086281">
        <w:lastRenderedPageBreak/>
        <w:t xml:space="preserve">4.1 </w:t>
      </w:r>
      <w:r>
        <w:t>Instalação do Docker</w:t>
      </w:r>
      <w:bookmarkEnd w:id="137"/>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38" w:name="_Toc496802705"/>
      <w:bookmarkStart w:id="139" w:name="_Toc496802934"/>
      <w:bookmarkStart w:id="140" w:name="_Toc496802703"/>
      <w:bookmarkStart w:id="141" w:name="_Toc496802932"/>
      <w:bookmarkStart w:id="142" w:name="_Toc497242052"/>
      <w:r>
        <w:lastRenderedPageBreak/>
        <w:t>4.</w:t>
      </w:r>
      <w:r w:rsidR="00496E1B">
        <w:t>2</w:t>
      </w:r>
      <w:r>
        <w:t xml:space="preserve"> Arquivos de </w:t>
      </w:r>
      <w:bookmarkEnd w:id="138"/>
      <w:bookmarkEnd w:id="139"/>
      <w:r>
        <w:t>Configuração</w:t>
      </w:r>
      <w:bookmarkEnd w:id="142"/>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3" w:name="_Toc496802706"/>
      <w:bookmarkStart w:id="144"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45" w:name="_Toc497242053"/>
      <w:r>
        <w:t>4.</w:t>
      </w:r>
      <w:r w:rsidR="00496E1B">
        <w:t>2</w:t>
      </w:r>
      <w:r>
        <w:t>.1 Docker</w:t>
      </w:r>
      <w:r>
        <w:rPr>
          <w:lang w:val="pt-BR"/>
        </w:rPr>
        <w:t>-</w:t>
      </w:r>
      <w:proofErr w:type="spellStart"/>
      <w:r>
        <w:rPr>
          <w:lang w:val="pt-BR"/>
        </w:rPr>
        <w:t>Compose</w:t>
      </w:r>
      <w:bookmarkEnd w:id="143"/>
      <w:bookmarkEnd w:id="144"/>
      <w:bookmarkEnd w:id="145"/>
      <w:proofErr w:type="spellEnd"/>
    </w:p>
    <w:p w14:paraId="112BCFE4" w14:textId="77777777" w:rsidR="007B65C4" w:rsidRDefault="007B65C4" w:rsidP="007B65C4">
      <w:pPr>
        <w:ind w:firstLine="708"/>
      </w:pPr>
      <w:r>
        <w:t xml:space="preserve">Existe uma ferramenta do Docker que é o Docker-compose, da qual é possível escrever um único arquivo em formato </w:t>
      </w:r>
      <w:proofErr w:type="spellStart"/>
      <w:r>
        <w:t>shell</w:t>
      </w:r>
      <w:proofErr w:type="spellEnd"/>
      <w:r>
        <w:t xml:space="preserve">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7777777"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uma linguagem bem próxima da linguagem natural e que poder ser facilmente compreendida e interpretada por uma simplicidade e quase nenhum conhecimento prévio específico de computação.</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77777777"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proofErr w:type="spellStart"/>
      <w:r>
        <w:rPr>
          <w:lang w:eastAsia="x-none"/>
        </w:rPr>
        <w:t>buildada</w:t>
      </w:r>
      <w:proofErr w:type="spellEnd"/>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77777777" w:rsidR="007B65C4" w:rsidRDefault="007B65C4" w:rsidP="007B65C4">
      <w:pPr>
        <w:ind w:firstLine="708"/>
        <w:rPr>
          <w:lang w:eastAsia="x-none"/>
        </w:rPr>
      </w:pPr>
      <w:r>
        <w:rPr>
          <w:lang w:eastAsia="x-none"/>
        </w:rPr>
        <w:t>Estar vinculado significa que um container estará prestando serviço para outro container. Ambos são independentes e podem ser construídos “</w:t>
      </w:r>
      <w:proofErr w:type="spellStart"/>
      <w:r>
        <w:rPr>
          <w:lang w:eastAsia="x-none"/>
        </w:rPr>
        <w:t>biuldados</w:t>
      </w:r>
      <w:proofErr w:type="spellEnd"/>
      <w:r>
        <w:rPr>
          <w:lang w:eastAsia="x-none"/>
        </w:rPr>
        <w:t>” e executados em separado. Por exemplo o banco de dados em MySQL ele presta serviços para a aplicação, a mesma consegue ser construída “biuldada” e ficar “up” sem o banco; não vai ter sua completa utilização e execução sem o mesmo, mais é possível.</w:t>
      </w:r>
    </w:p>
    <w:p w14:paraId="7C678C9A" w14:textId="77777777" w:rsidR="007B65C4" w:rsidRDefault="007B65C4" w:rsidP="007B65C4">
      <w:pPr>
        <w:ind w:firstLine="708"/>
        <w:rPr>
          <w:lang w:eastAsia="x-none"/>
        </w:rPr>
      </w:pPr>
      <w:r>
        <w:rPr>
          <w:lang w:eastAsia="x-none"/>
        </w:rPr>
        <w:lastRenderedPageBreak/>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“biuldada” antes da execução do container que faz referência a ela, e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46" w:name="_Toc496802707"/>
      <w:bookmarkStart w:id="147" w:name="_Toc496802936"/>
      <w:bookmarkStart w:id="148" w:name="_Toc497242054"/>
      <w:r>
        <w:t>4.</w:t>
      </w:r>
      <w:r w:rsidR="00496E1B">
        <w:t>2</w:t>
      </w:r>
      <w:r w:rsidR="007B65C4">
        <w:t>.2 Docker</w:t>
      </w:r>
      <w:r w:rsidR="007B65C4">
        <w:rPr>
          <w:lang w:val="pt-BR"/>
        </w:rPr>
        <w:t xml:space="preserve"> File</w:t>
      </w:r>
      <w:bookmarkEnd w:id="146"/>
      <w:bookmarkEnd w:id="147"/>
      <w:bookmarkEnd w:id="148"/>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No arquivo de Docker file é possível fazer especificações de sistema operacional que será utilizado para construir a imagem; bem como as bibliotecas que serão utilizadas para construir a imagem.</w:t>
      </w:r>
    </w:p>
    <w:p w14:paraId="7F81F727" w14:textId="67EB9D12" w:rsidR="007B65C4" w:rsidRPr="001D0F94" w:rsidRDefault="007B65C4" w:rsidP="007B65C4">
      <w:pPr>
        <w:pStyle w:val="PargrafodaLista"/>
        <w:suppressAutoHyphens w:val="0"/>
        <w:spacing w:line="240" w:lineRule="auto"/>
        <w:jc w:val="left"/>
        <w:rPr>
          <w:sz w:val="24"/>
          <w:lang w:eastAsia="x-none"/>
        </w:rPr>
      </w:pPr>
      <w:r w:rsidRPr="00F50F2C">
        <w:rPr>
          <w:sz w:val="24"/>
          <w:highlight w:val="yellow"/>
          <w:lang w:eastAsia="x-none"/>
        </w:rPr>
        <w:t xml:space="preserve">Instalações que permanecerão para a imagem também podem ser inseridas no momento de construção do Docker file; </w:t>
      </w:r>
      <w:proofErr w:type="gramStart"/>
      <w:r w:rsidRPr="00F50F2C">
        <w:rPr>
          <w:sz w:val="24"/>
          <w:highlight w:val="yellow"/>
          <w:lang w:eastAsia="x-none"/>
        </w:rPr>
        <w:t>No</w:t>
      </w:r>
      <w:proofErr w:type="gramEnd"/>
      <w:r w:rsidRPr="00F50F2C">
        <w:rPr>
          <w:sz w:val="24"/>
          <w:highlight w:val="yellow"/>
          <w:lang w:eastAsia="x-none"/>
        </w:rPr>
        <w:t xml:space="preserve"> estudo de caso para a arquitetura ARM eu faço a instalação do RVM, Ruby e bundler das dependências do projeto. Estas serão necessárias a execução.</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lastRenderedPageBreak/>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15AC8A7D" w14:textId="38D00D8C" w:rsidR="00005A0B" w:rsidRDefault="00005A0B" w:rsidP="007B65C4">
      <w:pPr>
        <w:pStyle w:val="PargrafodaLista"/>
        <w:suppressAutoHyphens w:val="0"/>
        <w:spacing w:line="240" w:lineRule="auto"/>
        <w:jc w:val="left"/>
        <w:rPr>
          <w:lang w:val="x-none" w:eastAsia="x-none"/>
        </w:rPr>
      </w:pPr>
      <w:r w:rsidRPr="00F50F2C">
        <w:rPr>
          <w:highlight w:val="yellow"/>
          <w:lang w:val="x-none" w:eastAsia="x-none"/>
          <w:rPrChange w:id="149" w:author="Thiago Cruz" w:date="2017-10-31T19:45:00Z">
            <w:rPr>
              <w:lang w:val="x-none" w:eastAsia="x-none"/>
            </w:rPr>
          </w:rPrChange>
        </w:rPr>
        <w:t>Cada comando executado dentro do dockerfile, o docker cria um sistema de camadas (layers) que o mesmo executa o comando e vai inserindo na imagem. O correto é que o dockerfile seja o máximo otimizado, para que a imagem fique com poucas camadas e de forma enxuta.</w:t>
      </w:r>
    </w:p>
    <w:p w14:paraId="39C63C33" w14:textId="77777777" w:rsidR="00005A0B" w:rsidRDefault="00005A0B" w:rsidP="007B65C4">
      <w:pPr>
        <w:pStyle w:val="PargrafodaLista"/>
        <w:suppressAutoHyphens w:val="0"/>
        <w:spacing w:line="240" w:lineRule="auto"/>
        <w:jc w:val="left"/>
        <w:rPr>
          <w:lang w:val="x-none" w:eastAsia="x-none"/>
        </w:rPr>
      </w:pP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3566B1"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Pr="004D7AD9">
          <w:rPr>
            <w:rFonts w:eastAsia="Times New Roman"/>
            <w:color w:val="000000" w:themeColor="text1"/>
          </w:rPr>
          <w:t>.</w:t>
        </w:r>
        <w:proofErr w:type="spellStart"/>
        <w:r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3566B1" w:rsidP="003566B1">
      <w:pPr>
        <w:numPr>
          <w:ilvl w:val="0"/>
          <w:numId w:val="24"/>
        </w:numPr>
        <w:spacing w:before="60" w:after="100" w:afterAutospacing="1"/>
        <w:rPr>
          <w:rFonts w:eastAsia="Times New Roman"/>
          <w:color w:val="000000" w:themeColor="text1"/>
        </w:rPr>
      </w:pPr>
      <w:hyperlink r:id="rId30" w:anchor="from" w:history="1">
        <w:r w:rsidRPr="00007375">
          <w:rPr>
            <w:rFonts w:eastAsia="Times New Roman"/>
            <w:color w:val="000000" w:themeColor="text1"/>
          </w:rPr>
          <w:t>FROM</w:t>
        </w:r>
      </w:hyperlink>
      <w:r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3566B1"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Pr="00742252">
          <w:rPr>
            <w:rFonts w:eastAsia="Times New Roman"/>
            <w:color w:val="000000" w:themeColor="text1"/>
          </w:rPr>
          <w:t>)</w:t>
        </w:r>
      </w:hyperlink>
      <w:r w:rsidRPr="00742252">
        <w:rPr>
          <w:rFonts w:eastAsia="Times New Roman"/>
          <w:color w:val="000000" w:themeColor="text1"/>
        </w:rPr>
        <w:t> </w:t>
      </w:r>
      <w:r w:rsidR="009E5B1D" w:rsidRPr="00742252">
        <w:rPr>
          <w:rFonts w:eastAsia="Times New Roman"/>
          <w:color w:val="000000" w:themeColor="text1"/>
        </w:rPr>
        <w:t>Informa o autor que gerou a imagem</w:t>
      </w:r>
      <w:r w:rsidRPr="00742252">
        <w:rPr>
          <w:rFonts w:eastAsia="Times New Roman"/>
          <w:color w:val="000000" w:themeColor="text1"/>
        </w:rPr>
        <w:t>.</w:t>
      </w:r>
    </w:p>
    <w:p w14:paraId="71FC523F" w14:textId="530F78AA" w:rsidR="003566B1" w:rsidRPr="001A4338" w:rsidRDefault="003566B1" w:rsidP="001A4338">
      <w:pPr>
        <w:pStyle w:val="PargrafodaLista"/>
        <w:numPr>
          <w:ilvl w:val="0"/>
          <w:numId w:val="24"/>
        </w:numPr>
        <w:rPr>
          <w:sz w:val="24"/>
        </w:rPr>
      </w:pPr>
      <w:hyperlink r:id="rId32" w:anchor="run" w:history="1">
        <w:r w:rsidRPr="001A4338">
          <w:rPr>
            <w:color w:val="000000" w:themeColor="text1"/>
          </w:rPr>
          <w:t>RUN</w:t>
        </w:r>
      </w:hyperlink>
      <w:r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3566B1" w:rsidP="003566B1">
      <w:pPr>
        <w:numPr>
          <w:ilvl w:val="0"/>
          <w:numId w:val="24"/>
        </w:numPr>
        <w:spacing w:before="60" w:after="100" w:afterAutospacing="1"/>
        <w:rPr>
          <w:rFonts w:eastAsia="Times New Roman"/>
          <w:color w:val="000000" w:themeColor="text1"/>
        </w:rPr>
      </w:pPr>
      <w:hyperlink r:id="rId33" w:anchor="cmd" w:history="1">
        <w:r w:rsidRPr="001A4338">
          <w:rPr>
            <w:rFonts w:eastAsia="Times New Roman"/>
            <w:color w:val="000000" w:themeColor="text1"/>
          </w:rPr>
          <w:t>CMD</w:t>
        </w:r>
      </w:hyperlink>
      <w:r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3566B1" w:rsidP="003566B1">
      <w:pPr>
        <w:numPr>
          <w:ilvl w:val="0"/>
          <w:numId w:val="24"/>
        </w:numPr>
        <w:spacing w:before="60" w:after="100" w:afterAutospacing="1"/>
        <w:rPr>
          <w:rFonts w:eastAsia="Times New Roman"/>
          <w:color w:val="000000" w:themeColor="text1"/>
        </w:rPr>
      </w:pPr>
      <w:hyperlink r:id="rId34" w:anchor="expose" w:history="1">
        <w:r w:rsidRPr="001A4338">
          <w:rPr>
            <w:rFonts w:eastAsia="Times New Roman"/>
            <w:color w:val="000000" w:themeColor="text1"/>
          </w:rPr>
          <w:t>EXPOSE</w:t>
        </w:r>
      </w:hyperlink>
      <w:r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016BCA5F" w:rsidR="003566B1" w:rsidRPr="003566B1" w:rsidRDefault="003566B1" w:rsidP="003566B1">
      <w:pPr>
        <w:numPr>
          <w:ilvl w:val="0"/>
          <w:numId w:val="24"/>
        </w:numPr>
        <w:spacing w:before="60" w:after="100" w:afterAutospacing="1"/>
        <w:rPr>
          <w:rFonts w:eastAsia="Times New Roman"/>
          <w:color w:val="000000" w:themeColor="text1"/>
        </w:rPr>
      </w:pPr>
      <w:hyperlink r:id="rId35" w:anchor="env" w:history="1">
        <w:r w:rsidRPr="004D7AD9">
          <w:rPr>
            <w:rFonts w:eastAsia="Times New Roman"/>
            <w:color w:val="000000" w:themeColor="text1"/>
          </w:rPr>
          <w:t>ENV</w:t>
        </w:r>
      </w:hyperlink>
      <w:r w:rsidRPr="003566B1">
        <w:rPr>
          <w:rFonts w:eastAsia="Times New Roman"/>
          <w:color w:val="000000" w:themeColor="text1"/>
        </w:rPr>
        <w:t> </w:t>
      </w:r>
      <w:r w:rsidR="000A5B09">
        <w:rPr>
          <w:rFonts w:eastAsia="Times New Roman"/>
          <w:color w:val="000000" w:themeColor="text1"/>
        </w:rPr>
        <w:t xml:space="preserve">– Informa variáveis de </w:t>
      </w:r>
      <w:proofErr w:type="gramStart"/>
      <w:r w:rsidR="000A5B09">
        <w:rPr>
          <w:rFonts w:eastAsia="Times New Roman"/>
          <w:color w:val="000000" w:themeColor="text1"/>
        </w:rPr>
        <w:t xml:space="preserve">ambiente </w:t>
      </w:r>
      <w:r w:rsidRPr="003566B1">
        <w:rPr>
          <w:rFonts w:eastAsia="Times New Roman"/>
          <w:color w:val="000000" w:themeColor="text1"/>
        </w:rPr>
        <w:t>.</w:t>
      </w:r>
      <w:proofErr w:type="gramEnd"/>
    </w:p>
    <w:p w14:paraId="1F1A2D1E" w14:textId="205F68CA" w:rsidR="003566B1" w:rsidRPr="00007375" w:rsidRDefault="003566B1" w:rsidP="003566B1">
      <w:pPr>
        <w:numPr>
          <w:ilvl w:val="0"/>
          <w:numId w:val="24"/>
        </w:numPr>
        <w:spacing w:afterAutospacing="1"/>
        <w:rPr>
          <w:rFonts w:eastAsia="Times New Roman"/>
          <w:color w:val="000000" w:themeColor="text1"/>
        </w:rPr>
      </w:pPr>
      <w:hyperlink r:id="rId36" w:anchor="add" w:history="1">
        <w:r w:rsidRPr="001A4338">
          <w:rPr>
            <w:rFonts w:eastAsia="Times New Roman"/>
            <w:color w:val="000000" w:themeColor="text1"/>
          </w:rPr>
          <w:t>ADD</w:t>
        </w:r>
      </w:hyperlink>
      <w:r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3566B1" w:rsidP="003566B1">
      <w:pPr>
        <w:numPr>
          <w:ilvl w:val="0"/>
          <w:numId w:val="24"/>
        </w:numPr>
        <w:spacing w:before="60" w:after="100" w:afterAutospacing="1"/>
        <w:rPr>
          <w:rFonts w:eastAsia="Times New Roman"/>
          <w:color w:val="000000" w:themeColor="text1"/>
        </w:rPr>
      </w:pPr>
      <w:hyperlink r:id="rId37" w:anchor="copy" w:history="1">
        <w:r w:rsidRPr="001A4338">
          <w:rPr>
            <w:rFonts w:eastAsia="Times New Roman"/>
            <w:color w:val="000000" w:themeColor="text1"/>
          </w:rPr>
          <w:t>COPY</w:t>
        </w:r>
      </w:hyperlink>
      <w:r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3566B1" w:rsidP="003566B1">
      <w:pPr>
        <w:numPr>
          <w:ilvl w:val="0"/>
          <w:numId w:val="24"/>
        </w:numPr>
        <w:spacing w:before="60" w:after="100" w:afterAutospacing="1"/>
        <w:rPr>
          <w:rFonts w:eastAsia="Times New Roman"/>
          <w:color w:val="000000" w:themeColor="text1"/>
        </w:rPr>
      </w:pPr>
      <w:hyperlink r:id="rId38" w:anchor="entrypoint" w:history="1">
        <w:r w:rsidRPr="001A4338">
          <w:rPr>
            <w:rFonts w:eastAsia="Times New Roman"/>
            <w:color w:val="000000" w:themeColor="text1"/>
          </w:rPr>
          <w:t>ENTRYPOINT</w:t>
        </w:r>
      </w:hyperlink>
      <w:r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Pr="001A4338">
        <w:rPr>
          <w:rFonts w:eastAsia="Times New Roman"/>
          <w:color w:val="000000" w:themeColor="text1"/>
        </w:rPr>
        <w:t>.</w:t>
      </w:r>
    </w:p>
    <w:p w14:paraId="7F731680" w14:textId="5624BA1F" w:rsidR="003566B1" w:rsidRPr="00007375" w:rsidRDefault="003566B1" w:rsidP="003039F4">
      <w:pPr>
        <w:numPr>
          <w:ilvl w:val="0"/>
          <w:numId w:val="24"/>
        </w:numPr>
        <w:spacing w:before="60" w:after="100" w:afterAutospacing="1"/>
        <w:rPr>
          <w:rFonts w:eastAsia="Times New Roman"/>
          <w:color w:val="000000" w:themeColor="text1"/>
        </w:rPr>
      </w:pPr>
      <w:hyperlink r:id="rId39" w:anchor="volume" w:history="1">
        <w:r w:rsidRPr="00007375">
          <w:rPr>
            <w:rFonts w:eastAsia="Times New Roman"/>
            <w:color w:val="000000" w:themeColor="text1"/>
          </w:rPr>
          <w:t>VOLUME</w:t>
        </w:r>
      </w:hyperlink>
      <w:r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3566B1" w:rsidP="003566B1">
      <w:pPr>
        <w:numPr>
          <w:ilvl w:val="0"/>
          <w:numId w:val="24"/>
        </w:numPr>
        <w:spacing w:before="60" w:after="100" w:afterAutospacing="1"/>
        <w:rPr>
          <w:rFonts w:eastAsia="Times New Roman"/>
          <w:color w:val="000000" w:themeColor="text1"/>
        </w:rPr>
      </w:pPr>
      <w:hyperlink r:id="rId40" w:anchor="workdir" w:history="1">
        <w:r w:rsidRPr="001A4338">
          <w:rPr>
            <w:rFonts w:eastAsia="Times New Roman"/>
            <w:color w:val="000000" w:themeColor="text1"/>
          </w:rPr>
          <w:t>WORKDIR</w:t>
        </w:r>
      </w:hyperlink>
      <w:r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54F59707" w:rsidR="007B65C4" w:rsidRPr="00F50F2C" w:rsidRDefault="003566B1" w:rsidP="00F50F2C">
      <w:pPr>
        <w:numPr>
          <w:ilvl w:val="0"/>
          <w:numId w:val="24"/>
        </w:numPr>
        <w:spacing w:before="60" w:after="100" w:afterAutospacing="1"/>
        <w:rPr>
          <w:lang w:val="x-none" w:eastAsia="x-none"/>
        </w:rPr>
      </w:pPr>
      <w:hyperlink r:id="rId41" w:history="1">
        <w:r w:rsidRPr="001A4338">
          <w:rPr>
            <w:rFonts w:eastAsia="Times New Roman"/>
            <w:color w:val="000000" w:themeColor="text1"/>
            <w:highlight w:val="yellow"/>
            <w:lang w:val="en-US"/>
          </w:rPr>
          <w:t>LABEL</w:t>
        </w:r>
      </w:hyperlink>
      <w:r w:rsidRPr="001A4338">
        <w:rPr>
          <w:rFonts w:eastAsia="Times New Roman"/>
          <w:color w:val="000000" w:themeColor="text1"/>
          <w:highlight w:val="yellow"/>
          <w:lang w:val="en-US"/>
        </w:rPr>
        <w:t> apply key/value metadata to your images, containers, or daemons.</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50" w:name="_Toc497242055"/>
      <w:r>
        <w:t>4.</w:t>
      </w:r>
      <w:r w:rsidR="00496E1B">
        <w:t>2</w:t>
      </w:r>
      <w:r w:rsidR="005D55C2">
        <w:t>.3 Docker Swarm</w:t>
      </w:r>
      <w:bookmarkEnd w:id="150"/>
    </w:p>
    <w:p w14:paraId="3CAFFC36" w14:textId="77777777" w:rsidR="005D55C2" w:rsidRDefault="005D55C2" w:rsidP="007B65C4">
      <w:pPr>
        <w:pStyle w:val="PargrafodaLista"/>
        <w:suppressAutoHyphens w:val="0"/>
        <w:spacing w:line="240" w:lineRule="auto"/>
        <w:jc w:val="left"/>
        <w:rPr>
          <w:lang w:val="x-none" w:eastAsia="x-none"/>
        </w:rPr>
      </w:pPr>
    </w:p>
    <w:p w14:paraId="224CDCD8" w14:textId="575C80A4" w:rsidR="003B79D6" w:rsidRDefault="00280D6F" w:rsidP="00944EC6">
      <w:pPr>
        <w:pStyle w:val="Ttulo11"/>
      </w:pPr>
      <w:bookmarkStart w:id="151" w:name="_Toc497242056"/>
      <w:r>
        <w:lastRenderedPageBreak/>
        <w:t>4.</w:t>
      </w:r>
      <w:r w:rsidR="00172634">
        <w:t>3</w:t>
      </w:r>
      <w:r w:rsidR="00944EC6" w:rsidRPr="00086281">
        <w:t xml:space="preserve"> Docker</w:t>
      </w:r>
      <w:r w:rsidR="00944EC6">
        <w:t xml:space="preserve"> </w:t>
      </w:r>
      <w:bookmarkEnd w:id="140"/>
      <w:bookmarkEnd w:id="141"/>
      <w:r w:rsidR="001E65B3">
        <w:t>Imagem</w:t>
      </w:r>
      <w:bookmarkEnd w:id="151"/>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180B4641" w:rsidR="0072018F" w:rsidRDefault="0072018F" w:rsidP="0072018F">
      <w:pPr>
        <w:pStyle w:val="Legenda"/>
        <w:keepNext/>
      </w:pPr>
      <w:r>
        <w:t xml:space="preserve">Tabela </w:t>
      </w:r>
      <w:fldSimple w:instr=" SEQ Tabela \* ARABIC ">
        <w:r>
          <w:rPr>
            <w:noProof/>
          </w:rPr>
          <w:t>1</w:t>
        </w:r>
      </w:fldSimple>
      <w:r>
        <w:t>- Tabela de Imagens utilizadas no Estudo de Caso</w:t>
      </w:r>
      <w:r w:rsidR="00CF1FFD">
        <w:t>, criação própria</w:t>
      </w:r>
    </w:p>
    <w:tbl>
      <w:tblPr>
        <w:tblStyle w:val="Tabelacomgrade"/>
        <w:tblW w:w="0" w:type="auto"/>
        <w:tblLook w:val="04A0" w:firstRow="1" w:lastRow="0" w:firstColumn="1" w:lastColumn="0" w:noHBand="0" w:noVBand="1"/>
      </w:tblPr>
      <w:tblGrid>
        <w:gridCol w:w="2016"/>
        <w:gridCol w:w="1728"/>
        <w:gridCol w:w="1798"/>
        <w:gridCol w:w="1772"/>
        <w:gridCol w:w="1747"/>
      </w:tblGrid>
      <w:tr w:rsidR="00C812FE" w14:paraId="0B8F3115" w14:textId="77777777" w:rsidTr="00E117A3">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E117A3">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E117A3">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E117A3">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E117A3">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E117A3">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E117A3">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E117A3">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E117A3">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23A61148" w14:textId="30569003" w:rsidR="00261D71" w:rsidRPr="009B655F" w:rsidRDefault="00261D71" w:rsidP="00A2031C">
      <w:pPr>
        <w:ind w:firstLine="708"/>
        <w:rPr>
          <w:b/>
          <w:lang w:val="en-US" w:eastAsia="x-none"/>
        </w:rPr>
      </w:pPr>
      <w:r w:rsidRPr="009B655F">
        <w:rPr>
          <w:b/>
          <w:lang w:val="en-US" w:eastAsia="x-none"/>
        </w:rPr>
        <w:t>Principais commando da Imagem:</w:t>
      </w:r>
    </w:p>
    <w:p w14:paraId="0B23DD0E" w14:textId="1269B422" w:rsidR="00261D71" w:rsidRPr="00E117A3" w:rsidRDefault="00261D71" w:rsidP="00261D71">
      <w:pPr>
        <w:numPr>
          <w:ilvl w:val="0"/>
          <w:numId w:val="23"/>
        </w:numPr>
        <w:spacing w:beforeAutospacing="1" w:afterAutospacing="1"/>
        <w:rPr>
          <w:rFonts w:eastAsia="Times New Roman"/>
          <w:color w:val="000000" w:themeColor="text1"/>
        </w:rPr>
      </w:pPr>
      <w:hyperlink r:id="rId42"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login</w:t>
        </w:r>
        <w:proofErr w:type="spellEnd"/>
      </w:hyperlink>
      <w:r w:rsidRPr="00E117A3">
        <w:rPr>
          <w:rFonts w:eastAsia="Times New Roman"/>
          <w:color w:val="000000" w:themeColor="text1"/>
        </w:rPr>
        <w:t xml:space="preserve"> – Para </w:t>
      </w:r>
      <w:r w:rsidR="009B655F">
        <w:rPr>
          <w:rFonts w:eastAsia="Times New Roman"/>
          <w:color w:val="000000" w:themeColor="text1"/>
        </w:rPr>
        <w:t xml:space="preserve">fazer loggin </w:t>
      </w:r>
      <w:r w:rsidRPr="00E117A3">
        <w:rPr>
          <w:rFonts w:eastAsia="Times New Roman"/>
          <w:color w:val="000000" w:themeColor="text1"/>
        </w:rPr>
        <w:t>no repositório.</w:t>
      </w:r>
    </w:p>
    <w:p w14:paraId="79E421FF" w14:textId="78EFDE1B" w:rsidR="00261D71" w:rsidRPr="00E117A3" w:rsidRDefault="00261D71" w:rsidP="00261D71">
      <w:pPr>
        <w:numPr>
          <w:ilvl w:val="0"/>
          <w:numId w:val="23"/>
        </w:numPr>
        <w:spacing w:afterAutospacing="1"/>
        <w:rPr>
          <w:rFonts w:eastAsia="Times New Roman"/>
          <w:color w:val="000000" w:themeColor="text1"/>
        </w:rPr>
      </w:pPr>
      <w:hyperlink r:id="rId43"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logout</w:t>
        </w:r>
        <w:proofErr w:type="spellEnd"/>
      </w:hyperlink>
      <w:r w:rsidRPr="00E117A3">
        <w:rPr>
          <w:rFonts w:eastAsia="Times New Roman"/>
          <w:color w:val="000000" w:themeColor="text1"/>
        </w:rPr>
        <w:t> </w:t>
      </w:r>
      <w:r w:rsidR="00690DC0" w:rsidRPr="00E117A3">
        <w:rPr>
          <w:rFonts w:eastAsia="Times New Roman"/>
          <w:color w:val="000000" w:themeColor="text1"/>
        </w:rPr>
        <w:t xml:space="preserve">– Para fazer </w:t>
      </w:r>
      <w:proofErr w:type="spellStart"/>
      <w:r w:rsidRPr="00E117A3">
        <w:rPr>
          <w:rFonts w:eastAsia="Times New Roman"/>
          <w:color w:val="000000" w:themeColor="text1"/>
        </w:rPr>
        <w:t>logout</w:t>
      </w:r>
      <w:proofErr w:type="spellEnd"/>
      <w:r w:rsidRPr="00E117A3">
        <w:rPr>
          <w:rFonts w:eastAsia="Times New Roman"/>
          <w:color w:val="000000" w:themeColor="text1"/>
        </w:rPr>
        <w:t xml:space="preserve"> </w:t>
      </w:r>
      <w:r w:rsidR="00690DC0" w:rsidRPr="00E117A3">
        <w:rPr>
          <w:rFonts w:eastAsia="Times New Roman"/>
          <w:color w:val="000000" w:themeColor="text1"/>
        </w:rPr>
        <w:t>do repositório</w:t>
      </w:r>
      <w:r w:rsidRPr="00E117A3">
        <w:rPr>
          <w:rFonts w:eastAsia="Times New Roman"/>
          <w:color w:val="000000" w:themeColor="text1"/>
        </w:rPr>
        <w:t>.</w:t>
      </w:r>
    </w:p>
    <w:p w14:paraId="3FF93184" w14:textId="2C593DC7" w:rsidR="00261D71" w:rsidRPr="00E117A3" w:rsidRDefault="00261D71" w:rsidP="00261D71">
      <w:pPr>
        <w:numPr>
          <w:ilvl w:val="0"/>
          <w:numId w:val="23"/>
        </w:numPr>
        <w:spacing w:afterAutospacing="1"/>
        <w:rPr>
          <w:rFonts w:eastAsia="Times New Roman"/>
          <w:color w:val="000000" w:themeColor="text1"/>
        </w:rPr>
      </w:pPr>
      <w:hyperlink r:id="rId44"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search</w:t>
        </w:r>
        <w:proofErr w:type="spellEnd"/>
      </w:hyperlink>
      <w:r w:rsidRPr="00E117A3">
        <w:rPr>
          <w:rFonts w:eastAsia="Times New Roman"/>
          <w:color w:val="000000" w:themeColor="text1"/>
        </w:rPr>
        <w:t> </w:t>
      </w:r>
      <w:r w:rsidR="006B7720" w:rsidRPr="00E117A3">
        <w:rPr>
          <w:rFonts w:eastAsia="Times New Roman"/>
          <w:color w:val="000000" w:themeColor="text1"/>
        </w:rPr>
        <w:t>– Para fazer pesquisas nos registros das imagens no repositório</w:t>
      </w:r>
      <w:r w:rsidRPr="00E117A3">
        <w:rPr>
          <w:rFonts w:eastAsia="Times New Roman"/>
          <w:color w:val="000000" w:themeColor="text1"/>
        </w:rPr>
        <w:t>.</w:t>
      </w:r>
    </w:p>
    <w:p w14:paraId="55ED74C9" w14:textId="014C9BCB" w:rsidR="00261D71" w:rsidRPr="00E117A3" w:rsidRDefault="00261D71" w:rsidP="00261D71">
      <w:pPr>
        <w:numPr>
          <w:ilvl w:val="0"/>
          <w:numId w:val="23"/>
        </w:numPr>
        <w:spacing w:afterAutospacing="1"/>
        <w:rPr>
          <w:rFonts w:eastAsia="Times New Roman"/>
          <w:color w:val="000000" w:themeColor="text1"/>
        </w:rPr>
      </w:pPr>
      <w:hyperlink r:id="rId45"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pull</w:t>
        </w:r>
        <w:proofErr w:type="spellEnd"/>
      </w:hyperlink>
      <w:r w:rsidRPr="00E117A3">
        <w:rPr>
          <w:rFonts w:eastAsia="Times New Roman"/>
          <w:color w:val="000000" w:themeColor="text1"/>
        </w:rPr>
        <w:t> </w:t>
      </w:r>
      <w:r w:rsidR="00C82989" w:rsidRPr="00E117A3">
        <w:rPr>
          <w:rFonts w:eastAsia="Times New Roman"/>
          <w:color w:val="000000" w:themeColor="text1"/>
        </w:rPr>
        <w:t xml:space="preserve">– Para fazer </w:t>
      </w:r>
      <w:proofErr w:type="spellStart"/>
      <w:r w:rsidRPr="00E117A3">
        <w:rPr>
          <w:rFonts w:eastAsia="Times New Roman"/>
          <w:color w:val="000000" w:themeColor="text1"/>
        </w:rPr>
        <w:t>pulls</w:t>
      </w:r>
      <w:proofErr w:type="spellEnd"/>
      <w:r w:rsidRPr="00E117A3">
        <w:rPr>
          <w:rFonts w:eastAsia="Times New Roman"/>
          <w:color w:val="000000" w:themeColor="text1"/>
        </w:rPr>
        <w:t xml:space="preserve"> </w:t>
      </w:r>
      <w:r w:rsidR="00C82989" w:rsidRPr="00E117A3">
        <w:rPr>
          <w:rFonts w:eastAsia="Times New Roman"/>
          <w:color w:val="000000" w:themeColor="text1"/>
        </w:rPr>
        <w:t>de uma ou mais imagens do repositório para o cliente do docker na máquina local.</w:t>
      </w:r>
    </w:p>
    <w:p w14:paraId="11A62913" w14:textId="53BD4DD2" w:rsidR="00261D71" w:rsidRDefault="00261D71" w:rsidP="00261D71">
      <w:pPr>
        <w:numPr>
          <w:ilvl w:val="0"/>
          <w:numId w:val="23"/>
        </w:numPr>
        <w:spacing w:afterAutospacing="1"/>
        <w:rPr>
          <w:rFonts w:eastAsia="Times New Roman"/>
          <w:color w:val="24292E"/>
        </w:rPr>
      </w:pPr>
      <w:hyperlink r:id="rId46"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push</w:t>
        </w:r>
        <w:proofErr w:type="spellEnd"/>
      </w:hyperlink>
      <w:r w:rsidRPr="00E117A3">
        <w:rPr>
          <w:rFonts w:eastAsia="Times New Roman"/>
          <w:color w:val="000000" w:themeColor="text1"/>
        </w:rPr>
        <w:t> </w:t>
      </w:r>
      <w:r w:rsidR="00052DDF" w:rsidRPr="00E117A3">
        <w:rPr>
          <w:rFonts w:eastAsia="Times New Roman"/>
          <w:color w:val="24292E"/>
        </w:rPr>
        <w:t xml:space="preserve">– Para fazer o </w:t>
      </w:r>
      <w:proofErr w:type="spellStart"/>
      <w:r w:rsidR="00052DDF" w:rsidRPr="00E117A3">
        <w:rPr>
          <w:rFonts w:eastAsia="Times New Roman"/>
          <w:color w:val="24292E"/>
        </w:rPr>
        <w:t>push</w:t>
      </w:r>
      <w:proofErr w:type="spellEnd"/>
      <w:r w:rsidRPr="00E117A3">
        <w:rPr>
          <w:rFonts w:eastAsia="Times New Roman"/>
          <w:color w:val="24292E"/>
        </w:rPr>
        <w:t xml:space="preserve"> </w:t>
      </w:r>
      <w:r w:rsidR="00052DDF" w:rsidRPr="00E117A3">
        <w:rPr>
          <w:rFonts w:eastAsia="Times New Roman"/>
          <w:color w:val="24292E"/>
        </w:rPr>
        <w:t xml:space="preserve">de uma ou mais imagens </w:t>
      </w:r>
      <w:r w:rsidR="007F1777" w:rsidRPr="00E117A3">
        <w:rPr>
          <w:rFonts w:eastAsia="Times New Roman"/>
          <w:color w:val="24292E"/>
        </w:rPr>
        <w:t xml:space="preserve">do Docker local </w:t>
      </w:r>
      <w:r w:rsidR="00052DDF" w:rsidRPr="00E117A3">
        <w:rPr>
          <w:rFonts w:eastAsia="Times New Roman"/>
          <w:color w:val="24292E"/>
        </w:rPr>
        <w:t>para o repositório</w:t>
      </w:r>
      <w:r w:rsidR="007F1777" w:rsidRPr="00E117A3">
        <w:rPr>
          <w:rFonts w:eastAsia="Times New Roman"/>
          <w:color w:val="24292E"/>
        </w:rPr>
        <w:t xml:space="preserve"> do docker Hub.</w:t>
      </w:r>
    </w:p>
    <w:p w14:paraId="3F4BC808" w14:textId="11B844A5" w:rsidR="00C812FE" w:rsidRPr="00E117A3" w:rsidRDefault="00150410" w:rsidP="00261D71">
      <w:pPr>
        <w:numPr>
          <w:ilvl w:val="0"/>
          <w:numId w:val="23"/>
        </w:numPr>
        <w:spacing w:afterAutospacing="1"/>
        <w:rPr>
          <w:rFonts w:eastAsia="Times New Roman"/>
          <w:color w:val="24292E"/>
        </w:rPr>
      </w:pPr>
      <w:r>
        <w:rPr>
          <w:rFonts w:eastAsia="Times New Roman"/>
          <w:color w:val="24292E"/>
        </w:rPr>
        <w:lastRenderedPageBreak/>
        <w:t xml:space="preserve">Docker </w:t>
      </w:r>
      <w:proofErr w:type="spellStart"/>
      <w:r>
        <w:rPr>
          <w:rFonts w:eastAsia="Times New Roman"/>
          <w:color w:val="24292E"/>
        </w:rPr>
        <w:t>images</w:t>
      </w:r>
      <w:proofErr w:type="spellEnd"/>
      <w:r>
        <w:rPr>
          <w:rFonts w:eastAsia="Times New Roman"/>
          <w:color w:val="24292E"/>
        </w:rPr>
        <w:t xml:space="preserve"> – Mostra as principais imagens </w:t>
      </w:r>
      <w:r w:rsidR="001D759B">
        <w:rPr>
          <w:rFonts w:eastAsia="Times New Roman"/>
          <w:color w:val="24292E"/>
        </w:rPr>
        <w:t>que estã</w:t>
      </w:r>
      <w:r w:rsidR="007028EC">
        <w:rPr>
          <w:rFonts w:eastAsia="Times New Roman"/>
          <w:color w:val="24292E"/>
        </w:rPr>
        <w:t xml:space="preserve">o baixadas no </w:t>
      </w:r>
      <w:r w:rsidR="001D759B">
        <w:rPr>
          <w:rFonts w:eastAsia="Times New Roman"/>
          <w:color w:val="24292E"/>
        </w:rPr>
        <w:t>Docker</w:t>
      </w:r>
      <w:r w:rsidR="007028EC">
        <w:rPr>
          <w:rFonts w:eastAsia="Times New Roman"/>
          <w:color w:val="24292E"/>
        </w:rPr>
        <w:t xml:space="preserve"> local</w:t>
      </w:r>
      <w:r w:rsidR="001D759B">
        <w:rPr>
          <w:rFonts w:eastAsia="Times New Roman"/>
          <w:color w:val="24292E"/>
        </w:rPr>
        <w:t>.</w:t>
      </w:r>
    </w:p>
    <w:p w14:paraId="03DF8662" w14:textId="77777777" w:rsidR="00261D71" w:rsidRPr="007F1777" w:rsidRDefault="00261D71"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52" w:name="_Toc496802704"/>
      <w:bookmarkStart w:id="153" w:name="_Toc496802933"/>
      <w:bookmarkStart w:id="154" w:name="_Toc497242057"/>
      <w:r>
        <w:lastRenderedPageBreak/>
        <w:t>4.</w:t>
      </w:r>
      <w:r w:rsidR="00BF56D4">
        <w:t>3</w:t>
      </w:r>
      <w:r w:rsidR="00845ADE">
        <w:t>.1</w:t>
      </w:r>
      <w:r w:rsidR="00845ADE" w:rsidRPr="00086281">
        <w:t xml:space="preserve"> Docker</w:t>
      </w:r>
      <w:bookmarkEnd w:id="152"/>
      <w:bookmarkEnd w:id="153"/>
      <w:r w:rsidR="00E978F9">
        <w:t>Hub</w:t>
      </w:r>
      <w:bookmarkEnd w:id="154"/>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ins w:id="155" w:author="Thiago Cruz" w:date="2017-10-31T19:51:00Z"/>
          <w:lang w:eastAsia="x-none"/>
        </w:rPr>
      </w:pPr>
    </w:p>
    <w:p w14:paraId="05EE6F88" w14:textId="11C12C65" w:rsidR="00784D95" w:rsidDel="00253CEA" w:rsidRDefault="00253CEA" w:rsidP="00B80512">
      <w:pPr>
        <w:rPr>
          <w:del w:id="156" w:author="Thiago Cruz" w:date="2017-10-31T19:51:00Z"/>
          <w:lang w:eastAsia="x-none"/>
        </w:rPr>
      </w:pPr>
      <w:ins w:id="157" w:author="Thiago Cruz" w:date="2017-10-31T19:52:00Z">
        <w:r>
          <w:rPr>
            <w:noProof/>
          </w:rPr>
          <w:drawing>
            <wp:inline distT="0" distB="0" distL="0" distR="0" wp14:anchorId="3AD0E50D" wp14:editId="129611AA">
              <wp:extent cx="5760085" cy="1903095"/>
              <wp:effectExtent l="0" t="0" r="5715"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31 às 16.12.0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1903095"/>
                      </a:xfrm>
                      <a:prstGeom prst="rect">
                        <a:avLst/>
                      </a:prstGeom>
                    </pic:spPr>
                  </pic:pic>
                </a:graphicData>
              </a:graphic>
            </wp:inline>
          </w:drawing>
        </w:r>
      </w:ins>
    </w:p>
    <w:p w14:paraId="732F6EE7" w14:textId="77777777" w:rsidR="00253CEA" w:rsidRDefault="00253CEA" w:rsidP="00B80512">
      <w:pPr>
        <w:rPr>
          <w:ins w:id="158" w:author="Thiago Cruz" w:date="2017-10-31T19:51:00Z"/>
          <w:lang w:eastAsia="x-none"/>
        </w:rPr>
      </w:pPr>
    </w:p>
    <w:p w14:paraId="19AA7AC1" w14:textId="77777777" w:rsidR="00253CEA" w:rsidRDefault="00253CEA" w:rsidP="00B80512">
      <w:pPr>
        <w:rPr>
          <w:ins w:id="159" w:author="Thiago Cruz" w:date="2017-10-31T19:52:00Z"/>
          <w:lang w:eastAsia="x-none"/>
        </w:rPr>
      </w:pPr>
    </w:p>
    <w:p w14:paraId="0AB37347" w14:textId="0DA763BC" w:rsidR="00F010BE" w:rsidRDefault="00F010BE" w:rsidP="00B80512">
      <w:pPr>
        <w:rPr>
          <w:ins w:id="160" w:author="Thiago Cruz" w:date="2017-10-31T19:52:00Z"/>
          <w:lang w:eastAsia="x-none"/>
        </w:rPr>
      </w:pPr>
      <w:r>
        <w:rPr>
          <w:lang w:eastAsia="x-none"/>
        </w:rPr>
        <w:t>&lt;</w:t>
      </w:r>
      <w:proofErr w:type="gramStart"/>
      <w:r>
        <w:rPr>
          <w:lang w:eastAsia="x-none"/>
        </w:rPr>
        <w:t>inserir</w:t>
      </w:r>
      <w:proofErr w:type="gramEnd"/>
      <w:r>
        <w:rPr>
          <w:lang w:eastAsia="x-none"/>
        </w:rPr>
        <w:t xml:space="preserve"> comando para baixar a imagem&gt;</w:t>
      </w:r>
    </w:p>
    <w:p w14:paraId="21F39BBE" w14:textId="77777777" w:rsidR="00253CEA" w:rsidRDefault="00253CEA" w:rsidP="00B80512">
      <w:pPr>
        <w:rPr>
          <w:lang w:eastAsia="x-none"/>
        </w:rPr>
      </w:pPr>
    </w:p>
    <w:p w14:paraId="41DBB1E6" w14:textId="77777777" w:rsidR="005663E8" w:rsidRDefault="005663E8" w:rsidP="00B80512">
      <w:pPr>
        <w:rPr>
          <w:ins w:id="161" w:author="Thiago Cruz" w:date="2017-10-31T19:52:00Z"/>
          <w:lang w:eastAsia="x-none"/>
        </w:rPr>
      </w:pPr>
    </w:p>
    <w:p w14:paraId="22306121" w14:textId="007BBFEE" w:rsidR="00253CEA" w:rsidRDefault="00253CEA" w:rsidP="00B80512">
      <w:pPr>
        <w:rPr>
          <w:lang w:eastAsia="x-none"/>
        </w:rPr>
      </w:pPr>
      <w:ins w:id="162" w:author="Thiago Cruz" w:date="2017-10-31T19:52:00Z">
        <w:r>
          <w:rPr>
            <w:noProof/>
          </w:rPr>
          <w:lastRenderedPageBreak/>
          <w:drawing>
            <wp:inline distT="0" distB="0" distL="0" distR="0" wp14:anchorId="267EB16E" wp14:editId="66994B88">
              <wp:extent cx="5760085" cy="3383915"/>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31 às 16.12.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383915"/>
                      </a:xfrm>
                      <a:prstGeom prst="rect">
                        <a:avLst/>
                      </a:prstGeom>
                    </pic:spPr>
                  </pic:pic>
                </a:graphicData>
              </a:graphic>
            </wp:inline>
          </w:drawing>
        </w:r>
      </w:ins>
      <w:bookmarkStart w:id="163" w:name="_GoBack"/>
      <w:bookmarkEnd w:id="163"/>
    </w:p>
    <w:p w14:paraId="3C33F077" w14:textId="77777777" w:rsidR="00253CEA" w:rsidRDefault="00253CEA" w:rsidP="00B80512">
      <w:pPr>
        <w:rPr>
          <w:ins w:id="164" w:author="Thiago Cruz" w:date="2017-10-31T19:52:00Z"/>
          <w:lang w:eastAsia="x-none"/>
        </w:rPr>
      </w:pPr>
    </w:p>
    <w:p w14:paraId="2444A3F1" w14:textId="49B8A7F6" w:rsidR="003C2963" w:rsidRDefault="005663E8" w:rsidP="00B80512">
      <w:pPr>
        <w:rPr>
          <w:ins w:id="165" w:author="Thiago Cruz" w:date="2017-10-31T19:52:00Z"/>
          <w:lang w:eastAsia="x-none"/>
        </w:rPr>
      </w:pPr>
      <w:r>
        <w:rPr>
          <w:lang w:eastAsia="x-none"/>
        </w:rPr>
        <w:t>&lt;</w:t>
      </w:r>
      <w:proofErr w:type="gramStart"/>
      <w:r>
        <w:rPr>
          <w:lang w:eastAsia="x-none"/>
        </w:rPr>
        <w:t>inserir</w:t>
      </w:r>
      <w:proofErr w:type="gramEnd"/>
      <w:r>
        <w:rPr>
          <w:lang w:eastAsia="x-none"/>
        </w:rPr>
        <w:t xml:space="preserve"> imagem do Docker hub&gt;</w:t>
      </w:r>
    </w:p>
    <w:p w14:paraId="2F9CE178" w14:textId="77777777" w:rsidR="00253CEA" w:rsidRDefault="00253CEA" w:rsidP="00B80512">
      <w:pPr>
        <w:rPr>
          <w:ins w:id="166" w:author="Thiago Cruz" w:date="2017-10-31T19:52:00Z"/>
          <w:lang w:eastAsia="x-none"/>
        </w:rPr>
      </w:pPr>
    </w:p>
    <w:p w14:paraId="30828313" w14:textId="6FE3AD70" w:rsidR="00253CEA" w:rsidRDefault="00253CEA" w:rsidP="00B80512">
      <w:pPr>
        <w:rPr>
          <w:lang w:eastAsia="x-none"/>
        </w:rPr>
      </w:pPr>
      <w:ins w:id="167" w:author="Thiago Cruz" w:date="2017-10-31T19:53:00Z">
        <w:r>
          <w:rPr>
            <w:noProof/>
          </w:rPr>
          <w:drawing>
            <wp:inline distT="0" distB="0" distL="0" distR="0" wp14:anchorId="0C819634" wp14:editId="0615487B">
              <wp:extent cx="5760085" cy="3383280"/>
              <wp:effectExtent l="0" t="0" r="571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31 às 16.13.0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3383280"/>
                      </a:xfrm>
                      <a:prstGeom prst="rect">
                        <a:avLst/>
                      </a:prstGeom>
                    </pic:spPr>
                  </pic:pic>
                </a:graphicData>
              </a:graphic>
            </wp:inline>
          </w:drawing>
        </w:r>
      </w:ins>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68" w:name="_Toc496802708"/>
      <w:bookmarkStart w:id="169" w:name="_Toc496802937"/>
      <w:bookmarkStart w:id="170" w:name="_Toc495785711"/>
      <w:bookmarkStart w:id="171" w:name="_Toc497242058"/>
      <w:r>
        <w:lastRenderedPageBreak/>
        <w:t>4.5</w:t>
      </w:r>
      <w:r w:rsidR="00CE4928">
        <w:t xml:space="preserve"> </w:t>
      </w:r>
      <w:r w:rsidR="00F8236A">
        <w:t>Play with</w:t>
      </w:r>
      <w:r w:rsidR="006B6147">
        <w:t xml:space="preserve"> </w:t>
      </w:r>
      <w:bookmarkEnd w:id="168"/>
      <w:bookmarkEnd w:id="169"/>
      <w:r w:rsidR="00F8236A">
        <w:t>Docker</w:t>
      </w:r>
      <w:bookmarkEnd w:id="171"/>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B95CFC">
        <w:fldChar w:fldCharType="begin"/>
      </w:r>
      <w:r w:rsidR="00B95CFC">
        <w:instrText xml:space="preserve"> HYPERLINK "http://labs.play-with-docker.com" </w:instrText>
      </w:r>
      <w:r w:rsidR="00B95CFC">
        <w:fldChar w:fldCharType="separate"/>
      </w:r>
      <w:r w:rsidR="00E60423" w:rsidRPr="00186F69">
        <w:rPr>
          <w:rStyle w:val="Hiperlink"/>
          <w:lang w:val="x-none" w:eastAsia="x-none"/>
        </w:rPr>
        <w:t>http://labs.play-with-docker.com</w:t>
      </w:r>
      <w:r w:rsidR="00B95CFC">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3"/>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72" w:name="_Toc496268963"/>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72"/>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73" w:name="_Toc496268964"/>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73"/>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52"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53"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0FFC1E79" w:rsidR="000A0532" w:rsidRDefault="000A0532" w:rsidP="000A0532">
      <w:pPr>
        <w:pStyle w:val="Ttulo11"/>
      </w:pPr>
      <w:bookmarkStart w:id="174" w:name="_Toc496802709"/>
      <w:bookmarkStart w:id="175" w:name="_Toc496802938"/>
      <w:bookmarkStart w:id="176" w:name="_Toc497242059"/>
      <w:r>
        <w:lastRenderedPageBreak/>
        <w:t>4.</w:t>
      </w:r>
      <w:r w:rsidR="00D72030">
        <w:t>6</w:t>
      </w:r>
      <w:r>
        <w:t xml:space="preserve"> </w:t>
      </w:r>
      <w:bookmarkEnd w:id="174"/>
      <w:bookmarkEnd w:id="175"/>
      <w:r w:rsidR="00F8236A">
        <w:t>Comunidade</w:t>
      </w:r>
      <w:bookmarkEnd w:id="176"/>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77" w:name="_Toc496802710"/>
      <w:bookmarkStart w:id="178" w:name="_Toc496802939"/>
      <w:bookmarkStart w:id="179" w:name="_Toc497242060"/>
      <w:bookmarkEnd w:id="170"/>
      <w:r>
        <w:rPr>
          <w:lang w:val="pt-BR"/>
        </w:rPr>
        <w:lastRenderedPageBreak/>
        <w:t>5</w:t>
      </w:r>
      <w:r w:rsidR="00C254AC">
        <w:t xml:space="preserve"> Boas práticas de Construção da aplicação (Doze fatores)</w:t>
      </w:r>
      <w:bookmarkEnd w:id="177"/>
      <w:bookmarkEnd w:id="178"/>
      <w:bookmarkEnd w:id="179"/>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80" w:name="_Toc496802711"/>
      <w:bookmarkStart w:id="181" w:name="_Toc496802940"/>
      <w:bookmarkStart w:id="182" w:name="_Toc497242061"/>
      <w:r>
        <w:lastRenderedPageBreak/>
        <w:t>6</w:t>
      </w:r>
      <w:r w:rsidR="00C254AC">
        <w:t xml:space="preserve"> </w:t>
      </w:r>
      <w:r w:rsidR="00D05179">
        <w:t>Software de gerenciamento de containers</w:t>
      </w:r>
      <w:bookmarkEnd w:id="180"/>
      <w:bookmarkEnd w:id="181"/>
      <w:bookmarkEnd w:id="182"/>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183"/>
      <w:r>
        <w:rPr>
          <w:shd w:val="clear" w:color="auto" w:fill="FFFF00"/>
          <w:lang w:eastAsia="x-none"/>
        </w:rPr>
        <w:t>Globo</w:t>
      </w:r>
      <w:commentRangeEnd w:id="183"/>
      <w:r>
        <w:commentReference w:id="183"/>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84" w:name="_Toc496802713"/>
      <w:bookmarkStart w:id="185" w:name="_Toc496802942"/>
      <w:bookmarkStart w:id="186" w:name="_Toc497242062"/>
      <w:r>
        <w:lastRenderedPageBreak/>
        <w:t>13</w:t>
      </w:r>
      <w:r w:rsidR="00C254AC">
        <w:t xml:space="preserve"> </w:t>
      </w:r>
      <w:bookmarkEnd w:id="184"/>
      <w:bookmarkEnd w:id="185"/>
      <w:r w:rsidR="008F2423">
        <w:t>Estudo de Caso</w:t>
      </w:r>
      <w:bookmarkEnd w:id="186"/>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87" w:name="_Toc496802714"/>
      <w:bookmarkStart w:id="188" w:name="_Toc496802943"/>
      <w:bookmarkStart w:id="189" w:name="_Toc497242063"/>
      <w:r>
        <w:lastRenderedPageBreak/>
        <w:t>14</w:t>
      </w:r>
      <w:r w:rsidR="00C254AC">
        <w:t xml:space="preserve"> Infraestrutura</w:t>
      </w:r>
      <w:bookmarkEnd w:id="187"/>
      <w:bookmarkEnd w:id="188"/>
      <w:bookmarkEnd w:id="189"/>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90" w:name="_Toc496802715"/>
      <w:bookmarkStart w:id="191" w:name="_Toc496802944"/>
      <w:bookmarkStart w:id="192" w:name="_Toc497242064"/>
      <w:r>
        <w:lastRenderedPageBreak/>
        <w:t>19</w:t>
      </w:r>
      <w:r w:rsidR="00C254AC">
        <w:t xml:space="preserve"> Referências</w:t>
      </w:r>
      <w:bookmarkEnd w:id="190"/>
      <w:bookmarkEnd w:id="191"/>
      <w:bookmarkEnd w:id="192"/>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93" w:name="_Toc496802716"/>
      <w:bookmarkStart w:id="194" w:name="_Toc496802945"/>
      <w:bookmarkStart w:id="195" w:name="_Toc497242065"/>
      <w:r>
        <w:lastRenderedPageBreak/>
        <w:t>11 Anexos</w:t>
      </w:r>
      <w:bookmarkEnd w:id="193"/>
      <w:bookmarkEnd w:id="194"/>
      <w:bookmarkEnd w:id="195"/>
    </w:p>
    <w:p w14:paraId="610A7845" w14:textId="5E341021" w:rsidR="009C7518" w:rsidRDefault="00C254AC" w:rsidP="00763C82">
      <w:pPr>
        <w:pStyle w:val="Ttulo21"/>
      </w:pPr>
      <w:bookmarkStart w:id="196" w:name="_Toc497242066"/>
      <w:r>
        <w:t xml:space="preserve">Anexo </w:t>
      </w:r>
      <w:r w:rsidR="00CB499E">
        <w:t>11.</w:t>
      </w:r>
      <w:r>
        <w:t>1 – Dockerfile</w:t>
      </w:r>
      <w:r w:rsidR="00DD156D">
        <w:t xml:space="preserve"> - </w:t>
      </w:r>
      <w:r w:rsidR="00DD156D" w:rsidRPr="000B5349">
        <w:rPr>
          <w:lang w:val="pt-BR"/>
        </w:rPr>
        <w:t>X86</w:t>
      </w:r>
      <w:bookmarkEnd w:id="196"/>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97"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97"/>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007375" w:rsidRDefault="005B1CAB" w:rsidP="005B1CAB">
      <w:pPr>
        <w:rPr>
          <w:lang w:val="en-US"/>
        </w:rPr>
      </w:pPr>
      <w:r w:rsidRPr="005B1CAB">
        <w:rPr>
          <w:lang w:val="en-US"/>
        </w:rPr>
        <w:t xml:space="preserve">      </w:t>
      </w:r>
      <w:r w:rsidRPr="00007375">
        <w:rPr>
          <w:lang w:val="en-US"/>
        </w:rPr>
        <w:t>REDIS_SIDEKIQ_URL: redis://redis:6379/0</w:t>
      </w:r>
    </w:p>
    <w:p w14:paraId="4DBA9D47" w14:textId="77777777" w:rsidR="005B1CAB" w:rsidRPr="005B1CAB" w:rsidRDefault="005B1CAB" w:rsidP="005B1CAB">
      <w:pPr>
        <w:rPr>
          <w:lang w:val="en-US"/>
        </w:rPr>
      </w:pPr>
      <w:r w:rsidRPr="00007375">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98"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98"/>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99" w:name="_Toc497242069"/>
      <w:r>
        <w:lastRenderedPageBreak/>
        <w:t xml:space="preserve">Anexo </w:t>
      </w:r>
      <w:r w:rsidR="001D3F2C">
        <w:t>11.</w:t>
      </w:r>
      <w:r>
        <w:t>4 – Docker-compose versão 2 - ARM</w:t>
      </w:r>
      <w:bookmarkEnd w:id="199"/>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00" w:name="_Toc497242070"/>
      <w:r>
        <w:lastRenderedPageBreak/>
        <w:t xml:space="preserve">Anexo </w:t>
      </w:r>
      <w:r w:rsidR="001D3F2C">
        <w:t>11.</w:t>
      </w:r>
      <w:r>
        <w:t>5</w:t>
      </w:r>
      <w:r w:rsidR="005B1CAB">
        <w:t xml:space="preserve"> – Docker-compose versão 3</w:t>
      </w:r>
      <w:r w:rsidR="00142517">
        <w:t xml:space="preserve"> - ARM</w:t>
      </w:r>
      <w:bookmarkEnd w:id="200"/>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E117A3" w:rsidRDefault="00B60B16" w:rsidP="00B60B16">
      <w:pPr>
        <w:rPr>
          <w:lang w:val="en-US"/>
        </w:rPr>
      </w:pPr>
      <w:r w:rsidRPr="004F6D7C">
        <w:rPr>
          <w:lang w:val="en-US"/>
        </w:rPr>
        <w:t xml:space="preserve">  </w:t>
      </w:r>
      <w:proofErr w:type="spellStart"/>
      <w:r w:rsidRPr="00E117A3">
        <w:rPr>
          <w:lang w:val="en-US"/>
        </w:rPr>
        <w:t>viz</w:t>
      </w:r>
      <w:proofErr w:type="spellEnd"/>
      <w:r w:rsidRPr="00E117A3">
        <w:rPr>
          <w:lang w:val="en-US"/>
        </w:rPr>
        <w:t>:</w:t>
      </w:r>
    </w:p>
    <w:p w14:paraId="09317B73" w14:textId="77777777" w:rsidR="00B60B16" w:rsidRPr="00E0699D" w:rsidRDefault="00B60B16" w:rsidP="00B60B16">
      <w:pPr>
        <w:rPr>
          <w:lang w:val="en-US"/>
        </w:rPr>
      </w:pPr>
      <w:r w:rsidRPr="00E117A3">
        <w:rPr>
          <w:lang w:val="en-US"/>
        </w:rPr>
        <w:t xml:space="preserve">     </w:t>
      </w:r>
      <w:r w:rsidRPr="00E0699D">
        <w:rPr>
          <w:lang w:val="en-US"/>
        </w:rPr>
        <w:t>image: alexellis2/visualizer-arm</w:t>
      </w:r>
    </w:p>
    <w:p w14:paraId="4A59AAC4" w14:textId="77777777" w:rsidR="00B60B16" w:rsidRPr="00E0699D" w:rsidRDefault="00B60B16" w:rsidP="00B60B16">
      <w:pPr>
        <w:rPr>
          <w:lang w:val="en-US"/>
        </w:rPr>
      </w:pPr>
      <w:r w:rsidRPr="00E0699D">
        <w:rPr>
          <w:lang w:val="en-US"/>
        </w:rPr>
        <w:t xml:space="preserve">     ports: </w:t>
      </w:r>
    </w:p>
    <w:p w14:paraId="6CF8FFAF" w14:textId="77777777" w:rsidR="00B60B16" w:rsidRPr="004F6D7C" w:rsidRDefault="00B60B16" w:rsidP="00B60B16">
      <w:pPr>
        <w:rPr>
          <w:lang w:val="en-US"/>
        </w:rPr>
      </w:pPr>
      <w:r w:rsidRPr="00E0699D">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6"/>
      <w:footerReference w:type="default" r:id="rId57"/>
      <w:footnotePr>
        <w:numStart w:val="3"/>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3" w:author="Thiago Cruz [2]" w:date="2017-07-25T22:28:00Z" w:initials="TC">
    <w:p w14:paraId="57892181" w14:textId="77777777" w:rsidR="00607CD1" w:rsidRDefault="00607CD1">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06BF8" w14:textId="77777777" w:rsidR="004E6D03" w:rsidRDefault="004E6D03">
      <w:r>
        <w:separator/>
      </w:r>
    </w:p>
  </w:endnote>
  <w:endnote w:type="continuationSeparator" w:id="0">
    <w:p w14:paraId="2B963A19" w14:textId="77777777" w:rsidR="004E6D03" w:rsidRDefault="004E6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607CD1" w:rsidRDefault="00607CD1">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15768D" w14:textId="77777777" w:rsidR="004E6D03" w:rsidRDefault="004E6D03">
      <w:r>
        <w:separator/>
      </w:r>
    </w:p>
  </w:footnote>
  <w:footnote w:type="continuationSeparator" w:id="0">
    <w:p w14:paraId="56AF4054" w14:textId="77777777" w:rsidR="004E6D03" w:rsidRDefault="004E6D03">
      <w:r>
        <w:continuationSeparator/>
      </w:r>
    </w:p>
  </w:footnote>
  <w:footnote w:id="1">
    <w:p w14:paraId="3A477492" w14:textId="1066DE99" w:rsidR="00607CD1" w:rsidRPr="001E03D1" w:rsidRDefault="00607CD1">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607CD1" w:rsidRPr="0000038E" w:rsidRDefault="00607CD1">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607CD1" w:rsidRPr="0087606B" w:rsidRDefault="00607CD1">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607CD1" w:rsidRPr="00393659" w:rsidRDefault="00607CD1">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607CD1" w:rsidRPr="006A3FDD" w:rsidRDefault="00607CD1"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607CD1" w:rsidRPr="00DA3E43" w:rsidRDefault="00607CD1"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607CD1" w:rsidRPr="000D189A" w:rsidRDefault="00607CD1">
      <w:pPr>
        <w:pStyle w:val="Textodenotaderodap"/>
        <w:rPr>
          <w:lang w:val="pt-BR"/>
        </w:rPr>
      </w:pPr>
      <w:r>
        <w:rPr>
          <w:rStyle w:val="Refdenotaderodap"/>
        </w:rPr>
        <w:t>4</w:t>
      </w:r>
      <w:r>
        <w:t xml:space="preserve"> </w:t>
      </w:r>
      <w:r w:rsidRPr="00D45B60">
        <w:t>https://www.docker.com/docker-mac</w:t>
      </w:r>
    </w:p>
  </w:footnote>
  <w:footnote w:id="8">
    <w:p w14:paraId="5CA069F3" w14:textId="5653D603" w:rsidR="00607CD1" w:rsidRPr="00C02FD1" w:rsidRDefault="00607CD1">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607CD1" w:rsidRPr="00914B75" w:rsidRDefault="00607CD1"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607CD1" w:rsidRPr="00393659" w:rsidRDefault="00607CD1"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607CD1" w:rsidRPr="007E3C42" w:rsidRDefault="00607CD1">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607CD1" w:rsidRPr="00A85B21" w:rsidRDefault="00607CD1">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607CD1" w:rsidRPr="00A85B21" w:rsidRDefault="00607CD1">
      <w:pPr>
        <w:pStyle w:val="Textodenotaderodap"/>
        <w:rPr>
          <w:lang w:val="pt-BR"/>
        </w:rPr>
      </w:pPr>
      <w:r>
        <w:rPr>
          <w:rStyle w:val="Refdenotaderodap"/>
        </w:rPr>
        <w:t>8</w:t>
      </w:r>
      <w:r>
        <w:t xml:space="preserve"> </w:t>
      </w:r>
      <w:r w:rsidRPr="00CD494D">
        <w:t>https://github.com/docker/labs</w:t>
      </w:r>
    </w:p>
  </w:footnote>
  <w:footnote w:id="14">
    <w:p w14:paraId="6BB44EE3" w14:textId="6E19317C" w:rsidR="00607CD1" w:rsidRPr="0072040E" w:rsidRDefault="00607CD1"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5">
    <w:p w14:paraId="5279E266" w14:textId="3A95153D" w:rsidR="00607CD1" w:rsidRPr="0072040E" w:rsidRDefault="00607CD1">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6">
    <w:p w14:paraId="3EAF17A9" w14:textId="0B8040BD" w:rsidR="00607CD1" w:rsidRPr="0072040E" w:rsidRDefault="00607CD1">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607CD1" w:rsidRDefault="00607CD1">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5">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8">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9">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0">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3">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4"/>
  </w:num>
  <w:num w:numId="4">
    <w:abstractNumId w:val="17"/>
  </w:num>
  <w:num w:numId="5">
    <w:abstractNumId w:val="18"/>
  </w:num>
  <w:num w:numId="6">
    <w:abstractNumId w:val="7"/>
  </w:num>
  <w:num w:numId="7">
    <w:abstractNumId w:val="19"/>
  </w:num>
  <w:num w:numId="8">
    <w:abstractNumId w:val="2"/>
  </w:num>
  <w:num w:numId="9">
    <w:abstractNumId w:val="3"/>
  </w:num>
  <w:num w:numId="10">
    <w:abstractNumId w:val="11"/>
  </w:num>
  <w:num w:numId="11">
    <w:abstractNumId w:val="21"/>
  </w:num>
  <w:num w:numId="12">
    <w:abstractNumId w:val="16"/>
  </w:num>
  <w:num w:numId="13">
    <w:abstractNumId w:val="9"/>
  </w:num>
  <w:num w:numId="14">
    <w:abstractNumId w:val="13"/>
  </w:num>
  <w:num w:numId="15">
    <w:abstractNumId w:val="6"/>
  </w:num>
  <w:num w:numId="16">
    <w:abstractNumId w:val="0"/>
  </w:num>
  <w:num w:numId="17">
    <w:abstractNumId w:val="12"/>
  </w:num>
  <w:num w:numId="18">
    <w:abstractNumId w:val="15"/>
  </w:num>
  <w:num w:numId="19">
    <w:abstractNumId w:val="20"/>
  </w:num>
  <w:num w:numId="20">
    <w:abstractNumId w:val="22"/>
  </w:num>
  <w:num w:numId="21">
    <w:abstractNumId w:val="1"/>
  </w:num>
  <w:num w:numId="22">
    <w:abstractNumId w:val="5"/>
  </w:num>
  <w:num w:numId="23">
    <w:abstractNumId w:val="23"/>
  </w:num>
  <w:num w:numId="24">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rson w15:author="Thiago Cruz [2]">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F16"/>
    <w:rsid w:val="00006F5D"/>
    <w:rsid w:val="00007375"/>
    <w:rsid w:val="0001233B"/>
    <w:rsid w:val="00013EB8"/>
    <w:rsid w:val="000154CF"/>
    <w:rsid w:val="0001679C"/>
    <w:rsid w:val="00024811"/>
    <w:rsid w:val="00031776"/>
    <w:rsid w:val="00033B3B"/>
    <w:rsid w:val="000403F2"/>
    <w:rsid w:val="00041715"/>
    <w:rsid w:val="00042A9D"/>
    <w:rsid w:val="00050DA4"/>
    <w:rsid w:val="00052DDF"/>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87C69"/>
    <w:rsid w:val="00091112"/>
    <w:rsid w:val="000937CC"/>
    <w:rsid w:val="00095A0E"/>
    <w:rsid w:val="000A0532"/>
    <w:rsid w:val="000A080A"/>
    <w:rsid w:val="000A0935"/>
    <w:rsid w:val="000A5B09"/>
    <w:rsid w:val="000A7CE0"/>
    <w:rsid w:val="000B30B9"/>
    <w:rsid w:val="000B3411"/>
    <w:rsid w:val="000B5349"/>
    <w:rsid w:val="000B7445"/>
    <w:rsid w:val="000C245C"/>
    <w:rsid w:val="000C2F80"/>
    <w:rsid w:val="000C5351"/>
    <w:rsid w:val="000C6FC5"/>
    <w:rsid w:val="000D0DB1"/>
    <w:rsid w:val="000D189A"/>
    <w:rsid w:val="000D1C8B"/>
    <w:rsid w:val="000D3CB7"/>
    <w:rsid w:val="000D6FB7"/>
    <w:rsid w:val="000E261F"/>
    <w:rsid w:val="000E6F57"/>
    <w:rsid w:val="000F0D4D"/>
    <w:rsid w:val="000F4CB7"/>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029"/>
    <w:rsid w:val="00153A1A"/>
    <w:rsid w:val="00154795"/>
    <w:rsid w:val="001547B6"/>
    <w:rsid w:val="0015691C"/>
    <w:rsid w:val="0017031F"/>
    <w:rsid w:val="00172634"/>
    <w:rsid w:val="00176F31"/>
    <w:rsid w:val="00177233"/>
    <w:rsid w:val="00180959"/>
    <w:rsid w:val="00192057"/>
    <w:rsid w:val="001A3F07"/>
    <w:rsid w:val="001A3F23"/>
    <w:rsid w:val="001A4338"/>
    <w:rsid w:val="001B085D"/>
    <w:rsid w:val="001B379C"/>
    <w:rsid w:val="001B4130"/>
    <w:rsid w:val="001B4E98"/>
    <w:rsid w:val="001B7DEA"/>
    <w:rsid w:val="001C1A41"/>
    <w:rsid w:val="001C4B8F"/>
    <w:rsid w:val="001C536B"/>
    <w:rsid w:val="001C5D56"/>
    <w:rsid w:val="001D0F94"/>
    <w:rsid w:val="001D3F2C"/>
    <w:rsid w:val="001D4D81"/>
    <w:rsid w:val="001D759B"/>
    <w:rsid w:val="001E03D1"/>
    <w:rsid w:val="001E1CF0"/>
    <w:rsid w:val="001E292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9F8"/>
    <w:rsid w:val="002C0CB1"/>
    <w:rsid w:val="002C13CB"/>
    <w:rsid w:val="002C1CF9"/>
    <w:rsid w:val="002C6298"/>
    <w:rsid w:val="002C6832"/>
    <w:rsid w:val="002D3E0F"/>
    <w:rsid w:val="002D41F4"/>
    <w:rsid w:val="002D443A"/>
    <w:rsid w:val="002D481B"/>
    <w:rsid w:val="002D48B9"/>
    <w:rsid w:val="002E210D"/>
    <w:rsid w:val="002E7762"/>
    <w:rsid w:val="002F26AE"/>
    <w:rsid w:val="002F6429"/>
    <w:rsid w:val="0030195F"/>
    <w:rsid w:val="003039F4"/>
    <w:rsid w:val="00303BFA"/>
    <w:rsid w:val="00306B78"/>
    <w:rsid w:val="00310F06"/>
    <w:rsid w:val="003129CB"/>
    <w:rsid w:val="0031712E"/>
    <w:rsid w:val="00331D67"/>
    <w:rsid w:val="00333C20"/>
    <w:rsid w:val="0033526A"/>
    <w:rsid w:val="00335BFE"/>
    <w:rsid w:val="00340653"/>
    <w:rsid w:val="00342724"/>
    <w:rsid w:val="00346BAF"/>
    <w:rsid w:val="00346F59"/>
    <w:rsid w:val="0034724E"/>
    <w:rsid w:val="00347AD0"/>
    <w:rsid w:val="00351989"/>
    <w:rsid w:val="003566B1"/>
    <w:rsid w:val="00360999"/>
    <w:rsid w:val="003621F2"/>
    <w:rsid w:val="003654A0"/>
    <w:rsid w:val="00372254"/>
    <w:rsid w:val="003811C5"/>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C53"/>
    <w:rsid w:val="003D0E05"/>
    <w:rsid w:val="003D2836"/>
    <w:rsid w:val="003D2F6B"/>
    <w:rsid w:val="003D6640"/>
    <w:rsid w:val="003E0E34"/>
    <w:rsid w:val="003E23C5"/>
    <w:rsid w:val="003E282C"/>
    <w:rsid w:val="003F254F"/>
    <w:rsid w:val="003F5F33"/>
    <w:rsid w:val="00403392"/>
    <w:rsid w:val="0040364E"/>
    <w:rsid w:val="00406A65"/>
    <w:rsid w:val="0041229C"/>
    <w:rsid w:val="00414453"/>
    <w:rsid w:val="00414AA2"/>
    <w:rsid w:val="004261E6"/>
    <w:rsid w:val="00426E9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96E1B"/>
    <w:rsid w:val="004977BA"/>
    <w:rsid w:val="004A1D20"/>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A0B"/>
    <w:rsid w:val="004E6D03"/>
    <w:rsid w:val="004E6EC3"/>
    <w:rsid w:val="004F36B6"/>
    <w:rsid w:val="004F6D7C"/>
    <w:rsid w:val="0050044B"/>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D4A"/>
    <w:rsid w:val="00547F8D"/>
    <w:rsid w:val="00557164"/>
    <w:rsid w:val="0056094B"/>
    <w:rsid w:val="00561437"/>
    <w:rsid w:val="0056345D"/>
    <w:rsid w:val="00565A08"/>
    <w:rsid w:val="005663E8"/>
    <w:rsid w:val="00570694"/>
    <w:rsid w:val="00571369"/>
    <w:rsid w:val="00571925"/>
    <w:rsid w:val="005723E3"/>
    <w:rsid w:val="00572EC7"/>
    <w:rsid w:val="0058370B"/>
    <w:rsid w:val="005837C3"/>
    <w:rsid w:val="00586644"/>
    <w:rsid w:val="00597579"/>
    <w:rsid w:val="005975E3"/>
    <w:rsid w:val="005A2170"/>
    <w:rsid w:val="005A4E49"/>
    <w:rsid w:val="005A5701"/>
    <w:rsid w:val="005B1535"/>
    <w:rsid w:val="005B1CAB"/>
    <w:rsid w:val="005B2A32"/>
    <w:rsid w:val="005B4F7F"/>
    <w:rsid w:val="005B529A"/>
    <w:rsid w:val="005B5E8D"/>
    <w:rsid w:val="005B713A"/>
    <w:rsid w:val="005B7C63"/>
    <w:rsid w:val="005C0C6F"/>
    <w:rsid w:val="005C1476"/>
    <w:rsid w:val="005C1B34"/>
    <w:rsid w:val="005C2B61"/>
    <w:rsid w:val="005D23A5"/>
    <w:rsid w:val="005D55C2"/>
    <w:rsid w:val="005D5743"/>
    <w:rsid w:val="005D7A58"/>
    <w:rsid w:val="005E313E"/>
    <w:rsid w:val="005E463D"/>
    <w:rsid w:val="005E4CE9"/>
    <w:rsid w:val="005E730E"/>
    <w:rsid w:val="005F17E3"/>
    <w:rsid w:val="005F3C9F"/>
    <w:rsid w:val="005F3D92"/>
    <w:rsid w:val="005F6AAD"/>
    <w:rsid w:val="005F770B"/>
    <w:rsid w:val="006000F1"/>
    <w:rsid w:val="00602990"/>
    <w:rsid w:val="006063FB"/>
    <w:rsid w:val="00606531"/>
    <w:rsid w:val="00607A79"/>
    <w:rsid w:val="00607CD1"/>
    <w:rsid w:val="00614232"/>
    <w:rsid w:val="00614D34"/>
    <w:rsid w:val="006152D8"/>
    <w:rsid w:val="006226FC"/>
    <w:rsid w:val="00624911"/>
    <w:rsid w:val="006258E1"/>
    <w:rsid w:val="0063312D"/>
    <w:rsid w:val="00636305"/>
    <w:rsid w:val="00636A20"/>
    <w:rsid w:val="00636FB2"/>
    <w:rsid w:val="00637A4B"/>
    <w:rsid w:val="00640B48"/>
    <w:rsid w:val="00640B57"/>
    <w:rsid w:val="0064121B"/>
    <w:rsid w:val="00641D25"/>
    <w:rsid w:val="00647050"/>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5706"/>
    <w:rsid w:val="00685994"/>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61C6"/>
    <w:rsid w:val="006D7E80"/>
    <w:rsid w:val="006E28EF"/>
    <w:rsid w:val="006E4B9D"/>
    <w:rsid w:val="006F26D0"/>
    <w:rsid w:val="006F63FC"/>
    <w:rsid w:val="006F67B3"/>
    <w:rsid w:val="007028EC"/>
    <w:rsid w:val="00704BCC"/>
    <w:rsid w:val="00707398"/>
    <w:rsid w:val="00711B15"/>
    <w:rsid w:val="00717614"/>
    <w:rsid w:val="0072018F"/>
    <w:rsid w:val="0072040E"/>
    <w:rsid w:val="007204D3"/>
    <w:rsid w:val="0072234F"/>
    <w:rsid w:val="00722534"/>
    <w:rsid w:val="007241AE"/>
    <w:rsid w:val="0072741D"/>
    <w:rsid w:val="00727CEF"/>
    <w:rsid w:val="00733F42"/>
    <w:rsid w:val="00734325"/>
    <w:rsid w:val="0073445F"/>
    <w:rsid w:val="007344CF"/>
    <w:rsid w:val="00736AE0"/>
    <w:rsid w:val="00741882"/>
    <w:rsid w:val="00742252"/>
    <w:rsid w:val="00743AB4"/>
    <w:rsid w:val="00752470"/>
    <w:rsid w:val="00753420"/>
    <w:rsid w:val="0075379B"/>
    <w:rsid w:val="007537B8"/>
    <w:rsid w:val="007635CF"/>
    <w:rsid w:val="00763C82"/>
    <w:rsid w:val="00766294"/>
    <w:rsid w:val="0077216E"/>
    <w:rsid w:val="00772BE7"/>
    <w:rsid w:val="00776A49"/>
    <w:rsid w:val="00780FF9"/>
    <w:rsid w:val="00784D95"/>
    <w:rsid w:val="00785B0B"/>
    <w:rsid w:val="0078657A"/>
    <w:rsid w:val="0079088C"/>
    <w:rsid w:val="007918A4"/>
    <w:rsid w:val="00797E99"/>
    <w:rsid w:val="007A0141"/>
    <w:rsid w:val="007A1451"/>
    <w:rsid w:val="007A3492"/>
    <w:rsid w:val="007A5C45"/>
    <w:rsid w:val="007A7DAB"/>
    <w:rsid w:val="007B073E"/>
    <w:rsid w:val="007B109F"/>
    <w:rsid w:val="007B3259"/>
    <w:rsid w:val="007B380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3120"/>
    <w:rsid w:val="00864D88"/>
    <w:rsid w:val="008735D4"/>
    <w:rsid w:val="00874D17"/>
    <w:rsid w:val="0087606B"/>
    <w:rsid w:val="00876191"/>
    <w:rsid w:val="00883BF9"/>
    <w:rsid w:val="00887424"/>
    <w:rsid w:val="008902AC"/>
    <w:rsid w:val="008931E9"/>
    <w:rsid w:val="00894EE1"/>
    <w:rsid w:val="008A3DA0"/>
    <w:rsid w:val="008A414F"/>
    <w:rsid w:val="008A6089"/>
    <w:rsid w:val="008A7B21"/>
    <w:rsid w:val="008B207A"/>
    <w:rsid w:val="008B2D13"/>
    <w:rsid w:val="008B7303"/>
    <w:rsid w:val="008C5769"/>
    <w:rsid w:val="008C5EF0"/>
    <w:rsid w:val="008D0BD9"/>
    <w:rsid w:val="008D2322"/>
    <w:rsid w:val="008D2905"/>
    <w:rsid w:val="008D2973"/>
    <w:rsid w:val="008D2D41"/>
    <w:rsid w:val="008D3844"/>
    <w:rsid w:val="008D764D"/>
    <w:rsid w:val="008D7670"/>
    <w:rsid w:val="008E1F22"/>
    <w:rsid w:val="008E4C50"/>
    <w:rsid w:val="008F05E4"/>
    <w:rsid w:val="008F20DB"/>
    <w:rsid w:val="008F2423"/>
    <w:rsid w:val="008F4E9E"/>
    <w:rsid w:val="008F6BDC"/>
    <w:rsid w:val="0090070D"/>
    <w:rsid w:val="0090147D"/>
    <w:rsid w:val="009048D7"/>
    <w:rsid w:val="009056A8"/>
    <w:rsid w:val="00906BBF"/>
    <w:rsid w:val="00911701"/>
    <w:rsid w:val="00913062"/>
    <w:rsid w:val="009148A9"/>
    <w:rsid w:val="00914B75"/>
    <w:rsid w:val="00914F24"/>
    <w:rsid w:val="00916247"/>
    <w:rsid w:val="00920030"/>
    <w:rsid w:val="00926B4F"/>
    <w:rsid w:val="009272F2"/>
    <w:rsid w:val="0093029C"/>
    <w:rsid w:val="00930941"/>
    <w:rsid w:val="00930E45"/>
    <w:rsid w:val="00934D00"/>
    <w:rsid w:val="00944B98"/>
    <w:rsid w:val="00944C9D"/>
    <w:rsid w:val="00944EC6"/>
    <w:rsid w:val="0094750B"/>
    <w:rsid w:val="00952A8F"/>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3C82"/>
    <w:rsid w:val="009D4E07"/>
    <w:rsid w:val="009E12D3"/>
    <w:rsid w:val="009E20D1"/>
    <w:rsid w:val="009E265D"/>
    <w:rsid w:val="009E5B1D"/>
    <w:rsid w:val="009F762E"/>
    <w:rsid w:val="00A0222B"/>
    <w:rsid w:val="00A03667"/>
    <w:rsid w:val="00A11AA0"/>
    <w:rsid w:val="00A2031C"/>
    <w:rsid w:val="00A23BC3"/>
    <w:rsid w:val="00A25B51"/>
    <w:rsid w:val="00A25BBE"/>
    <w:rsid w:val="00A314B6"/>
    <w:rsid w:val="00A3306E"/>
    <w:rsid w:val="00A338AB"/>
    <w:rsid w:val="00A33A8E"/>
    <w:rsid w:val="00A35D8E"/>
    <w:rsid w:val="00A410A5"/>
    <w:rsid w:val="00A43D63"/>
    <w:rsid w:val="00A46458"/>
    <w:rsid w:val="00A46687"/>
    <w:rsid w:val="00A520D0"/>
    <w:rsid w:val="00A60B42"/>
    <w:rsid w:val="00A61A9B"/>
    <w:rsid w:val="00A64765"/>
    <w:rsid w:val="00A649C5"/>
    <w:rsid w:val="00A74FE8"/>
    <w:rsid w:val="00A77315"/>
    <w:rsid w:val="00A77A20"/>
    <w:rsid w:val="00A80F99"/>
    <w:rsid w:val="00A85B21"/>
    <w:rsid w:val="00A87F8D"/>
    <w:rsid w:val="00A9479A"/>
    <w:rsid w:val="00A94FE2"/>
    <w:rsid w:val="00A960BD"/>
    <w:rsid w:val="00A97EC7"/>
    <w:rsid w:val="00AA0A65"/>
    <w:rsid w:val="00AA4185"/>
    <w:rsid w:val="00AB0CD9"/>
    <w:rsid w:val="00AB37B3"/>
    <w:rsid w:val="00AD509E"/>
    <w:rsid w:val="00AD5AFC"/>
    <w:rsid w:val="00AD751B"/>
    <w:rsid w:val="00AE744D"/>
    <w:rsid w:val="00AE7878"/>
    <w:rsid w:val="00AF7BD3"/>
    <w:rsid w:val="00B010D3"/>
    <w:rsid w:val="00B02192"/>
    <w:rsid w:val="00B03842"/>
    <w:rsid w:val="00B04965"/>
    <w:rsid w:val="00B04AB9"/>
    <w:rsid w:val="00B04CBE"/>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2F44"/>
    <w:rsid w:val="00B44732"/>
    <w:rsid w:val="00B46DFF"/>
    <w:rsid w:val="00B47D71"/>
    <w:rsid w:val="00B53899"/>
    <w:rsid w:val="00B555E6"/>
    <w:rsid w:val="00B60B16"/>
    <w:rsid w:val="00B62555"/>
    <w:rsid w:val="00B63BCF"/>
    <w:rsid w:val="00B657CE"/>
    <w:rsid w:val="00B665A8"/>
    <w:rsid w:val="00B70F99"/>
    <w:rsid w:val="00B779BF"/>
    <w:rsid w:val="00B80512"/>
    <w:rsid w:val="00B85E7B"/>
    <w:rsid w:val="00B95B4F"/>
    <w:rsid w:val="00B95CFC"/>
    <w:rsid w:val="00BA03C0"/>
    <w:rsid w:val="00BA5715"/>
    <w:rsid w:val="00BC5171"/>
    <w:rsid w:val="00BC6076"/>
    <w:rsid w:val="00BD22BE"/>
    <w:rsid w:val="00BD5075"/>
    <w:rsid w:val="00BD557B"/>
    <w:rsid w:val="00BE2CE9"/>
    <w:rsid w:val="00BE3BD3"/>
    <w:rsid w:val="00BE6554"/>
    <w:rsid w:val="00BF56D4"/>
    <w:rsid w:val="00C02FD1"/>
    <w:rsid w:val="00C03393"/>
    <w:rsid w:val="00C0428B"/>
    <w:rsid w:val="00C06FDD"/>
    <w:rsid w:val="00C1191E"/>
    <w:rsid w:val="00C13074"/>
    <w:rsid w:val="00C13597"/>
    <w:rsid w:val="00C16035"/>
    <w:rsid w:val="00C179D8"/>
    <w:rsid w:val="00C23A5B"/>
    <w:rsid w:val="00C24C6E"/>
    <w:rsid w:val="00C254AC"/>
    <w:rsid w:val="00C31E4A"/>
    <w:rsid w:val="00C32B1E"/>
    <w:rsid w:val="00C3368C"/>
    <w:rsid w:val="00C34F7E"/>
    <w:rsid w:val="00C425EE"/>
    <w:rsid w:val="00C447ED"/>
    <w:rsid w:val="00C4500A"/>
    <w:rsid w:val="00C45A05"/>
    <w:rsid w:val="00C470E3"/>
    <w:rsid w:val="00C47444"/>
    <w:rsid w:val="00C50AD0"/>
    <w:rsid w:val="00C51C27"/>
    <w:rsid w:val="00C6207A"/>
    <w:rsid w:val="00C7025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4052"/>
    <w:rsid w:val="00D049F4"/>
    <w:rsid w:val="00D04A58"/>
    <w:rsid w:val="00D05179"/>
    <w:rsid w:val="00D06D5D"/>
    <w:rsid w:val="00D10D40"/>
    <w:rsid w:val="00D12AE4"/>
    <w:rsid w:val="00D14EE6"/>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04C0"/>
    <w:rsid w:val="00D61ACB"/>
    <w:rsid w:val="00D6448A"/>
    <w:rsid w:val="00D644FC"/>
    <w:rsid w:val="00D659D7"/>
    <w:rsid w:val="00D717CB"/>
    <w:rsid w:val="00D718EC"/>
    <w:rsid w:val="00D72030"/>
    <w:rsid w:val="00D81961"/>
    <w:rsid w:val="00D826C9"/>
    <w:rsid w:val="00D86736"/>
    <w:rsid w:val="00D86A2C"/>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699D"/>
    <w:rsid w:val="00E117A3"/>
    <w:rsid w:val="00E1308E"/>
    <w:rsid w:val="00E140DA"/>
    <w:rsid w:val="00E15E6B"/>
    <w:rsid w:val="00E16053"/>
    <w:rsid w:val="00E20064"/>
    <w:rsid w:val="00E2019C"/>
    <w:rsid w:val="00E24166"/>
    <w:rsid w:val="00E243B9"/>
    <w:rsid w:val="00E32A92"/>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1848"/>
    <w:rsid w:val="00EA2014"/>
    <w:rsid w:val="00EA5213"/>
    <w:rsid w:val="00EB3EC4"/>
    <w:rsid w:val="00EB7029"/>
    <w:rsid w:val="00EC22AB"/>
    <w:rsid w:val="00EC2377"/>
    <w:rsid w:val="00EC4FC8"/>
    <w:rsid w:val="00EC75E1"/>
    <w:rsid w:val="00ED1EE9"/>
    <w:rsid w:val="00EE0993"/>
    <w:rsid w:val="00EE27E6"/>
    <w:rsid w:val="00EE5989"/>
    <w:rsid w:val="00EE59A9"/>
    <w:rsid w:val="00EF4219"/>
    <w:rsid w:val="00EF646B"/>
    <w:rsid w:val="00F010BE"/>
    <w:rsid w:val="00F1016A"/>
    <w:rsid w:val="00F1018C"/>
    <w:rsid w:val="00F12DAD"/>
    <w:rsid w:val="00F156D3"/>
    <w:rsid w:val="00F20750"/>
    <w:rsid w:val="00F22F25"/>
    <w:rsid w:val="00F26826"/>
    <w:rsid w:val="00F40451"/>
    <w:rsid w:val="00F44276"/>
    <w:rsid w:val="00F50971"/>
    <w:rsid w:val="00F50F2C"/>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hyperlink" Target="http://training.play-with-docker.com/" TargetMode="External"/><Relationship Id="rId53" Type="http://schemas.openxmlformats.org/officeDocument/2006/relationships/hyperlink" Target="https://training.docker.com/" TargetMode="External"/><Relationship Id="rId54" Type="http://schemas.openxmlformats.org/officeDocument/2006/relationships/comments" Target="comments.xml"/><Relationship Id="rId55" Type="http://schemas.microsoft.com/office/2011/relationships/commentsExtended" Target="commentsExtended.xml"/><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ntTable" Target="fontTable.xml"/><Relationship Id="rId59" Type="http://schemas.microsoft.com/office/2011/relationships/people" Target="people.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0" Type="http://schemas.openxmlformats.org/officeDocument/2006/relationships/theme" Target="theme/theme1.xm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E30EB-FD71-7340-9191-748EC5696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68</Pages>
  <Words>11756</Words>
  <Characters>63486</Characters>
  <Application>Microsoft Macintosh Word</Application>
  <DocSecurity>0</DocSecurity>
  <Lines>529</Lines>
  <Paragraphs>150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75092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1653</cp:revision>
  <cp:lastPrinted>2016-06-27T13:00:00Z</cp:lastPrinted>
  <dcterms:created xsi:type="dcterms:W3CDTF">2016-06-27T13:03:00Z</dcterms:created>
  <dcterms:modified xsi:type="dcterms:W3CDTF">2017-10-31T21:53:00Z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