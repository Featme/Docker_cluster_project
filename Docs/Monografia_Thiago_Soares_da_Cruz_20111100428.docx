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del w:id="2" w:author="Thiago Cruz" w:date="2017-11-01T20:38:00Z">
        <w:r w:rsidDel="00626343">
          <w:delText>“</w:delText>
        </w:r>
      </w:del>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ins w:id="3" w:author="Thiago Cruz" w:date="2017-11-01T20:38:00Z">
        <w:r>
          <w:t>“</w:t>
        </w:r>
      </w:ins>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y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206486">
          <w:pPr>
            <w:pStyle w:val="Sumrio1"/>
            <w:tabs>
              <w:tab w:val="right" w:leader="dot" w:pos="9061"/>
            </w:tabs>
            <w:rPr>
              <w:rFonts w:eastAsiaTheme="minorEastAsia" w:cstheme="minorBidi"/>
              <w:b w:val="0"/>
              <w:bCs w:val="0"/>
              <w:noProof/>
            </w:rPr>
          </w:pPr>
          <w:hyperlink w:anchor="_Toc497242039" w:history="1">
            <w:r w:rsidR="00727CEF" w:rsidRPr="002706A3">
              <w:rPr>
                <w:rStyle w:val="Hy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206486">
          <w:pPr>
            <w:pStyle w:val="Sumrio1"/>
            <w:tabs>
              <w:tab w:val="right" w:leader="dot" w:pos="9061"/>
            </w:tabs>
            <w:rPr>
              <w:rFonts w:eastAsiaTheme="minorEastAsia" w:cstheme="minorBidi"/>
              <w:b w:val="0"/>
              <w:bCs w:val="0"/>
              <w:noProof/>
            </w:rPr>
          </w:pPr>
          <w:hyperlink w:anchor="_Toc497242040" w:history="1">
            <w:r w:rsidR="00727CEF" w:rsidRPr="002706A3">
              <w:rPr>
                <w:rStyle w:val="Hy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206486">
          <w:pPr>
            <w:pStyle w:val="Sumrio1"/>
            <w:tabs>
              <w:tab w:val="right" w:leader="dot" w:pos="9061"/>
            </w:tabs>
            <w:rPr>
              <w:rFonts w:eastAsiaTheme="minorEastAsia" w:cstheme="minorBidi"/>
              <w:b w:val="0"/>
              <w:bCs w:val="0"/>
              <w:noProof/>
            </w:rPr>
          </w:pPr>
          <w:hyperlink w:anchor="_Toc497242041" w:history="1">
            <w:r w:rsidR="00727CEF" w:rsidRPr="002706A3">
              <w:rPr>
                <w:rStyle w:val="Hy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206486">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y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206486">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y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206486">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y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206486">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y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206486">
          <w:pPr>
            <w:pStyle w:val="Sumrio1"/>
            <w:tabs>
              <w:tab w:val="right" w:leader="dot" w:pos="9061"/>
            </w:tabs>
            <w:rPr>
              <w:rFonts w:eastAsiaTheme="minorEastAsia" w:cstheme="minorBidi"/>
              <w:b w:val="0"/>
              <w:bCs w:val="0"/>
              <w:noProof/>
            </w:rPr>
          </w:pPr>
          <w:hyperlink w:anchor="_Toc497242046" w:history="1">
            <w:r w:rsidR="00727CEF" w:rsidRPr="002706A3">
              <w:rPr>
                <w:rStyle w:val="Hy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206486">
          <w:pPr>
            <w:pStyle w:val="Sumrio1"/>
            <w:tabs>
              <w:tab w:val="right" w:leader="dot" w:pos="9061"/>
            </w:tabs>
            <w:rPr>
              <w:rFonts w:eastAsiaTheme="minorEastAsia" w:cstheme="minorBidi"/>
              <w:b w:val="0"/>
              <w:bCs w:val="0"/>
              <w:noProof/>
            </w:rPr>
          </w:pPr>
          <w:hyperlink w:anchor="_Toc497242047" w:history="1">
            <w:r w:rsidR="00727CEF" w:rsidRPr="002706A3">
              <w:rPr>
                <w:rStyle w:val="Hy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206486">
          <w:pPr>
            <w:pStyle w:val="Sumrio1"/>
            <w:tabs>
              <w:tab w:val="right" w:leader="dot" w:pos="9061"/>
            </w:tabs>
            <w:rPr>
              <w:rFonts w:eastAsiaTheme="minorEastAsia" w:cstheme="minorBidi"/>
              <w:b w:val="0"/>
              <w:bCs w:val="0"/>
              <w:noProof/>
            </w:rPr>
          </w:pPr>
          <w:hyperlink w:anchor="_Toc497242048" w:history="1">
            <w:r w:rsidR="00727CEF" w:rsidRPr="002706A3">
              <w:rPr>
                <w:rStyle w:val="Hy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206486">
          <w:pPr>
            <w:pStyle w:val="Sumrio1"/>
            <w:tabs>
              <w:tab w:val="right" w:leader="dot" w:pos="9061"/>
            </w:tabs>
            <w:rPr>
              <w:rFonts w:eastAsiaTheme="minorEastAsia" w:cstheme="minorBidi"/>
              <w:b w:val="0"/>
              <w:bCs w:val="0"/>
              <w:noProof/>
            </w:rPr>
          </w:pPr>
          <w:hyperlink w:anchor="_Toc497242049" w:history="1">
            <w:r w:rsidR="00727CEF" w:rsidRPr="002706A3">
              <w:rPr>
                <w:rStyle w:val="Hy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206486">
          <w:pPr>
            <w:pStyle w:val="Sumrio1"/>
            <w:tabs>
              <w:tab w:val="right" w:leader="dot" w:pos="9061"/>
            </w:tabs>
            <w:rPr>
              <w:rFonts w:eastAsiaTheme="minorEastAsia" w:cstheme="minorBidi"/>
              <w:b w:val="0"/>
              <w:bCs w:val="0"/>
              <w:noProof/>
            </w:rPr>
          </w:pPr>
          <w:hyperlink w:anchor="_Toc497242050" w:history="1">
            <w:r w:rsidR="00727CEF" w:rsidRPr="002706A3">
              <w:rPr>
                <w:rStyle w:val="Hy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206486">
          <w:pPr>
            <w:pStyle w:val="Sumrio1"/>
            <w:tabs>
              <w:tab w:val="right" w:leader="dot" w:pos="9061"/>
            </w:tabs>
            <w:rPr>
              <w:rFonts w:eastAsiaTheme="minorEastAsia" w:cstheme="minorBidi"/>
              <w:b w:val="0"/>
              <w:bCs w:val="0"/>
              <w:noProof/>
            </w:rPr>
          </w:pPr>
          <w:hyperlink w:anchor="_Toc497242051" w:history="1">
            <w:r w:rsidR="00727CEF" w:rsidRPr="002706A3">
              <w:rPr>
                <w:rStyle w:val="Hy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206486">
          <w:pPr>
            <w:pStyle w:val="Sumrio1"/>
            <w:tabs>
              <w:tab w:val="right" w:leader="dot" w:pos="9061"/>
            </w:tabs>
            <w:rPr>
              <w:rFonts w:eastAsiaTheme="minorEastAsia" w:cstheme="minorBidi"/>
              <w:b w:val="0"/>
              <w:bCs w:val="0"/>
              <w:noProof/>
            </w:rPr>
          </w:pPr>
          <w:hyperlink w:anchor="_Toc497242052" w:history="1">
            <w:r w:rsidR="00727CEF" w:rsidRPr="002706A3">
              <w:rPr>
                <w:rStyle w:val="Hy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206486">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y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206486">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y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206486">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y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206486">
          <w:pPr>
            <w:pStyle w:val="Sumrio1"/>
            <w:tabs>
              <w:tab w:val="right" w:leader="dot" w:pos="9061"/>
            </w:tabs>
            <w:rPr>
              <w:rFonts w:eastAsiaTheme="minorEastAsia" w:cstheme="minorBidi"/>
              <w:b w:val="0"/>
              <w:bCs w:val="0"/>
              <w:noProof/>
            </w:rPr>
          </w:pPr>
          <w:hyperlink w:anchor="_Toc497242056" w:history="1">
            <w:r w:rsidR="00727CEF" w:rsidRPr="002706A3">
              <w:rPr>
                <w:rStyle w:val="Hy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206486">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y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206486">
          <w:pPr>
            <w:pStyle w:val="Sumrio1"/>
            <w:tabs>
              <w:tab w:val="right" w:leader="dot" w:pos="9061"/>
            </w:tabs>
            <w:rPr>
              <w:rFonts w:eastAsiaTheme="minorEastAsia" w:cstheme="minorBidi"/>
              <w:b w:val="0"/>
              <w:bCs w:val="0"/>
              <w:noProof/>
            </w:rPr>
          </w:pPr>
          <w:hyperlink w:anchor="_Toc497242058" w:history="1">
            <w:r w:rsidR="00727CEF" w:rsidRPr="002706A3">
              <w:rPr>
                <w:rStyle w:val="Hy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206486">
          <w:pPr>
            <w:pStyle w:val="Sumrio1"/>
            <w:tabs>
              <w:tab w:val="right" w:leader="dot" w:pos="9061"/>
            </w:tabs>
            <w:rPr>
              <w:rFonts w:eastAsiaTheme="minorEastAsia" w:cstheme="minorBidi"/>
              <w:b w:val="0"/>
              <w:bCs w:val="0"/>
              <w:noProof/>
            </w:rPr>
          </w:pPr>
          <w:hyperlink w:anchor="_Toc497242059" w:history="1">
            <w:r w:rsidR="00727CEF" w:rsidRPr="002706A3">
              <w:rPr>
                <w:rStyle w:val="Hy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206486">
          <w:pPr>
            <w:pStyle w:val="Sumrio1"/>
            <w:tabs>
              <w:tab w:val="right" w:leader="dot" w:pos="9061"/>
            </w:tabs>
            <w:rPr>
              <w:rFonts w:eastAsiaTheme="minorEastAsia" w:cstheme="minorBidi"/>
              <w:b w:val="0"/>
              <w:bCs w:val="0"/>
              <w:noProof/>
            </w:rPr>
          </w:pPr>
          <w:hyperlink w:anchor="_Toc497242060" w:history="1">
            <w:r w:rsidR="00727CEF" w:rsidRPr="002706A3">
              <w:rPr>
                <w:rStyle w:val="Hy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206486">
          <w:pPr>
            <w:pStyle w:val="Sumrio1"/>
            <w:tabs>
              <w:tab w:val="right" w:leader="dot" w:pos="9061"/>
            </w:tabs>
            <w:rPr>
              <w:rFonts w:eastAsiaTheme="minorEastAsia" w:cstheme="minorBidi"/>
              <w:b w:val="0"/>
              <w:bCs w:val="0"/>
              <w:noProof/>
            </w:rPr>
          </w:pPr>
          <w:hyperlink w:anchor="_Toc497242061" w:history="1">
            <w:r w:rsidR="00727CEF" w:rsidRPr="002706A3">
              <w:rPr>
                <w:rStyle w:val="Hy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206486">
          <w:pPr>
            <w:pStyle w:val="Sumrio1"/>
            <w:tabs>
              <w:tab w:val="right" w:leader="dot" w:pos="9061"/>
            </w:tabs>
            <w:rPr>
              <w:rFonts w:eastAsiaTheme="minorEastAsia" w:cstheme="minorBidi"/>
              <w:b w:val="0"/>
              <w:bCs w:val="0"/>
              <w:noProof/>
            </w:rPr>
          </w:pPr>
          <w:hyperlink w:anchor="_Toc497242062" w:history="1">
            <w:r w:rsidR="00727CEF" w:rsidRPr="002706A3">
              <w:rPr>
                <w:rStyle w:val="Hy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206486">
          <w:pPr>
            <w:pStyle w:val="Sumrio1"/>
            <w:tabs>
              <w:tab w:val="right" w:leader="dot" w:pos="9061"/>
            </w:tabs>
            <w:rPr>
              <w:rFonts w:eastAsiaTheme="minorEastAsia" w:cstheme="minorBidi"/>
              <w:b w:val="0"/>
              <w:bCs w:val="0"/>
              <w:noProof/>
            </w:rPr>
          </w:pPr>
          <w:hyperlink w:anchor="_Toc497242063" w:history="1">
            <w:r w:rsidR="00727CEF" w:rsidRPr="002706A3">
              <w:rPr>
                <w:rStyle w:val="Hy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206486">
          <w:pPr>
            <w:pStyle w:val="Sumrio1"/>
            <w:tabs>
              <w:tab w:val="right" w:leader="dot" w:pos="9061"/>
            </w:tabs>
            <w:rPr>
              <w:rFonts w:eastAsiaTheme="minorEastAsia" w:cstheme="minorBidi"/>
              <w:b w:val="0"/>
              <w:bCs w:val="0"/>
              <w:noProof/>
            </w:rPr>
          </w:pPr>
          <w:hyperlink w:anchor="_Toc497242064" w:history="1">
            <w:r w:rsidR="00727CEF" w:rsidRPr="002706A3">
              <w:rPr>
                <w:rStyle w:val="Hy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206486">
          <w:pPr>
            <w:pStyle w:val="Sumrio1"/>
            <w:tabs>
              <w:tab w:val="right" w:leader="dot" w:pos="9061"/>
            </w:tabs>
            <w:rPr>
              <w:rFonts w:eastAsiaTheme="minorEastAsia" w:cstheme="minorBidi"/>
              <w:b w:val="0"/>
              <w:bCs w:val="0"/>
              <w:noProof/>
            </w:rPr>
          </w:pPr>
          <w:hyperlink w:anchor="_Toc497242065" w:history="1">
            <w:r w:rsidR="00727CEF" w:rsidRPr="002706A3">
              <w:rPr>
                <w:rStyle w:val="Hy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206486">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y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206486">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y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206486">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y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206486">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y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206486">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y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4" w:name="_Toc496802689"/>
      <w:bookmarkStart w:id="5" w:name="_Toc496802918"/>
      <w:bookmarkStart w:id="6" w:name="_Toc497242038"/>
      <w:r>
        <w:rPr>
          <w:szCs w:val="28"/>
        </w:rPr>
        <w:lastRenderedPageBreak/>
        <w:t>INTRODUÇÃO</w:t>
      </w:r>
      <w:bookmarkEnd w:id="4"/>
      <w:bookmarkEnd w:id="5"/>
      <w:bookmarkEnd w:id="6"/>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7" w:name="_Toc496802690"/>
      <w:bookmarkStart w:id="8" w:name="_Toc496802919"/>
      <w:bookmarkStart w:id="9" w:name="_Toc497242039"/>
      <w:r>
        <w:lastRenderedPageBreak/>
        <w:t>2 C</w:t>
      </w:r>
      <w:bookmarkEnd w:id="7"/>
      <w:bookmarkEnd w:id="8"/>
      <w:r w:rsidR="0056345D">
        <w:t>omputação em Nuvem</w:t>
      </w:r>
      <w:bookmarkEnd w:id="9"/>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07CD1" w:rsidRDefault="00607CD1">
                            <w:pPr>
                              <w:pStyle w:val="Legenda"/>
                            </w:pPr>
                            <w:bookmarkStart w:id="10" w:name="_Toc482039959"/>
                            <w:bookmarkStart w:id="11" w:name="_Toc482302119"/>
                            <w:bookmarkStart w:id="12" w:name="_Toc482039817"/>
                            <w:bookmarkStart w:id="13"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0"/>
                            <w:bookmarkEnd w:id="11"/>
                            <w:bookmarkEnd w:id="12"/>
                            <w:r>
                              <w:rPr>
                                <w:color w:val="000000"/>
                              </w:rPr>
                              <w:t>: Clound Fonte: http://www.synergixtech.com/wp-content/uploads/2016/09/Cloud-Computing-Benefits.png</w:t>
                            </w:r>
                            <w:bookmarkEnd w:id="13"/>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607CD1" w:rsidRDefault="00607CD1">
                      <w:pPr>
                        <w:pStyle w:val="Legenda"/>
                      </w:pPr>
                      <w:bookmarkStart w:id="14" w:name="_Toc482039959"/>
                      <w:bookmarkStart w:id="15" w:name="_Toc482302119"/>
                      <w:bookmarkStart w:id="16" w:name="_Toc482039817"/>
                      <w:bookmarkStart w:id="1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4"/>
                      <w:bookmarkEnd w:id="15"/>
                      <w:bookmarkEnd w:id="16"/>
                      <w:r>
                        <w:rPr>
                          <w:color w:val="000000"/>
                        </w:rPr>
                        <w:t>: Clound Fonte: http://www.synergixtech.com/wp-content/uploads/2016/09/Cloud-Computing-Benefits.png</w:t>
                      </w:r>
                      <w:bookmarkEnd w:id="17"/>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8" w:name="_Toc496802691"/>
      <w:bookmarkStart w:id="19" w:name="_Toc496802920"/>
      <w:bookmarkStart w:id="20" w:name="_Toc497242040"/>
      <w:r>
        <w:rPr>
          <w:sz w:val="26"/>
          <w:szCs w:val="26"/>
        </w:rPr>
        <w:lastRenderedPageBreak/>
        <w:t>2.1 História</w:t>
      </w:r>
      <w:bookmarkEnd w:id="18"/>
      <w:bookmarkEnd w:id="19"/>
      <w:bookmarkEnd w:id="2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07CD1" w:rsidRDefault="00607CD1">
                            <w:pPr>
                              <w:pStyle w:val="Legenda"/>
                            </w:pPr>
                            <w:bookmarkStart w:id="21" w:name="_Toc482302120"/>
                            <w:bookmarkStart w:id="22" w:name="_Toc482039818"/>
                            <w:bookmarkStart w:id="23" w:name="_Toc482039960"/>
                            <w:bookmarkStart w:id="24"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1"/>
                            <w:bookmarkEnd w:id="22"/>
                            <w:bookmarkEnd w:id="23"/>
                            <w:r>
                              <w:rPr>
                                <w:color w:val="000000"/>
                              </w:rPr>
                              <w:t>: Joseph Carl Fonte: http://www.psynergie.com/psychologie-internet/photo-joseph-licklider.jpg</w:t>
                            </w:r>
                            <w:bookmarkEnd w:id="24"/>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607CD1" w:rsidRDefault="00607CD1">
                      <w:pPr>
                        <w:pStyle w:val="Legenda"/>
                      </w:pPr>
                      <w:bookmarkStart w:id="25" w:name="_Toc482302120"/>
                      <w:bookmarkStart w:id="26" w:name="_Toc482039818"/>
                      <w:bookmarkStart w:id="27" w:name="_Toc482039960"/>
                      <w:bookmarkStart w:id="28"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5"/>
                      <w:bookmarkEnd w:id="26"/>
                      <w:bookmarkEnd w:id="27"/>
                      <w:r>
                        <w:rPr>
                          <w:color w:val="000000"/>
                        </w:rPr>
                        <w:t>: Joseph Carl Fonte: http://www.psynergie.com/psychologie-internet/photo-joseph-licklider.jpg</w:t>
                      </w:r>
                      <w:bookmarkEnd w:id="28"/>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07CD1" w:rsidRDefault="00607CD1">
                            <w:pPr>
                              <w:pStyle w:val="Legenda"/>
                            </w:pPr>
                            <w:bookmarkStart w:id="29" w:name="_Toc482302121"/>
                            <w:bookmarkStart w:id="30" w:name="_Toc482039961"/>
                            <w:bookmarkStart w:id="31" w:name="_Toc482039819"/>
                            <w:bookmarkStart w:id="32"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9"/>
                            <w:bookmarkEnd w:id="30"/>
                            <w:bookmarkEnd w:id="31"/>
                            <w:r>
                              <w:rPr>
                                <w:color w:val="000000"/>
                              </w:rPr>
                              <w:t>: John McCarthy Fonte: http://www-formal.stanford.edu/jmc/jmccolor.jpg</w:t>
                            </w:r>
                            <w:bookmarkEnd w:id="32"/>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607CD1" w:rsidRDefault="00607CD1">
                      <w:pPr>
                        <w:pStyle w:val="Legenda"/>
                      </w:pPr>
                      <w:bookmarkStart w:id="33" w:name="_Toc482302121"/>
                      <w:bookmarkStart w:id="34" w:name="_Toc482039961"/>
                      <w:bookmarkStart w:id="35" w:name="_Toc482039819"/>
                      <w:bookmarkStart w:id="36"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3"/>
                      <w:bookmarkEnd w:id="34"/>
                      <w:bookmarkEnd w:id="35"/>
                      <w:r>
                        <w:rPr>
                          <w:color w:val="000000"/>
                        </w:rPr>
                        <w:t>: John McCarthy Fonte: http://www-formal.stanford.edu/jmc/jmccolor.jpg</w:t>
                      </w:r>
                      <w:bookmarkEnd w:id="36"/>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07CD1" w:rsidRDefault="00607CD1">
                            <w:pPr>
                              <w:pStyle w:val="Legenda"/>
                            </w:pPr>
                            <w:bookmarkStart w:id="37" w:name="_Toc482302122"/>
                            <w:bookmarkStart w:id="38" w:name="_Toc482039962"/>
                            <w:bookmarkStart w:id="39" w:name="_Toc482039820"/>
                            <w:bookmarkStart w:id="40"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7"/>
                            <w:bookmarkEnd w:id="38"/>
                            <w:bookmarkEnd w:id="39"/>
                            <w:r>
                              <w:rPr>
                                <w:color w:val="000000"/>
                              </w:rPr>
                              <w:t>: Ramnath Chellappa Fonte: http://goizueta.emory.edu/profiles/images/portrait/chellapa.jpg</w:t>
                            </w:r>
                            <w:bookmarkEnd w:id="40"/>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607CD1" w:rsidRDefault="00607CD1">
                      <w:pPr>
                        <w:pStyle w:val="Legenda"/>
                      </w:pPr>
                      <w:bookmarkStart w:id="41" w:name="_Toc482302122"/>
                      <w:bookmarkStart w:id="42" w:name="_Toc482039962"/>
                      <w:bookmarkStart w:id="43" w:name="_Toc482039820"/>
                      <w:bookmarkStart w:id="44"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41"/>
                      <w:bookmarkEnd w:id="42"/>
                      <w:bookmarkEnd w:id="43"/>
                      <w:r>
                        <w:rPr>
                          <w:color w:val="000000"/>
                        </w:rPr>
                        <w:t>: Ramnath Chellappa Fonte: http://goizueta.emory.edu/profiles/images/portrait/chellapa.jpg</w:t>
                      </w:r>
                      <w:bookmarkEnd w:id="44"/>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5" w:name="_Toc496802692"/>
      <w:bookmarkStart w:id="46" w:name="_Toc496802921"/>
      <w:bookmarkStart w:id="47"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07CD1" w:rsidRDefault="00607CD1">
                            <w:pPr>
                              <w:pStyle w:val="Legenda"/>
                            </w:pPr>
                            <w:bookmarkStart w:id="48" w:name="_Toc482302123"/>
                            <w:bookmarkStart w:id="49" w:name="_Toc482039963"/>
                            <w:bookmarkStart w:id="50" w:name="_Toc482039821"/>
                            <w:bookmarkStart w:id="5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8"/>
                            <w:bookmarkEnd w:id="49"/>
                            <w:bookmarkEnd w:id="50"/>
                            <w:r>
                              <w:rPr>
                                <w:color w:val="000000"/>
                              </w:rPr>
                              <w:t>: Modelos de Implementação Fonte: http://www.vividdynamics.com/wp-content/uploads/2013/12/cloud-hosting.jpg</w:t>
                            </w:r>
                            <w:bookmarkEnd w:id="5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607CD1" w:rsidRDefault="00607CD1">
                      <w:pPr>
                        <w:pStyle w:val="Legenda"/>
                      </w:pPr>
                      <w:bookmarkStart w:id="52" w:name="_Toc482302123"/>
                      <w:bookmarkStart w:id="53" w:name="_Toc482039963"/>
                      <w:bookmarkStart w:id="54" w:name="_Toc482039821"/>
                      <w:bookmarkStart w:id="5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2"/>
                      <w:bookmarkEnd w:id="53"/>
                      <w:bookmarkEnd w:id="54"/>
                      <w:r>
                        <w:rPr>
                          <w:color w:val="000000"/>
                        </w:rPr>
                        <w:t>: Modelos de Implementação Fonte: http://www.vividdynamics.com/wp-content/uploads/2013/12/cloud-hosting.jpg</w:t>
                      </w:r>
                      <w:bookmarkEnd w:id="5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5"/>
      <w:bookmarkEnd w:id="46"/>
      <w:bookmarkEnd w:id="4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6" w:name="_Toc496802693"/>
      <w:bookmarkStart w:id="57" w:name="_Toc496802922"/>
      <w:bookmarkStart w:id="58" w:name="_Toc497242042"/>
      <w:r>
        <w:lastRenderedPageBreak/>
        <w:t>2.2.1 Nuvem Pública</w:t>
      </w:r>
      <w:bookmarkEnd w:id="56"/>
      <w:bookmarkEnd w:id="57"/>
      <w:bookmarkEnd w:id="58"/>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07CD1" w:rsidRDefault="00607CD1">
                            <w:pPr>
                              <w:pStyle w:val="Legenda"/>
                            </w:pPr>
                            <w:bookmarkStart w:id="59" w:name="_Toc482302124"/>
                            <w:bookmarkStart w:id="60" w:name="_Toc482039964"/>
                            <w:bookmarkStart w:id="61" w:name="_Toc482039822"/>
                            <w:bookmarkStart w:id="62"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9"/>
                            <w:bookmarkEnd w:id="60"/>
                            <w:bookmarkEnd w:id="61"/>
                            <w:r>
                              <w:rPr>
                                <w:color w:val="000000"/>
                              </w:rPr>
                              <w:t>: Nuvem pública Fonte: http://www.ximedica.info/images/uploads/the_cloud-resized-600.jpg</w:t>
                            </w:r>
                            <w:bookmarkEnd w:id="62"/>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607CD1" w:rsidRDefault="00607CD1">
                      <w:pPr>
                        <w:pStyle w:val="Legenda"/>
                      </w:pPr>
                      <w:bookmarkStart w:id="63" w:name="_Toc482302124"/>
                      <w:bookmarkStart w:id="64" w:name="_Toc482039964"/>
                      <w:bookmarkStart w:id="65" w:name="_Toc482039822"/>
                      <w:bookmarkStart w:id="66"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3"/>
                      <w:bookmarkEnd w:id="64"/>
                      <w:bookmarkEnd w:id="65"/>
                      <w:r>
                        <w:rPr>
                          <w:color w:val="000000"/>
                        </w:rPr>
                        <w:t>: Nuvem pública Fonte: http://www.ximedica.info/images/uploads/the_cloud-resized-600.jpg</w:t>
                      </w:r>
                      <w:bookmarkEnd w:id="66"/>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7" w:name="_Toc496802694"/>
      <w:bookmarkStart w:id="68" w:name="_Toc496802923"/>
      <w:bookmarkStart w:id="69"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07CD1" w:rsidRDefault="00607CD1">
                            <w:pPr>
                              <w:pStyle w:val="Legenda"/>
                            </w:pPr>
                            <w:bookmarkStart w:id="70" w:name="_Toc482302125"/>
                            <w:bookmarkStart w:id="71" w:name="_Toc482039965"/>
                            <w:bookmarkStart w:id="72" w:name="_Toc482039823"/>
                            <w:bookmarkStart w:id="7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0"/>
                            <w:bookmarkEnd w:id="71"/>
                            <w:bookmarkEnd w:id="72"/>
                            <w:r>
                              <w:rPr>
                                <w:color w:val="000000"/>
                              </w:rPr>
                              <w:t>: Nuvem Privada Fonte: https://web-material3.yokogawa.com/image_8952.jpg</w:t>
                            </w:r>
                            <w:bookmarkEnd w:id="73"/>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607CD1" w:rsidRDefault="00607CD1">
                      <w:pPr>
                        <w:pStyle w:val="Legenda"/>
                      </w:pPr>
                      <w:bookmarkStart w:id="74" w:name="_Toc482302125"/>
                      <w:bookmarkStart w:id="75" w:name="_Toc482039965"/>
                      <w:bookmarkStart w:id="76" w:name="_Toc482039823"/>
                      <w:bookmarkStart w:id="77"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4"/>
                      <w:bookmarkEnd w:id="75"/>
                      <w:bookmarkEnd w:id="76"/>
                      <w:r>
                        <w:rPr>
                          <w:color w:val="000000"/>
                        </w:rPr>
                        <w:t>: Nuvem Privada Fonte: https://web-material3.yokogawa.com/image_8952.jpg</w:t>
                      </w:r>
                      <w:bookmarkEnd w:id="77"/>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7"/>
      <w:bookmarkEnd w:id="68"/>
      <w:bookmarkEnd w:id="69"/>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8" w:name="_Toc496802695"/>
      <w:bookmarkStart w:id="79" w:name="_Toc496802924"/>
      <w:bookmarkStart w:id="80"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07CD1" w:rsidRDefault="00607CD1">
                            <w:pPr>
                              <w:pStyle w:val="Legenda"/>
                            </w:pPr>
                            <w:bookmarkStart w:id="81" w:name="_Toc482302126"/>
                            <w:bookmarkStart w:id="82" w:name="_Toc482039966"/>
                            <w:bookmarkStart w:id="83" w:name="_Toc482039824"/>
                            <w:bookmarkStart w:id="84"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1"/>
                            <w:bookmarkEnd w:id="82"/>
                            <w:bookmarkEnd w:id="83"/>
                            <w:r>
                              <w:rPr>
                                <w:color w:val="000000"/>
                              </w:rPr>
                              <w:t>: Nuvem Comunitária Fonte: https://lh4.googleusercontent.com/NWf67CzmfbXLVsj60ZRyC-eX-UcdAt3ITRZcgedyN4dBbGU0BOWdCSNdtuqz9DxZ4fHNC6GLnUlreeoRX__8c07l61YMMoY3zxKJvMkbFfx92vjjDYLm1ai2STm0h4XQfA</w:t>
                            </w:r>
                            <w:bookmarkEnd w:id="84"/>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607CD1" w:rsidRDefault="00607CD1">
                      <w:pPr>
                        <w:pStyle w:val="Legenda"/>
                      </w:pPr>
                      <w:bookmarkStart w:id="85" w:name="_Toc482302126"/>
                      <w:bookmarkStart w:id="86" w:name="_Toc482039966"/>
                      <w:bookmarkStart w:id="87" w:name="_Toc482039824"/>
                      <w:bookmarkStart w:id="8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5"/>
                      <w:bookmarkEnd w:id="86"/>
                      <w:bookmarkEnd w:id="87"/>
                      <w:r>
                        <w:rPr>
                          <w:color w:val="000000"/>
                        </w:rPr>
                        <w:t>: Nuvem Comunitária Fonte: https://lh4.googleusercontent.com/NWf67CzmfbXLVsj60ZRyC-eX-UcdAt3ITRZcgedyN4dBbGU0BOWdCSNdtuqz9DxZ4fHNC6GLnUlreeoRX__8c07l61YMMoY3zxKJvMkbFfx92vjjDYLm1ai2STm0h4XQfA</w:t>
                      </w:r>
                      <w:bookmarkEnd w:id="88"/>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8"/>
      <w:bookmarkEnd w:id="79"/>
      <w:bookmarkEnd w:id="8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9" w:name="_Toc496802696"/>
      <w:bookmarkStart w:id="90" w:name="_Toc496802925"/>
      <w:bookmarkStart w:id="91" w:name="_Toc497242045"/>
      <w:r>
        <w:lastRenderedPageBreak/>
        <w:t>2.2.3 Nuvem Híbrida</w:t>
      </w:r>
      <w:bookmarkEnd w:id="89"/>
      <w:bookmarkEnd w:id="90"/>
      <w:bookmarkEnd w:id="91"/>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07CD1" w:rsidRDefault="00607CD1">
                            <w:pPr>
                              <w:pStyle w:val="Legenda"/>
                            </w:pPr>
                            <w:bookmarkStart w:id="92" w:name="_Toc482302127"/>
                            <w:bookmarkStart w:id="93" w:name="_Toc482039967"/>
                            <w:bookmarkStart w:id="94" w:name="_Toc482039825"/>
                            <w:bookmarkStart w:id="95"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2"/>
                            <w:bookmarkEnd w:id="93"/>
                            <w:bookmarkEnd w:id="94"/>
                            <w:r>
                              <w:rPr>
                                <w:color w:val="000000"/>
                              </w:rPr>
                              <w:t>: Modelos de Implementação Fonte: https://puserscontentstorage.blob.core.windows.net/userimages/de1cc483-bb71-4170-bd25-0c04f167acf5/c9851e30-da98-4765-92bb-d33ca089ff49image32.png</w:t>
                            </w:r>
                            <w:bookmarkEnd w:id="95"/>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607CD1" w:rsidRDefault="00607CD1">
                      <w:pPr>
                        <w:pStyle w:val="Legenda"/>
                      </w:pPr>
                      <w:bookmarkStart w:id="96" w:name="_Toc482302127"/>
                      <w:bookmarkStart w:id="97" w:name="_Toc482039967"/>
                      <w:bookmarkStart w:id="98" w:name="_Toc482039825"/>
                      <w:bookmarkStart w:id="99"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6"/>
                      <w:bookmarkEnd w:id="97"/>
                      <w:bookmarkEnd w:id="98"/>
                      <w:r>
                        <w:rPr>
                          <w:color w:val="000000"/>
                        </w:rPr>
                        <w:t>: Modelos de Implementação Fonte: https://puserscontentstorage.blob.core.windows.net/userimages/de1cc483-bb71-4170-bd25-0c04f167acf5/c9851e30-da98-4765-92bb-d33ca089ff49image32.png</w:t>
                      </w:r>
                      <w:bookmarkEnd w:id="99"/>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100" w:name="_Toc496802697"/>
      <w:bookmarkStart w:id="101" w:name="_Toc496802926"/>
      <w:bookmarkStart w:id="102" w:name="_Toc497242046"/>
      <w:r>
        <w:lastRenderedPageBreak/>
        <w:t>2.3 Princípios da computação em nuvem</w:t>
      </w:r>
      <w:bookmarkEnd w:id="100"/>
      <w:bookmarkEnd w:id="101"/>
      <w:bookmarkEnd w:id="10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3" w:name="_Toc496802698"/>
      <w:bookmarkStart w:id="104" w:name="_Toc496802927"/>
      <w:bookmarkStart w:id="105" w:name="_Toc497242047"/>
      <w:r>
        <w:lastRenderedPageBreak/>
        <w:t>2.4 Modelos de Serviços</w:t>
      </w:r>
      <w:bookmarkEnd w:id="103"/>
      <w:bookmarkEnd w:id="104"/>
      <w:bookmarkEnd w:id="10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607CD1" w:rsidRDefault="00607CD1">
                            <w:pPr>
                              <w:pStyle w:val="Legenda"/>
                            </w:pPr>
                            <w:bookmarkStart w:id="106" w:name="_Toc482039826"/>
                            <w:bookmarkStart w:id="107" w:name="_Toc482302128"/>
                            <w:bookmarkStart w:id="108" w:name="_Toc482039968"/>
                            <w:bookmarkStart w:id="109"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6"/>
                            <w:bookmarkEnd w:id="107"/>
                            <w:bookmarkEnd w:id="108"/>
                            <w:r>
                              <w:rPr>
                                <w:color w:val="000000"/>
                              </w:rPr>
                              <w:t>: Modelos de Serviço Fonte: http://ftp.unipar.br/~seinpar/2013/artigos/Rogerio%20Schueroff%20Vandresen.pdf</w:t>
                            </w:r>
                            <w:bookmarkEnd w:id="109"/>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607CD1" w:rsidRDefault="00607CD1">
                      <w:pPr>
                        <w:pStyle w:val="Legenda"/>
                      </w:pPr>
                      <w:bookmarkStart w:id="110" w:name="_Toc482039826"/>
                      <w:bookmarkStart w:id="111" w:name="_Toc482302128"/>
                      <w:bookmarkStart w:id="112" w:name="_Toc482039968"/>
                      <w:bookmarkStart w:id="113"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10"/>
                      <w:bookmarkEnd w:id="111"/>
                      <w:bookmarkEnd w:id="112"/>
                      <w:r>
                        <w:rPr>
                          <w:color w:val="000000"/>
                        </w:rPr>
                        <w:t>: Modelos de Serviço Fonte: http://ftp.unipar.br/~seinpar/2013/artigos/Rogerio%20Schueroff%20Vandresen.pdf</w:t>
                      </w:r>
                      <w:bookmarkEnd w:id="113"/>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4" w:name="_Toc496802699"/>
      <w:bookmarkStart w:id="115" w:name="_Toc496802928"/>
      <w:bookmarkStart w:id="116" w:name="_Toc497242048"/>
      <w:r>
        <w:lastRenderedPageBreak/>
        <w:t xml:space="preserve">3 </w:t>
      </w:r>
      <w:r w:rsidR="00671E6C">
        <w:t>Container vs V</w:t>
      </w:r>
      <w:r w:rsidRPr="0077216E">
        <w:t>irtualização</w:t>
      </w:r>
      <w:bookmarkEnd w:id="114"/>
      <w:bookmarkEnd w:id="115"/>
      <w:bookmarkEnd w:id="116"/>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07CD1" w:rsidRDefault="00607CD1">
                            <w:pPr>
                              <w:pStyle w:val="Legenda"/>
                            </w:pPr>
                            <w:bookmarkStart w:id="117" w:name="_Toc482302129"/>
                            <w:bookmarkStart w:id="118" w:name="_Toc482039969"/>
                            <w:bookmarkStart w:id="119" w:name="_Toc482039827"/>
                            <w:bookmarkStart w:id="12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7"/>
                            <w:bookmarkEnd w:id="118"/>
                            <w:bookmarkEnd w:id="119"/>
                            <w:r>
                              <w:rPr>
                                <w:color w:val="000000"/>
                              </w:rPr>
                              <w:t xml:space="preserve"> Hospedado Fonte: http://3way.com.br/saiba-como-a-virtualizacao-por-container-mudou-a-infraestrutura-de-ti/</w:t>
                            </w:r>
                            <w:bookmarkEnd w:id="120"/>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607CD1" w:rsidRDefault="00607CD1">
                      <w:pPr>
                        <w:pStyle w:val="Legenda"/>
                      </w:pPr>
                      <w:bookmarkStart w:id="121" w:name="_Toc482302129"/>
                      <w:bookmarkStart w:id="122" w:name="_Toc482039969"/>
                      <w:bookmarkStart w:id="123" w:name="_Toc482039827"/>
                      <w:bookmarkStart w:id="124"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1"/>
                      <w:bookmarkEnd w:id="122"/>
                      <w:bookmarkEnd w:id="123"/>
                      <w:r>
                        <w:rPr>
                          <w:color w:val="000000"/>
                        </w:rPr>
                        <w:t xml:space="preserve"> Hospedado Fonte: http://3way.com.br/saiba-como-a-virtualizacao-por-container-mudou-a-infraestrutura-de-ti/</w:t>
                      </w:r>
                      <w:bookmarkEnd w:id="124"/>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5" w:name="_Toc482302130"/>
      <w:bookmarkStart w:id="126" w:name="_Toc496268959"/>
      <w:r>
        <w:t xml:space="preserve">Figura </w:t>
      </w:r>
      <w:r>
        <w:fldChar w:fldCharType="begin"/>
      </w:r>
      <w:r>
        <w:instrText>SEQ Figura \* ARABIC</w:instrText>
      </w:r>
      <w:r>
        <w:fldChar w:fldCharType="separate"/>
      </w:r>
      <w:r w:rsidR="001E1CF0">
        <w:rPr>
          <w:noProof/>
        </w:rPr>
        <w:t>12</w:t>
      </w:r>
      <w:r>
        <w:fldChar w:fldCharType="end"/>
      </w:r>
      <w:bookmarkEnd w:id="125"/>
      <w:r>
        <w:t xml:space="preserve"> - Evolução do Hypervisor Fonte: http://3way.com.br/saiba-como-a-virtualizacao-por-container-revolucionou-a-infraestrutura-de-ti.png</w:t>
      </w:r>
      <w:bookmarkEnd w:id="126"/>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7" w:name="_Toc482302131"/>
      <w:bookmarkStart w:id="128" w:name="_Toc496268960"/>
      <w:r>
        <w:t xml:space="preserve">Figura </w:t>
      </w:r>
      <w:r>
        <w:fldChar w:fldCharType="begin"/>
      </w:r>
      <w:r>
        <w:instrText>SEQ Figura \* ARABIC</w:instrText>
      </w:r>
      <w:r>
        <w:fldChar w:fldCharType="separate"/>
      </w:r>
      <w:r w:rsidR="001E1CF0">
        <w:rPr>
          <w:noProof/>
        </w:rPr>
        <w:t>13</w:t>
      </w:r>
      <w:r>
        <w:fldChar w:fldCharType="end"/>
      </w:r>
      <w:bookmarkEnd w:id="127"/>
      <w:r>
        <w:t xml:space="preserve"> - Virtualização por Container Fonte: http://3way.com.br/saiba-como-a-virtualizacao-por-container-revolucionou-a-infraestrutura-de-ti.png</w:t>
      </w:r>
      <w:bookmarkEnd w:id="128"/>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Pr="005547D6" w:rsidRDefault="00C254AC">
      <w:pPr>
        <w:rPr>
          <w:highlight w:val="yellow"/>
          <w:rPrChange w:id="129" w:author="Thiago Cruz" w:date="2017-11-01T17:50:00Z">
            <w:rPr/>
          </w:rPrChange>
        </w:rPr>
      </w:pPr>
      <w:r w:rsidRPr="005547D6">
        <w:rPr>
          <w:highlight w:val="yellow"/>
          <w:rPrChange w:id="130" w:author="Thiago Cruz" w:date="2017-11-01T17:50:00Z">
            <w:rPr/>
          </w:rPrChange>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w:t>
      </w:r>
      <w:del w:id="131" w:author="Thiago Cruz" w:date="2017-11-01T17:49:00Z">
        <w:r w:rsidRPr="005547D6" w:rsidDel="00585E62">
          <w:rPr>
            <w:highlight w:val="yellow"/>
            <w:rPrChange w:id="132" w:author="Thiago Cruz" w:date="2017-11-01T17:50:00Z">
              <w:rPr/>
            </w:rPrChange>
          </w:rPr>
          <w:delText xml:space="preserve"> – Quali</w:delText>
        </w:r>
      </w:del>
      <w:del w:id="133" w:author="Thiago Cruz" w:date="2017-11-01T17:48:00Z">
        <w:r w:rsidRPr="005547D6" w:rsidDel="00585E62">
          <w:rPr>
            <w:highlight w:val="yellow"/>
            <w:rPrChange w:id="134" w:author="Thiago Cruz" w:date="2017-11-01T17:50:00Z">
              <w:rPr/>
            </w:rPrChange>
          </w:rPr>
          <w:delText>ty Assurance</w:delText>
        </w:r>
      </w:del>
      <w:r w:rsidRPr="005547D6">
        <w:rPr>
          <w:highlight w:val="yellow"/>
          <w:rPrChange w:id="135" w:author="Thiago Cruz" w:date="2017-11-01T17:50:00Z">
            <w:rPr/>
          </w:rPrChange>
        </w:rPr>
        <w:t xml:space="preserve">, Staging, Produção); o container pode ser </w:t>
      </w:r>
      <w:r w:rsidRPr="005547D6">
        <w:rPr>
          <w:highlight w:val="yellow"/>
          <w:rPrChange w:id="136" w:author="Thiago Cruz" w:date="2017-11-01T17:50:00Z">
            <w:rPr/>
          </w:rPrChange>
        </w:rPr>
        <w:lastRenderedPageBreak/>
        <w:t>baixado em qualquer lugar, e máquina hospedeira utilizando o Dockerhub (repositório do docker).</w:t>
      </w:r>
    </w:p>
    <w:p w14:paraId="388F678B" w14:textId="6B8569B1" w:rsidR="009C7518" w:rsidRDefault="00C254AC" w:rsidP="00250D8C">
      <w:pPr>
        <w:ind w:firstLine="708"/>
      </w:pPr>
      <w:r w:rsidRPr="005547D6">
        <w:rPr>
          <w:highlight w:val="yellow"/>
          <w:rPrChange w:id="137" w:author="Thiago Cruz" w:date="2017-11-01T17:50:00Z">
            <w:rPr/>
          </w:rPrChange>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38" w:name="_Toc496802700"/>
      <w:bookmarkStart w:id="139" w:name="_Toc496802929"/>
      <w:bookmarkStart w:id="140" w:name="_Toc497242049"/>
      <w:r w:rsidRPr="00D22DB7">
        <w:lastRenderedPageBreak/>
        <w:t>3.1 LXC Containers</w:t>
      </w:r>
      <w:bookmarkEnd w:id="138"/>
      <w:bookmarkEnd w:id="139"/>
      <w:bookmarkEnd w:id="140"/>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41" w:name="_Toc482302132"/>
      <w:bookmarkStart w:id="142" w:name="_Toc496268961"/>
      <w:r>
        <w:t xml:space="preserve">Figura </w:t>
      </w:r>
      <w:r>
        <w:fldChar w:fldCharType="begin"/>
      </w:r>
      <w:r>
        <w:instrText>SEQ Figura \* ARABIC</w:instrText>
      </w:r>
      <w:r>
        <w:fldChar w:fldCharType="separate"/>
      </w:r>
      <w:r w:rsidR="001E1CF0">
        <w:rPr>
          <w:noProof/>
        </w:rPr>
        <w:t>14</w:t>
      </w:r>
      <w:r>
        <w:fldChar w:fldCharType="end"/>
      </w:r>
      <w:bookmarkEnd w:id="141"/>
      <w:r>
        <w:t xml:space="preserve"> - LXC Container Fonte: http://3way.com.br/saiba-como-a-virtualizacao-por-container-revolucionou-a-infraestrutura-de-ti-part2/.png</w:t>
      </w:r>
      <w:bookmarkEnd w:id="142"/>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43" w:name="_Toc482302133"/>
      <w:bookmarkStart w:id="144" w:name="_Toc496268962"/>
      <w:r>
        <w:t xml:space="preserve">Figura </w:t>
      </w:r>
      <w:r>
        <w:fldChar w:fldCharType="begin"/>
      </w:r>
      <w:r>
        <w:instrText>SEQ Figura \* ARABIC</w:instrText>
      </w:r>
      <w:r>
        <w:fldChar w:fldCharType="separate"/>
      </w:r>
      <w:r w:rsidR="001E1CF0">
        <w:rPr>
          <w:noProof/>
        </w:rPr>
        <w:t>15</w:t>
      </w:r>
      <w:r>
        <w:fldChar w:fldCharType="end"/>
      </w:r>
      <w:bookmarkEnd w:id="143"/>
      <w:r>
        <w:t xml:space="preserve"> LXC vs KVM Fonte: http:3way.com.br/saiba-como-a-virtualizacao-por-container-revolucionou-a-infraestrutura-de-ti-part2/.png</w:t>
      </w:r>
      <w:bookmarkEnd w:id="14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45" w:name="_Toc496802701"/>
      <w:bookmarkStart w:id="146" w:name="_Toc496802930"/>
      <w:bookmarkStart w:id="147" w:name="_Toc497242050"/>
      <w:r>
        <w:lastRenderedPageBreak/>
        <w:t>4. Docker</w:t>
      </w:r>
      <w:bookmarkEnd w:id="145"/>
      <w:bookmarkEnd w:id="146"/>
      <w:bookmarkEnd w:id="14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lastRenderedPageBreak/>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8F394D" w:rsidRDefault="00647997" w:rsidP="00F62F1D">
      <w:pPr>
        <w:pStyle w:val="PargrafodaLista"/>
        <w:numPr>
          <w:ilvl w:val="0"/>
          <w:numId w:val="25"/>
        </w:numPr>
        <w:rPr>
          <w:ins w:id="148" w:author="Thiago Cruz" w:date="2017-11-01T20:40:00Z"/>
          <w:lang w:val="x-none" w:eastAsia="x-none"/>
          <w:rPrChange w:id="149" w:author="Thiago Cruz" w:date="2017-11-01T20:40:00Z">
            <w:rPr>
              <w:ins w:id="150" w:author="Thiago Cruz" w:date="2017-11-01T20:40:00Z"/>
              <w:lang w:eastAsia="x-none"/>
            </w:rPr>
          </w:rPrChange>
        </w:rPr>
        <w:pPrChange w:id="151" w:author="Thiago Cruz" w:date="2017-11-01T20:39:00Z">
          <w:pPr>
            <w:ind w:firstLine="708"/>
          </w:pPr>
        </w:pPrChange>
      </w:pPr>
      <w:ins w:id="152" w:author="Thiago Cruz" w:date="2017-11-01T20:39:00Z">
        <w:r>
          <w:rPr>
            <w:lang w:eastAsia="x-none"/>
          </w:rPr>
          <w:t>Necessário</w:t>
        </w:r>
      </w:ins>
      <w:ins w:id="153" w:author="Thiago Cruz" w:date="2017-11-01T20:40:00Z">
        <w:r>
          <w:rPr>
            <w:lang w:eastAsia="x-none"/>
          </w:rPr>
          <w:t xml:space="preserve"> adaptar a aplicação </w:t>
        </w:r>
        <w:r w:rsidR="008F394D">
          <w:rPr>
            <w:lang w:eastAsia="x-none"/>
          </w:rPr>
          <w:t>ao Docker</w:t>
        </w:r>
      </w:ins>
    </w:p>
    <w:p w14:paraId="1082C388" w14:textId="68982842" w:rsidR="008F394D" w:rsidRDefault="008F394D" w:rsidP="00F62F1D">
      <w:pPr>
        <w:pStyle w:val="PargrafodaLista"/>
        <w:numPr>
          <w:ilvl w:val="0"/>
          <w:numId w:val="25"/>
        </w:numPr>
        <w:rPr>
          <w:ins w:id="154" w:author="Thiago Cruz" w:date="2017-11-01T20:41:00Z"/>
          <w:lang w:eastAsia="x-none"/>
        </w:rPr>
        <w:pPrChange w:id="155" w:author="Thiago Cruz" w:date="2017-11-01T20:39:00Z">
          <w:pPr>
            <w:ind w:firstLine="708"/>
          </w:pPr>
        </w:pPrChange>
      </w:pPr>
      <w:ins w:id="156" w:author="Thiago Cruz" w:date="2017-11-01T20:40:00Z">
        <w:r>
          <w:rPr>
            <w:lang w:eastAsia="x-none"/>
          </w:rPr>
          <w:t xml:space="preserve">Necessário conhecimentos, e/ou experiência com o </w:t>
        </w:r>
      </w:ins>
      <w:ins w:id="157" w:author="Thiago Cruz" w:date="2017-11-01T20:46:00Z">
        <w:r w:rsidR="00644C3C">
          <w:rPr>
            <w:lang w:eastAsia="x-none"/>
          </w:rPr>
          <w:t>u</w:t>
        </w:r>
      </w:ins>
      <w:ins w:id="158" w:author="Thiago Cruz" w:date="2017-11-01T20:40:00Z">
        <w:r w:rsidR="00644C3C">
          <w:rPr>
            <w:lang w:eastAsia="x-none"/>
          </w:rPr>
          <w:t>s</w:t>
        </w:r>
        <w:r>
          <w:rPr>
            <w:lang w:eastAsia="x-none"/>
          </w:rPr>
          <w:t xml:space="preserve">o de </w:t>
        </w:r>
      </w:ins>
      <w:ins w:id="159" w:author="Thiago Cruz" w:date="2017-11-01T20:41:00Z">
        <w:r>
          <w:rPr>
            <w:lang w:eastAsia="x-none"/>
          </w:rPr>
          <w:t>container/imagem.</w:t>
        </w:r>
      </w:ins>
    </w:p>
    <w:p w14:paraId="4BFE6C0F" w14:textId="4636B118" w:rsidR="008F394D" w:rsidRDefault="001D46BC" w:rsidP="00F62F1D">
      <w:pPr>
        <w:pStyle w:val="PargrafodaLista"/>
        <w:numPr>
          <w:ilvl w:val="0"/>
          <w:numId w:val="25"/>
        </w:numPr>
        <w:rPr>
          <w:ins w:id="160" w:author="Thiago Cruz" w:date="2017-11-01T20:41:00Z"/>
          <w:lang w:eastAsia="x-none"/>
        </w:rPr>
        <w:pPrChange w:id="161" w:author="Thiago Cruz" w:date="2017-11-01T20:39:00Z">
          <w:pPr>
            <w:ind w:firstLine="708"/>
          </w:pPr>
        </w:pPrChange>
      </w:pPr>
      <w:ins w:id="162" w:author="Thiago Cruz" w:date="2017-11-01T20:41:00Z">
        <w:r>
          <w:rPr>
            <w:lang w:eastAsia="x-none"/>
          </w:rPr>
          <w:t>Curva de aprendizagem demorada e que precisa de experiência do usuário.</w:t>
        </w:r>
      </w:ins>
    </w:p>
    <w:p w14:paraId="3B34B837" w14:textId="13373BED" w:rsidR="001D46BC" w:rsidRDefault="00414A48" w:rsidP="00F62F1D">
      <w:pPr>
        <w:pStyle w:val="PargrafodaLista"/>
        <w:numPr>
          <w:ilvl w:val="0"/>
          <w:numId w:val="25"/>
        </w:numPr>
        <w:rPr>
          <w:ins w:id="163" w:author="Thiago Cruz" w:date="2017-11-01T20:42:00Z"/>
          <w:lang w:eastAsia="x-none"/>
        </w:rPr>
        <w:pPrChange w:id="164" w:author="Thiago Cruz" w:date="2017-11-01T20:39:00Z">
          <w:pPr>
            <w:ind w:firstLine="708"/>
          </w:pPr>
        </w:pPrChange>
      </w:pPr>
      <w:ins w:id="165" w:author="Thiago Cruz" w:date="2017-11-01T20:42:00Z">
        <w:r>
          <w:rPr>
            <w:lang w:eastAsia="x-none"/>
          </w:rPr>
          <w:t>Pouca documentação para conceitos/problemas envolvendo à aplicação.</w:t>
        </w:r>
      </w:ins>
    </w:p>
    <w:p w14:paraId="4902A812" w14:textId="74C9C696" w:rsidR="00414A48" w:rsidRDefault="007B0EBA" w:rsidP="00F62F1D">
      <w:pPr>
        <w:pStyle w:val="PargrafodaLista"/>
        <w:numPr>
          <w:ilvl w:val="0"/>
          <w:numId w:val="25"/>
        </w:numPr>
        <w:rPr>
          <w:ins w:id="166" w:author="Thiago Cruz" w:date="2017-11-01T20:47:00Z"/>
          <w:lang w:eastAsia="x-none"/>
        </w:rPr>
        <w:pPrChange w:id="167" w:author="Thiago Cruz" w:date="2017-11-01T20:39:00Z">
          <w:pPr>
            <w:ind w:firstLine="708"/>
          </w:pPr>
        </w:pPrChange>
      </w:pPr>
      <w:ins w:id="168" w:author="Thiago Cruz" w:date="2017-11-01T20:46:00Z">
        <w:r>
          <w:rPr>
            <w:lang w:eastAsia="x-none"/>
          </w:rPr>
          <w:t xml:space="preserve">Erros na criação do container/imagem de difícil </w:t>
        </w:r>
      </w:ins>
      <w:ins w:id="169" w:author="Thiago Cruz" w:date="2017-11-01T20:47:00Z">
        <w:r w:rsidR="00EC7798">
          <w:rPr>
            <w:lang w:eastAsia="x-none"/>
          </w:rPr>
          <w:t>compreensão,  assimilação e entendimento. Necessário experiência do usuário.</w:t>
        </w:r>
      </w:ins>
    </w:p>
    <w:p w14:paraId="7BD45403" w14:textId="0A2B4606" w:rsidR="00A45E93" w:rsidRPr="00F62F1D" w:rsidRDefault="00A45E93" w:rsidP="00F62F1D">
      <w:pPr>
        <w:pStyle w:val="PargrafodaLista"/>
        <w:numPr>
          <w:ilvl w:val="0"/>
          <w:numId w:val="25"/>
        </w:numPr>
        <w:rPr>
          <w:ins w:id="170" w:author="Thiago Cruz" w:date="2017-11-01T20:39:00Z"/>
          <w:lang w:eastAsia="x-none"/>
          <w:rPrChange w:id="171" w:author="Thiago Cruz" w:date="2017-11-01T20:39:00Z">
            <w:rPr>
              <w:ins w:id="172" w:author="Thiago Cruz" w:date="2017-11-01T20:39:00Z"/>
            </w:rPr>
          </w:rPrChange>
        </w:rPr>
        <w:pPrChange w:id="173" w:author="Thiago Cruz" w:date="2017-11-01T20:39:00Z">
          <w:pPr>
            <w:ind w:firstLine="708"/>
          </w:pPr>
        </w:pPrChange>
      </w:pPr>
      <w:ins w:id="174" w:author="Thiago Cruz" w:date="2017-11-01T20:47:00Z">
        <w:r>
          <w:rPr>
            <w:lang w:eastAsia="x-none"/>
          </w:rPr>
          <w:t xml:space="preserve">Necessário conhecimentos </w:t>
        </w:r>
      </w:ins>
      <w:ins w:id="175" w:author="Thiago Cruz" w:date="2017-11-01T20:48:00Z">
        <w:r>
          <w:rPr>
            <w:lang w:eastAsia="x-none"/>
          </w:rPr>
          <w:t xml:space="preserve">prévios </w:t>
        </w:r>
      </w:ins>
      <w:ins w:id="176" w:author="Thiago Cruz" w:date="2017-11-01T20:47:00Z">
        <w:r>
          <w:rPr>
            <w:lang w:eastAsia="x-none"/>
          </w:rPr>
          <w:t xml:space="preserve">de </w:t>
        </w:r>
      </w:ins>
      <w:ins w:id="177" w:author="Thiago Cruz" w:date="2017-11-01T20:48:00Z">
        <w:r w:rsidR="00F609ED">
          <w:rPr>
            <w:lang w:eastAsia="x-none"/>
          </w:rPr>
          <w:t>Linux</w:t>
        </w:r>
        <w:r>
          <w:rPr>
            <w:lang w:eastAsia="x-none"/>
          </w:rPr>
          <w:t>.</w:t>
        </w:r>
      </w:ins>
    </w:p>
    <w:p w14:paraId="670FA70B" w14:textId="77777777" w:rsidR="00F62F1D" w:rsidRDefault="00F62F1D" w:rsidP="005B7C63">
      <w:pPr>
        <w:ind w:firstLine="708"/>
        <w:rPr>
          <w:ins w:id="178" w:author="Thiago Cruz" w:date="2017-11-01T20:39:00Z"/>
          <w:lang w:val="x-none" w:eastAsia="x-none"/>
        </w:rPr>
      </w:pPr>
    </w:p>
    <w:p w14:paraId="3D272FE8" w14:textId="3E35AEC7" w:rsidR="005B7C63" w:rsidRPr="00A97EC7"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ins w:id="179" w:author="Thiago Cruz" w:date="2017-11-01T20:48:00Z">
        <w:r w:rsidR="00F609ED">
          <w:rPr>
            <w:lang w:eastAsia="x-none"/>
          </w:rPr>
          <w:t xml:space="preserve">significativas </w:t>
        </w:r>
      </w:ins>
      <w:bookmarkStart w:id="180" w:name="_GoBack"/>
      <w:bookmarkEnd w:id="180"/>
      <w:r>
        <w:rPr>
          <w:lang w:val="x-none" w:eastAsia="x-none"/>
        </w:rPr>
        <w:t xml:space="preserve">na aplicação para que a mesma pudesse ser executada no Docker.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81" w:name="_Toc497242051"/>
      <w:r w:rsidRPr="00086281">
        <w:lastRenderedPageBreak/>
        <w:t xml:space="preserve">4.1 </w:t>
      </w:r>
      <w:r>
        <w:t>Instalação do Docker</w:t>
      </w:r>
      <w:bookmarkEnd w:id="181"/>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82" w:name="_Toc496802705"/>
      <w:bookmarkStart w:id="183" w:name="_Toc496802934"/>
      <w:bookmarkStart w:id="184" w:name="_Toc497242052"/>
      <w:bookmarkStart w:id="185" w:name="_Toc496802703"/>
      <w:bookmarkStart w:id="186" w:name="_Toc496802932"/>
      <w:r>
        <w:lastRenderedPageBreak/>
        <w:t>4.</w:t>
      </w:r>
      <w:r w:rsidR="00496E1B">
        <w:t>2</w:t>
      </w:r>
      <w:r>
        <w:t xml:space="preserve"> Arquivos de </w:t>
      </w:r>
      <w:bookmarkEnd w:id="182"/>
      <w:bookmarkEnd w:id="183"/>
      <w:r>
        <w:t>Configuração</w:t>
      </w:r>
      <w:bookmarkEnd w:id="184"/>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87" w:name="_Toc496802706"/>
      <w:bookmarkStart w:id="188"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89" w:name="_Toc497242053"/>
      <w:r>
        <w:t>4.</w:t>
      </w:r>
      <w:r w:rsidR="00496E1B">
        <w:t>2</w:t>
      </w:r>
      <w:r>
        <w:t>.1 Docker</w:t>
      </w:r>
      <w:r>
        <w:rPr>
          <w:lang w:val="pt-BR"/>
        </w:rPr>
        <w:t>-Compose</w:t>
      </w:r>
      <w:bookmarkEnd w:id="187"/>
      <w:bookmarkEnd w:id="188"/>
      <w:bookmarkEnd w:id="189"/>
    </w:p>
    <w:p w14:paraId="112BCFE4" w14:textId="77777777" w:rsidR="007B65C4" w:rsidRDefault="007B65C4" w:rsidP="007B65C4">
      <w:pPr>
        <w:ind w:firstLine="708"/>
      </w:pPr>
      <w:r>
        <w:t xml:space="preserve">Existe uma </w:t>
      </w:r>
      <w:r w:rsidRPr="001E6541">
        <w:rPr>
          <w:highlight w:val="yellow"/>
          <w:rPrChange w:id="190" w:author="Thiago Cruz" w:date="2017-11-01T17:55:00Z">
            <w:rPr/>
          </w:rPrChange>
        </w:rPr>
        <w:t>ferramenta</w:t>
      </w:r>
      <w:r>
        <w:t xml:space="preserve">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254CA415"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ins w:id="191" w:author="Thiago Cruz" w:date="2017-11-01T17:56:00Z">
        <w:r w:rsidR="008C1087">
          <w:rPr>
            <w:lang w:eastAsia="x-none"/>
          </w:rPr>
          <w:t xml:space="preserve">programação </w:t>
        </w:r>
      </w:ins>
      <w:del w:id="192" w:author="Thiago Cruz" w:date="2017-11-01T17:56:00Z">
        <w:r w:rsidDel="008C1087">
          <w:rPr>
            <w:lang w:eastAsia="x-none"/>
          </w:rPr>
          <w:delText>computação</w:delText>
        </w:r>
      </w:del>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5D7417CC"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del w:id="193" w:author="Thiago Cruz" w:date="2017-11-01T17:57:00Z">
        <w:r w:rsidDel="00B03A32">
          <w:rPr>
            <w:lang w:eastAsia="x-none"/>
          </w:rPr>
          <w:delText>b</w:delText>
        </w:r>
      </w:del>
      <w:ins w:id="194" w:author="Thiago Cruz" w:date="2017-11-01T17:57:00Z">
        <w:r w:rsidR="00B03A32">
          <w:rPr>
            <w:lang w:eastAsia="x-none"/>
          </w:rPr>
          <w:t>build</w:t>
        </w:r>
      </w:ins>
      <w:del w:id="195" w:author="Thiago Cruz" w:date="2017-11-01T17:57:00Z">
        <w:r w:rsidDel="00B03A32">
          <w:rPr>
            <w:lang w:eastAsia="x-none"/>
          </w:rPr>
          <w:delText>uildada</w:delText>
        </w:r>
      </w:del>
      <w:r>
        <w:rPr>
          <w:lang w:eastAsia="x-none"/>
        </w:rPr>
        <w:t>” e executado antes do container da aplicação. Essa ordem é de suma importância e está referenciada na ordem de execução dos serviços escritos no arquivo “.yml”.</w:t>
      </w:r>
    </w:p>
    <w:p w14:paraId="26D2B49C" w14:textId="59FDB2CC"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ins w:id="196" w:author="Thiago Cruz" w:date="2017-11-01T18:01:00Z">
        <w:r w:rsidR="00EE0BCA">
          <w:rPr>
            <w:lang w:eastAsia="x-none"/>
          </w:rPr>
          <w:t>(</w:t>
        </w:r>
      </w:ins>
      <w:del w:id="197" w:author="Thiago Cruz" w:date="2017-11-01T18:01:00Z">
        <w:r w:rsidDel="00EE0BCA">
          <w:rPr>
            <w:lang w:eastAsia="x-none"/>
          </w:rPr>
          <w:delText>“</w:delText>
        </w:r>
      </w:del>
      <w:del w:id="198" w:author="Thiago Cruz" w:date="2017-11-01T17:58:00Z">
        <w:r w:rsidDel="000834D4">
          <w:rPr>
            <w:lang w:eastAsia="x-none"/>
          </w:rPr>
          <w:delText>biuldados</w:delText>
        </w:r>
      </w:del>
      <w:ins w:id="199" w:author="Thiago Cruz" w:date="2017-11-01T17:58:00Z">
        <w:r w:rsidR="000834D4">
          <w:rPr>
            <w:lang w:eastAsia="x-none"/>
          </w:rPr>
          <w:t>build</w:t>
        </w:r>
      </w:ins>
      <w:ins w:id="200" w:author="Thiago Cruz" w:date="2017-11-01T18:01:00Z">
        <w:r w:rsidR="00EE0BCA">
          <w:rPr>
            <w:lang w:eastAsia="x-none"/>
          </w:rPr>
          <w:t>)</w:t>
        </w:r>
      </w:ins>
      <w:del w:id="201" w:author="Thiago Cruz" w:date="2017-11-01T18:01:00Z">
        <w:r w:rsidDel="00EE0BCA">
          <w:rPr>
            <w:lang w:eastAsia="x-none"/>
          </w:rPr>
          <w:delText>”</w:delText>
        </w:r>
      </w:del>
      <w:r>
        <w:rPr>
          <w:lang w:eastAsia="x-none"/>
        </w:rPr>
        <w:t xml:space="preserve"> e executados em separado. Por exemplo o banco de dados em MySQL ele presta serviços para a aplicação, a mesma consegue ser construída </w:t>
      </w:r>
      <w:ins w:id="202" w:author="Thiago Cruz" w:date="2017-11-01T18:00:00Z">
        <w:r w:rsidR="00380C27">
          <w:rPr>
            <w:lang w:eastAsia="x-none"/>
          </w:rPr>
          <w:t>(</w:t>
        </w:r>
      </w:ins>
      <w:del w:id="203" w:author="Thiago Cruz" w:date="2017-11-01T18:00:00Z">
        <w:r w:rsidDel="00380C27">
          <w:rPr>
            <w:lang w:eastAsia="x-none"/>
          </w:rPr>
          <w:delText>“</w:delText>
        </w:r>
      </w:del>
      <w:del w:id="204" w:author="Thiago Cruz" w:date="2017-11-01T18:02:00Z">
        <w:r w:rsidDel="006F43A9">
          <w:rPr>
            <w:lang w:eastAsia="x-none"/>
          </w:rPr>
          <w:delText>biuld</w:delText>
        </w:r>
      </w:del>
      <w:ins w:id="205" w:author="Thiago Cruz" w:date="2017-11-01T18:02:00Z">
        <w:r w:rsidR="006F43A9">
          <w:rPr>
            <w:lang w:eastAsia="x-none"/>
          </w:rPr>
          <w:t>build</w:t>
        </w:r>
      </w:ins>
      <w:del w:id="206" w:author="Thiago Cruz" w:date="2017-11-01T17:58:00Z">
        <w:r w:rsidDel="00AE09EB">
          <w:rPr>
            <w:lang w:eastAsia="x-none"/>
          </w:rPr>
          <w:delText>ada</w:delText>
        </w:r>
      </w:del>
      <w:ins w:id="207" w:author="Thiago Cruz" w:date="2017-11-01T18:00:00Z">
        <w:r w:rsidR="00B939F5">
          <w:rPr>
            <w:lang w:eastAsia="x-none"/>
          </w:rPr>
          <w:t>)</w:t>
        </w:r>
      </w:ins>
      <w:del w:id="208" w:author="Thiago Cruz" w:date="2017-11-01T18:00:00Z">
        <w:r w:rsidDel="00B939F5">
          <w:rPr>
            <w:lang w:eastAsia="x-none"/>
          </w:rPr>
          <w:delText>”</w:delText>
        </w:r>
      </w:del>
      <w:r>
        <w:rPr>
          <w:lang w:eastAsia="x-none"/>
        </w:rPr>
        <w:t xml:space="preserve">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t xml:space="preserve">Todos os serviços tem que estar vinculados no arquivo “.yml”, fazendo referência à imagem que foi criada pelo Dockerfile. A imagem é construída </w:t>
      </w:r>
      <w:del w:id="209" w:author="Thiago Cruz" w:date="2017-11-01T17:58:00Z">
        <w:r w:rsidDel="00AE09EB">
          <w:rPr>
            <w:lang w:eastAsia="x-none"/>
          </w:rPr>
          <w:delText xml:space="preserve">“biuldada” </w:delText>
        </w:r>
      </w:del>
      <w:r>
        <w:rPr>
          <w:lang w:eastAsia="x-none"/>
        </w:rPr>
        <w:t xml:space="preserve">antes da execução do </w:t>
      </w:r>
      <w:r>
        <w:rPr>
          <w:lang w:eastAsia="x-none"/>
        </w:rPr>
        <w:lastRenderedPageBreak/>
        <w:t>container que faz referência</w:t>
      </w:r>
      <w:del w:id="210" w:author="Thiago Cruz" w:date="2017-11-01T17:59:00Z">
        <w:r w:rsidDel="0060508E">
          <w:rPr>
            <w:lang w:eastAsia="x-none"/>
          </w:rPr>
          <w:delText xml:space="preserve"> a ela</w:delText>
        </w:r>
      </w:del>
      <w:r>
        <w:rPr>
          <w:lang w:eastAsia="x-none"/>
        </w:rPr>
        <w:t xml:space="preserve">, </w:t>
      </w:r>
      <w:del w:id="211" w:author="Thiago Cruz" w:date="2017-11-01T17:59:00Z">
        <w:r w:rsidDel="0060508E">
          <w:rPr>
            <w:lang w:eastAsia="x-none"/>
          </w:rPr>
          <w:delText xml:space="preserve">e </w:delText>
        </w:r>
      </w:del>
      <w:r>
        <w:rPr>
          <w:lang w:eastAsia="x-none"/>
        </w:rPr>
        <w:t>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212" w:name="_Toc496802707"/>
      <w:bookmarkStart w:id="213" w:name="_Toc496802936"/>
      <w:bookmarkStart w:id="214" w:name="_Toc497242054"/>
      <w:r>
        <w:t>4.</w:t>
      </w:r>
      <w:r w:rsidR="00496E1B">
        <w:t>2</w:t>
      </w:r>
      <w:r w:rsidR="007B65C4">
        <w:t>.2 Docker</w:t>
      </w:r>
      <w:r w:rsidR="007B65C4">
        <w:rPr>
          <w:lang w:val="pt-BR"/>
        </w:rPr>
        <w:t xml:space="preserve"> File</w:t>
      </w:r>
      <w:bookmarkEnd w:id="212"/>
      <w:bookmarkEnd w:id="213"/>
      <w:bookmarkEnd w:id="21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67EB9D12"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Instalações que permanecerão para a imagem também podem ser inseridas no momento de construção do Docker file; No estudo de caso para a arquitetura ARM eu faço a instalação do RVM, Ruby e bundler das dependências do projeto. Estas serão necessárias a execução.</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 xml:space="preserve">algumas centenas de vezes, assim como </w:t>
      </w:r>
      <w:r w:rsidRPr="001D0F94">
        <w:rPr>
          <w:sz w:val="24"/>
          <w:lang w:eastAsia="x-none"/>
        </w:rPr>
        <w:lastRenderedPageBreak/>
        <w:t>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F50F2C">
        <w:rPr>
          <w:highlight w:val="yellow"/>
          <w:lang w:val="x-none" w:eastAsia="x-none"/>
          <w:rPrChange w:id="215" w:author="Thiago Cruz [2]" w:date="2017-10-31T19:45:00Z">
            <w:rPr>
              <w:lang w:val="x-none" w:eastAsia="x-none"/>
            </w:rPr>
          </w:rPrChang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39C63C33" w14:textId="77777777" w:rsidR="00005A0B" w:rsidRDefault="00005A0B" w:rsidP="007B65C4">
      <w:pPr>
        <w:pStyle w:val="PargrafodaLista"/>
        <w:suppressAutoHyphens w:val="0"/>
        <w:spacing w:line="240" w:lineRule="auto"/>
        <w:jc w:val="left"/>
        <w:rPr>
          <w:lang w:val="x-none" w:eastAsia="x-none"/>
        </w:rPr>
      </w:pP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206486"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206486"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206486"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206486"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206486"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206486"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206486"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ambiente </w:t>
      </w:r>
      <w:r w:rsidR="003566B1" w:rsidRPr="003566B1">
        <w:rPr>
          <w:rFonts w:eastAsia="Times New Roman"/>
          <w:color w:val="000000" w:themeColor="text1"/>
        </w:rPr>
        <w:t>.</w:t>
      </w:r>
    </w:p>
    <w:p w14:paraId="1F1A2D1E" w14:textId="205F68CA" w:rsidR="003566B1" w:rsidRPr="00007375" w:rsidRDefault="00206486"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206486"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206486"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206486"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206486"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54F59707" w:rsidR="007B65C4" w:rsidRPr="00F50F2C" w:rsidRDefault="00206486" w:rsidP="00F50F2C">
      <w:pPr>
        <w:numPr>
          <w:ilvl w:val="0"/>
          <w:numId w:val="24"/>
        </w:numPr>
        <w:spacing w:before="60" w:after="100" w:afterAutospacing="1"/>
        <w:rPr>
          <w:lang w:val="x-none" w:eastAsia="x-none"/>
        </w:rPr>
      </w:pPr>
      <w:hyperlink r:id="rId41" w:history="1">
        <w:r w:rsidR="003566B1" w:rsidRPr="001A4338">
          <w:rPr>
            <w:rFonts w:eastAsia="Times New Roman"/>
            <w:color w:val="000000" w:themeColor="text1"/>
            <w:highlight w:val="yellow"/>
            <w:lang w:val="en-US"/>
          </w:rPr>
          <w:t>LABEL</w:t>
        </w:r>
      </w:hyperlink>
      <w:r w:rsidR="003566B1" w:rsidRPr="001A4338">
        <w:rPr>
          <w:rFonts w:eastAsia="Times New Roman"/>
          <w:color w:val="000000" w:themeColor="text1"/>
          <w:highlight w:val="yellow"/>
          <w:lang w:val="en-US"/>
        </w:rPr>
        <w:t> apply key/value metadata to your images, containers, or daemons.</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216" w:name="_Toc497242055"/>
      <w:r>
        <w:t>4.</w:t>
      </w:r>
      <w:r w:rsidR="00496E1B">
        <w:t>2</w:t>
      </w:r>
      <w:r w:rsidR="005D55C2">
        <w:t>.3 Docker Swarm</w:t>
      </w:r>
      <w:bookmarkEnd w:id="216"/>
    </w:p>
    <w:p w14:paraId="03F6A75B" w14:textId="2FBC2A2F" w:rsidR="00502FE1" w:rsidRDefault="0065080E">
      <w:pPr>
        <w:pStyle w:val="PargrafodaLista"/>
        <w:suppressAutoHyphens w:val="0"/>
        <w:spacing w:line="240" w:lineRule="auto"/>
        <w:jc w:val="left"/>
        <w:rPr>
          <w:ins w:id="217" w:author="Thiago Cruz" w:date="2017-11-01T18:09:00Z"/>
          <w:lang w:eastAsia="x-none"/>
        </w:rPr>
      </w:pPr>
      <w:ins w:id="218" w:author="Thiago Cruz" w:date="2017-11-01T18:05:00Z">
        <w:r>
          <w:rPr>
            <w:lang w:eastAsia="x-none"/>
          </w:rPr>
          <w:t>O docker</w:t>
        </w:r>
      </w:ins>
      <w:ins w:id="219" w:author="Thiago Cruz" w:date="2017-11-01T18:06:00Z">
        <w:r>
          <w:rPr>
            <w:lang w:eastAsia="x-none"/>
          </w:rPr>
          <w:t xml:space="preserve"> Swarm é a implementação do Docker para cluster.</w:t>
        </w:r>
        <w:r w:rsidR="00C23E57">
          <w:rPr>
            <w:lang w:eastAsia="x-none"/>
          </w:rPr>
          <w:t xml:space="preserve"> Nesta implementação é </w:t>
        </w:r>
      </w:ins>
      <w:ins w:id="220" w:author="Thiago Cruz" w:date="2017-11-01T18:07:00Z">
        <w:r w:rsidR="00C23E57">
          <w:rPr>
            <w:lang w:eastAsia="x-none"/>
          </w:rPr>
          <w:t xml:space="preserve">elegível um host (node) master e </w:t>
        </w:r>
      </w:ins>
      <w:ins w:id="221" w:author="Thiago Cruz" w:date="2017-11-01T18:09:00Z">
        <w:r w:rsidR="00502FE1">
          <w:rPr>
            <w:lang w:eastAsia="x-none"/>
          </w:rPr>
          <w:t>a partir</w:t>
        </w:r>
      </w:ins>
      <w:ins w:id="222" w:author="Thiago Cruz" w:date="2017-11-01T18:07:00Z">
        <w:r w:rsidR="00A80110">
          <w:rPr>
            <w:lang w:eastAsia="x-none"/>
          </w:rPr>
          <w:t xml:space="preserve"> dele são elegíveis os nós </w:t>
        </w:r>
      </w:ins>
      <w:ins w:id="223" w:author="Thiago Cruz" w:date="2017-11-01T18:08:00Z">
        <w:r w:rsidR="007B43DD">
          <w:rPr>
            <w:lang w:eastAsia="x-none"/>
          </w:rPr>
          <w:t xml:space="preserve">escravos. </w:t>
        </w:r>
        <w:r w:rsidR="00D83429">
          <w:rPr>
            <w:lang w:eastAsia="x-none"/>
          </w:rPr>
          <w:t>Ambos os nós tem que estar na mesma rede física e virtual</w:t>
        </w:r>
        <w:r w:rsidR="0016515D">
          <w:rPr>
            <w:lang w:eastAsia="x-none"/>
          </w:rPr>
          <w:t xml:space="preserve"> (</w:t>
        </w:r>
        <w:r w:rsidR="00D83429">
          <w:rPr>
            <w:lang w:eastAsia="x-none"/>
          </w:rPr>
          <w:t xml:space="preserve">criada </w:t>
        </w:r>
      </w:ins>
      <w:ins w:id="224" w:author="Thiago Cruz" w:date="2017-11-01T18:09:00Z">
        <w:r w:rsidR="0016515D">
          <w:rPr>
            <w:lang w:eastAsia="x-none"/>
          </w:rPr>
          <w:t>dentro do Docker)</w:t>
        </w:r>
        <w:r w:rsidR="00502FE1">
          <w:rPr>
            <w:lang w:eastAsia="x-none"/>
          </w:rPr>
          <w:t>.</w:t>
        </w:r>
      </w:ins>
    </w:p>
    <w:p w14:paraId="60AB0D10" w14:textId="1771712F" w:rsidR="00502FE1" w:rsidRDefault="00502FE1">
      <w:pPr>
        <w:pStyle w:val="PargrafodaLista"/>
        <w:suppressAutoHyphens w:val="0"/>
        <w:spacing w:line="240" w:lineRule="auto"/>
        <w:jc w:val="left"/>
        <w:rPr>
          <w:ins w:id="225" w:author="Thiago Cruz" w:date="2017-11-01T18:11:00Z"/>
          <w:lang w:eastAsia="x-none"/>
        </w:rPr>
      </w:pPr>
      <w:ins w:id="226" w:author="Thiago Cruz" w:date="2017-11-01T18:09:00Z">
        <w:r>
          <w:rPr>
            <w:lang w:eastAsia="x-none"/>
          </w:rPr>
          <w:t xml:space="preserve">Todos os comandos do cluster </w:t>
        </w:r>
      </w:ins>
      <w:ins w:id="227" w:author="Thiago Cruz" w:date="2017-11-01T18:10:00Z">
        <w:r>
          <w:rPr>
            <w:lang w:eastAsia="x-none"/>
          </w:rPr>
          <w:t xml:space="preserve">são sempre </w:t>
        </w:r>
        <w:r w:rsidR="001D3EEA">
          <w:rPr>
            <w:lang w:eastAsia="x-none"/>
          </w:rPr>
          <w:t>executados dentro do nó master. É possível eleger um outro nó se o master cair</w:t>
        </w:r>
      </w:ins>
      <w:ins w:id="228" w:author="Thiago Cruz" w:date="2017-11-01T18:11:00Z">
        <w:r w:rsidR="001D3EEA">
          <w:rPr>
            <w:lang w:eastAsia="x-none"/>
          </w:rPr>
          <w:t xml:space="preserve"> (ficar down).</w:t>
        </w:r>
        <w:r w:rsidR="0018541F">
          <w:rPr>
            <w:lang w:eastAsia="x-none"/>
          </w:rPr>
          <w:t xml:space="preserve"> Este no fica no estado elegível. </w:t>
        </w:r>
      </w:ins>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229" w:name="_Toc497242056"/>
      <w:r>
        <w:lastRenderedPageBreak/>
        <w:t>4.</w:t>
      </w:r>
      <w:r w:rsidR="00172634">
        <w:t>3</w:t>
      </w:r>
      <w:r w:rsidR="00944EC6" w:rsidRPr="00086281">
        <w:t xml:space="preserve"> Docker</w:t>
      </w:r>
      <w:r w:rsidR="00944EC6">
        <w:t xml:space="preserve"> </w:t>
      </w:r>
      <w:bookmarkEnd w:id="185"/>
      <w:bookmarkEnd w:id="186"/>
      <w:r w:rsidR="001E65B3">
        <w:t>Imagem</w:t>
      </w:r>
      <w:bookmarkEnd w:id="229"/>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r w:rsidR="00206486">
        <w:fldChar w:fldCharType="begin"/>
      </w:r>
      <w:r w:rsidR="00206486">
        <w:instrText xml:space="preserve"> SEQ Tabela \* ARABIC </w:instrText>
      </w:r>
      <w:r w:rsidR="00206486">
        <w:fldChar w:fldCharType="separate"/>
      </w:r>
      <w:r>
        <w:rPr>
          <w:noProof/>
        </w:rPr>
        <w:t>1</w:t>
      </w:r>
      <w:r w:rsidR="00206486">
        <w:rPr>
          <w:noProof/>
        </w:rPr>
        <w:fldChar w:fldCharType="end"/>
      </w:r>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06486" w:rsidP="00261D71">
      <w:pPr>
        <w:numPr>
          <w:ilvl w:val="0"/>
          <w:numId w:val="23"/>
        </w:numPr>
        <w:spacing w:beforeAutospacing="1" w:afterAutospacing="1"/>
        <w:rPr>
          <w:rFonts w:eastAsia="Times New Roman"/>
          <w:color w:val="000000" w:themeColor="text1"/>
        </w:rPr>
      </w:pPr>
      <w:hyperlink r:id="rId42" w:history="1">
        <w:r w:rsidR="00261D71" w:rsidRPr="00E117A3">
          <w:rPr>
            <w:rStyle w:val="CdigoHTML"/>
            <w:rFonts w:ascii="Times New Roman" w:hAnsi="Times New Roman" w:cs="Times New Roman"/>
            <w:color w:val="000000" w:themeColor="text1"/>
            <w:sz w:val="24"/>
            <w:szCs w:val="24"/>
          </w:rPr>
          <w:t>docker login</w:t>
        </w:r>
      </w:hyperlink>
      <w:r w:rsidR="00261D71" w:rsidRPr="00E117A3">
        <w:rPr>
          <w:rFonts w:eastAsia="Times New Roman"/>
          <w:color w:val="000000" w:themeColor="text1"/>
        </w:rPr>
        <w:t xml:space="preserve"> – Para </w:t>
      </w:r>
      <w:r w:rsidR="009B655F">
        <w:rPr>
          <w:rFonts w:eastAsia="Times New Roman"/>
          <w:color w:val="000000" w:themeColor="text1"/>
        </w:rPr>
        <w:t xml:space="preserve">fazer loggin </w:t>
      </w:r>
      <w:r w:rsidR="00261D71" w:rsidRPr="00E117A3">
        <w:rPr>
          <w:rFonts w:eastAsia="Times New Roman"/>
          <w:color w:val="000000" w:themeColor="text1"/>
        </w:rPr>
        <w:t>no repositório.</w:t>
      </w:r>
    </w:p>
    <w:p w14:paraId="79E421FF" w14:textId="78EFDE1B" w:rsidR="00261D71" w:rsidRPr="00E117A3" w:rsidRDefault="00206486" w:rsidP="00261D71">
      <w:pPr>
        <w:numPr>
          <w:ilvl w:val="0"/>
          <w:numId w:val="23"/>
        </w:numPr>
        <w:spacing w:afterAutospacing="1"/>
        <w:rPr>
          <w:rFonts w:eastAsia="Times New Roman"/>
          <w:color w:val="000000" w:themeColor="text1"/>
        </w:rPr>
      </w:pPr>
      <w:hyperlink r:id="rId43" w:history="1">
        <w:r w:rsidR="00261D71" w:rsidRPr="00E117A3">
          <w:rPr>
            <w:rStyle w:val="CdigoHTML"/>
            <w:rFonts w:ascii="Times New Roman" w:hAnsi="Times New Roman" w:cs="Times New Roman"/>
            <w:color w:val="000000" w:themeColor="text1"/>
            <w:sz w:val="24"/>
            <w:szCs w:val="24"/>
          </w:rPr>
          <w:t>docker logout</w:t>
        </w:r>
      </w:hyperlink>
      <w:r w:rsidR="00261D71" w:rsidRPr="00E117A3">
        <w:rPr>
          <w:rFonts w:eastAsia="Times New Roman"/>
          <w:color w:val="000000" w:themeColor="text1"/>
        </w:rPr>
        <w:t> </w:t>
      </w:r>
      <w:r w:rsidR="00690DC0" w:rsidRPr="00E117A3">
        <w:rPr>
          <w:rFonts w:eastAsia="Times New Roman"/>
          <w:color w:val="000000" w:themeColor="text1"/>
        </w:rPr>
        <w:t xml:space="preserve">– Para fazer </w:t>
      </w:r>
      <w:r w:rsidR="00261D71" w:rsidRPr="00E117A3">
        <w:rPr>
          <w:rFonts w:eastAsia="Times New Roman"/>
          <w:color w:val="000000" w:themeColor="text1"/>
        </w:rPr>
        <w:t xml:space="preserve">logout </w:t>
      </w:r>
      <w:r w:rsidR="00690DC0" w:rsidRPr="00E117A3">
        <w:rPr>
          <w:rFonts w:eastAsia="Times New Roman"/>
          <w:color w:val="000000" w:themeColor="text1"/>
        </w:rPr>
        <w:t>do repositório</w:t>
      </w:r>
      <w:r w:rsidR="00261D71" w:rsidRPr="00E117A3">
        <w:rPr>
          <w:rFonts w:eastAsia="Times New Roman"/>
          <w:color w:val="000000" w:themeColor="text1"/>
        </w:rPr>
        <w:t>.</w:t>
      </w:r>
    </w:p>
    <w:p w14:paraId="3FF93184" w14:textId="2C593DC7" w:rsidR="00261D71" w:rsidRPr="00E117A3" w:rsidRDefault="00206486" w:rsidP="00261D71">
      <w:pPr>
        <w:numPr>
          <w:ilvl w:val="0"/>
          <w:numId w:val="23"/>
        </w:numPr>
        <w:spacing w:afterAutospacing="1"/>
        <w:rPr>
          <w:rFonts w:eastAsia="Times New Roman"/>
          <w:color w:val="000000" w:themeColor="text1"/>
        </w:rPr>
      </w:pPr>
      <w:hyperlink r:id="rId44" w:history="1">
        <w:r w:rsidR="00261D71" w:rsidRPr="00E117A3">
          <w:rPr>
            <w:rStyle w:val="CdigoHTML"/>
            <w:rFonts w:ascii="Times New Roman" w:hAnsi="Times New Roman" w:cs="Times New Roman"/>
            <w:color w:val="000000" w:themeColor="text1"/>
            <w:sz w:val="24"/>
            <w:szCs w:val="24"/>
          </w:rPr>
          <w:t>docker search</w:t>
        </w:r>
      </w:hyperlink>
      <w:r w:rsidR="00261D71"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00261D71" w:rsidRPr="00E117A3">
        <w:rPr>
          <w:rFonts w:eastAsia="Times New Roman"/>
          <w:color w:val="000000" w:themeColor="text1"/>
        </w:rPr>
        <w:t>.</w:t>
      </w:r>
    </w:p>
    <w:p w14:paraId="55ED74C9" w14:textId="014C9BCB" w:rsidR="00261D71" w:rsidRPr="00E117A3" w:rsidRDefault="00206486" w:rsidP="00261D71">
      <w:pPr>
        <w:numPr>
          <w:ilvl w:val="0"/>
          <w:numId w:val="23"/>
        </w:numPr>
        <w:spacing w:afterAutospacing="1"/>
        <w:rPr>
          <w:rFonts w:eastAsia="Times New Roman"/>
          <w:color w:val="000000" w:themeColor="text1"/>
        </w:rPr>
      </w:pPr>
      <w:hyperlink r:id="rId45" w:history="1">
        <w:r w:rsidR="00261D71" w:rsidRPr="00E117A3">
          <w:rPr>
            <w:rStyle w:val="CdigoHTML"/>
            <w:rFonts w:ascii="Times New Roman" w:hAnsi="Times New Roman" w:cs="Times New Roman"/>
            <w:color w:val="000000" w:themeColor="text1"/>
            <w:sz w:val="24"/>
            <w:szCs w:val="24"/>
          </w:rPr>
          <w:t>docker pull</w:t>
        </w:r>
      </w:hyperlink>
      <w:r w:rsidR="00261D71" w:rsidRPr="00E117A3">
        <w:rPr>
          <w:rFonts w:eastAsia="Times New Roman"/>
          <w:color w:val="000000" w:themeColor="text1"/>
        </w:rPr>
        <w:t> </w:t>
      </w:r>
      <w:r w:rsidR="00C82989" w:rsidRPr="00E117A3">
        <w:rPr>
          <w:rFonts w:eastAsia="Times New Roman"/>
          <w:color w:val="000000" w:themeColor="text1"/>
        </w:rPr>
        <w:t xml:space="preserve">– Para fazer </w:t>
      </w:r>
      <w:r w:rsidR="00261D71" w:rsidRPr="00E117A3">
        <w:rPr>
          <w:rFonts w:eastAsia="Times New Roman"/>
          <w:color w:val="000000" w:themeColor="text1"/>
        </w:rPr>
        <w:t xml:space="preserve">pulls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06486" w:rsidP="00261D71">
      <w:pPr>
        <w:numPr>
          <w:ilvl w:val="0"/>
          <w:numId w:val="23"/>
        </w:numPr>
        <w:spacing w:afterAutospacing="1"/>
        <w:rPr>
          <w:rFonts w:eastAsia="Times New Roman"/>
          <w:color w:val="24292E"/>
        </w:rPr>
      </w:pPr>
      <w:hyperlink r:id="rId46" w:history="1">
        <w:r w:rsidR="00261D71" w:rsidRPr="00E117A3">
          <w:rPr>
            <w:rStyle w:val="CdigoHTML"/>
            <w:rFonts w:ascii="Times New Roman" w:hAnsi="Times New Roman" w:cs="Times New Roman"/>
            <w:color w:val="000000" w:themeColor="text1"/>
            <w:sz w:val="24"/>
            <w:szCs w:val="24"/>
          </w:rPr>
          <w:t>docker push</w:t>
        </w:r>
      </w:hyperlink>
      <w:r w:rsidR="00261D71" w:rsidRPr="00E117A3">
        <w:rPr>
          <w:rFonts w:eastAsia="Times New Roman"/>
          <w:color w:val="000000" w:themeColor="text1"/>
        </w:rPr>
        <w:t> </w:t>
      </w:r>
      <w:r w:rsidR="00052DDF" w:rsidRPr="00E117A3">
        <w:rPr>
          <w:rFonts w:eastAsia="Times New Roman"/>
          <w:color w:val="24292E"/>
        </w:rPr>
        <w:t>– Para fazer o push</w:t>
      </w:r>
      <w:r w:rsidR="00261D71"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230" w:name="_Toc496802704"/>
      <w:bookmarkStart w:id="231" w:name="_Toc496802933"/>
      <w:bookmarkStart w:id="232" w:name="_Toc497242057"/>
      <w:r>
        <w:lastRenderedPageBreak/>
        <w:t>4.</w:t>
      </w:r>
      <w:r w:rsidR="00BF56D4">
        <w:t>3</w:t>
      </w:r>
      <w:r w:rsidR="00845ADE">
        <w:t>.1</w:t>
      </w:r>
      <w:r w:rsidR="00845ADE" w:rsidRPr="00086281">
        <w:t xml:space="preserve"> Docker</w:t>
      </w:r>
      <w:bookmarkEnd w:id="230"/>
      <w:bookmarkEnd w:id="231"/>
      <w:r w:rsidR="00E978F9">
        <w:t>Hub</w:t>
      </w:r>
      <w:bookmarkEnd w:id="232"/>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ins w:id="233" w:author="Thiago Cruz [2]" w:date="2017-10-31T19:51:00Z"/>
          <w:lang w:eastAsia="x-none"/>
        </w:rPr>
      </w:pPr>
    </w:p>
    <w:p w14:paraId="05EE6F88" w14:textId="11C12C65" w:rsidR="00784D95" w:rsidDel="00253CEA" w:rsidRDefault="00253CEA" w:rsidP="00B80512">
      <w:pPr>
        <w:rPr>
          <w:del w:id="234" w:author="Thiago Cruz [2]" w:date="2017-10-31T19:51:00Z"/>
          <w:lang w:eastAsia="x-none"/>
        </w:rPr>
      </w:pPr>
      <w:ins w:id="235" w:author="Thiago Cruz [2]" w:date="2017-10-31T19:52:00Z">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ins>
    </w:p>
    <w:p w14:paraId="732F6EE7" w14:textId="77777777" w:rsidR="00253CEA" w:rsidRDefault="00253CEA" w:rsidP="00B80512">
      <w:pPr>
        <w:rPr>
          <w:ins w:id="236" w:author="Thiago Cruz [2]" w:date="2017-10-31T19:51:00Z"/>
          <w:lang w:eastAsia="x-none"/>
        </w:rPr>
      </w:pPr>
    </w:p>
    <w:p w14:paraId="19AA7AC1" w14:textId="77777777" w:rsidR="00253CEA" w:rsidRDefault="00253CEA" w:rsidP="00B80512">
      <w:pPr>
        <w:rPr>
          <w:ins w:id="237" w:author="Thiago Cruz [2]" w:date="2017-10-31T19:52:00Z"/>
          <w:lang w:eastAsia="x-none"/>
        </w:rPr>
      </w:pPr>
    </w:p>
    <w:p w14:paraId="0AB37347" w14:textId="0DA763BC" w:rsidR="00F010BE" w:rsidRDefault="00F010BE" w:rsidP="00B80512">
      <w:pPr>
        <w:rPr>
          <w:ins w:id="238" w:author="Thiago Cruz [2]" w:date="2017-10-31T19:52:00Z"/>
          <w:lang w:eastAsia="x-none"/>
        </w:rPr>
      </w:pPr>
      <w:r>
        <w:rPr>
          <w:lang w:eastAsia="x-none"/>
        </w:rPr>
        <w:t>&lt;inserir comando para baixar a imagem&gt;</w:t>
      </w:r>
    </w:p>
    <w:p w14:paraId="21F39BBE" w14:textId="77777777" w:rsidR="00253CEA" w:rsidRDefault="00253CEA" w:rsidP="00B80512">
      <w:pPr>
        <w:rPr>
          <w:lang w:eastAsia="x-none"/>
        </w:rPr>
      </w:pPr>
    </w:p>
    <w:p w14:paraId="41DBB1E6" w14:textId="77777777" w:rsidR="005663E8" w:rsidRDefault="005663E8" w:rsidP="00B80512">
      <w:pPr>
        <w:rPr>
          <w:ins w:id="239" w:author="Thiago Cruz [2]" w:date="2017-10-31T19:52:00Z"/>
          <w:lang w:eastAsia="x-none"/>
        </w:rPr>
      </w:pPr>
    </w:p>
    <w:p w14:paraId="22306121" w14:textId="007BBFEE" w:rsidR="00253CEA" w:rsidRDefault="00253CEA" w:rsidP="00B80512">
      <w:pPr>
        <w:rPr>
          <w:lang w:eastAsia="x-none"/>
        </w:rPr>
      </w:pPr>
      <w:ins w:id="240" w:author="Thiago Cruz [2]" w:date="2017-10-31T19:52:00Z">
        <w:r>
          <w:rPr>
            <w:noProof/>
          </w:rPr>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ins>
    </w:p>
    <w:p w14:paraId="3C33F077" w14:textId="77777777" w:rsidR="00253CEA" w:rsidRDefault="00253CEA" w:rsidP="00B80512">
      <w:pPr>
        <w:rPr>
          <w:ins w:id="241" w:author="Thiago Cruz [2]" w:date="2017-10-31T19:52:00Z"/>
          <w:lang w:eastAsia="x-none"/>
        </w:rPr>
      </w:pPr>
    </w:p>
    <w:p w14:paraId="2444A3F1" w14:textId="49B8A7F6" w:rsidR="003C2963" w:rsidRDefault="005663E8" w:rsidP="00B80512">
      <w:pPr>
        <w:rPr>
          <w:ins w:id="242" w:author="Thiago Cruz [2]" w:date="2017-10-31T19:52:00Z"/>
          <w:lang w:eastAsia="x-none"/>
        </w:rPr>
      </w:pPr>
      <w:r>
        <w:rPr>
          <w:lang w:eastAsia="x-none"/>
        </w:rPr>
        <w:t>&lt;inserir imagem do Docker hub&gt;</w:t>
      </w:r>
    </w:p>
    <w:p w14:paraId="2F9CE178" w14:textId="77777777" w:rsidR="00253CEA" w:rsidRDefault="00253CEA" w:rsidP="00B80512">
      <w:pPr>
        <w:rPr>
          <w:ins w:id="243" w:author="Thiago Cruz [2]" w:date="2017-10-31T19:52:00Z"/>
          <w:lang w:eastAsia="x-none"/>
        </w:rPr>
      </w:pPr>
    </w:p>
    <w:p w14:paraId="30828313" w14:textId="6FE3AD70" w:rsidR="00253CEA" w:rsidRDefault="00253CEA" w:rsidP="00B80512">
      <w:pPr>
        <w:rPr>
          <w:lang w:eastAsia="x-none"/>
        </w:rPr>
      </w:pPr>
      <w:ins w:id="244" w:author="Thiago Cruz [2]" w:date="2017-10-31T19:53:00Z">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ins>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245" w:name="_Toc496802708"/>
      <w:bookmarkStart w:id="246" w:name="_Toc496802937"/>
      <w:bookmarkStart w:id="247" w:name="_Toc497242058"/>
      <w:bookmarkStart w:id="248" w:name="_Toc495785711"/>
      <w:r>
        <w:lastRenderedPageBreak/>
        <w:t>4.5</w:t>
      </w:r>
      <w:r w:rsidR="00CE4928">
        <w:t xml:space="preserve"> </w:t>
      </w:r>
      <w:r w:rsidR="00F8236A">
        <w:t>Play with</w:t>
      </w:r>
      <w:r w:rsidR="006B6147">
        <w:t xml:space="preserve"> </w:t>
      </w:r>
      <w:bookmarkEnd w:id="245"/>
      <w:bookmarkEnd w:id="246"/>
      <w:r w:rsidR="00F8236A">
        <w:t>Docker</w:t>
      </w:r>
      <w:bookmarkEnd w:id="247"/>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50" w:history="1">
        <w:r w:rsidR="00E60423" w:rsidRPr="00186F69">
          <w:rPr>
            <w:rStyle w:val="Hy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249"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249"/>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250"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250"/>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3" w:history="1">
        <w:r w:rsidR="007B483F" w:rsidRPr="00FA7B45">
          <w:rPr>
            <w:rStyle w:val="Hy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4" w:history="1">
        <w:r w:rsidR="00913062" w:rsidRPr="00FA7B45">
          <w:rPr>
            <w:rStyle w:val="Hy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251" w:name="_Toc496802709"/>
      <w:bookmarkStart w:id="252" w:name="_Toc496802938"/>
      <w:bookmarkStart w:id="253" w:name="_Toc497242059"/>
      <w:r>
        <w:lastRenderedPageBreak/>
        <w:t>4.</w:t>
      </w:r>
      <w:r w:rsidR="00D72030">
        <w:t>6</w:t>
      </w:r>
      <w:r>
        <w:t xml:space="preserve"> </w:t>
      </w:r>
      <w:bookmarkEnd w:id="251"/>
      <w:bookmarkEnd w:id="252"/>
      <w:r w:rsidR="00F8236A">
        <w:t>Comunidade</w:t>
      </w:r>
      <w:bookmarkEnd w:id="253"/>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254" w:name="_Toc496802710"/>
      <w:bookmarkStart w:id="255" w:name="_Toc496802939"/>
      <w:bookmarkStart w:id="256" w:name="_Toc497242060"/>
      <w:bookmarkEnd w:id="248"/>
      <w:r>
        <w:rPr>
          <w:lang w:val="pt-BR"/>
        </w:rPr>
        <w:lastRenderedPageBreak/>
        <w:t>5</w:t>
      </w:r>
      <w:r w:rsidR="00C254AC">
        <w:t xml:space="preserve"> Boas práticas de Construção da aplicação (Doze fatores)</w:t>
      </w:r>
      <w:bookmarkEnd w:id="254"/>
      <w:bookmarkEnd w:id="255"/>
      <w:bookmarkEnd w:id="256"/>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257" w:name="_Toc496802711"/>
      <w:bookmarkStart w:id="258" w:name="_Toc496802940"/>
      <w:bookmarkStart w:id="259" w:name="_Toc497242061"/>
      <w:r>
        <w:lastRenderedPageBreak/>
        <w:t>6</w:t>
      </w:r>
      <w:r w:rsidR="00C254AC">
        <w:t xml:space="preserve"> </w:t>
      </w:r>
      <w:r w:rsidR="00D05179">
        <w:t>Software de gerenciamento de containers</w:t>
      </w:r>
      <w:bookmarkEnd w:id="257"/>
      <w:bookmarkEnd w:id="258"/>
      <w:bookmarkEnd w:id="259"/>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260"/>
      <w:r>
        <w:rPr>
          <w:shd w:val="clear" w:color="auto" w:fill="FFFF00"/>
          <w:lang w:eastAsia="x-none"/>
        </w:rPr>
        <w:t>Globo</w:t>
      </w:r>
      <w:commentRangeEnd w:id="260"/>
      <w:r>
        <w:commentReference w:id="260"/>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61" w:name="_Toc496802713"/>
      <w:bookmarkStart w:id="262" w:name="_Toc496802942"/>
      <w:bookmarkStart w:id="263" w:name="_Toc497242062"/>
      <w:r>
        <w:lastRenderedPageBreak/>
        <w:t>13</w:t>
      </w:r>
      <w:r w:rsidR="00C254AC">
        <w:t xml:space="preserve"> </w:t>
      </w:r>
      <w:bookmarkEnd w:id="261"/>
      <w:bookmarkEnd w:id="262"/>
      <w:r w:rsidR="008F2423">
        <w:t>Estudo de Caso</w:t>
      </w:r>
      <w:bookmarkEnd w:id="26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lastRenderedPageBreak/>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64" w:name="_Toc496802714"/>
      <w:bookmarkStart w:id="265" w:name="_Toc496802943"/>
      <w:bookmarkStart w:id="266" w:name="_Toc497242063"/>
      <w:r>
        <w:lastRenderedPageBreak/>
        <w:t>14</w:t>
      </w:r>
      <w:r w:rsidR="00C254AC">
        <w:t xml:space="preserve"> Infraestrutura</w:t>
      </w:r>
      <w:bookmarkEnd w:id="264"/>
      <w:bookmarkEnd w:id="265"/>
      <w:bookmarkEnd w:id="26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67" w:name="_Toc496802715"/>
      <w:bookmarkStart w:id="268" w:name="_Toc496802944"/>
      <w:bookmarkStart w:id="269" w:name="_Toc497242064"/>
      <w:r>
        <w:lastRenderedPageBreak/>
        <w:t>19</w:t>
      </w:r>
      <w:r w:rsidR="00C254AC">
        <w:t xml:space="preserve"> Referências</w:t>
      </w:r>
      <w:bookmarkEnd w:id="267"/>
      <w:bookmarkEnd w:id="268"/>
      <w:bookmarkEnd w:id="26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70" w:name="_Toc496802716"/>
      <w:bookmarkStart w:id="271" w:name="_Toc496802945"/>
      <w:bookmarkStart w:id="272" w:name="_Toc497242065"/>
      <w:r>
        <w:lastRenderedPageBreak/>
        <w:t>11 Anexos</w:t>
      </w:r>
      <w:bookmarkEnd w:id="270"/>
      <w:bookmarkEnd w:id="271"/>
      <w:bookmarkEnd w:id="272"/>
    </w:p>
    <w:p w14:paraId="610A7845" w14:textId="5E341021" w:rsidR="009C7518" w:rsidRDefault="00C254AC" w:rsidP="00763C82">
      <w:pPr>
        <w:pStyle w:val="Ttulo21"/>
      </w:pPr>
      <w:bookmarkStart w:id="273" w:name="_Toc497242066"/>
      <w:r>
        <w:t xml:space="preserve">Anexo </w:t>
      </w:r>
      <w:r w:rsidR="00CB499E">
        <w:t>11.</w:t>
      </w:r>
      <w:r>
        <w:t>1 – Dockerfile</w:t>
      </w:r>
      <w:r w:rsidR="00DD156D">
        <w:t xml:space="preserve"> - </w:t>
      </w:r>
      <w:r w:rsidR="00DD156D" w:rsidRPr="000B5349">
        <w:rPr>
          <w:lang w:val="pt-BR"/>
        </w:rPr>
        <w:t>X86</w:t>
      </w:r>
      <w:bookmarkEnd w:id="27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74"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74"/>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lastRenderedPageBreak/>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75"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7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lastRenderedPageBreak/>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76" w:name="_Toc497242069"/>
      <w:r>
        <w:lastRenderedPageBreak/>
        <w:t xml:space="preserve">Anexo </w:t>
      </w:r>
      <w:r w:rsidR="001D3F2C">
        <w:t>11.</w:t>
      </w:r>
      <w:r>
        <w:t>4 – Docker-compose versão 2 - ARM</w:t>
      </w:r>
      <w:bookmarkEnd w:id="276"/>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lastRenderedPageBreak/>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77" w:name="_Toc497242070"/>
      <w:r>
        <w:lastRenderedPageBreak/>
        <w:t xml:space="preserve">Anexo </w:t>
      </w:r>
      <w:r w:rsidR="001D3F2C">
        <w:t>11.</w:t>
      </w:r>
      <w:r>
        <w:t>5</w:t>
      </w:r>
      <w:r w:rsidR="005B1CAB">
        <w:t xml:space="preserve"> – Docker-compose versão 3</w:t>
      </w:r>
      <w:r w:rsidR="00142517">
        <w:t xml:space="preserve"> - ARM</w:t>
      </w:r>
      <w:bookmarkEnd w:id="27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lastRenderedPageBreak/>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lastRenderedPageBreak/>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r w:rsidRPr="00E117A3">
        <w:rPr>
          <w:lang w:val="en-US"/>
        </w:rPr>
        <w:t>viz:</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8"/>
      <w:footerReference w:type="default" r:id="rId59"/>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0" w:author="Thiago Cruz" w:date="2017-07-25T22:28:00Z" w:initials="TC">
    <w:p w14:paraId="57892181" w14:textId="77777777" w:rsidR="00607CD1" w:rsidRDefault="00607CD1">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4F558" w14:textId="77777777" w:rsidR="00206486" w:rsidRDefault="00206486">
      <w:r>
        <w:separator/>
      </w:r>
    </w:p>
  </w:endnote>
  <w:endnote w:type="continuationSeparator" w:id="0">
    <w:p w14:paraId="252E08F7" w14:textId="77777777" w:rsidR="00206486" w:rsidRDefault="00206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Calibri"/>
    <w:panose1 w:val="02020603050405020304"/>
    <w:charset w:val="00"/>
    <w:family w:val="auto"/>
    <w:pitch w:val="variable"/>
    <w:sig w:usb0="E0002AE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MS Mincho">
    <w:altName w:val="ＭＳ 明朝"/>
    <w:panose1 w:val="02020609040205080304"/>
    <w:charset w:val="80"/>
    <w:family w:val="auto"/>
    <w:pitch w:val="variable"/>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607CD1" w:rsidRDefault="00607CD1">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5196D" w14:textId="77777777" w:rsidR="00206486" w:rsidRDefault="00206486">
      <w:r>
        <w:separator/>
      </w:r>
    </w:p>
  </w:footnote>
  <w:footnote w:type="continuationSeparator" w:id="0">
    <w:p w14:paraId="6F8B9F1D" w14:textId="77777777" w:rsidR="00206486" w:rsidRDefault="00206486">
      <w:r>
        <w:continuationSeparator/>
      </w:r>
    </w:p>
  </w:footnote>
  <w:footnote w:id="1">
    <w:p w14:paraId="3A477492" w14:textId="1066DE99" w:rsidR="00607CD1" w:rsidRPr="001E03D1" w:rsidRDefault="00607C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07CD1" w:rsidRPr="0000038E" w:rsidRDefault="00607CD1">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07CD1" w:rsidRPr="0087606B" w:rsidRDefault="00607CD1">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07CD1" w:rsidRPr="00393659" w:rsidRDefault="00607CD1">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07CD1" w:rsidRPr="006A3FDD" w:rsidRDefault="00607CD1"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07CD1" w:rsidRPr="00DA3E43" w:rsidRDefault="00607CD1"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07CD1" w:rsidRPr="000D189A" w:rsidRDefault="00607CD1">
      <w:pPr>
        <w:pStyle w:val="Textodenotaderodap"/>
        <w:rPr>
          <w:lang w:val="pt-BR"/>
        </w:rPr>
      </w:pPr>
      <w:r>
        <w:rPr>
          <w:rStyle w:val="Refdenotaderodap"/>
        </w:rPr>
        <w:t>4</w:t>
      </w:r>
      <w:r>
        <w:t xml:space="preserve"> </w:t>
      </w:r>
      <w:r w:rsidRPr="00D45B60">
        <w:t>https://www.docker.com/docker-mac</w:t>
      </w:r>
    </w:p>
  </w:footnote>
  <w:footnote w:id="8">
    <w:p w14:paraId="5CA069F3" w14:textId="5653D603" w:rsidR="00607CD1" w:rsidRPr="00C02FD1" w:rsidRDefault="00607CD1">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607CD1" w:rsidRPr="00914B75" w:rsidRDefault="00607CD1"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607CD1" w:rsidRPr="00393659" w:rsidRDefault="00607CD1"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607CD1" w:rsidRPr="007E3C42" w:rsidRDefault="00607CD1">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607CD1" w:rsidRPr="00A85B21" w:rsidRDefault="00607CD1">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607CD1" w:rsidRPr="00A85B21" w:rsidRDefault="00607CD1">
      <w:pPr>
        <w:pStyle w:val="Textodenotaderodap"/>
        <w:rPr>
          <w:lang w:val="pt-BR"/>
        </w:rPr>
      </w:pPr>
      <w:r>
        <w:rPr>
          <w:rStyle w:val="Refdenotaderodap"/>
        </w:rPr>
        <w:t>8</w:t>
      </w:r>
      <w:r>
        <w:t xml:space="preserve"> </w:t>
      </w:r>
      <w:r w:rsidRPr="00CD494D">
        <w:t>https://github.com/docker/labs</w:t>
      </w:r>
    </w:p>
  </w:footnote>
  <w:footnote w:id="14">
    <w:p w14:paraId="6BB44EE3" w14:textId="6E19317C" w:rsidR="00607CD1" w:rsidRPr="0072040E" w:rsidRDefault="00607CD1" w:rsidP="0072040E">
      <w:pPr>
        <w:pStyle w:val="Textodenotaderodap"/>
      </w:pPr>
      <w:r>
        <w:rPr>
          <w:rStyle w:val="Refdenotaderodap"/>
        </w:rPr>
        <w:t>9</w:t>
      </w:r>
      <w:r>
        <w:t xml:space="preserve"> </w:t>
      </w:r>
      <w:hyperlink r:id="rId1" w:history="1">
        <w:r w:rsidRPr="00856A9C">
          <w:rPr>
            <w:rStyle w:val="Hyperlink"/>
            <w:color w:val="000000" w:themeColor="text1"/>
            <w:u w:val="none"/>
          </w:rPr>
          <w:t>https://github.com/gomex/docker-para-desenvolvedores/blob/master/manuscript/organizacao.md</w:t>
        </w:r>
      </w:hyperlink>
    </w:p>
  </w:footnote>
  <w:footnote w:id="15">
    <w:p w14:paraId="5279E266" w14:textId="3A95153D" w:rsidR="00607CD1" w:rsidRPr="0072040E" w:rsidRDefault="00607CD1">
      <w:pPr>
        <w:pStyle w:val="Textodenotaderodap"/>
        <w:rPr>
          <w:lang w:val="en-US"/>
        </w:rPr>
      </w:pPr>
      <w:r>
        <w:rPr>
          <w:rStyle w:val="Refdenotaderodap"/>
        </w:rPr>
        <w:t>10</w:t>
      </w:r>
      <w:r>
        <w:t xml:space="preserve"> </w:t>
      </w:r>
      <w:r w:rsidRPr="002A3CFA">
        <w:rPr>
          <w:rStyle w:val="Hyperlink"/>
          <w:color w:val="000000" w:themeColor="text1"/>
          <w:u w:val="none"/>
        </w:rPr>
        <w:t>https://12factor.net/pt_br/</w:t>
      </w:r>
    </w:p>
  </w:footnote>
  <w:footnote w:id="16">
    <w:p w14:paraId="3EAF17A9" w14:textId="0B8040BD" w:rsidR="00607CD1" w:rsidRPr="0072040E" w:rsidRDefault="00607CD1">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607CD1" w:rsidRDefault="00607CD1">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15:restartNumberingAfterBreak="0">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15:restartNumberingAfterBreak="0">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15:restartNumberingAfterBreak="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15:restartNumberingAfterBreak="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15:restartNumberingAfterBreak="0">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rson w15:author="Thiago Cruz [2]">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F31"/>
    <w:rsid w:val="00177233"/>
    <w:rsid w:val="00180959"/>
    <w:rsid w:val="0018541F"/>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6486"/>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54A0"/>
    <w:rsid w:val="00372254"/>
    <w:rsid w:val="00380C27"/>
    <w:rsid w:val="003811C5"/>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19F"/>
    <w:rsid w:val="003F254F"/>
    <w:rsid w:val="003F5F33"/>
    <w:rsid w:val="00403392"/>
    <w:rsid w:val="0040364E"/>
    <w:rsid w:val="00406A65"/>
    <w:rsid w:val="0041229C"/>
    <w:rsid w:val="00414453"/>
    <w:rsid w:val="00414A48"/>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E49"/>
    <w:rsid w:val="005A5701"/>
    <w:rsid w:val="005B1535"/>
    <w:rsid w:val="005B1CAB"/>
    <w:rsid w:val="005B2A32"/>
    <w:rsid w:val="005B4F7F"/>
    <w:rsid w:val="005B529A"/>
    <w:rsid w:val="005B5E8D"/>
    <w:rsid w:val="005B713A"/>
    <w:rsid w:val="005B7C63"/>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312D"/>
    <w:rsid w:val="00636305"/>
    <w:rsid w:val="00636A20"/>
    <w:rsid w:val="00636FB2"/>
    <w:rsid w:val="00637A4B"/>
    <w:rsid w:val="00640B48"/>
    <w:rsid w:val="00640B57"/>
    <w:rsid w:val="0064121B"/>
    <w:rsid w:val="00641D25"/>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43A9"/>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27CEF"/>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1087"/>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09EB"/>
    <w:rsid w:val="00AE744D"/>
    <w:rsid w:val="00AE7878"/>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39F5"/>
    <w:rsid w:val="00B95B4F"/>
    <w:rsid w:val="00B95CFC"/>
    <w:rsid w:val="00BA03C0"/>
    <w:rsid w:val="00BA5715"/>
    <w:rsid w:val="00BC5171"/>
    <w:rsid w:val="00BC6076"/>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0"/>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342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50F2C"/>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9" Type="http://schemas.openxmlformats.org/officeDocument/2006/relationships/hyperlink" Target="https://docs.docker.com/engine/reference/builder/" TargetMode="External" /><Relationship Id="rId21" Type="http://schemas.openxmlformats.org/officeDocument/2006/relationships/image" Target="media/image14.png" /><Relationship Id="rId34" Type="http://schemas.openxmlformats.org/officeDocument/2006/relationships/hyperlink" Target="https://docs.docker.com/engine/reference/builder/" TargetMode="External" /><Relationship Id="rId42" Type="http://schemas.openxmlformats.org/officeDocument/2006/relationships/hyperlink" Target="https://docs.docker.com/engine/reference/commandline/login" TargetMode="External" /><Relationship Id="rId47" Type="http://schemas.openxmlformats.org/officeDocument/2006/relationships/image" Target="media/image17.png" /><Relationship Id="rId50" Type="http://schemas.openxmlformats.org/officeDocument/2006/relationships/hyperlink" Target="http://labs.play-with-docker.com" TargetMode="External" /><Relationship Id="rId55" Type="http://schemas.openxmlformats.org/officeDocument/2006/relationships/comments" Target="comments.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s://docs.docker.com/engine/reference/builder/" TargetMode="External" /><Relationship Id="rId41" Type="http://schemas.openxmlformats.org/officeDocument/2006/relationships/hyperlink" Target="https://docs.docker.com/engine/userguide/labels-custom-metadata/" TargetMode="External" /><Relationship Id="rId54" Type="http://schemas.openxmlformats.org/officeDocument/2006/relationships/hyperlink" Target="https://training.docker.com/" TargetMode="External" /><Relationship Id="rId62"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hyperlink" Target="https://docs.docker.com/engine/reference/builder/" TargetMode="External" /><Relationship Id="rId37" Type="http://schemas.openxmlformats.org/officeDocument/2006/relationships/hyperlink" Target="https://docs.docker.com/engine/reference/builder/" TargetMode="External" /><Relationship Id="rId40" Type="http://schemas.openxmlformats.org/officeDocument/2006/relationships/hyperlink" Target="https://docs.docker.com/engine/reference/builder/" TargetMode="External" /><Relationship Id="rId45" Type="http://schemas.openxmlformats.org/officeDocument/2006/relationships/hyperlink" Target="https://docs.docker.com/engine/reference/commandline/pull" TargetMode="External" /><Relationship Id="rId53" Type="http://schemas.openxmlformats.org/officeDocument/2006/relationships/hyperlink" Target="http://training.play-with-docker.com/" TargetMode="External" /><Relationship Id="rId58"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openxmlformats.org/officeDocument/2006/relationships/hyperlink" Target="https://docs.docker.com/engine/reference/builder/" TargetMode="External" /><Relationship Id="rId49" Type="http://schemas.openxmlformats.org/officeDocument/2006/relationships/image" Target="media/image19.png" /><Relationship Id="rId57" Type="http://schemas.microsoft.com/office/2016/09/relationships/commentsIds" Target="commentsIds.xml" /><Relationship Id="rId61" Type="http://schemas.microsoft.com/office/2011/relationships/people" Target="people.xml"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hyperlink" Target="https://docs.docker.com/engine/reference/builder/" TargetMode="External" /><Relationship Id="rId44" Type="http://schemas.openxmlformats.org/officeDocument/2006/relationships/hyperlink" Target="https://docs.docker.com/engine/reference/commandline/search" TargetMode="External" /><Relationship Id="rId52" Type="http://schemas.openxmlformats.org/officeDocument/2006/relationships/image" Target="media/image21.png" /><Relationship Id="rId6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hyperlink" Target="https://docs.docker.com/engine/reference/builder/" TargetMode="External" /><Relationship Id="rId35" Type="http://schemas.openxmlformats.org/officeDocument/2006/relationships/hyperlink" Target="https://docs.docker.com/engine/reference/builder/" TargetMode="External" /><Relationship Id="rId43" Type="http://schemas.openxmlformats.org/officeDocument/2006/relationships/hyperlink" Target="https://docs.docker.com/engine/reference/commandline/logout" TargetMode="External" /><Relationship Id="rId48" Type="http://schemas.openxmlformats.org/officeDocument/2006/relationships/image" Target="media/image18.png" /><Relationship Id="rId56" Type="http://schemas.microsoft.com/office/2011/relationships/commentsExtended" Target="commentsExtended.xml" /><Relationship Id="rId8" Type="http://schemas.openxmlformats.org/officeDocument/2006/relationships/image" Target="media/image1.png" /><Relationship Id="rId51" Type="http://schemas.openxmlformats.org/officeDocument/2006/relationships/image" Target="media/image20.png" /><Relationship Id="rId3" Type="http://schemas.openxmlformats.org/officeDocument/2006/relationships/styles" Target="styl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yperlink" Target="https://docs.docker.com/engine/reference/builder/" TargetMode="External" /><Relationship Id="rId38" Type="http://schemas.openxmlformats.org/officeDocument/2006/relationships/hyperlink" Target="https://docs.docker.com/engine/reference/builder/" TargetMode="External" /><Relationship Id="rId46" Type="http://schemas.openxmlformats.org/officeDocument/2006/relationships/hyperlink" Target="https://docs.docker.com/engine/reference/commandline/push" TargetMode="External" /><Relationship Id="rId59" Type="http://schemas.openxmlformats.org/officeDocument/2006/relationships/footer" Target="footer1.xml" /></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0C23-DCA7-7D41-B07C-58F0B0AF3A9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68</Pages>
  <Words>11886</Words>
  <Characters>64190</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1685</cp:revision>
  <cp:lastPrinted>2016-06-27T13:00:00Z</cp:lastPrinted>
  <dcterms:created xsi:type="dcterms:W3CDTF">2016-06-27T13:03:00Z</dcterms:created>
  <dcterms:modified xsi:type="dcterms:W3CDTF">2017-11-01T22:49:00Z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