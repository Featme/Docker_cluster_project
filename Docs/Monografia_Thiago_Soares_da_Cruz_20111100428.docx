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AD837" w14:textId="77777777" w:rsidR="00165C94" w:rsidRDefault="00165C94" w:rsidP="00165C94">
      <w:pPr>
        <w:rPr>
          <w:rFonts w:eastAsia="Times New Roman"/>
        </w:rPr>
      </w:pPr>
      <w:r>
        <w:rPr>
          <w:rFonts w:ascii="Arial" w:eastAsia="Times New Roman" w:hAnsi="Arial" w:cs="Arial"/>
          <w:color w:val="AAAAAA"/>
          <w:sz w:val="18"/>
          <w:szCs w:val="18"/>
          <w:shd w:val="clear" w:color="auto" w:fill="302D36"/>
        </w:rPr>
        <w:t> </w:t>
      </w:r>
      <w:r>
        <w:rPr>
          <w:rStyle w:val="dado"/>
          <w:rFonts w:ascii="Arial" w:hAnsi="Arial" w:cs="Arial"/>
          <w:b/>
          <w:bCs/>
          <w:color w:val="DDDDDD"/>
          <w:sz w:val="18"/>
          <w:szCs w:val="18"/>
          <w:bdr w:val="none" w:sz="0" w:space="0" w:color="auto" w:frame="1"/>
          <w:shd w:val="clear" w:color="auto" w:fill="302D36"/>
        </w:rPr>
        <w:t>Mirella Mansur</w:t>
      </w:r>
    </w:p>
    <w:p w14:paraId="34660D6D" w14:textId="713598BC" w:rsidR="009C7518" w:rsidRDefault="00165C94" w:rsidP="00165C94">
      <w:pPr>
        <w:jc w:val="center"/>
        <w:rPr>
          <w:b/>
          <w:sz w:val="32"/>
          <w:szCs w:val="32"/>
        </w:rPr>
      </w:pPr>
      <w:r>
        <w:rPr>
          <w:b/>
          <w:sz w:val="32"/>
          <w:szCs w:val="32"/>
        </w:rPr>
        <w:t xml:space="preserve"> </w:t>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789008B0" w14:textId="0DC15BD9" w:rsidR="006F0CE9" w:rsidRPr="003B1AE1" w:rsidRDefault="00C254AC">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3B1AE1">
        <w:instrText>TOC \c "Figura"</w:instrText>
      </w:r>
      <w:r>
        <w:fldChar w:fldCharType="separate"/>
      </w:r>
      <w:r w:rsidR="006F0CE9" w:rsidRPr="003B1AE1">
        <w:rPr>
          <w:noProof/>
          <w:color w:val="000000"/>
        </w:rPr>
        <w:t xml:space="preserve">Figura </w:t>
      </w:r>
      <w:r w:rsidR="006F0CE9" w:rsidRPr="003B1AE1">
        <w:rPr>
          <w:noProof/>
        </w:rPr>
        <w:t>1</w:t>
      </w:r>
      <w:r w:rsidR="006F0CE9" w:rsidRPr="003B1AE1">
        <w:rPr>
          <w:noProof/>
          <w:color w:val="000000"/>
        </w:rPr>
        <w:t>: Cloud</w:t>
      </w:r>
      <w:r w:rsidR="006F0CE9" w:rsidRPr="003B1AE1">
        <w:rPr>
          <w:noProof/>
        </w:rPr>
        <w:tab/>
      </w:r>
      <w:r w:rsidR="006F0CE9">
        <w:rPr>
          <w:noProof/>
        </w:rPr>
        <w:fldChar w:fldCharType="begin"/>
      </w:r>
      <w:r w:rsidR="006F0CE9" w:rsidRPr="003B1AE1">
        <w:rPr>
          <w:noProof/>
        </w:rPr>
        <w:instrText xml:space="preserve"> PAGEREF _Toc497654059 \h </w:instrText>
      </w:r>
      <w:r w:rsidR="006F0CE9">
        <w:rPr>
          <w:noProof/>
        </w:rPr>
      </w:r>
      <w:r w:rsidR="006F0CE9">
        <w:rPr>
          <w:noProof/>
        </w:rPr>
        <w:fldChar w:fldCharType="separate"/>
      </w:r>
      <w:r w:rsidR="006F0CE9" w:rsidRPr="003B1AE1">
        <w:rPr>
          <w:noProof/>
        </w:rPr>
        <w:t>17</w:t>
      </w:r>
      <w:r w:rsidR="006F0CE9">
        <w:rPr>
          <w:noProof/>
        </w:rPr>
        <w:fldChar w:fldCharType="end"/>
      </w:r>
    </w:p>
    <w:p w14:paraId="48AA45D1" w14:textId="6AEE8BA8" w:rsidR="006F0CE9" w:rsidRPr="003B1AE1" w:rsidRDefault="006F0CE9">
      <w:pPr>
        <w:pStyle w:val="ndicedeilustraes"/>
        <w:tabs>
          <w:tab w:val="right" w:leader="dot" w:pos="9061"/>
        </w:tabs>
        <w:rPr>
          <w:rFonts w:eastAsiaTheme="minorEastAsia" w:cstheme="minorBidi"/>
          <w:smallCaps w:val="0"/>
          <w:noProof/>
          <w:color w:val="auto"/>
          <w:sz w:val="24"/>
          <w:szCs w:val="24"/>
          <w:lang w:eastAsia="pt-BR"/>
        </w:rPr>
      </w:pPr>
      <w:r w:rsidRPr="003B1AE1">
        <w:rPr>
          <w:noProof/>
          <w:color w:val="000000"/>
        </w:rPr>
        <w:t xml:space="preserve">Figura </w:t>
      </w:r>
      <w:r w:rsidRPr="003B1AE1">
        <w:rPr>
          <w:noProof/>
        </w:rPr>
        <w:t>2</w:t>
      </w:r>
      <w:r w:rsidRPr="003B1AE1">
        <w:rPr>
          <w:noProof/>
          <w:color w:val="000000"/>
        </w:rPr>
        <w:t>: Joseph Carl</w:t>
      </w:r>
      <w:r w:rsidRPr="003B1AE1">
        <w:rPr>
          <w:noProof/>
        </w:rPr>
        <w:tab/>
      </w:r>
      <w:r>
        <w:rPr>
          <w:noProof/>
        </w:rPr>
        <w:fldChar w:fldCharType="begin"/>
      </w:r>
      <w:r w:rsidRPr="003B1AE1">
        <w:rPr>
          <w:noProof/>
        </w:rPr>
        <w:instrText xml:space="preserve"> PAGEREF _Toc497654060 \h </w:instrText>
      </w:r>
      <w:r>
        <w:rPr>
          <w:noProof/>
        </w:rPr>
      </w:r>
      <w:r>
        <w:rPr>
          <w:noProof/>
        </w:rPr>
        <w:fldChar w:fldCharType="separate"/>
      </w:r>
      <w:r w:rsidRPr="003B1AE1">
        <w:rPr>
          <w:noProof/>
        </w:rPr>
        <w:t>18</w:t>
      </w:r>
      <w:r>
        <w:rPr>
          <w:noProof/>
        </w:rPr>
        <w:fldChar w:fldCharType="end"/>
      </w:r>
    </w:p>
    <w:p w14:paraId="474542C2" w14:textId="5C70A4BD"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3</w:t>
      </w:r>
      <w:r w:rsidRPr="006F0CE9">
        <w:rPr>
          <w:noProof/>
          <w:color w:val="000000"/>
          <w:lang w:val="en-US"/>
        </w:rPr>
        <w:t>: John McCarthy</w:t>
      </w:r>
      <w:r w:rsidRPr="006F0CE9">
        <w:rPr>
          <w:noProof/>
          <w:lang w:val="en-US"/>
        </w:rPr>
        <w:tab/>
      </w:r>
      <w:r>
        <w:rPr>
          <w:noProof/>
        </w:rPr>
        <w:fldChar w:fldCharType="begin"/>
      </w:r>
      <w:r w:rsidRPr="006F0CE9">
        <w:rPr>
          <w:noProof/>
          <w:lang w:val="en-US"/>
        </w:rPr>
        <w:instrText xml:space="preserve"> PAGEREF _Toc497654061 \h </w:instrText>
      </w:r>
      <w:r>
        <w:rPr>
          <w:noProof/>
        </w:rPr>
      </w:r>
      <w:r>
        <w:rPr>
          <w:noProof/>
        </w:rPr>
        <w:fldChar w:fldCharType="separate"/>
      </w:r>
      <w:r w:rsidRPr="006F0CE9">
        <w:rPr>
          <w:noProof/>
          <w:lang w:val="en-US"/>
        </w:rPr>
        <w:t>18</w:t>
      </w:r>
      <w:r>
        <w:rPr>
          <w:noProof/>
        </w:rPr>
        <w:fldChar w:fldCharType="end"/>
      </w:r>
    </w:p>
    <w:p w14:paraId="471EF287" w14:textId="686CD879"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color w:val="000000"/>
          <w:lang w:val="en-US"/>
        </w:rPr>
        <w:t xml:space="preserve">Figura </w:t>
      </w:r>
      <w:r w:rsidRPr="006F0CE9">
        <w:rPr>
          <w:noProof/>
          <w:lang w:val="en-US"/>
        </w:rPr>
        <w:t>4</w:t>
      </w:r>
      <w:r w:rsidRPr="006F0CE9">
        <w:rPr>
          <w:noProof/>
          <w:color w:val="000000"/>
          <w:lang w:val="en-US"/>
        </w:rPr>
        <w:t>: Ramnath Chellappa</w:t>
      </w:r>
      <w:r w:rsidRPr="006F0CE9">
        <w:rPr>
          <w:noProof/>
          <w:lang w:val="en-US"/>
        </w:rPr>
        <w:tab/>
      </w:r>
      <w:r>
        <w:rPr>
          <w:noProof/>
        </w:rPr>
        <w:fldChar w:fldCharType="begin"/>
      </w:r>
      <w:r w:rsidRPr="006F0CE9">
        <w:rPr>
          <w:noProof/>
          <w:lang w:val="en-US"/>
        </w:rPr>
        <w:instrText xml:space="preserve"> PAGEREF _Toc497654062 \h </w:instrText>
      </w:r>
      <w:r>
        <w:rPr>
          <w:noProof/>
        </w:rPr>
      </w:r>
      <w:r>
        <w:rPr>
          <w:noProof/>
        </w:rPr>
        <w:fldChar w:fldCharType="separate"/>
      </w:r>
      <w:r w:rsidRPr="006F0CE9">
        <w:rPr>
          <w:noProof/>
          <w:lang w:val="en-US"/>
        </w:rPr>
        <w:t>19</w:t>
      </w:r>
      <w:r>
        <w:rPr>
          <w:noProof/>
        </w:rPr>
        <w:fldChar w:fldCharType="end"/>
      </w:r>
    </w:p>
    <w:p w14:paraId="094B0E05" w14:textId="32B996C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5</w:t>
      </w:r>
      <w:r w:rsidRPr="00302B33">
        <w:rPr>
          <w:noProof/>
          <w:color w:val="000000"/>
        </w:rPr>
        <w:t>: Modelos de Implementação</w:t>
      </w:r>
      <w:r>
        <w:rPr>
          <w:noProof/>
        </w:rPr>
        <w:tab/>
      </w:r>
      <w:r>
        <w:rPr>
          <w:noProof/>
        </w:rPr>
        <w:fldChar w:fldCharType="begin"/>
      </w:r>
      <w:r>
        <w:rPr>
          <w:noProof/>
        </w:rPr>
        <w:instrText xml:space="preserve"> PAGEREF _Toc497654063 \h </w:instrText>
      </w:r>
      <w:r>
        <w:rPr>
          <w:noProof/>
        </w:rPr>
      </w:r>
      <w:r>
        <w:rPr>
          <w:noProof/>
        </w:rPr>
        <w:fldChar w:fldCharType="separate"/>
      </w:r>
      <w:r>
        <w:rPr>
          <w:noProof/>
        </w:rPr>
        <w:t>20</w:t>
      </w:r>
      <w:r>
        <w:rPr>
          <w:noProof/>
        </w:rPr>
        <w:fldChar w:fldCharType="end"/>
      </w:r>
    </w:p>
    <w:p w14:paraId="1F659BA7" w14:textId="14DA8E64"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6</w:t>
      </w:r>
      <w:r w:rsidRPr="00302B33">
        <w:rPr>
          <w:noProof/>
          <w:color w:val="000000"/>
        </w:rPr>
        <w:t>: Nuvem pública</w:t>
      </w:r>
      <w:r>
        <w:rPr>
          <w:noProof/>
        </w:rPr>
        <w:tab/>
      </w:r>
      <w:r>
        <w:rPr>
          <w:noProof/>
        </w:rPr>
        <w:fldChar w:fldCharType="begin"/>
      </w:r>
      <w:r>
        <w:rPr>
          <w:noProof/>
        </w:rPr>
        <w:instrText xml:space="preserve"> PAGEREF _Toc497654064 \h </w:instrText>
      </w:r>
      <w:r>
        <w:rPr>
          <w:noProof/>
        </w:rPr>
      </w:r>
      <w:r>
        <w:rPr>
          <w:noProof/>
        </w:rPr>
        <w:fldChar w:fldCharType="separate"/>
      </w:r>
      <w:r>
        <w:rPr>
          <w:noProof/>
        </w:rPr>
        <w:t>21</w:t>
      </w:r>
      <w:r>
        <w:rPr>
          <w:noProof/>
        </w:rPr>
        <w:fldChar w:fldCharType="end"/>
      </w:r>
    </w:p>
    <w:p w14:paraId="1811143C" w14:textId="1F953EF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7</w:t>
      </w:r>
      <w:r w:rsidRPr="00302B33">
        <w:rPr>
          <w:noProof/>
          <w:color w:val="000000"/>
        </w:rPr>
        <w:t>: Nuvem Privada</w:t>
      </w:r>
      <w:r>
        <w:rPr>
          <w:noProof/>
        </w:rPr>
        <w:tab/>
      </w:r>
      <w:r>
        <w:rPr>
          <w:noProof/>
        </w:rPr>
        <w:fldChar w:fldCharType="begin"/>
      </w:r>
      <w:r>
        <w:rPr>
          <w:noProof/>
        </w:rPr>
        <w:instrText xml:space="preserve"> PAGEREF _Toc497654065 \h </w:instrText>
      </w:r>
      <w:r>
        <w:rPr>
          <w:noProof/>
        </w:rPr>
      </w:r>
      <w:r>
        <w:rPr>
          <w:noProof/>
        </w:rPr>
        <w:fldChar w:fldCharType="separate"/>
      </w:r>
      <w:r>
        <w:rPr>
          <w:noProof/>
        </w:rPr>
        <w:t>22</w:t>
      </w:r>
      <w:r>
        <w:rPr>
          <w:noProof/>
        </w:rPr>
        <w:fldChar w:fldCharType="end"/>
      </w:r>
    </w:p>
    <w:p w14:paraId="62420EF9" w14:textId="3E3BCD91"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8</w:t>
      </w:r>
      <w:r w:rsidRPr="00302B33">
        <w:rPr>
          <w:noProof/>
          <w:color w:val="000000"/>
        </w:rPr>
        <w:t>: Nuvem Comunitária</w:t>
      </w:r>
      <w:r>
        <w:rPr>
          <w:noProof/>
        </w:rPr>
        <w:tab/>
      </w:r>
      <w:r>
        <w:rPr>
          <w:noProof/>
        </w:rPr>
        <w:fldChar w:fldCharType="begin"/>
      </w:r>
      <w:r>
        <w:rPr>
          <w:noProof/>
        </w:rPr>
        <w:instrText xml:space="preserve"> PAGEREF _Toc497654066 \h </w:instrText>
      </w:r>
      <w:r>
        <w:rPr>
          <w:noProof/>
        </w:rPr>
      </w:r>
      <w:r>
        <w:rPr>
          <w:noProof/>
        </w:rPr>
        <w:fldChar w:fldCharType="separate"/>
      </w:r>
      <w:r>
        <w:rPr>
          <w:noProof/>
        </w:rPr>
        <w:t>23</w:t>
      </w:r>
      <w:r>
        <w:rPr>
          <w:noProof/>
        </w:rPr>
        <w:fldChar w:fldCharType="end"/>
      </w:r>
    </w:p>
    <w:p w14:paraId="1B4543BF" w14:textId="0DDB9F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9</w:t>
      </w:r>
      <w:r w:rsidRPr="00302B33">
        <w:rPr>
          <w:noProof/>
          <w:color w:val="000000"/>
        </w:rPr>
        <w:t>: Modelos de Implementação</w:t>
      </w:r>
      <w:r>
        <w:rPr>
          <w:noProof/>
        </w:rPr>
        <w:tab/>
      </w:r>
      <w:r>
        <w:rPr>
          <w:noProof/>
        </w:rPr>
        <w:fldChar w:fldCharType="begin"/>
      </w:r>
      <w:r>
        <w:rPr>
          <w:noProof/>
        </w:rPr>
        <w:instrText xml:space="preserve"> PAGEREF _Toc497654067 \h </w:instrText>
      </w:r>
      <w:r>
        <w:rPr>
          <w:noProof/>
        </w:rPr>
      </w:r>
      <w:r>
        <w:rPr>
          <w:noProof/>
        </w:rPr>
        <w:fldChar w:fldCharType="separate"/>
      </w:r>
      <w:r>
        <w:rPr>
          <w:noProof/>
        </w:rPr>
        <w:t>24</w:t>
      </w:r>
      <w:r>
        <w:rPr>
          <w:noProof/>
        </w:rPr>
        <w:fldChar w:fldCharType="end"/>
      </w:r>
    </w:p>
    <w:p w14:paraId="4B44AF55" w14:textId="3D7B143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_Toc497654068 \h </w:instrText>
      </w:r>
      <w:r>
        <w:rPr>
          <w:noProof/>
        </w:rPr>
      </w:r>
      <w:r>
        <w:rPr>
          <w:noProof/>
        </w:rPr>
        <w:fldChar w:fldCharType="separate"/>
      </w:r>
      <w:r>
        <w:rPr>
          <w:noProof/>
        </w:rPr>
        <w:t>27</w:t>
      </w:r>
      <w:r>
        <w:rPr>
          <w:noProof/>
        </w:rPr>
        <w:fldChar w:fldCharType="end"/>
      </w:r>
    </w:p>
    <w:p w14:paraId="25072B85" w14:textId="3827014D" w:rsidR="006F0CE9" w:rsidRDefault="006F0CE9">
      <w:pPr>
        <w:pStyle w:val="ndicedeilustraes"/>
        <w:tabs>
          <w:tab w:val="right" w:leader="dot" w:pos="9061"/>
        </w:tabs>
        <w:rPr>
          <w:rFonts w:eastAsiaTheme="minorEastAsia" w:cstheme="minorBidi"/>
          <w:smallCaps w:val="0"/>
          <w:noProof/>
          <w:color w:val="auto"/>
          <w:sz w:val="24"/>
          <w:szCs w:val="24"/>
          <w:lang w:eastAsia="pt-BR"/>
        </w:rPr>
      </w:pPr>
      <w:r w:rsidRPr="00302B33">
        <w:rPr>
          <w:noProof/>
          <w:color w:val="000000"/>
        </w:rPr>
        <w:t xml:space="preserve">Figura </w:t>
      </w:r>
      <w:r>
        <w:rPr>
          <w:noProof/>
        </w:rPr>
        <w:t>11</w:t>
      </w:r>
      <w:r w:rsidRPr="00302B33">
        <w:rPr>
          <w:noProof/>
          <w:color w:val="000000"/>
        </w:rPr>
        <w:t xml:space="preserve"> Hypervisor Hospedado</w:t>
      </w:r>
      <w:r>
        <w:rPr>
          <w:noProof/>
        </w:rPr>
        <w:tab/>
      </w:r>
      <w:r>
        <w:rPr>
          <w:noProof/>
        </w:rPr>
        <w:fldChar w:fldCharType="begin"/>
      </w:r>
      <w:r>
        <w:rPr>
          <w:noProof/>
        </w:rPr>
        <w:instrText xml:space="preserve"> PAGEREF _Toc497654069 \h </w:instrText>
      </w:r>
      <w:r>
        <w:rPr>
          <w:noProof/>
        </w:rPr>
      </w:r>
      <w:r>
        <w:rPr>
          <w:noProof/>
        </w:rPr>
        <w:fldChar w:fldCharType="separate"/>
      </w:r>
      <w:r>
        <w:rPr>
          <w:noProof/>
        </w:rPr>
        <w:t>28</w:t>
      </w:r>
      <w:r>
        <w:rPr>
          <w:noProof/>
        </w:rPr>
        <w:fldChar w:fldCharType="end"/>
      </w:r>
    </w:p>
    <w:p w14:paraId="1F1D466A" w14:textId="34AC0B0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_Toc497654070 \h </w:instrText>
      </w:r>
      <w:r>
        <w:rPr>
          <w:noProof/>
        </w:rPr>
      </w:r>
      <w:r>
        <w:rPr>
          <w:noProof/>
        </w:rPr>
        <w:fldChar w:fldCharType="separate"/>
      </w:r>
      <w:r>
        <w:rPr>
          <w:noProof/>
        </w:rPr>
        <w:t>29</w:t>
      </w:r>
      <w:r>
        <w:rPr>
          <w:noProof/>
        </w:rPr>
        <w:fldChar w:fldCharType="end"/>
      </w:r>
    </w:p>
    <w:p w14:paraId="412313B8" w14:textId="472ED2C5"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_Toc497654071 \h </w:instrText>
      </w:r>
      <w:r>
        <w:rPr>
          <w:noProof/>
        </w:rPr>
      </w:r>
      <w:r>
        <w:rPr>
          <w:noProof/>
        </w:rPr>
        <w:fldChar w:fldCharType="separate"/>
      </w:r>
      <w:r>
        <w:rPr>
          <w:noProof/>
        </w:rPr>
        <w:t>29</w:t>
      </w:r>
      <w:r>
        <w:rPr>
          <w:noProof/>
        </w:rPr>
        <w:fldChar w:fldCharType="end"/>
      </w:r>
    </w:p>
    <w:p w14:paraId="79B8510F" w14:textId="66D50789"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_Toc497654072 \h </w:instrText>
      </w:r>
      <w:r>
        <w:rPr>
          <w:noProof/>
        </w:rPr>
      </w:r>
      <w:r>
        <w:rPr>
          <w:noProof/>
        </w:rPr>
        <w:fldChar w:fldCharType="separate"/>
      </w:r>
      <w:r>
        <w:rPr>
          <w:noProof/>
        </w:rPr>
        <w:t>31</w:t>
      </w:r>
      <w:r>
        <w:rPr>
          <w:noProof/>
        </w:rPr>
        <w:fldChar w:fldCharType="end"/>
      </w:r>
    </w:p>
    <w:p w14:paraId="2F0A96C6" w14:textId="2C4DB257"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_Toc497654073 \h </w:instrText>
      </w:r>
      <w:r>
        <w:rPr>
          <w:noProof/>
        </w:rPr>
      </w:r>
      <w:r>
        <w:rPr>
          <w:noProof/>
        </w:rPr>
        <w:fldChar w:fldCharType="separate"/>
      </w:r>
      <w:r>
        <w:rPr>
          <w:noProof/>
        </w:rPr>
        <w:t>32</w:t>
      </w:r>
      <w:r>
        <w:rPr>
          <w:noProof/>
        </w:rPr>
        <w:fldChar w:fldCharType="end"/>
      </w:r>
    </w:p>
    <w:p w14:paraId="4446FA2E" w14:textId="3BBF6CA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_Toc497654074 \h </w:instrText>
      </w:r>
      <w:r>
        <w:rPr>
          <w:noProof/>
        </w:rPr>
      </w:r>
      <w:r>
        <w:rPr>
          <w:noProof/>
        </w:rPr>
        <w:fldChar w:fldCharType="separate"/>
      </w:r>
      <w:r>
        <w:rPr>
          <w:noProof/>
        </w:rPr>
        <w:t>43</w:t>
      </w:r>
      <w:r>
        <w:rPr>
          <w:noProof/>
        </w:rPr>
        <w:fldChar w:fldCharType="end"/>
      </w:r>
    </w:p>
    <w:p w14:paraId="71F87ECA" w14:textId="39B718BB"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_Toc497654075 \h </w:instrText>
      </w:r>
      <w:r>
        <w:rPr>
          <w:noProof/>
        </w:rPr>
      </w:r>
      <w:r>
        <w:rPr>
          <w:noProof/>
        </w:rPr>
        <w:fldChar w:fldCharType="separate"/>
      </w:r>
      <w:r>
        <w:rPr>
          <w:noProof/>
        </w:rPr>
        <w:t>43</w:t>
      </w:r>
      <w:r>
        <w:rPr>
          <w:noProof/>
        </w:rPr>
        <w:fldChar w:fldCharType="end"/>
      </w:r>
    </w:p>
    <w:p w14:paraId="6525018B" w14:textId="403C994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_Toc497654076 \h </w:instrText>
      </w:r>
      <w:r>
        <w:rPr>
          <w:noProof/>
        </w:rPr>
      </w:r>
      <w:r>
        <w:rPr>
          <w:noProof/>
        </w:rPr>
        <w:fldChar w:fldCharType="separate"/>
      </w:r>
      <w:r>
        <w:rPr>
          <w:noProof/>
        </w:rPr>
        <w:t>44</w:t>
      </w:r>
      <w:r>
        <w:rPr>
          <w:noProof/>
        </w:rPr>
        <w:fldChar w:fldCharType="end"/>
      </w:r>
    </w:p>
    <w:p w14:paraId="57B91C91" w14:textId="6FD0D603"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19 - Dashboard do Portainer</w:t>
      </w:r>
      <w:r>
        <w:rPr>
          <w:noProof/>
        </w:rPr>
        <w:tab/>
      </w:r>
      <w:r>
        <w:rPr>
          <w:noProof/>
        </w:rPr>
        <w:fldChar w:fldCharType="begin"/>
      </w:r>
      <w:r>
        <w:rPr>
          <w:noProof/>
        </w:rPr>
        <w:instrText xml:space="preserve"> PAGEREF _Toc497654077 \h </w:instrText>
      </w:r>
      <w:r>
        <w:rPr>
          <w:noProof/>
        </w:rPr>
      </w:r>
      <w:r>
        <w:rPr>
          <w:noProof/>
        </w:rPr>
        <w:fldChar w:fldCharType="separate"/>
      </w:r>
      <w:r>
        <w:rPr>
          <w:noProof/>
        </w:rPr>
        <w:t>48</w:t>
      </w:r>
      <w:r>
        <w:rPr>
          <w:noProof/>
        </w:rPr>
        <w:fldChar w:fldCharType="end"/>
      </w:r>
    </w:p>
    <w:p w14:paraId="7389D62B" w14:textId="39AF2B26"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20 - Dashboard de Imagens do Portainer</w:t>
      </w:r>
      <w:r>
        <w:rPr>
          <w:noProof/>
        </w:rPr>
        <w:tab/>
      </w:r>
      <w:r>
        <w:rPr>
          <w:noProof/>
        </w:rPr>
        <w:fldChar w:fldCharType="begin"/>
      </w:r>
      <w:r>
        <w:rPr>
          <w:noProof/>
        </w:rPr>
        <w:instrText xml:space="preserve"> PAGEREF _Toc497654078 \h </w:instrText>
      </w:r>
      <w:r>
        <w:rPr>
          <w:noProof/>
        </w:rPr>
      </w:r>
      <w:r>
        <w:rPr>
          <w:noProof/>
        </w:rPr>
        <w:fldChar w:fldCharType="separate"/>
      </w:r>
      <w:r>
        <w:rPr>
          <w:noProof/>
        </w:rPr>
        <w:t>48</w:t>
      </w:r>
      <w:r>
        <w:rPr>
          <w:noProof/>
        </w:rPr>
        <w:fldChar w:fldCharType="end"/>
      </w:r>
    </w:p>
    <w:p w14:paraId="09EA1441" w14:textId="1017269A"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21 - Dashboard de Volumes do Portainer</w:t>
      </w:r>
      <w:r>
        <w:rPr>
          <w:noProof/>
        </w:rPr>
        <w:tab/>
      </w:r>
      <w:r>
        <w:rPr>
          <w:noProof/>
        </w:rPr>
        <w:fldChar w:fldCharType="begin"/>
      </w:r>
      <w:r>
        <w:rPr>
          <w:noProof/>
        </w:rPr>
        <w:instrText xml:space="preserve"> PAGEREF _Toc497654079 \h </w:instrText>
      </w:r>
      <w:r>
        <w:rPr>
          <w:noProof/>
        </w:rPr>
      </w:r>
      <w:r>
        <w:rPr>
          <w:noProof/>
        </w:rPr>
        <w:fldChar w:fldCharType="separate"/>
      </w:r>
      <w:r>
        <w:rPr>
          <w:noProof/>
        </w:rPr>
        <w:t>49</w:t>
      </w:r>
      <w:r>
        <w:rPr>
          <w:noProof/>
        </w:rPr>
        <w:fldChar w:fldCharType="end"/>
      </w:r>
    </w:p>
    <w:p w14:paraId="7417B2FD" w14:textId="6330949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22 - Dashboard de Engine do Portainer</w:t>
      </w:r>
      <w:r>
        <w:rPr>
          <w:noProof/>
        </w:rPr>
        <w:tab/>
      </w:r>
      <w:r>
        <w:rPr>
          <w:noProof/>
        </w:rPr>
        <w:fldChar w:fldCharType="begin"/>
      </w:r>
      <w:r>
        <w:rPr>
          <w:noProof/>
        </w:rPr>
        <w:instrText xml:space="preserve"> PAGEREF _Toc497654080 \h </w:instrText>
      </w:r>
      <w:r>
        <w:rPr>
          <w:noProof/>
        </w:rPr>
      </w:r>
      <w:r>
        <w:rPr>
          <w:noProof/>
        </w:rPr>
        <w:fldChar w:fldCharType="separate"/>
      </w:r>
      <w:r>
        <w:rPr>
          <w:noProof/>
        </w:rPr>
        <w:t>49</w:t>
      </w:r>
      <w:r>
        <w:rPr>
          <w:noProof/>
        </w:rPr>
        <w:fldChar w:fldCharType="end"/>
      </w:r>
    </w:p>
    <w:p w14:paraId="4C3A88A6" w14:textId="61B37EE2"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23 - Visualizer-arm</w:t>
      </w:r>
      <w:r>
        <w:rPr>
          <w:noProof/>
        </w:rPr>
        <w:tab/>
      </w:r>
      <w:r>
        <w:rPr>
          <w:noProof/>
        </w:rPr>
        <w:fldChar w:fldCharType="begin"/>
      </w:r>
      <w:r>
        <w:rPr>
          <w:noProof/>
        </w:rPr>
        <w:instrText xml:space="preserve"> PAGEREF _Toc497654081 \h </w:instrText>
      </w:r>
      <w:r>
        <w:rPr>
          <w:noProof/>
        </w:rPr>
      </w:r>
      <w:r>
        <w:rPr>
          <w:noProof/>
        </w:rPr>
        <w:fldChar w:fldCharType="separate"/>
      </w:r>
      <w:r>
        <w:rPr>
          <w:noProof/>
        </w:rPr>
        <w:t>52</w:t>
      </w:r>
      <w:r>
        <w:rPr>
          <w:noProof/>
        </w:rPr>
        <w:fldChar w:fldCharType="end"/>
      </w:r>
    </w:p>
    <w:p w14:paraId="7C992224" w14:textId="6FD80DDF"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24 - Play with Docker</w:t>
      </w:r>
      <w:r w:rsidRPr="006F0CE9">
        <w:rPr>
          <w:noProof/>
          <w:lang w:val="en-US"/>
        </w:rPr>
        <w:tab/>
      </w:r>
      <w:r>
        <w:rPr>
          <w:noProof/>
        </w:rPr>
        <w:fldChar w:fldCharType="begin"/>
      </w:r>
      <w:r w:rsidRPr="006F0CE9">
        <w:rPr>
          <w:noProof/>
          <w:lang w:val="en-US"/>
        </w:rPr>
        <w:instrText xml:space="preserve"> PAGEREF _Toc497654082 \h </w:instrText>
      </w:r>
      <w:r>
        <w:rPr>
          <w:noProof/>
        </w:rPr>
      </w:r>
      <w:r>
        <w:rPr>
          <w:noProof/>
        </w:rPr>
        <w:fldChar w:fldCharType="separate"/>
      </w:r>
      <w:r w:rsidRPr="006F0CE9">
        <w:rPr>
          <w:noProof/>
          <w:lang w:val="en-US"/>
        </w:rPr>
        <w:t>53</w:t>
      </w:r>
      <w:r>
        <w:rPr>
          <w:noProof/>
        </w:rPr>
        <w:fldChar w:fldCharType="end"/>
      </w:r>
    </w:p>
    <w:p w14:paraId="19BFB71E" w14:textId="2A7787FC"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02B33">
        <w:rPr>
          <w:noProof/>
          <w:lang w:val="en-US"/>
        </w:rPr>
        <w:t>Figura 25 - Shell do Play with Docker</w:t>
      </w:r>
      <w:r w:rsidRPr="006F0CE9">
        <w:rPr>
          <w:noProof/>
          <w:lang w:val="en-US"/>
        </w:rPr>
        <w:tab/>
      </w:r>
      <w:r>
        <w:rPr>
          <w:noProof/>
        </w:rPr>
        <w:fldChar w:fldCharType="begin"/>
      </w:r>
      <w:r w:rsidRPr="006F0CE9">
        <w:rPr>
          <w:noProof/>
          <w:lang w:val="en-US"/>
        </w:rPr>
        <w:instrText xml:space="preserve"> PAGEREF _Toc497654083 \h </w:instrText>
      </w:r>
      <w:r>
        <w:rPr>
          <w:noProof/>
        </w:rPr>
      </w:r>
      <w:r>
        <w:rPr>
          <w:noProof/>
        </w:rPr>
        <w:fldChar w:fldCharType="separate"/>
      </w:r>
      <w:r w:rsidRPr="006F0CE9">
        <w:rPr>
          <w:noProof/>
          <w:lang w:val="en-US"/>
        </w:rPr>
        <w:t>54</w:t>
      </w:r>
      <w:r>
        <w:rPr>
          <w:noProof/>
        </w:rPr>
        <w:fldChar w:fldCharType="end"/>
      </w:r>
    </w:p>
    <w:p w14:paraId="6AE0AD12" w14:textId="46A8A550" w:rsidR="006F0CE9" w:rsidRPr="006F0CE9"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6F0CE9">
        <w:rPr>
          <w:noProof/>
          <w:lang w:val="en-US"/>
        </w:rPr>
        <w:t>Figura 26 - Template do Play with Docker</w:t>
      </w:r>
      <w:r w:rsidRPr="006F0CE9">
        <w:rPr>
          <w:noProof/>
          <w:lang w:val="en-US"/>
        </w:rPr>
        <w:tab/>
      </w:r>
      <w:r>
        <w:rPr>
          <w:noProof/>
        </w:rPr>
        <w:fldChar w:fldCharType="begin"/>
      </w:r>
      <w:r w:rsidRPr="006F0CE9">
        <w:rPr>
          <w:noProof/>
          <w:lang w:val="en-US"/>
        </w:rPr>
        <w:instrText xml:space="preserve"> PAGEREF _Toc497654084 \h </w:instrText>
      </w:r>
      <w:r>
        <w:rPr>
          <w:noProof/>
        </w:rPr>
      </w:r>
      <w:r>
        <w:rPr>
          <w:noProof/>
        </w:rPr>
        <w:fldChar w:fldCharType="separate"/>
      </w:r>
      <w:r w:rsidRPr="006F0CE9">
        <w:rPr>
          <w:noProof/>
          <w:lang w:val="en-US"/>
        </w:rPr>
        <w:t>54</w:t>
      </w:r>
      <w:r>
        <w:rPr>
          <w:noProof/>
        </w:rPr>
        <w:fldChar w:fldCharType="end"/>
      </w:r>
    </w:p>
    <w:p w14:paraId="485C8E10" w14:textId="4EDAD4F0"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27 - Comunidade do Docker no Telegram</w:t>
      </w:r>
      <w:r>
        <w:rPr>
          <w:noProof/>
        </w:rPr>
        <w:tab/>
      </w:r>
      <w:r>
        <w:rPr>
          <w:noProof/>
        </w:rPr>
        <w:fldChar w:fldCharType="begin"/>
      </w:r>
      <w:r>
        <w:rPr>
          <w:noProof/>
        </w:rPr>
        <w:instrText xml:space="preserve"> PAGEREF _Toc497654085 \h </w:instrText>
      </w:r>
      <w:r>
        <w:rPr>
          <w:noProof/>
        </w:rPr>
      </w:r>
      <w:r>
        <w:rPr>
          <w:noProof/>
        </w:rPr>
        <w:fldChar w:fldCharType="separate"/>
      </w:r>
      <w:r>
        <w:rPr>
          <w:noProof/>
        </w:rPr>
        <w:t>55</w:t>
      </w:r>
      <w:r>
        <w:rPr>
          <w:noProof/>
        </w:rPr>
        <w:fldChar w:fldCharType="end"/>
      </w:r>
    </w:p>
    <w:p w14:paraId="21C2E5D7" w14:textId="3C27E416" w:rsidR="006F0CE9" w:rsidRPr="003B1AE1" w:rsidRDefault="006F0CE9">
      <w:pPr>
        <w:pStyle w:val="ndicedeilustraes"/>
        <w:tabs>
          <w:tab w:val="right" w:leader="dot" w:pos="9061"/>
        </w:tabs>
        <w:rPr>
          <w:rFonts w:eastAsiaTheme="minorEastAsia" w:cstheme="minorBidi"/>
          <w:smallCaps w:val="0"/>
          <w:noProof/>
          <w:color w:val="auto"/>
          <w:sz w:val="24"/>
          <w:szCs w:val="24"/>
          <w:lang w:val="en-US" w:eastAsia="pt-BR"/>
        </w:rPr>
      </w:pPr>
      <w:r w:rsidRPr="003B1AE1">
        <w:rPr>
          <w:noProof/>
          <w:lang w:val="en-US"/>
        </w:rPr>
        <w:t>Figura 28 - Canal Annoucements do Slack</w:t>
      </w:r>
      <w:r w:rsidRPr="003B1AE1">
        <w:rPr>
          <w:noProof/>
          <w:lang w:val="en-US"/>
        </w:rPr>
        <w:tab/>
      </w:r>
      <w:r>
        <w:rPr>
          <w:noProof/>
        </w:rPr>
        <w:fldChar w:fldCharType="begin"/>
      </w:r>
      <w:r w:rsidRPr="003B1AE1">
        <w:rPr>
          <w:noProof/>
          <w:lang w:val="en-US"/>
        </w:rPr>
        <w:instrText xml:space="preserve"> PAGEREF _Toc497654086 \h </w:instrText>
      </w:r>
      <w:r>
        <w:rPr>
          <w:noProof/>
        </w:rPr>
      </w:r>
      <w:r>
        <w:rPr>
          <w:noProof/>
        </w:rPr>
        <w:fldChar w:fldCharType="separate"/>
      </w:r>
      <w:r w:rsidRPr="003B1AE1">
        <w:rPr>
          <w:noProof/>
          <w:lang w:val="en-US"/>
        </w:rPr>
        <w:t>55</w:t>
      </w:r>
      <w:r>
        <w:rPr>
          <w:noProof/>
        </w:rPr>
        <w:fldChar w:fldCharType="end"/>
      </w:r>
    </w:p>
    <w:p w14:paraId="4CF81D68" w14:textId="61660538" w:rsidR="006F0CE9" w:rsidRDefault="006F0CE9">
      <w:pPr>
        <w:pStyle w:val="ndicedeilustraes"/>
        <w:tabs>
          <w:tab w:val="right" w:leader="dot" w:pos="9061"/>
        </w:tabs>
        <w:rPr>
          <w:rFonts w:eastAsiaTheme="minorEastAsia" w:cstheme="minorBidi"/>
          <w:smallCaps w:val="0"/>
          <w:noProof/>
          <w:color w:val="auto"/>
          <w:sz w:val="24"/>
          <w:szCs w:val="24"/>
          <w:lang w:eastAsia="pt-BR"/>
        </w:rPr>
      </w:pPr>
      <w:r>
        <w:rPr>
          <w:noProof/>
        </w:rPr>
        <w:t>Figura 29 - Canal Random do Slack</w:t>
      </w:r>
      <w:r>
        <w:rPr>
          <w:noProof/>
        </w:rPr>
        <w:tab/>
      </w:r>
      <w:r>
        <w:rPr>
          <w:noProof/>
        </w:rPr>
        <w:fldChar w:fldCharType="begin"/>
      </w:r>
      <w:r>
        <w:rPr>
          <w:noProof/>
        </w:rPr>
        <w:instrText xml:space="preserve"> PAGEREF _Toc497654087 \h </w:instrText>
      </w:r>
      <w:r>
        <w:rPr>
          <w:noProof/>
        </w:rPr>
      </w:r>
      <w:r>
        <w:rPr>
          <w:noProof/>
        </w:rPr>
        <w:fldChar w:fldCharType="separate"/>
      </w:r>
      <w:r>
        <w:rPr>
          <w:noProof/>
        </w:rPr>
        <w:t>55</w:t>
      </w:r>
      <w:r>
        <w:rPr>
          <w:noProof/>
        </w:rPr>
        <w:fldChar w:fldCharType="end"/>
      </w:r>
    </w:p>
    <w:p w14:paraId="74350D00" w14:textId="77777777" w:rsidR="009C7518" w:rsidRPr="006F0CE9" w:rsidRDefault="00C254AC">
      <w:pPr>
        <w:pStyle w:val="ndicedeilustraes"/>
      </w:pPr>
      <w:r>
        <w:fldChar w:fldCharType="end"/>
      </w:r>
    </w:p>
    <w:p w14:paraId="3240A1E7" w14:textId="77777777" w:rsidR="009C7518" w:rsidRPr="006F0CE9" w:rsidRDefault="00C254AC">
      <w:r w:rsidRPr="006F0CE9">
        <w:br w:type="page"/>
      </w:r>
    </w:p>
    <w:p w14:paraId="709E178E" w14:textId="5D5C02D4" w:rsidR="00463F02" w:rsidRDefault="00463F02" w:rsidP="00463F02">
      <w:pPr>
        <w:spacing w:after="360"/>
        <w:jc w:val="center"/>
      </w:pPr>
      <w:r>
        <w:rPr>
          <w:b/>
          <w:sz w:val="28"/>
          <w:szCs w:val="28"/>
        </w:rPr>
        <w:lastRenderedPageBreak/>
        <w:t>LISTA DE TABELAS</w:t>
      </w:r>
    </w:p>
    <w:p w14:paraId="2535FE20" w14:textId="328C5F70" w:rsidR="00D87123"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sidR="00D87123">
        <w:rPr>
          <w:noProof/>
        </w:rPr>
        <w:t>Tabela 1- Tabela de Imagens utilizadas no Estudo de Caso.</w:t>
      </w:r>
      <w:r w:rsidR="00D87123">
        <w:rPr>
          <w:noProof/>
        </w:rPr>
        <w:tab/>
      </w:r>
      <w:r w:rsidR="00D87123">
        <w:rPr>
          <w:noProof/>
        </w:rPr>
        <w:fldChar w:fldCharType="begin"/>
      </w:r>
      <w:r w:rsidR="00D87123">
        <w:rPr>
          <w:noProof/>
        </w:rPr>
        <w:instrText xml:space="preserve"> PAGEREF _Toc497641684 \h </w:instrText>
      </w:r>
      <w:r w:rsidR="00D87123">
        <w:rPr>
          <w:noProof/>
        </w:rPr>
      </w:r>
      <w:r w:rsidR="00D87123">
        <w:rPr>
          <w:noProof/>
        </w:rPr>
        <w:fldChar w:fldCharType="separate"/>
      </w:r>
      <w:r w:rsidR="00D87123">
        <w:rPr>
          <w:noProof/>
        </w:rPr>
        <w:t>39</w:t>
      </w:r>
      <w:r w:rsidR="00D87123">
        <w:rPr>
          <w:noProof/>
        </w:rPr>
        <w:fldChar w:fldCharType="end"/>
      </w:r>
    </w:p>
    <w:p w14:paraId="2362C63A" w14:textId="3F0D30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w:t>
      </w:r>
      <w:r w:rsidR="003A32F9">
        <w:rPr>
          <w:noProof/>
        </w:rPr>
        <w:t>rs utilizadas no Estudo de Caso</w:t>
      </w:r>
      <w:r>
        <w:rPr>
          <w:noProof/>
        </w:rPr>
        <w:tab/>
      </w:r>
      <w:r>
        <w:rPr>
          <w:noProof/>
        </w:rPr>
        <w:fldChar w:fldCharType="begin"/>
      </w:r>
      <w:r>
        <w:rPr>
          <w:noProof/>
        </w:rPr>
        <w:instrText xml:space="preserve"> PAGEREF _Toc497641685 \h </w:instrText>
      </w:r>
      <w:r>
        <w:rPr>
          <w:noProof/>
        </w:rPr>
      </w:r>
      <w:r>
        <w:rPr>
          <w:noProof/>
        </w:rPr>
        <w:fldChar w:fldCharType="separate"/>
      </w:r>
      <w:r>
        <w:rPr>
          <w:noProof/>
        </w:rPr>
        <w:t>44</w:t>
      </w:r>
      <w:r>
        <w:rPr>
          <w:noProof/>
        </w:rPr>
        <w:fldChar w:fldCharType="end"/>
      </w:r>
    </w:p>
    <w:p w14:paraId="1F5B71AE" w14:textId="78E667CC"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3 - Tabela de parâmetros utilizado na manipulação dos containers</w:t>
      </w:r>
      <w:r>
        <w:rPr>
          <w:noProof/>
        </w:rPr>
        <w:tab/>
      </w:r>
      <w:r>
        <w:rPr>
          <w:noProof/>
        </w:rPr>
        <w:fldChar w:fldCharType="begin"/>
      </w:r>
      <w:r>
        <w:rPr>
          <w:noProof/>
        </w:rPr>
        <w:instrText xml:space="preserve"> PAGEREF _Toc497641686 \h </w:instrText>
      </w:r>
      <w:r>
        <w:rPr>
          <w:noProof/>
        </w:rPr>
      </w:r>
      <w:r>
        <w:rPr>
          <w:noProof/>
        </w:rPr>
        <w:fldChar w:fldCharType="separate"/>
      </w:r>
      <w:r>
        <w:rPr>
          <w:noProof/>
        </w:rPr>
        <w:t>44</w:t>
      </w:r>
      <w:r>
        <w:rPr>
          <w:noProof/>
        </w:rPr>
        <w:fldChar w:fldCharType="end"/>
      </w:r>
    </w:p>
    <w:p w14:paraId="1224F0CD" w14:textId="524E2F04" w:rsidR="00D87123" w:rsidRDefault="00D87123">
      <w:pPr>
        <w:pStyle w:val="ndicedeilustraes"/>
        <w:tabs>
          <w:tab w:val="right" w:leader="dot" w:pos="9061"/>
        </w:tabs>
        <w:rPr>
          <w:rFonts w:eastAsiaTheme="minorEastAsia" w:cstheme="minorBidi"/>
          <w:smallCaps w:val="0"/>
          <w:noProof/>
          <w:color w:val="auto"/>
          <w:sz w:val="24"/>
          <w:szCs w:val="24"/>
          <w:lang w:eastAsia="pt-BR"/>
        </w:rPr>
      </w:pPr>
      <w:r>
        <w:rPr>
          <w:noProof/>
        </w:rPr>
        <w:t>Tabela 4 - Tabela de parâmetros utilizados na execução dos containers</w:t>
      </w:r>
      <w:r>
        <w:rPr>
          <w:noProof/>
        </w:rPr>
        <w:tab/>
      </w:r>
      <w:r>
        <w:rPr>
          <w:noProof/>
        </w:rPr>
        <w:fldChar w:fldCharType="begin"/>
      </w:r>
      <w:r>
        <w:rPr>
          <w:noProof/>
        </w:rPr>
        <w:instrText xml:space="preserve"> PAGEREF _Toc497641687 \h </w:instrText>
      </w:r>
      <w:r>
        <w:rPr>
          <w:noProof/>
        </w:rPr>
      </w:r>
      <w:r>
        <w:rPr>
          <w:noProof/>
        </w:rPr>
        <w:fldChar w:fldCharType="separate"/>
      </w:r>
      <w:r>
        <w:rPr>
          <w:noProof/>
        </w:rPr>
        <w:t>45</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r>
              <w:rPr>
                <w:lang w:eastAsia="x-none"/>
              </w:rPr>
              <w:t>Stack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65A96916" w:rsidR="00C833BB" w:rsidRDefault="004F1F41">
            <w:pPr>
              <w:rPr>
                <w:rFonts w:eastAsia="Times New Roman"/>
                <w:color w:val="000000" w:themeColor="text1"/>
              </w:rPr>
            </w:pPr>
            <w:r>
              <w:rPr>
                <w:rFonts w:eastAsia="Times New Roman"/>
                <w:color w:val="000000" w:themeColor="text1"/>
              </w:rPr>
              <w:t>CMD</w:t>
            </w:r>
          </w:p>
        </w:tc>
        <w:tc>
          <w:tcPr>
            <w:tcW w:w="4531" w:type="dxa"/>
          </w:tcPr>
          <w:p w14:paraId="09ECE68D" w14:textId="73D9FB57" w:rsidR="00C833BB" w:rsidRDefault="0025305F">
            <w:r>
              <w:t>Abreviação de Command</w:t>
            </w:r>
            <w:r w:rsidR="00EB010E">
              <w:t>, execução de um comando dentro do container</w:t>
            </w:r>
          </w:p>
        </w:tc>
      </w:tr>
      <w:tr w:rsidR="00C833BB" w14:paraId="2EDE8874" w14:textId="77777777" w:rsidTr="00D826C9">
        <w:tc>
          <w:tcPr>
            <w:tcW w:w="4530" w:type="dxa"/>
          </w:tcPr>
          <w:p w14:paraId="49C8FB65" w14:textId="2592E476" w:rsidR="00C833BB" w:rsidRDefault="003937C4">
            <w:pPr>
              <w:rPr>
                <w:rFonts w:eastAsia="Times New Roman"/>
                <w:color w:val="000000" w:themeColor="text1"/>
              </w:rPr>
            </w:pPr>
            <w:r>
              <w:rPr>
                <w:rFonts w:eastAsia="Times New Roman"/>
                <w:color w:val="000000" w:themeColor="text1"/>
              </w:rPr>
              <w:lastRenderedPageBreak/>
              <w:t>UI</w:t>
            </w:r>
          </w:p>
        </w:tc>
        <w:tc>
          <w:tcPr>
            <w:tcW w:w="4531" w:type="dxa"/>
          </w:tcPr>
          <w:p w14:paraId="3E611E91" w14:textId="68F834B1" w:rsidR="00C833BB" w:rsidRDefault="003937C4">
            <w:r>
              <w:t xml:space="preserve">User Interface </w:t>
            </w:r>
            <w:r w:rsidR="00EB6922">
              <w:t xml:space="preserve">- </w:t>
            </w:r>
            <w:r>
              <w:t>Interface de usuário</w:t>
            </w:r>
            <w:r w:rsidR="00EB6922">
              <w:t>, interfaces que facilitam</w:t>
            </w:r>
            <w:r w:rsidR="00D349B0">
              <w:t xml:space="preserve"> a interação do usuá</w:t>
            </w:r>
            <w:r w:rsidR="00924CC6">
              <w:t>rio com o sistema</w:t>
            </w:r>
            <w:r w:rsidR="00EB6922">
              <w:t xml:space="preserve"> </w:t>
            </w:r>
          </w:p>
        </w:tc>
      </w:tr>
      <w:tr w:rsidR="00C833BB" w14:paraId="207B05E5" w14:textId="77777777" w:rsidTr="00D826C9">
        <w:tc>
          <w:tcPr>
            <w:tcW w:w="4530" w:type="dxa"/>
          </w:tcPr>
          <w:p w14:paraId="2A259392" w14:textId="486F32FD" w:rsidR="00C833BB" w:rsidRDefault="0038011C">
            <w:pPr>
              <w:rPr>
                <w:rFonts w:eastAsia="Times New Roman"/>
                <w:color w:val="000000" w:themeColor="text1"/>
              </w:rPr>
            </w:pPr>
            <w:r>
              <w:rPr>
                <w:lang w:eastAsia="x-none"/>
              </w:rPr>
              <w:t>CI</w:t>
            </w:r>
          </w:p>
        </w:tc>
        <w:tc>
          <w:tcPr>
            <w:tcW w:w="4531" w:type="dxa"/>
          </w:tcPr>
          <w:p w14:paraId="7E9B222D" w14:textId="77077EBA" w:rsidR="00C833BB" w:rsidRDefault="00C11E62">
            <w:r>
              <w:t>Continuos Integration – Integração Contínua, são softwares para automatizar o deploy das aplicações nos ambientes.</w:t>
            </w:r>
          </w:p>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2059F5C" w14:textId="77777777" w:rsidR="00E26FD3"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655453" w:history="1">
            <w:r w:rsidR="00E26FD3" w:rsidRPr="001F3831">
              <w:rPr>
                <w:rStyle w:val="Hiperlink"/>
                <w:noProof/>
              </w:rPr>
              <w:t>INTRODUÇÃO</w:t>
            </w:r>
            <w:r w:rsidR="00E26FD3">
              <w:rPr>
                <w:noProof/>
                <w:webHidden/>
              </w:rPr>
              <w:tab/>
            </w:r>
            <w:r w:rsidR="00E26FD3">
              <w:rPr>
                <w:noProof/>
                <w:webHidden/>
              </w:rPr>
              <w:fldChar w:fldCharType="begin"/>
            </w:r>
            <w:r w:rsidR="00E26FD3">
              <w:rPr>
                <w:noProof/>
                <w:webHidden/>
              </w:rPr>
              <w:instrText xml:space="preserve"> PAGEREF _Toc497655453 \h </w:instrText>
            </w:r>
            <w:r w:rsidR="00E26FD3">
              <w:rPr>
                <w:noProof/>
                <w:webHidden/>
              </w:rPr>
            </w:r>
            <w:r w:rsidR="00E26FD3">
              <w:rPr>
                <w:noProof/>
                <w:webHidden/>
              </w:rPr>
              <w:fldChar w:fldCharType="separate"/>
            </w:r>
            <w:r w:rsidR="00E26FD3">
              <w:rPr>
                <w:noProof/>
                <w:webHidden/>
              </w:rPr>
              <w:t>14</w:t>
            </w:r>
            <w:r w:rsidR="00E26FD3">
              <w:rPr>
                <w:noProof/>
                <w:webHidden/>
              </w:rPr>
              <w:fldChar w:fldCharType="end"/>
            </w:r>
          </w:hyperlink>
        </w:p>
        <w:p w14:paraId="1CBF5854" w14:textId="77777777" w:rsidR="00E26FD3" w:rsidRDefault="00904115">
          <w:pPr>
            <w:pStyle w:val="Sumrio1"/>
            <w:tabs>
              <w:tab w:val="right" w:leader="dot" w:pos="9061"/>
            </w:tabs>
            <w:rPr>
              <w:rFonts w:eastAsiaTheme="minorEastAsia" w:cstheme="minorBidi"/>
              <w:b w:val="0"/>
              <w:bCs w:val="0"/>
              <w:noProof/>
            </w:rPr>
          </w:pPr>
          <w:hyperlink w:anchor="_Toc497655454" w:history="1">
            <w:r w:rsidR="00E26FD3" w:rsidRPr="001F3831">
              <w:rPr>
                <w:rStyle w:val="Hiperlink"/>
                <w:noProof/>
              </w:rPr>
              <w:t>2 Computação em Nuvem</w:t>
            </w:r>
            <w:r w:rsidR="00E26FD3">
              <w:rPr>
                <w:noProof/>
                <w:webHidden/>
              </w:rPr>
              <w:tab/>
            </w:r>
            <w:r w:rsidR="00E26FD3">
              <w:rPr>
                <w:noProof/>
                <w:webHidden/>
              </w:rPr>
              <w:fldChar w:fldCharType="begin"/>
            </w:r>
            <w:r w:rsidR="00E26FD3">
              <w:rPr>
                <w:noProof/>
                <w:webHidden/>
              </w:rPr>
              <w:instrText xml:space="preserve"> PAGEREF _Toc497655454 \h </w:instrText>
            </w:r>
            <w:r w:rsidR="00E26FD3">
              <w:rPr>
                <w:noProof/>
                <w:webHidden/>
              </w:rPr>
            </w:r>
            <w:r w:rsidR="00E26FD3">
              <w:rPr>
                <w:noProof/>
                <w:webHidden/>
              </w:rPr>
              <w:fldChar w:fldCharType="separate"/>
            </w:r>
            <w:r w:rsidR="00E26FD3">
              <w:rPr>
                <w:noProof/>
                <w:webHidden/>
              </w:rPr>
              <w:t>16</w:t>
            </w:r>
            <w:r w:rsidR="00E26FD3">
              <w:rPr>
                <w:noProof/>
                <w:webHidden/>
              </w:rPr>
              <w:fldChar w:fldCharType="end"/>
            </w:r>
          </w:hyperlink>
        </w:p>
        <w:p w14:paraId="73AC4210" w14:textId="77777777" w:rsidR="00E26FD3" w:rsidRDefault="00904115">
          <w:pPr>
            <w:pStyle w:val="Sumrio1"/>
            <w:tabs>
              <w:tab w:val="right" w:leader="dot" w:pos="9061"/>
            </w:tabs>
            <w:rPr>
              <w:rFonts w:eastAsiaTheme="minorEastAsia" w:cstheme="minorBidi"/>
              <w:b w:val="0"/>
              <w:bCs w:val="0"/>
              <w:noProof/>
            </w:rPr>
          </w:pPr>
          <w:hyperlink w:anchor="_Toc497655455" w:history="1">
            <w:r w:rsidR="00E26FD3" w:rsidRPr="001F3831">
              <w:rPr>
                <w:rStyle w:val="Hiperlink"/>
                <w:noProof/>
              </w:rPr>
              <w:t>2.1 História</w:t>
            </w:r>
            <w:r w:rsidR="00E26FD3">
              <w:rPr>
                <w:noProof/>
                <w:webHidden/>
              </w:rPr>
              <w:tab/>
            </w:r>
            <w:r w:rsidR="00E26FD3">
              <w:rPr>
                <w:noProof/>
                <w:webHidden/>
              </w:rPr>
              <w:fldChar w:fldCharType="begin"/>
            </w:r>
            <w:r w:rsidR="00E26FD3">
              <w:rPr>
                <w:noProof/>
                <w:webHidden/>
              </w:rPr>
              <w:instrText xml:space="preserve"> PAGEREF _Toc497655455 \h </w:instrText>
            </w:r>
            <w:r w:rsidR="00E26FD3">
              <w:rPr>
                <w:noProof/>
                <w:webHidden/>
              </w:rPr>
            </w:r>
            <w:r w:rsidR="00E26FD3">
              <w:rPr>
                <w:noProof/>
                <w:webHidden/>
              </w:rPr>
              <w:fldChar w:fldCharType="separate"/>
            </w:r>
            <w:r w:rsidR="00E26FD3">
              <w:rPr>
                <w:noProof/>
                <w:webHidden/>
              </w:rPr>
              <w:t>17</w:t>
            </w:r>
            <w:r w:rsidR="00E26FD3">
              <w:rPr>
                <w:noProof/>
                <w:webHidden/>
              </w:rPr>
              <w:fldChar w:fldCharType="end"/>
            </w:r>
          </w:hyperlink>
        </w:p>
        <w:p w14:paraId="326F5ED1" w14:textId="77777777" w:rsidR="00E26FD3" w:rsidRDefault="00904115">
          <w:pPr>
            <w:pStyle w:val="Sumrio1"/>
            <w:tabs>
              <w:tab w:val="right" w:leader="dot" w:pos="9061"/>
            </w:tabs>
            <w:rPr>
              <w:rFonts w:eastAsiaTheme="minorEastAsia" w:cstheme="minorBidi"/>
              <w:b w:val="0"/>
              <w:bCs w:val="0"/>
              <w:noProof/>
            </w:rPr>
          </w:pPr>
          <w:hyperlink w:anchor="_Toc497655456" w:history="1">
            <w:r w:rsidR="00E26FD3" w:rsidRPr="001F3831">
              <w:rPr>
                <w:rStyle w:val="Hiperlink"/>
                <w:noProof/>
              </w:rPr>
              <w:t>2.2 Modelos de implantação</w:t>
            </w:r>
            <w:r w:rsidR="00E26FD3">
              <w:rPr>
                <w:noProof/>
                <w:webHidden/>
              </w:rPr>
              <w:tab/>
            </w:r>
            <w:r w:rsidR="00E26FD3">
              <w:rPr>
                <w:noProof/>
                <w:webHidden/>
              </w:rPr>
              <w:fldChar w:fldCharType="begin"/>
            </w:r>
            <w:r w:rsidR="00E26FD3">
              <w:rPr>
                <w:noProof/>
                <w:webHidden/>
              </w:rPr>
              <w:instrText xml:space="preserve"> PAGEREF _Toc497655456 \h </w:instrText>
            </w:r>
            <w:r w:rsidR="00E26FD3">
              <w:rPr>
                <w:noProof/>
                <w:webHidden/>
              </w:rPr>
            </w:r>
            <w:r w:rsidR="00E26FD3">
              <w:rPr>
                <w:noProof/>
                <w:webHidden/>
              </w:rPr>
              <w:fldChar w:fldCharType="separate"/>
            </w:r>
            <w:r w:rsidR="00E26FD3">
              <w:rPr>
                <w:noProof/>
                <w:webHidden/>
              </w:rPr>
              <w:t>19</w:t>
            </w:r>
            <w:r w:rsidR="00E26FD3">
              <w:rPr>
                <w:noProof/>
                <w:webHidden/>
              </w:rPr>
              <w:fldChar w:fldCharType="end"/>
            </w:r>
          </w:hyperlink>
        </w:p>
        <w:p w14:paraId="75954D44" w14:textId="77777777" w:rsidR="00E26FD3" w:rsidRDefault="00904115">
          <w:pPr>
            <w:pStyle w:val="Sumrio2"/>
            <w:tabs>
              <w:tab w:val="right" w:leader="dot" w:pos="9061"/>
            </w:tabs>
            <w:rPr>
              <w:rFonts w:eastAsiaTheme="minorEastAsia" w:cstheme="minorBidi"/>
              <w:b w:val="0"/>
              <w:bCs w:val="0"/>
              <w:noProof/>
              <w:sz w:val="24"/>
              <w:szCs w:val="24"/>
            </w:rPr>
          </w:pPr>
          <w:hyperlink w:anchor="_Toc497655457" w:history="1">
            <w:r w:rsidR="00E26FD3" w:rsidRPr="001F3831">
              <w:rPr>
                <w:rStyle w:val="Hiperlink"/>
                <w:noProof/>
              </w:rPr>
              <w:t>2.2.1 Nuvem Pública</w:t>
            </w:r>
            <w:r w:rsidR="00E26FD3">
              <w:rPr>
                <w:noProof/>
                <w:webHidden/>
              </w:rPr>
              <w:tab/>
            </w:r>
            <w:r w:rsidR="00E26FD3">
              <w:rPr>
                <w:noProof/>
                <w:webHidden/>
              </w:rPr>
              <w:fldChar w:fldCharType="begin"/>
            </w:r>
            <w:r w:rsidR="00E26FD3">
              <w:rPr>
                <w:noProof/>
                <w:webHidden/>
              </w:rPr>
              <w:instrText xml:space="preserve"> PAGEREF _Toc497655457 \h </w:instrText>
            </w:r>
            <w:r w:rsidR="00E26FD3">
              <w:rPr>
                <w:noProof/>
                <w:webHidden/>
              </w:rPr>
            </w:r>
            <w:r w:rsidR="00E26FD3">
              <w:rPr>
                <w:noProof/>
                <w:webHidden/>
              </w:rPr>
              <w:fldChar w:fldCharType="separate"/>
            </w:r>
            <w:r w:rsidR="00E26FD3">
              <w:rPr>
                <w:noProof/>
                <w:webHidden/>
              </w:rPr>
              <w:t>20</w:t>
            </w:r>
            <w:r w:rsidR="00E26FD3">
              <w:rPr>
                <w:noProof/>
                <w:webHidden/>
              </w:rPr>
              <w:fldChar w:fldCharType="end"/>
            </w:r>
          </w:hyperlink>
        </w:p>
        <w:p w14:paraId="7BC225A2" w14:textId="77777777" w:rsidR="00E26FD3" w:rsidRDefault="00904115">
          <w:pPr>
            <w:pStyle w:val="Sumrio2"/>
            <w:tabs>
              <w:tab w:val="right" w:leader="dot" w:pos="9061"/>
            </w:tabs>
            <w:rPr>
              <w:rFonts w:eastAsiaTheme="minorEastAsia" w:cstheme="minorBidi"/>
              <w:b w:val="0"/>
              <w:bCs w:val="0"/>
              <w:noProof/>
              <w:sz w:val="24"/>
              <w:szCs w:val="24"/>
            </w:rPr>
          </w:pPr>
          <w:hyperlink w:anchor="_Toc497655458" w:history="1">
            <w:r w:rsidR="00E26FD3" w:rsidRPr="001F3831">
              <w:rPr>
                <w:rStyle w:val="Hiperlink"/>
                <w:noProof/>
              </w:rPr>
              <w:t>2.2.2 Nuvem Privada</w:t>
            </w:r>
            <w:r w:rsidR="00E26FD3">
              <w:rPr>
                <w:noProof/>
                <w:webHidden/>
              </w:rPr>
              <w:tab/>
            </w:r>
            <w:r w:rsidR="00E26FD3">
              <w:rPr>
                <w:noProof/>
                <w:webHidden/>
              </w:rPr>
              <w:fldChar w:fldCharType="begin"/>
            </w:r>
            <w:r w:rsidR="00E26FD3">
              <w:rPr>
                <w:noProof/>
                <w:webHidden/>
              </w:rPr>
              <w:instrText xml:space="preserve"> PAGEREF _Toc497655458 \h </w:instrText>
            </w:r>
            <w:r w:rsidR="00E26FD3">
              <w:rPr>
                <w:noProof/>
                <w:webHidden/>
              </w:rPr>
            </w:r>
            <w:r w:rsidR="00E26FD3">
              <w:rPr>
                <w:noProof/>
                <w:webHidden/>
              </w:rPr>
              <w:fldChar w:fldCharType="separate"/>
            </w:r>
            <w:r w:rsidR="00E26FD3">
              <w:rPr>
                <w:noProof/>
                <w:webHidden/>
              </w:rPr>
              <w:t>21</w:t>
            </w:r>
            <w:r w:rsidR="00E26FD3">
              <w:rPr>
                <w:noProof/>
                <w:webHidden/>
              </w:rPr>
              <w:fldChar w:fldCharType="end"/>
            </w:r>
          </w:hyperlink>
        </w:p>
        <w:p w14:paraId="622AA279" w14:textId="77777777" w:rsidR="00E26FD3" w:rsidRDefault="00904115">
          <w:pPr>
            <w:pStyle w:val="Sumrio2"/>
            <w:tabs>
              <w:tab w:val="right" w:leader="dot" w:pos="9061"/>
            </w:tabs>
            <w:rPr>
              <w:rFonts w:eastAsiaTheme="minorEastAsia" w:cstheme="minorBidi"/>
              <w:b w:val="0"/>
              <w:bCs w:val="0"/>
              <w:noProof/>
              <w:sz w:val="24"/>
              <w:szCs w:val="24"/>
            </w:rPr>
          </w:pPr>
          <w:hyperlink w:anchor="_Toc497655459" w:history="1">
            <w:r w:rsidR="00E26FD3" w:rsidRPr="001F3831">
              <w:rPr>
                <w:rStyle w:val="Hiperlink"/>
                <w:noProof/>
              </w:rPr>
              <w:t>2.2.3 Nuvem Comunitária</w:t>
            </w:r>
            <w:r w:rsidR="00E26FD3">
              <w:rPr>
                <w:noProof/>
                <w:webHidden/>
              </w:rPr>
              <w:tab/>
            </w:r>
            <w:r w:rsidR="00E26FD3">
              <w:rPr>
                <w:noProof/>
                <w:webHidden/>
              </w:rPr>
              <w:fldChar w:fldCharType="begin"/>
            </w:r>
            <w:r w:rsidR="00E26FD3">
              <w:rPr>
                <w:noProof/>
                <w:webHidden/>
              </w:rPr>
              <w:instrText xml:space="preserve"> PAGEREF _Toc497655459 \h </w:instrText>
            </w:r>
            <w:r w:rsidR="00E26FD3">
              <w:rPr>
                <w:noProof/>
                <w:webHidden/>
              </w:rPr>
            </w:r>
            <w:r w:rsidR="00E26FD3">
              <w:rPr>
                <w:noProof/>
                <w:webHidden/>
              </w:rPr>
              <w:fldChar w:fldCharType="separate"/>
            </w:r>
            <w:r w:rsidR="00E26FD3">
              <w:rPr>
                <w:noProof/>
                <w:webHidden/>
              </w:rPr>
              <w:t>22</w:t>
            </w:r>
            <w:r w:rsidR="00E26FD3">
              <w:rPr>
                <w:noProof/>
                <w:webHidden/>
              </w:rPr>
              <w:fldChar w:fldCharType="end"/>
            </w:r>
          </w:hyperlink>
        </w:p>
        <w:p w14:paraId="18A7E815" w14:textId="77777777" w:rsidR="00E26FD3" w:rsidRDefault="00904115">
          <w:pPr>
            <w:pStyle w:val="Sumrio2"/>
            <w:tabs>
              <w:tab w:val="right" w:leader="dot" w:pos="9061"/>
            </w:tabs>
            <w:rPr>
              <w:rFonts w:eastAsiaTheme="minorEastAsia" w:cstheme="minorBidi"/>
              <w:b w:val="0"/>
              <w:bCs w:val="0"/>
              <w:noProof/>
              <w:sz w:val="24"/>
              <w:szCs w:val="24"/>
            </w:rPr>
          </w:pPr>
          <w:hyperlink w:anchor="_Toc497655460" w:history="1">
            <w:r w:rsidR="00E26FD3" w:rsidRPr="001F3831">
              <w:rPr>
                <w:rStyle w:val="Hiperlink"/>
                <w:noProof/>
              </w:rPr>
              <w:t>2.2.3 Nuvem Híbrida</w:t>
            </w:r>
            <w:r w:rsidR="00E26FD3">
              <w:rPr>
                <w:noProof/>
                <w:webHidden/>
              </w:rPr>
              <w:tab/>
            </w:r>
            <w:r w:rsidR="00E26FD3">
              <w:rPr>
                <w:noProof/>
                <w:webHidden/>
              </w:rPr>
              <w:fldChar w:fldCharType="begin"/>
            </w:r>
            <w:r w:rsidR="00E26FD3">
              <w:rPr>
                <w:noProof/>
                <w:webHidden/>
              </w:rPr>
              <w:instrText xml:space="preserve"> PAGEREF _Toc497655460 \h </w:instrText>
            </w:r>
            <w:r w:rsidR="00E26FD3">
              <w:rPr>
                <w:noProof/>
                <w:webHidden/>
              </w:rPr>
            </w:r>
            <w:r w:rsidR="00E26FD3">
              <w:rPr>
                <w:noProof/>
                <w:webHidden/>
              </w:rPr>
              <w:fldChar w:fldCharType="separate"/>
            </w:r>
            <w:r w:rsidR="00E26FD3">
              <w:rPr>
                <w:noProof/>
                <w:webHidden/>
              </w:rPr>
              <w:t>23</w:t>
            </w:r>
            <w:r w:rsidR="00E26FD3">
              <w:rPr>
                <w:noProof/>
                <w:webHidden/>
              </w:rPr>
              <w:fldChar w:fldCharType="end"/>
            </w:r>
          </w:hyperlink>
        </w:p>
        <w:p w14:paraId="7C7F2539" w14:textId="77777777" w:rsidR="00E26FD3" w:rsidRDefault="00904115">
          <w:pPr>
            <w:pStyle w:val="Sumrio1"/>
            <w:tabs>
              <w:tab w:val="right" w:leader="dot" w:pos="9061"/>
            </w:tabs>
            <w:rPr>
              <w:rFonts w:eastAsiaTheme="minorEastAsia" w:cstheme="minorBidi"/>
              <w:b w:val="0"/>
              <w:bCs w:val="0"/>
              <w:noProof/>
            </w:rPr>
          </w:pPr>
          <w:hyperlink w:anchor="_Toc497655461" w:history="1">
            <w:r w:rsidR="00E26FD3" w:rsidRPr="001F3831">
              <w:rPr>
                <w:rStyle w:val="Hiperlink"/>
                <w:noProof/>
              </w:rPr>
              <w:t>2.3 Princípios da computação em nuvem</w:t>
            </w:r>
            <w:r w:rsidR="00E26FD3">
              <w:rPr>
                <w:noProof/>
                <w:webHidden/>
              </w:rPr>
              <w:tab/>
            </w:r>
            <w:r w:rsidR="00E26FD3">
              <w:rPr>
                <w:noProof/>
                <w:webHidden/>
              </w:rPr>
              <w:fldChar w:fldCharType="begin"/>
            </w:r>
            <w:r w:rsidR="00E26FD3">
              <w:rPr>
                <w:noProof/>
                <w:webHidden/>
              </w:rPr>
              <w:instrText xml:space="preserve"> PAGEREF _Toc497655461 \h </w:instrText>
            </w:r>
            <w:r w:rsidR="00E26FD3">
              <w:rPr>
                <w:noProof/>
                <w:webHidden/>
              </w:rPr>
            </w:r>
            <w:r w:rsidR="00E26FD3">
              <w:rPr>
                <w:noProof/>
                <w:webHidden/>
              </w:rPr>
              <w:fldChar w:fldCharType="separate"/>
            </w:r>
            <w:r w:rsidR="00E26FD3">
              <w:rPr>
                <w:noProof/>
                <w:webHidden/>
              </w:rPr>
              <w:t>24</w:t>
            </w:r>
            <w:r w:rsidR="00E26FD3">
              <w:rPr>
                <w:noProof/>
                <w:webHidden/>
              </w:rPr>
              <w:fldChar w:fldCharType="end"/>
            </w:r>
          </w:hyperlink>
        </w:p>
        <w:p w14:paraId="34C3F35E" w14:textId="77777777" w:rsidR="00E26FD3" w:rsidRDefault="00904115">
          <w:pPr>
            <w:pStyle w:val="Sumrio1"/>
            <w:tabs>
              <w:tab w:val="right" w:leader="dot" w:pos="9061"/>
            </w:tabs>
            <w:rPr>
              <w:rFonts w:eastAsiaTheme="minorEastAsia" w:cstheme="minorBidi"/>
              <w:b w:val="0"/>
              <w:bCs w:val="0"/>
              <w:noProof/>
            </w:rPr>
          </w:pPr>
          <w:hyperlink w:anchor="_Toc497655462" w:history="1">
            <w:r w:rsidR="00E26FD3" w:rsidRPr="001F3831">
              <w:rPr>
                <w:rStyle w:val="Hiperlink"/>
                <w:noProof/>
              </w:rPr>
              <w:t>2.4 Modelos de Serviços</w:t>
            </w:r>
            <w:r w:rsidR="00E26FD3">
              <w:rPr>
                <w:noProof/>
                <w:webHidden/>
              </w:rPr>
              <w:tab/>
            </w:r>
            <w:r w:rsidR="00E26FD3">
              <w:rPr>
                <w:noProof/>
                <w:webHidden/>
              </w:rPr>
              <w:fldChar w:fldCharType="begin"/>
            </w:r>
            <w:r w:rsidR="00E26FD3">
              <w:rPr>
                <w:noProof/>
                <w:webHidden/>
              </w:rPr>
              <w:instrText xml:space="preserve"> PAGEREF _Toc497655462 \h </w:instrText>
            </w:r>
            <w:r w:rsidR="00E26FD3">
              <w:rPr>
                <w:noProof/>
                <w:webHidden/>
              </w:rPr>
            </w:r>
            <w:r w:rsidR="00E26FD3">
              <w:rPr>
                <w:noProof/>
                <w:webHidden/>
              </w:rPr>
              <w:fldChar w:fldCharType="separate"/>
            </w:r>
            <w:r w:rsidR="00E26FD3">
              <w:rPr>
                <w:noProof/>
                <w:webHidden/>
              </w:rPr>
              <w:t>26</w:t>
            </w:r>
            <w:r w:rsidR="00E26FD3">
              <w:rPr>
                <w:noProof/>
                <w:webHidden/>
              </w:rPr>
              <w:fldChar w:fldCharType="end"/>
            </w:r>
          </w:hyperlink>
        </w:p>
        <w:p w14:paraId="5C5C3A22" w14:textId="77777777" w:rsidR="00E26FD3" w:rsidRDefault="00904115">
          <w:pPr>
            <w:pStyle w:val="Sumrio1"/>
            <w:tabs>
              <w:tab w:val="right" w:leader="dot" w:pos="9061"/>
            </w:tabs>
            <w:rPr>
              <w:rFonts w:eastAsiaTheme="minorEastAsia" w:cstheme="minorBidi"/>
              <w:b w:val="0"/>
              <w:bCs w:val="0"/>
              <w:noProof/>
            </w:rPr>
          </w:pPr>
          <w:hyperlink w:anchor="_Toc497655463" w:history="1">
            <w:r w:rsidR="00E26FD3" w:rsidRPr="001F3831">
              <w:rPr>
                <w:rStyle w:val="Hiperlink"/>
                <w:noProof/>
              </w:rPr>
              <w:t>3 Container vs Virtualização</w:t>
            </w:r>
            <w:r w:rsidR="00E26FD3">
              <w:rPr>
                <w:noProof/>
                <w:webHidden/>
              </w:rPr>
              <w:tab/>
            </w:r>
            <w:r w:rsidR="00E26FD3">
              <w:rPr>
                <w:noProof/>
                <w:webHidden/>
              </w:rPr>
              <w:fldChar w:fldCharType="begin"/>
            </w:r>
            <w:r w:rsidR="00E26FD3">
              <w:rPr>
                <w:noProof/>
                <w:webHidden/>
              </w:rPr>
              <w:instrText xml:space="preserve"> PAGEREF _Toc497655463 \h </w:instrText>
            </w:r>
            <w:r w:rsidR="00E26FD3">
              <w:rPr>
                <w:noProof/>
                <w:webHidden/>
              </w:rPr>
            </w:r>
            <w:r w:rsidR="00E26FD3">
              <w:rPr>
                <w:noProof/>
                <w:webHidden/>
              </w:rPr>
              <w:fldChar w:fldCharType="separate"/>
            </w:r>
            <w:r w:rsidR="00E26FD3">
              <w:rPr>
                <w:noProof/>
                <w:webHidden/>
              </w:rPr>
              <w:t>27</w:t>
            </w:r>
            <w:r w:rsidR="00E26FD3">
              <w:rPr>
                <w:noProof/>
                <w:webHidden/>
              </w:rPr>
              <w:fldChar w:fldCharType="end"/>
            </w:r>
          </w:hyperlink>
        </w:p>
        <w:p w14:paraId="592F1426" w14:textId="77777777" w:rsidR="00E26FD3" w:rsidRDefault="00904115">
          <w:pPr>
            <w:pStyle w:val="Sumrio1"/>
            <w:tabs>
              <w:tab w:val="right" w:leader="dot" w:pos="9061"/>
            </w:tabs>
            <w:rPr>
              <w:rFonts w:eastAsiaTheme="minorEastAsia" w:cstheme="minorBidi"/>
              <w:b w:val="0"/>
              <w:bCs w:val="0"/>
              <w:noProof/>
            </w:rPr>
          </w:pPr>
          <w:hyperlink w:anchor="_Toc497655464" w:history="1">
            <w:r w:rsidR="00E26FD3" w:rsidRPr="001F3831">
              <w:rPr>
                <w:rStyle w:val="Hiperlink"/>
                <w:noProof/>
              </w:rPr>
              <w:t>3.1 LXC Containers</w:t>
            </w:r>
            <w:r w:rsidR="00E26FD3">
              <w:rPr>
                <w:noProof/>
                <w:webHidden/>
              </w:rPr>
              <w:tab/>
            </w:r>
            <w:r w:rsidR="00E26FD3">
              <w:rPr>
                <w:noProof/>
                <w:webHidden/>
              </w:rPr>
              <w:fldChar w:fldCharType="begin"/>
            </w:r>
            <w:r w:rsidR="00E26FD3">
              <w:rPr>
                <w:noProof/>
                <w:webHidden/>
              </w:rPr>
              <w:instrText xml:space="preserve"> PAGEREF _Toc497655464 \h </w:instrText>
            </w:r>
            <w:r w:rsidR="00E26FD3">
              <w:rPr>
                <w:noProof/>
                <w:webHidden/>
              </w:rPr>
            </w:r>
            <w:r w:rsidR="00E26FD3">
              <w:rPr>
                <w:noProof/>
                <w:webHidden/>
              </w:rPr>
              <w:fldChar w:fldCharType="separate"/>
            </w:r>
            <w:r w:rsidR="00E26FD3">
              <w:rPr>
                <w:noProof/>
                <w:webHidden/>
              </w:rPr>
              <w:t>30</w:t>
            </w:r>
            <w:r w:rsidR="00E26FD3">
              <w:rPr>
                <w:noProof/>
                <w:webHidden/>
              </w:rPr>
              <w:fldChar w:fldCharType="end"/>
            </w:r>
          </w:hyperlink>
        </w:p>
        <w:p w14:paraId="7E24E1EC" w14:textId="77777777" w:rsidR="00E26FD3" w:rsidRDefault="00904115">
          <w:pPr>
            <w:pStyle w:val="Sumrio1"/>
            <w:tabs>
              <w:tab w:val="right" w:leader="dot" w:pos="9061"/>
            </w:tabs>
            <w:rPr>
              <w:rFonts w:eastAsiaTheme="minorEastAsia" w:cstheme="minorBidi"/>
              <w:b w:val="0"/>
              <w:bCs w:val="0"/>
              <w:noProof/>
            </w:rPr>
          </w:pPr>
          <w:hyperlink w:anchor="_Toc497655465" w:history="1">
            <w:r w:rsidR="00E26FD3" w:rsidRPr="001F3831">
              <w:rPr>
                <w:rStyle w:val="Hiperlink"/>
                <w:noProof/>
              </w:rPr>
              <w:t>4. Docker</w:t>
            </w:r>
            <w:r w:rsidR="00E26FD3">
              <w:rPr>
                <w:noProof/>
                <w:webHidden/>
              </w:rPr>
              <w:tab/>
            </w:r>
            <w:r w:rsidR="00E26FD3">
              <w:rPr>
                <w:noProof/>
                <w:webHidden/>
              </w:rPr>
              <w:fldChar w:fldCharType="begin"/>
            </w:r>
            <w:r w:rsidR="00E26FD3">
              <w:rPr>
                <w:noProof/>
                <w:webHidden/>
              </w:rPr>
              <w:instrText xml:space="preserve"> PAGEREF _Toc497655465 \h </w:instrText>
            </w:r>
            <w:r w:rsidR="00E26FD3">
              <w:rPr>
                <w:noProof/>
                <w:webHidden/>
              </w:rPr>
            </w:r>
            <w:r w:rsidR="00E26FD3">
              <w:rPr>
                <w:noProof/>
                <w:webHidden/>
              </w:rPr>
              <w:fldChar w:fldCharType="separate"/>
            </w:r>
            <w:r w:rsidR="00E26FD3">
              <w:rPr>
                <w:noProof/>
                <w:webHidden/>
              </w:rPr>
              <w:t>33</w:t>
            </w:r>
            <w:r w:rsidR="00E26FD3">
              <w:rPr>
                <w:noProof/>
                <w:webHidden/>
              </w:rPr>
              <w:fldChar w:fldCharType="end"/>
            </w:r>
          </w:hyperlink>
        </w:p>
        <w:p w14:paraId="67FC1F0E" w14:textId="77777777" w:rsidR="00E26FD3" w:rsidRDefault="00904115">
          <w:pPr>
            <w:pStyle w:val="Sumrio2"/>
            <w:tabs>
              <w:tab w:val="right" w:leader="dot" w:pos="9061"/>
            </w:tabs>
            <w:rPr>
              <w:rFonts w:eastAsiaTheme="minorEastAsia" w:cstheme="minorBidi"/>
              <w:b w:val="0"/>
              <w:bCs w:val="0"/>
              <w:noProof/>
              <w:sz w:val="24"/>
              <w:szCs w:val="24"/>
            </w:rPr>
          </w:pPr>
          <w:hyperlink w:anchor="_Toc497655466" w:history="1">
            <w:r w:rsidR="00E26FD3" w:rsidRPr="001F3831">
              <w:rPr>
                <w:rStyle w:val="Hiperlink"/>
                <w:noProof/>
              </w:rPr>
              <w:t>4.0.1 Instalação do Docker</w:t>
            </w:r>
            <w:r w:rsidR="00E26FD3">
              <w:rPr>
                <w:noProof/>
                <w:webHidden/>
              </w:rPr>
              <w:tab/>
            </w:r>
            <w:r w:rsidR="00E26FD3">
              <w:rPr>
                <w:noProof/>
                <w:webHidden/>
              </w:rPr>
              <w:fldChar w:fldCharType="begin"/>
            </w:r>
            <w:r w:rsidR="00E26FD3">
              <w:rPr>
                <w:noProof/>
                <w:webHidden/>
              </w:rPr>
              <w:instrText xml:space="preserve"> PAGEREF _Toc497655466 \h </w:instrText>
            </w:r>
            <w:r w:rsidR="00E26FD3">
              <w:rPr>
                <w:noProof/>
                <w:webHidden/>
              </w:rPr>
            </w:r>
            <w:r w:rsidR="00E26FD3">
              <w:rPr>
                <w:noProof/>
                <w:webHidden/>
              </w:rPr>
              <w:fldChar w:fldCharType="separate"/>
            </w:r>
            <w:r w:rsidR="00E26FD3">
              <w:rPr>
                <w:noProof/>
                <w:webHidden/>
              </w:rPr>
              <w:t>34</w:t>
            </w:r>
            <w:r w:rsidR="00E26FD3">
              <w:rPr>
                <w:noProof/>
                <w:webHidden/>
              </w:rPr>
              <w:fldChar w:fldCharType="end"/>
            </w:r>
          </w:hyperlink>
        </w:p>
        <w:p w14:paraId="4E4053E5" w14:textId="77777777" w:rsidR="00E26FD3" w:rsidRDefault="00904115">
          <w:pPr>
            <w:pStyle w:val="Sumrio1"/>
            <w:tabs>
              <w:tab w:val="right" w:leader="dot" w:pos="9061"/>
            </w:tabs>
            <w:rPr>
              <w:rFonts w:eastAsiaTheme="minorEastAsia" w:cstheme="minorBidi"/>
              <w:b w:val="0"/>
              <w:bCs w:val="0"/>
              <w:noProof/>
            </w:rPr>
          </w:pPr>
          <w:hyperlink w:anchor="_Toc497655467" w:history="1">
            <w:r w:rsidR="00E26FD3" w:rsidRPr="001F3831">
              <w:rPr>
                <w:rStyle w:val="Hiperlink"/>
                <w:noProof/>
              </w:rPr>
              <w:t>4.1 Arquivos de Configuração</w:t>
            </w:r>
            <w:r w:rsidR="00E26FD3">
              <w:rPr>
                <w:noProof/>
                <w:webHidden/>
              </w:rPr>
              <w:tab/>
            </w:r>
            <w:r w:rsidR="00E26FD3">
              <w:rPr>
                <w:noProof/>
                <w:webHidden/>
              </w:rPr>
              <w:fldChar w:fldCharType="begin"/>
            </w:r>
            <w:r w:rsidR="00E26FD3">
              <w:rPr>
                <w:noProof/>
                <w:webHidden/>
              </w:rPr>
              <w:instrText xml:space="preserve"> PAGEREF _Toc497655467 \h </w:instrText>
            </w:r>
            <w:r w:rsidR="00E26FD3">
              <w:rPr>
                <w:noProof/>
                <w:webHidden/>
              </w:rPr>
            </w:r>
            <w:r w:rsidR="00E26FD3">
              <w:rPr>
                <w:noProof/>
                <w:webHidden/>
              </w:rPr>
              <w:fldChar w:fldCharType="separate"/>
            </w:r>
            <w:r w:rsidR="00E26FD3">
              <w:rPr>
                <w:noProof/>
                <w:webHidden/>
              </w:rPr>
              <w:t>36</w:t>
            </w:r>
            <w:r w:rsidR="00E26FD3">
              <w:rPr>
                <w:noProof/>
                <w:webHidden/>
              </w:rPr>
              <w:fldChar w:fldCharType="end"/>
            </w:r>
          </w:hyperlink>
        </w:p>
        <w:p w14:paraId="14DF630B" w14:textId="77777777" w:rsidR="00E26FD3" w:rsidRDefault="00904115">
          <w:pPr>
            <w:pStyle w:val="Sumrio2"/>
            <w:tabs>
              <w:tab w:val="right" w:leader="dot" w:pos="9061"/>
            </w:tabs>
            <w:rPr>
              <w:rFonts w:eastAsiaTheme="minorEastAsia" w:cstheme="minorBidi"/>
              <w:b w:val="0"/>
              <w:bCs w:val="0"/>
              <w:noProof/>
              <w:sz w:val="24"/>
              <w:szCs w:val="24"/>
            </w:rPr>
          </w:pPr>
          <w:hyperlink w:anchor="_Toc497655468" w:history="1">
            <w:r w:rsidR="00E26FD3" w:rsidRPr="001F3831">
              <w:rPr>
                <w:rStyle w:val="Hiperlink"/>
                <w:noProof/>
              </w:rPr>
              <w:t>4.1.1 Docker-Compose</w:t>
            </w:r>
            <w:r w:rsidR="00E26FD3">
              <w:rPr>
                <w:noProof/>
                <w:webHidden/>
              </w:rPr>
              <w:tab/>
            </w:r>
            <w:r w:rsidR="00E26FD3">
              <w:rPr>
                <w:noProof/>
                <w:webHidden/>
              </w:rPr>
              <w:fldChar w:fldCharType="begin"/>
            </w:r>
            <w:r w:rsidR="00E26FD3">
              <w:rPr>
                <w:noProof/>
                <w:webHidden/>
              </w:rPr>
              <w:instrText xml:space="preserve"> PAGEREF _Toc497655468 \h </w:instrText>
            </w:r>
            <w:r w:rsidR="00E26FD3">
              <w:rPr>
                <w:noProof/>
                <w:webHidden/>
              </w:rPr>
            </w:r>
            <w:r w:rsidR="00E26FD3">
              <w:rPr>
                <w:noProof/>
                <w:webHidden/>
              </w:rPr>
              <w:fldChar w:fldCharType="separate"/>
            </w:r>
            <w:r w:rsidR="00E26FD3">
              <w:rPr>
                <w:noProof/>
                <w:webHidden/>
              </w:rPr>
              <w:t>36</w:t>
            </w:r>
            <w:r w:rsidR="00E26FD3">
              <w:rPr>
                <w:noProof/>
                <w:webHidden/>
              </w:rPr>
              <w:fldChar w:fldCharType="end"/>
            </w:r>
          </w:hyperlink>
        </w:p>
        <w:p w14:paraId="58E75138" w14:textId="77777777" w:rsidR="00E26FD3" w:rsidRDefault="00904115">
          <w:pPr>
            <w:pStyle w:val="Sumrio2"/>
            <w:tabs>
              <w:tab w:val="right" w:leader="dot" w:pos="9061"/>
            </w:tabs>
            <w:rPr>
              <w:rFonts w:eastAsiaTheme="minorEastAsia" w:cstheme="minorBidi"/>
              <w:b w:val="0"/>
              <w:bCs w:val="0"/>
              <w:noProof/>
              <w:sz w:val="24"/>
              <w:szCs w:val="24"/>
            </w:rPr>
          </w:pPr>
          <w:hyperlink w:anchor="_Toc497655469" w:history="1">
            <w:r w:rsidR="00E26FD3" w:rsidRPr="001F3831">
              <w:rPr>
                <w:rStyle w:val="Hiperlink"/>
                <w:noProof/>
              </w:rPr>
              <w:t>4.1.2 Docker File</w:t>
            </w:r>
            <w:r w:rsidR="00E26FD3">
              <w:rPr>
                <w:noProof/>
                <w:webHidden/>
              </w:rPr>
              <w:tab/>
            </w:r>
            <w:r w:rsidR="00E26FD3">
              <w:rPr>
                <w:noProof/>
                <w:webHidden/>
              </w:rPr>
              <w:fldChar w:fldCharType="begin"/>
            </w:r>
            <w:r w:rsidR="00E26FD3">
              <w:rPr>
                <w:noProof/>
                <w:webHidden/>
              </w:rPr>
              <w:instrText xml:space="preserve"> PAGEREF _Toc497655469 \h </w:instrText>
            </w:r>
            <w:r w:rsidR="00E26FD3">
              <w:rPr>
                <w:noProof/>
                <w:webHidden/>
              </w:rPr>
            </w:r>
            <w:r w:rsidR="00E26FD3">
              <w:rPr>
                <w:noProof/>
                <w:webHidden/>
              </w:rPr>
              <w:fldChar w:fldCharType="separate"/>
            </w:r>
            <w:r w:rsidR="00E26FD3">
              <w:rPr>
                <w:noProof/>
                <w:webHidden/>
              </w:rPr>
              <w:t>37</w:t>
            </w:r>
            <w:r w:rsidR="00E26FD3">
              <w:rPr>
                <w:noProof/>
                <w:webHidden/>
              </w:rPr>
              <w:fldChar w:fldCharType="end"/>
            </w:r>
          </w:hyperlink>
        </w:p>
        <w:p w14:paraId="3D23C256" w14:textId="77777777" w:rsidR="00E26FD3" w:rsidRDefault="00904115">
          <w:pPr>
            <w:pStyle w:val="Sumrio1"/>
            <w:tabs>
              <w:tab w:val="right" w:leader="dot" w:pos="9061"/>
            </w:tabs>
            <w:rPr>
              <w:rFonts w:eastAsiaTheme="minorEastAsia" w:cstheme="minorBidi"/>
              <w:b w:val="0"/>
              <w:bCs w:val="0"/>
              <w:noProof/>
            </w:rPr>
          </w:pPr>
          <w:hyperlink w:anchor="_Toc497655470" w:history="1">
            <w:r w:rsidR="00E26FD3" w:rsidRPr="001F3831">
              <w:rPr>
                <w:rStyle w:val="Hiperlink"/>
                <w:noProof/>
              </w:rPr>
              <w:t>4.2 Docker Imagem</w:t>
            </w:r>
            <w:r w:rsidR="00E26FD3">
              <w:rPr>
                <w:noProof/>
                <w:webHidden/>
              </w:rPr>
              <w:tab/>
            </w:r>
            <w:r w:rsidR="00E26FD3">
              <w:rPr>
                <w:noProof/>
                <w:webHidden/>
              </w:rPr>
              <w:fldChar w:fldCharType="begin"/>
            </w:r>
            <w:r w:rsidR="00E26FD3">
              <w:rPr>
                <w:noProof/>
                <w:webHidden/>
              </w:rPr>
              <w:instrText xml:space="preserve"> PAGEREF _Toc497655470 \h </w:instrText>
            </w:r>
            <w:r w:rsidR="00E26FD3">
              <w:rPr>
                <w:noProof/>
                <w:webHidden/>
              </w:rPr>
            </w:r>
            <w:r w:rsidR="00E26FD3">
              <w:rPr>
                <w:noProof/>
                <w:webHidden/>
              </w:rPr>
              <w:fldChar w:fldCharType="separate"/>
            </w:r>
            <w:r w:rsidR="00E26FD3">
              <w:rPr>
                <w:noProof/>
                <w:webHidden/>
              </w:rPr>
              <w:t>40</w:t>
            </w:r>
            <w:r w:rsidR="00E26FD3">
              <w:rPr>
                <w:noProof/>
                <w:webHidden/>
              </w:rPr>
              <w:fldChar w:fldCharType="end"/>
            </w:r>
          </w:hyperlink>
        </w:p>
        <w:p w14:paraId="1FE333C9" w14:textId="77777777" w:rsidR="00E26FD3" w:rsidRDefault="00904115">
          <w:pPr>
            <w:pStyle w:val="Sumrio2"/>
            <w:tabs>
              <w:tab w:val="right" w:leader="dot" w:pos="9061"/>
            </w:tabs>
            <w:rPr>
              <w:rFonts w:eastAsiaTheme="minorEastAsia" w:cstheme="minorBidi"/>
              <w:b w:val="0"/>
              <w:bCs w:val="0"/>
              <w:noProof/>
              <w:sz w:val="24"/>
              <w:szCs w:val="24"/>
            </w:rPr>
          </w:pPr>
          <w:hyperlink w:anchor="_Toc497655471" w:history="1">
            <w:r w:rsidR="00E26FD3" w:rsidRPr="001F3831">
              <w:rPr>
                <w:rStyle w:val="Hiperlink"/>
                <w:noProof/>
              </w:rPr>
              <w:t>4.2.1 DockerHub</w:t>
            </w:r>
            <w:r w:rsidR="00E26FD3">
              <w:rPr>
                <w:noProof/>
                <w:webHidden/>
              </w:rPr>
              <w:tab/>
            </w:r>
            <w:r w:rsidR="00E26FD3">
              <w:rPr>
                <w:noProof/>
                <w:webHidden/>
              </w:rPr>
              <w:fldChar w:fldCharType="begin"/>
            </w:r>
            <w:r w:rsidR="00E26FD3">
              <w:rPr>
                <w:noProof/>
                <w:webHidden/>
              </w:rPr>
              <w:instrText xml:space="preserve"> PAGEREF _Toc497655471 \h </w:instrText>
            </w:r>
            <w:r w:rsidR="00E26FD3">
              <w:rPr>
                <w:noProof/>
                <w:webHidden/>
              </w:rPr>
            </w:r>
            <w:r w:rsidR="00E26FD3">
              <w:rPr>
                <w:noProof/>
                <w:webHidden/>
              </w:rPr>
              <w:fldChar w:fldCharType="separate"/>
            </w:r>
            <w:r w:rsidR="00E26FD3">
              <w:rPr>
                <w:noProof/>
                <w:webHidden/>
              </w:rPr>
              <w:t>41</w:t>
            </w:r>
            <w:r w:rsidR="00E26FD3">
              <w:rPr>
                <w:noProof/>
                <w:webHidden/>
              </w:rPr>
              <w:fldChar w:fldCharType="end"/>
            </w:r>
          </w:hyperlink>
        </w:p>
        <w:p w14:paraId="6A4677FD" w14:textId="77777777" w:rsidR="00E26FD3" w:rsidRDefault="00904115">
          <w:pPr>
            <w:pStyle w:val="Sumrio1"/>
            <w:tabs>
              <w:tab w:val="right" w:leader="dot" w:pos="9061"/>
            </w:tabs>
            <w:rPr>
              <w:rFonts w:eastAsiaTheme="minorEastAsia" w:cstheme="minorBidi"/>
              <w:b w:val="0"/>
              <w:bCs w:val="0"/>
              <w:noProof/>
            </w:rPr>
          </w:pPr>
          <w:hyperlink w:anchor="_Toc497655472" w:history="1">
            <w:r w:rsidR="00E26FD3" w:rsidRPr="001F3831">
              <w:rPr>
                <w:rStyle w:val="Hiperlink"/>
                <w:noProof/>
              </w:rPr>
              <w:t>4.3 Docker Container</w:t>
            </w:r>
            <w:r w:rsidR="00E26FD3">
              <w:rPr>
                <w:noProof/>
                <w:webHidden/>
              </w:rPr>
              <w:tab/>
            </w:r>
            <w:r w:rsidR="00E26FD3">
              <w:rPr>
                <w:noProof/>
                <w:webHidden/>
              </w:rPr>
              <w:fldChar w:fldCharType="begin"/>
            </w:r>
            <w:r w:rsidR="00E26FD3">
              <w:rPr>
                <w:noProof/>
                <w:webHidden/>
              </w:rPr>
              <w:instrText xml:space="preserve"> PAGEREF _Toc497655472 \h </w:instrText>
            </w:r>
            <w:r w:rsidR="00E26FD3">
              <w:rPr>
                <w:noProof/>
                <w:webHidden/>
              </w:rPr>
            </w:r>
            <w:r w:rsidR="00E26FD3">
              <w:rPr>
                <w:noProof/>
                <w:webHidden/>
              </w:rPr>
              <w:fldChar w:fldCharType="separate"/>
            </w:r>
            <w:r w:rsidR="00E26FD3">
              <w:rPr>
                <w:noProof/>
                <w:webHidden/>
              </w:rPr>
              <w:t>44</w:t>
            </w:r>
            <w:r w:rsidR="00E26FD3">
              <w:rPr>
                <w:noProof/>
                <w:webHidden/>
              </w:rPr>
              <w:fldChar w:fldCharType="end"/>
            </w:r>
          </w:hyperlink>
        </w:p>
        <w:p w14:paraId="2C761A2D" w14:textId="77777777" w:rsidR="00E26FD3" w:rsidRDefault="00904115">
          <w:pPr>
            <w:pStyle w:val="Sumrio2"/>
            <w:tabs>
              <w:tab w:val="right" w:leader="dot" w:pos="9061"/>
            </w:tabs>
            <w:rPr>
              <w:rFonts w:eastAsiaTheme="minorEastAsia" w:cstheme="minorBidi"/>
              <w:b w:val="0"/>
              <w:bCs w:val="0"/>
              <w:noProof/>
              <w:sz w:val="24"/>
              <w:szCs w:val="24"/>
            </w:rPr>
          </w:pPr>
          <w:hyperlink w:anchor="_Toc497655473" w:history="1">
            <w:r w:rsidR="00E26FD3" w:rsidRPr="001F3831">
              <w:rPr>
                <w:rStyle w:val="Hiperlink"/>
                <w:noProof/>
              </w:rPr>
              <w:t>4.3.1 Software de Gerenciamento de Containers</w:t>
            </w:r>
            <w:r w:rsidR="00E26FD3">
              <w:rPr>
                <w:noProof/>
                <w:webHidden/>
              </w:rPr>
              <w:tab/>
            </w:r>
            <w:r w:rsidR="00E26FD3">
              <w:rPr>
                <w:noProof/>
                <w:webHidden/>
              </w:rPr>
              <w:fldChar w:fldCharType="begin"/>
            </w:r>
            <w:r w:rsidR="00E26FD3">
              <w:rPr>
                <w:noProof/>
                <w:webHidden/>
              </w:rPr>
              <w:instrText xml:space="preserve"> PAGEREF _Toc497655473 \h </w:instrText>
            </w:r>
            <w:r w:rsidR="00E26FD3">
              <w:rPr>
                <w:noProof/>
                <w:webHidden/>
              </w:rPr>
            </w:r>
            <w:r w:rsidR="00E26FD3">
              <w:rPr>
                <w:noProof/>
                <w:webHidden/>
              </w:rPr>
              <w:fldChar w:fldCharType="separate"/>
            </w:r>
            <w:r w:rsidR="00E26FD3">
              <w:rPr>
                <w:noProof/>
                <w:webHidden/>
              </w:rPr>
              <w:t>46</w:t>
            </w:r>
            <w:r w:rsidR="00E26FD3">
              <w:rPr>
                <w:noProof/>
                <w:webHidden/>
              </w:rPr>
              <w:fldChar w:fldCharType="end"/>
            </w:r>
          </w:hyperlink>
        </w:p>
        <w:p w14:paraId="49D6EE17" w14:textId="77777777" w:rsidR="00E26FD3" w:rsidRDefault="00904115">
          <w:pPr>
            <w:pStyle w:val="Sumrio1"/>
            <w:tabs>
              <w:tab w:val="right" w:leader="dot" w:pos="9061"/>
            </w:tabs>
            <w:rPr>
              <w:rFonts w:eastAsiaTheme="minorEastAsia" w:cstheme="minorBidi"/>
              <w:b w:val="0"/>
              <w:bCs w:val="0"/>
              <w:noProof/>
            </w:rPr>
          </w:pPr>
          <w:hyperlink w:anchor="_Toc497655474" w:history="1">
            <w:r w:rsidR="00E26FD3" w:rsidRPr="001F3831">
              <w:rPr>
                <w:rStyle w:val="Hiperlink"/>
                <w:noProof/>
              </w:rPr>
              <w:t>4.4 Docker Swarm</w:t>
            </w:r>
            <w:r w:rsidR="00E26FD3">
              <w:rPr>
                <w:noProof/>
                <w:webHidden/>
              </w:rPr>
              <w:tab/>
            </w:r>
            <w:r w:rsidR="00E26FD3">
              <w:rPr>
                <w:noProof/>
                <w:webHidden/>
              </w:rPr>
              <w:fldChar w:fldCharType="begin"/>
            </w:r>
            <w:r w:rsidR="00E26FD3">
              <w:rPr>
                <w:noProof/>
                <w:webHidden/>
              </w:rPr>
              <w:instrText xml:space="preserve"> PAGEREF _Toc497655474 \h </w:instrText>
            </w:r>
            <w:r w:rsidR="00E26FD3">
              <w:rPr>
                <w:noProof/>
                <w:webHidden/>
              </w:rPr>
            </w:r>
            <w:r w:rsidR="00E26FD3">
              <w:rPr>
                <w:noProof/>
                <w:webHidden/>
              </w:rPr>
              <w:fldChar w:fldCharType="separate"/>
            </w:r>
            <w:r w:rsidR="00E26FD3">
              <w:rPr>
                <w:noProof/>
                <w:webHidden/>
              </w:rPr>
              <w:t>49</w:t>
            </w:r>
            <w:r w:rsidR="00E26FD3">
              <w:rPr>
                <w:noProof/>
                <w:webHidden/>
              </w:rPr>
              <w:fldChar w:fldCharType="end"/>
            </w:r>
          </w:hyperlink>
        </w:p>
        <w:p w14:paraId="5578B59B" w14:textId="77777777" w:rsidR="00E26FD3" w:rsidRDefault="00904115">
          <w:pPr>
            <w:pStyle w:val="Sumrio1"/>
            <w:tabs>
              <w:tab w:val="right" w:leader="dot" w:pos="9061"/>
            </w:tabs>
            <w:rPr>
              <w:rFonts w:eastAsiaTheme="minorEastAsia" w:cstheme="minorBidi"/>
              <w:b w:val="0"/>
              <w:bCs w:val="0"/>
              <w:noProof/>
            </w:rPr>
          </w:pPr>
          <w:hyperlink w:anchor="_Toc497655475" w:history="1">
            <w:r w:rsidR="00E26FD3" w:rsidRPr="001F3831">
              <w:rPr>
                <w:rStyle w:val="Hiperlink"/>
                <w:noProof/>
              </w:rPr>
              <w:t>4.5 Play with Docker</w:t>
            </w:r>
            <w:r w:rsidR="00E26FD3">
              <w:rPr>
                <w:noProof/>
                <w:webHidden/>
              </w:rPr>
              <w:tab/>
            </w:r>
            <w:r w:rsidR="00E26FD3">
              <w:rPr>
                <w:noProof/>
                <w:webHidden/>
              </w:rPr>
              <w:fldChar w:fldCharType="begin"/>
            </w:r>
            <w:r w:rsidR="00E26FD3">
              <w:rPr>
                <w:noProof/>
                <w:webHidden/>
              </w:rPr>
              <w:instrText xml:space="preserve"> PAGEREF _Toc497655475 \h </w:instrText>
            </w:r>
            <w:r w:rsidR="00E26FD3">
              <w:rPr>
                <w:noProof/>
                <w:webHidden/>
              </w:rPr>
            </w:r>
            <w:r w:rsidR="00E26FD3">
              <w:rPr>
                <w:noProof/>
                <w:webHidden/>
              </w:rPr>
              <w:fldChar w:fldCharType="separate"/>
            </w:r>
            <w:r w:rsidR="00E26FD3">
              <w:rPr>
                <w:noProof/>
                <w:webHidden/>
              </w:rPr>
              <w:t>52</w:t>
            </w:r>
            <w:r w:rsidR="00E26FD3">
              <w:rPr>
                <w:noProof/>
                <w:webHidden/>
              </w:rPr>
              <w:fldChar w:fldCharType="end"/>
            </w:r>
          </w:hyperlink>
        </w:p>
        <w:p w14:paraId="12DBDF91" w14:textId="77777777" w:rsidR="00E26FD3" w:rsidRDefault="00904115">
          <w:pPr>
            <w:pStyle w:val="Sumrio1"/>
            <w:tabs>
              <w:tab w:val="right" w:leader="dot" w:pos="9061"/>
            </w:tabs>
            <w:rPr>
              <w:rFonts w:eastAsiaTheme="minorEastAsia" w:cstheme="minorBidi"/>
              <w:b w:val="0"/>
              <w:bCs w:val="0"/>
              <w:noProof/>
            </w:rPr>
          </w:pPr>
          <w:hyperlink w:anchor="_Toc497655476" w:history="1">
            <w:r w:rsidR="00E26FD3" w:rsidRPr="001F3831">
              <w:rPr>
                <w:rStyle w:val="Hiperlink"/>
                <w:noProof/>
              </w:rPr>
              <w:t>4.6 Comunidade e empresarial</w:t>
            </w:r>
            <w:r w:rsidR="00E26FD3">
              <w:rPr>
                <w:noProof/>
                <w:webHidden/>
              </w:rPr>
              <w:tab/>
            </w:r>
            <w:r w:rsidR="00E26FD3">
              <w:rPr>
                <w:noProof/>
                <w:webHidden/>
              </w:rPr>
              <w:fldChar w:fldCharType="begin"/>
            </w:r>
            <w:r w:rsidR="00E26FD3">
              <w:rPr>
                <w:noProof/>
                <w:webHidden/>
              </w:rPr>
              <w:instrText xml:space="preserve"> PAGEREF _Toc497655476 \h </w:instrText>
            </w:r>
            <w:r w:rsidR="00E26FD3">
              <w:rPr>
                <w:noProof/>
                <w:webHidden/>
              </w:rPr>
            </w:r>
            <w:r w:rsidR="00E26FD3">
              <w:rPr>
                <w:noProof/>
                <w:webHidden/>
              </w:rPr>
              <w:fldChar w:fldCharType="separate"/>
            </w:r>
            <w:r w:rsidR="00E26FD3">
              <w:rPr>
                <w:noProof/>
                <w:webHidden/>
              </w:rPr>
              <w:t>54</w:t>
            </w:r>
            <w:r w:rsidR="00E26FD3">
              <w:rPr>
                <w:noProof/>
                <w:webHidden/>
              </w:rPr>
              <w:fldChar w:fldCharType="end"/>
            </w:r>
          </w:hyperlink>
        </w:p>
        <w:p w14:paraId="181C7281" w14:textId="77777777" w:rsidR="00E26FD3" w:rsidRDefault="00904115">
          <w:pPr>
            <w:pStyle w:val="Sumrio2"/>
            <w:tabs>
              <w:tab w:val="right" w:leader="dot" w:pos="9061"/>
            </w:tabs>
            <w:rPr>
              <w:rFonts w:eastAsiaTheme="minorEastAsia" w:cstheme="minorBidi"/>
              <w:b w:val="0"/>
              <w:bCs w:val="0"/>
              <w:noProof/>
              <w:sz w:val="24"/>
              <w:szCs w:val="24"/>
            </w:rPr>
          </w:pPr>
          <w:hyperlink w:anchor="_Toc497655477" w:history="1">
            <w:r w:rsidR="00E26FD3" w:rsidRPr="001F3831">
              <w:rPr>
                <w:rStyle w:val="Hiperlink"/>
                <w:noProof/>
              </w:rPr>
              <w:t>4.6.1 Empresarial</w:t>
            </w:r>
            <w:r w:rsidR="00E26FD3">
              <w:rPr>
                <w:noProof/>
                <w:webHidden/>
              </w:rPr>
              <w:tab/>
            </w:r>
            <w:r w:rsidR="00E26FD3">
              <w:rPr>
                <w:noProof/>
                <w:webHidden/>
              </w:rPr>
              <w:fldChar w:fldCharType="begin"/>
            </w:r>
            <w:r w:rsidR="00E26FD3">
              <w:rPr>
                <w:noProof/>
                <w:webHidden/>
              </w:rPr>
              <w:instrText xml:space="preserve"> PAGEREF _Toc497655477 \h </w:instrText>
            </w:r>
            <w:r w:rsidR="00E26FD3">
              <w:rPr>
                <w:noProof/>
                <w:webHidden/>
              </w:rPr>
            </w:r>
            <w:r w:rsidR="00E26FD3">
              <w:rPr>
                <w:noProof/>
                <w:webHidden/>
              </w:rPr>
              <w:fldChar w:fldCharType="separate"/>
            </w:r>
            <w:r w:rsidR="00E26FD3">
              <w:rPr>
                <w:noProof/>
                <w:webHidden/>
              </w:rPr>
              <w:t>55</w:t>
            </w:r>
            <w:r w:rsidR="00E26FD3">
              <w:rPr>
                <w:noProof/>
                <w:webHidden/>
              </w:rPr>
              <w:fldChar w:fldCharType="end"/>
            </w:r>
          </w:hyperlink>
        </w:p>
        <w:p w14:paraId="16617484" w14:textId="77777777" w:rsidR="00E26FD3" w:rsidRDefault="00904115">
          <w:pPr>
            <w:pStyle w:val="Sumrio1"/>
            <w:tabs>
              <w:tab w:val="right" w:leader="dot" w:pos="9061"/>
            </w:tabs>
            <w:rPr>
              <w:rFonts w:eastAsiaTheme="minorEastAsia" w:cstheme="minorBidi"/>
              <w:b w:val="0"/>
              <w:bCs w:val="0"/>
              <w:noProof/>
            </w:rPr>
          </w:pPr>
          <w:hyperlink w:anchor="_Toc497655478" w:history="1">
            <w:r w:rsidR="00E26FD3" w:rsidRPr="001F3831">
              <w:rPr>
                <w:rStyle w:val="Hiperlink"/>
                <w:noProof/>
              </w:rPr>
              <w:t>5 Boas práticas de Construção da aplicação (Doze fatores)</w:t>
            </w:r>
            <w:r w:rsidR="00E26FD3">
              <w:rPr>
                <w:noProof/>
                <w:webHidden/>
              </w:rPr>
              <w:tab/>
            </w:r>
            <w:r w:rsidR="00E26FD3">
              <w:rPr>
                <w:noProof/>
                <w:webHidden/>
              </w:rPr>
              <w:fldChar w:fldCharType="begin"/>
            </w:r>
            <w:r w:rsidR="00E26FD3">
              <w:rPr>
                <w:noProof/>
                <w:webHidden/>
              </w:rPr>
              <w:instrText xml:space="preserve"> PAGEREF _Toc497655478 \h </w:instrText>
            </w:r>
            <w:r w:rsidR="00E26FD3">
              <w:rPr>
                <w:noProof/>
                <w:webHidden/>
              </w:rPr>
            </w:r>
            <w:r w:rsidR="00E26FD3">
              <w:rPr>
                <w:noProof/>
                <w:webHidden/>
              </w:rPr>
              <w:fldChar w:fldCharType="separate"/>
            </w:r>
            <w:r w:rsidR="00E26FD3">
              <w:rPr>
                <w:noProof/>
                <w:webHidden/>
              </w:rPr>
              <w:t>56</w:t>
            </w:r>
            <w:r w:rsidR="00E26FD3">
              <w:rPr>
                <w:noProof/>
                <w:webHidden/>
              </w:rPr>
              <w:fldChar w:fldCharType="end"/>
            </w:r>
          </w:hyperlink>
        </w:p>
        <w:p w14:paraId="33BFA187" w14:textId="77777777" w:rsidR="00E26FD3" w:rsidRDefault="00904115">
          <w:pPr>
            <w:pStyle w:val="Sumrio1"/>
            <w:tabs>
              <w:tab w:val="right" w:leader="dot" w:pos="9061"/>
            </w:tabs>
            <w:rPr>
              <w:rFonts w:eastAsiaTheme="minorEastAsia" w:cstheme="minorBidi"/>
              <w:b w:val="0"/>
              <w:bCs w:val="0"/>
              <w:noProof/>
            </w:rPr>
          </w:pPr>
          <w:hyperlink w:anchor="_Toc497655479" w:history="1">
            <w:r w:rsidR="00E26FD3" w:rsidRPr="001F3831">
              <w:rPr>
                <w:rStyle w:val="Hiperlink"/>
                <w:noProof/>
              </w:rPr>
              <w:t>6 Softwares de Orquestração</w:t>
            </w:r>
            <w:r w:rsidR="00E26FD3">
              <w:rPr>
                <w:noProof/>
                <w:webHidden/>
              </w:rPr>
              <w:tab/>
            </w:r>
            <w:r w:rsidR="00E26FD3">
              <w:rPr>
                <w:noProof/>
                <w:webHidden/>
              </w:rPr>
              <w:fldChar w:fldCharType="begin"/>
            </w:r>
            <w:r w:rsidR="00E26FD3">
              <w:rPr>
                <w:noProof/>
                <w:webHidden/>
              </w:rPr>
              <w:instrText xml:space="preserve"> PAGEREF _Toc497655479 \h </w:instrText>
            </w:r>
            <w:r w:rsidR="00E26FD3">
              <w:rPr>
                <w:noProof/>
                <w:webHidden/>
              </w:rPr>
            </w:r>
            <w:r w:rsidR="00E26FD3">
              <w:rPr>
                <w:noProof/>
                <w:webHidden/>
              </w:rPr>
              <w:fldChar w:fldCharType="separate"/>
            </w:r>
            <w:r w:rsidR="00E26FD3">
              <w:rPr>
                <w:noProof/>
                <w:webHidden/>
              </w:rPr>
              <w:t>58</w:t>
            </w:r>
            <w:r w:rsidR="00E26FD3">
              <w:rPr>
                <w:noProof/>
                <w:webHidden/>
              </w:rPr>
              <w:fldChar w:fldCharType="end"/>
            </w:r>
          </w:hyperlink>
        </w:p>
        <w:p w14:paraId="59A48D03" w14:textId="77777777" w:rsidR="00E26FD3" w:rsidRDefault="00904115">
          <w:pPr>
            <w:pStyle w:val="Sumrio1"/>
            <w:tabs>
              <w:tab w:val="right" w:leader="dot" w:pos="9061"/>
            </w:tabs>
            <w:rPr>
              <w:rFonts w:eastAsiaTheme="minorEastAsia" w:cstheme="minorBidi"/>
              <w:b w:val="0"/>
              <w:bCs w:val="0"/>
              <w:noProof/>
            </w:rPr>
          </w:pPr>
          <w:hyperlink w:anchor="_Toc497655480" w:history="1">
            <w:r w:rsidR="00E26FD3" w:rsidRPr="001F3831">
              <w:rPr>
                <w:rStyle w:val="Hiperlink"/>
                <w:noProof/>
              </w:rPr>
              <w:t>7 Estudo de Caso</w:t>
            </w:r>
            <w:r w:rsidR="00E26FD3">
              <w:rPr>
                <w:noProof/>
                <w:webHidden/>
              </w:rPr>
              <w:tab/>
            </w:r>
            <w:r w:rsidR="00E26FD3">
              <w:rPr>
                <w:noProof/>
                <w:webHidden/>
              </w:rPr>
              <w:fldChar w:fldCharType="begin"/>
            </w:r>
            <w:r w:rsidR="00E26FD3">
              <w:rPr>
                <w:noProof/>
                <w:webHidden/>
              </w:rPr>
              <w:instrText xml:space="preserve"> PAGEREF _Toc497655480 \h </w:instrText>
            </w:r>
            <w:r w:rsidR="00E26FD3">
              <w:rPr>
                <w:noProof/>
                <w:webHidden/>
              </w:rPr>
            </w:r>
            <w:r w:rsidR="00E26FD3">
              <w:rPr>
                <w:noProof/>
                <w:webHidden/>
              </w:rPr>
              <w:fldChar w:fldCharType="separate"/>
            </w:r>
            <w:r w:rsidR="00E26FD3">
              <w:rPr>
                <w:noProof/>
                <w:webHidden/>
              </w:rPr>
              <w:t>59</w:t>
            </w:r>
            <w:r w:rsidR="00E26FD3">
              <w:rPr>
                <w:noProof/>
                <w:webHidden/>
              </w:rPr>
              <w:fldChar w:fldCharType="end"/>
            </w:r>
          </w:hyperlink>
        </w:p>
        <w:p w14:paraId="18C2852F" w14:textId="77777777" w:rsidR="00E26FD3" w:rsidRDefault="00904115">
          <w:pPr>
            <w:pStyle w:val="Sumrio1"/>
            <w:tabs>
              <w:tab w:val="right" w:leader="dot" w:pos="9061"/>
            </w:tabs>
            <w:rPr>
              <w:rFonts w:eastAsiaTheme="minorEastAsia" w:cstheme="minorBidi"/>
              <w:b w:val="0"/>
              <w:bCs w:val="0"/>
              <w:noProof/>
            </w:rPr>
          </w:pPr>
          <w:hyperlink w:anchor="_Toc497655481" w:history="1">
            <w:r w:rsidR="00E26FD3" w:rsidRPr="001F3831">
              <w:rPr>
                <w:rStyle w:val="Hiperlink"/>
                <w:noProof/>
              </w:rPr>
              <w:t>8 Infraestrutura</w:t>
            </w:r>
            <w:r w:rsidR="00E26FD3">
              <w:rPr>
                <w:noProof/>
                <w:webHidden/>
              </w:rPr>
              <w:tab/>
            </w:r>
            <w:r w:rsidR="00E26FD3">
              <w:rPr>
                <w:noProof/>
                <w:webHidden/>
              </w:rPr>
              <w:fldChar w:fldCharType="begin"/>
            </w:r>
            <w:r w:rsidR="00E26FD3">
              <w:rPr>
                <w:noProof/>
                <w:webHidden/>
              </w:rPr>
              <w:instrText xml:space="preserve"> PAGEREF _Toc497655481 \h </w:instrText>
            </w:r>
            <w:r w:rsidR="00E26FD3">
              <w:rPr>
                <w:noProof/>
                <w:webHidden/>
              </w:rPr>
            </w:r>
            <w:r w:rsidR="00E26FD3">
              <w:rPr>
                <w:noProof/>
                <w:webHidden/>
              </w:rPr>
              <w:fldChar w:fldCharType="separate"/>
            </w:r>
            <w:r w:rsidR="00E26FD3">
              <w:rPr>
                <w:noProof/>
                <w:webHidden/>
              </w:rPr>
              <w:t>66</w:t>
            </w:r>
            <w:r w:rsidR="00E26FD3">
              <w:rPr>
                <w:noProof/>
                <w:webHidden/>
              </w:rPr>
              <w:fldChar w:fldCharType="end"/>
            </w:r>
          </w:hyperlink>
        </w:p>
        <w:p w14:paraId="797C0E6C" w14:textId="77777777" w:rsidR="00E26FD3" w:rsidRDefault="00904115">
          <w:pPr>
            <w:pStyle w:val="Sumrio1"/>
            <w:tabs>
              <w:tab w:val="right" w:leader="dot" w:pos="9061"/>
            </w:tabs>
            <w:rPr>
              <w:rFonts w:eastAsiaTheme="minorEastAsia" w:cstheme="minorBidi"/>
              <w:b w:val="0"/>
              <w:bCs w:val="0"/>
              <w:noProof/>
            </w:rPr>
          </w:pPr>
          <w:hyperlink w:anchor="_Toc497655482" w:history="1">
            <w:r w:rsidR="00E26FD3" w:rsidRPr="001F3831">
              <w:rPr>
                <w:rStyle w:val="Hiperlink"/>
                <w:noProof/>
              </w:rPr>
              <w:t>9 conclusão</w:t>
            </w:r>
            <w:r w:rsidR="00E26FD3">
              <w:rPr>
                <w:noProof/>
                <w:webHidden/>
              </w:rPr>
              <w:tab/>
            </w:r>
            <w:r w:rsidR="00E26FD3">
              <w:rPr>
                <w:noProof/>
                <w:webHidden/>
              </w:rPr>
              <w:fldChar w:fldCharType="begin"/>
            </w:r>
            <w:r w:rsidR="00E26FD3">
              <w:rPr>
                <w:noProof/>
                <w:webHidden/>
              </w:rPr>
              <w:instrText xml:space="preserve"> PAGEREF _Toc497655482 \h </w:instrText>
            </w:r>
            <w:r w:rsidR="00E26FD3">
              <w:rPr>
                <w:noProof/>
                <w:webHidden/>
              </w:rPr>
            </w:r>
            <w:r w:rsidR="00E26FD3">
              <w:rPr>
                <w:noProof/>
                <w:webHidden/>
              </w:rPr>
              <w:fldChar w:fldCharType="separate"/>
            </w:r>
            <w:r w:rsidR="00E26FD3">
              <w:rPr>
                <w:noProof/>
                <w:webHidden/>
              </w:rPr>
              <w:t>67</w:t>
            </w:r>
            <w:r w:rsidR="00E26FD3">
              <w:rPr>
                <w:noProof/>
                <w:webHidden/>
              </w:rPr>
              <w:fldChar w:fldCharType="end"/>
            </w:r>
          </w:hyperlink>
        </w:p>
        <w:p w14:paraId="274247D6" w14:textId="77777777" w:rsidR="00E26FD3" w:rsidRDefault="00904115">
          <w:pPr>
            <w:pStyle w:val="Sumrio1"/>
            <w:tabs>
              <w:tab w:val="right" w:leader="dot" w:pos="9061"/>
            </w:tabs>
            <w:rPr>
              <w:rFonts w:eastAsiaTheme="minorEastAsia" w:cstheme="minorBidi"/>
              <w:b w:val="0"/>
              <w:bCs w:val="0"/>
              <w:noProof/>
            </w:rPr>
          </w:pPr>
          <w:hyperlink w:anchor="_Toc497655483" w:history="1">
            <w:r w:rsidR="00E26FD3" w:rsidRPr="001F3831">
              <w:rPr>
                <w:rStyle w:val="Hiperlink"/>
                <w:noProof/>
              </w:rPr>
              <w:t>10 Melhorias Futuras</w:t>
            </w:r>
            <w:r w:rsidR="00E26FD3">
              <w:rPr>
                <w:noProof/>
                <w:webHidden/>
              </w:rPr>
              <w:tab/>
            </w:r>
            <w:r w:rsidR="00E26FD3">
              <w:rPr>
                <w:noProof/>
                <w:webHidden/>
              </w:rPr>
              <w:fldChar w:fldCharType="begin"/>
            </w:r>
            <w:r w:rsidR="00E26FD3">
              <w:rPr>
                <w:noProof/>
                <w:webHidden/>
              </w:rPr>
              <w:instrText xml:space="preserve"> PAGEREF _Toc497655483 \h </w:instrText>
            </w:r>
            <w:r w:rsidR="00E26FD3">
              <w:rPr>
                <w:noProof/>
                <w:webHidden/>
              </w:rPr>
            </w:r>
            <w:r w:rsidR="00E26FD3">
              <w:rPr>
                <w:noProof/>
                <w:webHidden/>
              </w:rPr>
              <w:fldChar w:fldCharType="separate"/>
            </w:r>
            <w:r w:rsidR="00E26FD3">
              <w:rPr>
                <w:noProof/>
                <w:webHidden/>
              </w:rPr>
              <w:t>68</w:t>
            </w:r>
            <w:r w:rsidR="00E26FD3">
              <w:rPr>
                <w:noProof/>
                <w:webHidden/>
              </w:rPr>
              <w:fldChar w:fldCharType="end"/>
            </w:r>
          </w:hyperlink>
        </w:p>
        <w:p w14:paraId="34CAA74C" w14:textId="77777777" w:rsidR="00E26FD3" w:rsidRDefault="00904115">
          <w:pPr>
            <w:pStyle w:val="Sumrio1"/>
            <w:tabs>
              <w:tab w:val="right" w:leader="dot" w:pos="9061"/>
            </w:tabs>
            <w:rPr>
              <w:rFonts w:eastAsiaTheme="minorEastAsia" w:cstheme="minorBidi"/>
              <w:b w:val="0"/>
              <w:bCs w:val="0"/>
              <w:noProof/>
            </w:rPr>
          </w:pPr>
          <w:hyperlink w:anchor="_Toc497655484" w:history="1">
            <w:r w:rsidR="00E26FD3" w:rsidRPr="001F3831">
              <w:rPr>
                <w:rStyle w:val="Hiperlink"/>
                <w:noProof/>
              </w:rPr>
              <w:t>11 Referências</w:t>
            </w:r>
            <w:r w:rsidR="00E26FD3">
              <w:rPr>
                <w:noProof/>
                <w:webHidden/>
              </w:rPr>
              <w:tab/>
            </w:r>
            <w:r w:rsidR="00E26FD3">
              <w:rPr>
                <w:noProof/>
                <w:webHidden/>
              </w:rPr>
              <w:fldChar w:fldCharType="begin"/>
            </w:r>
            <w:r w:rsidR="00E26FD3">
              <w:rPr>
                <w:noProof/>
                <w:webHidden/>
              </w:rPr>
              <w:instrText xml:space="preserve"> PAGEREF _Toc497655484 \h </w:instrText>
            </w:r>
            <w:r w:rsidR="00E26FD3">
              <w:rPr>
                <w:noProof/>
                <w:webHidden/>
              </w:rPr>
            </w:r>
            <w:r w:rsidR="00E26FD3">
              <w:rPr>
                <w:noProof/>
                <w:webHidden/>
              </w:rPr>
              <w:fldChar w:fldCharType="separate"/>
            </w:r>
            <w:r w:rsidR="00E26FD3">
              <w:rPr>
                <w:noProof/>
                <w:webHidden/>
              </w:rPr>
              <w:t>69</w:t>
            </w:r>
            <w:r w:rsidR="00E26FD3">
              <w:rPr>
                <w:noProof/>
                <w:webHidden/>
              </w:rPr>
              <w:fldChar w:fldCharType="end"/>
            </w:r>
          </w:hyperlink>
        </w:p>
        <w:p w14:paraId="5D80DE2F" w14:textId="77777777" w:rsidR="00E26FD3" w:rsidRDefault="00904115">
          <w:pPr>
            <w:pStyle w:val="Sumrio1"/>
            <w:tabs>
              <w:tab w:val="right" w:leader="dot" w:pos="9061"/>
            </w:tabs>
            <w:rPr>
              <w:rFonts w:eastAsiaTheme="minorEastAsia" w:cstheme="minorBidi"/>
              <w:b w:val="0"/>
              <w:bCs w:val="0"/>
              <w:noProof/>
            </w:rPr>
          </w:pPr>
          <w:hyperlink w:anchor="_Toc497655485" w:history="1">
            <w:r w:rsidR="00E26FD3" w:rsidRPr="001F3831">
              <w:rPr>
                <w:rStyle w:val="Hiperlink"/>
                <w:noProof/>
              </w:rPr>
              <w:t>12 Anexos</w:t>
            </w:r>
            <w:r w:rsidR="00E26FD3">
              <w:rPr>
                <w:noProof/>
                <w:webHidden/>
              </w:rPr>
              <w:tab/>
            </w:r>
            <w:r w:rsidR="00E26FD3">
              <w:rPr>
                <w:noProof/>
                <w:webHidden/>
              </w:rPr>
              <w:fldChar w:fldCharType="begin"/>
            </w:r>
            <w:r w:rsidR="00E26FD3">
              <w:rPr>
                <w:noProof/>
                <w:webHidden/>
              </w:rPr>
              <w:instrText xml:space="preserve"> PAGEREF _Toc497655485 \h </w:instrText>
            </w:r>
            <w:r w:rsidR="00E26FD3">
              <w:rPr>
                <w:noProof/>
                <w:webHidden/>
              </w:rPr>
            </w:r>
            <w:r w:rsidR="00E26FD3">
              <w:rPr>
                <w:noProof/>
                <w:webHidden/>
              </w:rPr>
              <w:fldChar w:fldCharType="separate"/>
            </w:r>
            <w:r w:rsidR="00E26FD3">
              <w:rPr>
                <w:noProof/>
                <w:webHidden/>
              </w:rPr>
              <w:t>71</w:t>
            </w:r>
            <w:r w:rsidR="00E26FD3">
              <w:rPr>
                <w:noProof/>
                <w:webHidden/>
              </w:rPr>
              <w:fldChar w:fldCharType="end"/>
            </w:r>
          </w:hyperlink>
        </w:p>
        <w:p w14:paraId="33D8872B" w14:textId="77777777" w:rsidR="00E26FD3" w:rsidRDefault="00904115">
          <w:pPr>
            <w:pStyle w:val="Sumrio2"/>
            <w:tabs>
              <w:tab w:val="right" w:leader="dot" w:pos="9061"/>
            </w:tabs>
            <w:rPr>
              <w:rFonts w:eastAsiaTheme="minorEastAsia" w:cstheme="minorBidi"/>
              <w:b w:val="0"/>
              <w:bCs w:val="0"/>
              <w:noProof/>
              <w:sz w:val="24"/>
              <w:szCs w:val="24"/>
            </w:rPr>
          </w:pPr>
          <w:hyperlink w:anchor="_Toc497655486" w:history="1">
            <w:r w:rsidR="00E26FD3" w:rsidRPr="001F3831">
              <w:rPr>
                <w:rStyle w:val="Hiperlink"/>
                <w:noProof/>
              </w:rPr>
              <w:t>Anexo 12.1 – Dockerfile - X86</w:t>
            </w:r>
            <w:r w:rsidR="00E26FD3">
              <w:rPr>
                <w:noProof/>
                <w:webHidden/>
              </w:rPr>
              <w:tab/>
            </w:r>
            <w:r w:rsidR="00E26FD3">
              <w:rPr>
                <w:noProof/>
                <w:webHidden/>
              </w:rPr>
              <w:fldChar w:fldCharType="begin"/>
            </w:r>
            <w:r w:rsidR="00E26FD3">
              <w:rPr>
                <w:noProof/>
                <w:webHidden/>
              </w:rPr>
              <w:instrText xml:space="preserve"> PAGEREF _Toc497655486 \h </w:instrText>
            </w:r>
            <w:r w:rsidR="00E26FD3">
              <w:rPr>
                <w:noProof/>
                <w:webHidden/>
              </w:rPr>
            </w:r>
            <w:r w:rsidR="00E26FD3">
              <w:rPr>
                <w:noProof/>
                <w:webHidden/>
              </w:rPr>
              <w:fldChar w:fldCharType="separate"/>
            </w:r>
            <w:r w:rsidR="00E26FD3">
              <w:rPr>
                <w:noProof/>
                <w:webHidden/>
              </w:rPr>
              <w:t>71</w:t>
            </w:r>
            <w:r w:rsidR="00E26FD3">
              <w:rPr>
                <w:noProof/>
                <w:webHidden/>
              </w:rPr>
              <w:fldChar w:fldCharType="end"/>
            </w:r>
          </w:hyperlink>
        </w:p>
        <w:p w14:paraId="14C64B26" w14:textId="77777777" w:rsidR="00E26FD3" w:rsidRDefault="00904115">
          <w:pPr>
            <w:pStyle w:val="Sumrio2"/>
            <w:tabs>
              <w:tab w:val="right" w:leader="dot" w:pos="9061"/>
            </w:tabs>
            <w:rPr>
              <w:rFonts w:eastAsiaTheme="minorEastAsia" w:cstheme="minorBidi"/>
              <w:b w:val="0"/>
              <w:bCs w:val="0"/>
              <w:noProof/>
              <w:sz w:val="24"/>
              <w:szCs w:val="24"/>
            </w:rPr>
          </w:pPr>
          <w:hyperlink w:anchor="_Toc497655487" w:history="1">
            <w:r w:rsidR="00E26FD3" w:rsidRPr="001F3831">
              <w:rPr>
                <w:rStyle w:val="Hiperlink"/>
                <w:noProof/>
              </w:rPr>
              <w:t>Anexo 12.2 – Docker-compose versão 2 - X86</w:t>
            </w:r>
            <w:r w:rsidR="00E26FD3">
              <w:rPr>
                <w:noProof/>
                <w:webHidden/>
              </w:rPr>
              <w:tab/>
            </w:r>
            <w:r w:rsidR="00E26FD3">
              <w:rPr>
                <w:noProof/>
                <w:webHidden/>
              </w:rPr>
              <w:fldChar w:fldCharType="begin"/>
            </w:r>
            <w:r w:rsidR="00E26FD3">
              <w:rPr>
                <w:noProof/>
                <w:webHidden/>
              </w:rPr>
              <w:instrText xml:space="preserve"> PAGEREF _Toc497655487 \h </w:instrText>
            </w:r>
            <w:r w:rsidR="00E26FD3">
              <w:rPr>
                <w:noProof/>
                <w:webHidden/>
              </w:rPr>
            </w:r>
            <w:r w:rsidR="00E26FD3">
              <w:rPr>
                <w:noProof/>
                <w:webHidden/>
              </w:rPr>
              <w:fldChar w:fldCharType="separate"/>
            </w:r>
            <w:r w:rsidR="00E26FD3">
              <w:rPr>
                <w:noProof/>
                <w:webHidden/>
              </w:rPr>
              <w:t>73</w:t>
            </w:r>
            <w:r w:rsidR="00E26FD3">
              <w:rPr>
                <w:noProof/>
                <w:webHidden/>
              </w:rPr>
              <w:fldChar w:fldCharType="end"/>
            </w:r>
          </w:hyperlink>
        </w:p>
        <w:p w14:paraId="163DB212" w14:textId="77777777" w:rsidR="00E26FD3" w:rsidRDefault="00904115">
          <w:pPr>
            <w:pStyle w:val="Sumrio2"/>
            <w:tabs>
              <w:tab w:val="right" w:leader="dot" w:pos="9061"/>
            </w:tabs>
            <w:rPr>
              <w:rFonts w:eastAsiaTheme="minorEastAsia" w:cstheme="minorBidi"/>
              <w:b w:val="0"/>
              <w:bCs w:val="0"/>
              <w:noProof/>
              <w:sz w:val="24"/>
              <w:szCs w:val="24"/>
            </w:rPr>
          </w:pPr>
          <w:hyperlink w:anchor="_Toc497655488" w:history="1">
            <w:r w:rsidR="00E26FD3" w:rsidRPr="001F3831">
              <w:rPr>
                <w:rStyle w:val="Hiperlink"/>
                <w:noProof/>
              </w:rPr>
              <w:t>Anexo 12.3 – Dockerfile – ARM</w:t>
            </w:r>
            <w:r w:rsidR="00E26FD3">
              <w:rPr>
                <w:noProof/>
                <w:webHidden/>
              </w:rPr>
              <w:tab/>
            </w:r>
            <w:r w:rsidR="00E26FD3">
              <w:rPr>
                <w:noProof/>
                <w:webHidden/>
              </w:rPr>
              <w:fldChar w:fldCharType="begin"/>
            </w:r>
            <w:r w:rsidR="00E26FD3">
              <w:rPr>
                <w:noProof/>
                <w:webHidden/>
              </w:rPr>
              <w:instrText xml:space="preserve"> PAGEREF _Toc497655488 \h </w:instrText>
            </w:r>
            <w:r w:rsidR="00E26FD3">
              <w:rPr>
                <w:noProof/>
                <w:webHidden/>
              </w:rPr>
            </w:r>
            <w:r w:rsidR="00E26FD3">
              <w:rPr>
                <w:noProof/>
                <w:webHidden/>
              </w:rPr>
              <w:fldChar w:fldCharType="separate"/>
            </w:r>
            <w:r w:rsidR="00E26FD3">
              <w:rPr>
                <w:noProof/>
                <w:webHidden/>
              </w:rPr>
              <w:t>75</w:t>
            </w:r>
            <w:r w:rsidR="00E26FD3">
              <w:rPr>
                <w:noProof/>
                <w:webHidden/>
              </w:rPr>
              <w:fldChar w:fldCharType="end"/>
            </w:r>
          </w:hyperlink>
        </w:p>
        <w:p w14:paraId="57E51808" w14:textId="77777777" w:rsidR="00E26FD3" w:rsidRDefault="00904115">
          <w:pPr>
            <w:pStyle w:val="Sumrio2"/>
            <w:tabs>
              <w:tab w:val="right" w:leader="dot" w:pos="9061"/>
            </w:tabs>
            <w:rPr>
              <w:rFonts w:eastAsiaTheme="minorEastAsia" w:cstheme="minorBidi"/>
              <w:b w:val="0"/>
              <w:bCs w:val="0"/>
              <w:noProof/>
              <w:sz w:val="24"/>
              <w:szCs w:val="24"/>
            </w:rPr>
          </w:pPr>
          <w:hyperlink w:anchor="_Toc497655489" w:history="1">
            <w:r w:rsidR="00E26FD3" w:rsidRPr="001F3831">
              <w:rPr>
                <w:rStyle w:val="Hiperlink"/>
                <w:noProof/>
              </w:rPr>
              <w:t>Anexo 12.4 – Docker-compose versão 2 - ARM</w:t>
            </w:r>
            <w:r w:rsidR="00E26FD3">
              <w:rPr>
                <w:noProof/>
                <w:webHidden/>
              </w:rPr>
              <w:tab/>
            </w:r>
            <w:r w:rsidR="00E26FD3">
              <w:rPr>
                <w:noProof/>
                <w:webHidden/>
              </w:rPr>
              <w:fldChar w:fldCharType="begin"/>
            </w:r>
            <w:r w:rsidR="00E26FD3">
              <w:rPr>
                <w:noProof/>
                <w:webHidden/>
              </w:rPr>
              <w:instrText xml:space="preserve"> PAGEREF _Toc497655489 \h </w:instrText>
            </w:r>
            <w:r w:rsidR="00E26FD3">
              <w:rPr>
                <w:noProof/>
                <w:webHidden/>
              </w:rPr>
            </w:r>
            <w:r w:rsidR="00E26FD3">
              <w:rPr>
                <w:noProof/>
                <w:webHidden/>
              </w:rPr>
              <w:fldChar w:fldCharType="separate"/>
            </w:r>
            <w:r w:rsidR="00E26FD3">
              <w:rPr>
                <w:noProof/>
                <w:webHidden/>
              </w:rPr>
              <w:t>77</w:t>
            </w:r>
            <w:r w:rsidR="00E26FD3">
              <w:rPr>
                <w:noProof/>
                <w:webHidden/>
              </w:rPr>
              <w:fldChar w:fldCharType="end"/>
            </w:r>
          </w:hyperlink>
        </w:p>
        <w:p w14:paraId="0AD7CD4A" w14:textId="77777777" w:rsidR="00E26FD3" w:rsidRDefault="00904115">
          <w:pPr>
            <w:pStyle w:val="Sumrio2"/>
            <w:tabs>
              <w:tab w:val="right" w:leader="dot" w:pos="9061"/>
            </w:tabs>
            <w:rPr>
              <w:rFonts w:eastAsiaTheme="minorEastAsia" w:cstheme="minorBidi"/>
              <w:b w:val="0"/>
              <w:bCs w:val="0"/>
              <w:noProof/>
              <w:sz w:val="24"/>
              <w:szCs w:val="24"/>
            </w:rPr>
          </w:pPr>
          <w:hyperlink w:anchor="_Toc497655490" w:history="1">
            <w:r w:rsidR="00E26FD3" w:rsidRPr="001F3831">
              <w:rPr>
                <w:rStyle w:val="Hiperlink"/>
                <w:noProof/>
              </w:rPr>
              <w:t>Anexo 12.5 – Docker-compose versão 3 - ARM</w:t>
            </w:r>
            <w:r w:rsidR="00E26FD3">
              <w:rPr>
                <w:noProof/>
                <w:webHidden/>
              </w:rPr>
              <w:tab/>
            </w:r>
            <w:r w:rsidR="00E26FD3">
              <w:rPr>
                <w:noProof/>
                <w:webHidden/>
              </w:rPr>
              <w:fldChar w:fldCharType="begin"/>
            </w:r>
            <w:r w:rsidR="00E26FD3">
              <w:rPr>
                <w:noProof/>
                <w:webHidden/>
              </w:rPr>
              <w:instrText xml:space="preserve"> PAGEREF _Toc497655490 \h </w:instrText>
            </w:r>
            <w:r w:rsidR="00E26FD3">
              <w:rPr>
                <w:noProof/>
                <w:webHidden/>
              </w:rPr>
            </w:r>
            <w:r w:rsidR="00E26FD3">
              <w:rPr>
                <w:noProof/>
                <w:webHidden/>
              </w:rPr>
              <w:fldChar w:fldCharType="separate"/>
            </w:r>
            <w:r w:rsidR="00E26FD3">
              <w:rPr>
                <w:noProof/>
                <w:webHidden/>
              </w:rPr>
              <w:t>79</w:t>
            </w:r>
            <w:r w:rsidR="00E26FD3">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655453"/>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655454"/>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23898F12" w:rsidR="00904115" w:rsidRDefault="00904115">
                            <w:pPr>
                              <w:pStyle w:val="Legenda"/>
                            </w:pPr>
                            <w:bookmarkStart w:id="8" w:name="_Toc482039959"/>
                            <w:bookmarkStart w:id="9" w:name="_Toc482302119"/>
                            <w:bookmarkStart w:id="10" w:name="_Toc482039817"/>
                            <w:bookmarkStart w:id="11"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23898F12" w:rsidR="00904115" w:rsidRDefault="00904115">
                      <w:pPr>
                        <w:pStyle w:val="Legenda"/>
                      </w:pPr>
                      <w:bookmarkStart w:id="12" w:name="_Toc482039959"/>
                      <w:bookmarkStart w:id="13" w:name="_Toc482302119"/>
                      <w:bookmarkStart w:id="14" w:name="_Toc482039817"/>
                      <w:bookmarkStart w:id="15" w:name="_Toc497654059"/>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655455"/>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904115" w:rsidRDefault="00904115">
                            <w:pPr>
                              <w:pStyle w:val="Legenda"/>
                            </w:pPr>
                            <w:bookmarkStart w:id="19" w:name="_Toc482302120"/>
                            <w:bookmarkStart w:id="20" w:name="_Toc482039818"/>
                            <w:bookmarkStart w:id="21" w:name="_Toc482039960"/>
                            <w:bookmarkStart w:id="22"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904115" w:rsidRDefault="00904115">
                      <w:pPr>
                        <w:pStyle w:val="Legenda"/>
                      </w:pPr>
                      <w:bookmarkStart w:id="23" w:name="_Toc482302120"/>
                      <w:bookmarkStart w:id="24" w:name="_Toc482039818"/>
                      <w:bookmarkStart w:id="25" w:name="_Toc482039960"/>
                      <w:bookmarkStart w:id="26" w:name="_Toc497654060"/>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904115" w:rsidRDefault="00904115">
                            <w:pPr>
                              <w:pStyle w:val="Legenda"/>
                            </w:pPr>
                            <w:bookmarkStart w:id="27" w:name="_Toc482302121"/>
                            <w:bookmarkStart w:id="28" w:name="_Toc482039961"/>
                            <w:bookmarkStart w:id="29" w:name="_Toc482039819"/>
                            <w:bookmarkStart w:id="30"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904115" w:rsidRDefault="00904115">
                      <w:pPr>
                        <w:pStyle w:val="Legenda"/>
                      </w:pPr>
                      <w:bookmarkStart w:id="31" w:name="_Toc482302121"/>
                      <w:bookmarkStart w:id="32" w:name="_Toc482039961"/>
                      <w:bookmarkStart w:id="33" w:name="_Toc482039819"/>
                      <w:bookmarkStart w:id="34" w:name="_Toc497654061"/>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904115" w:rsidRDefault="00904115">
                            <w:pPr>
                              <w:pStyle w:val="Legenda"/>
                            </w:pPr>
                            <w:bookmarkStart w:id="35" w:name="_Toc482302122"/>
                            <w:bookmarkStart w:id="36" w:name="_Toc482039962"/>
                            <w:bookmarkStart w:id="37" w:name="_Toc482039820"/>
                            <w:bookmarkStart w:id="38"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904115" w:rsidRDefault="00904115">
                      <w:pPr>
                        <w:pStyle w:val="Legenda"/>
                      </w:pPr>
                      <w:bookmarkStart w:id="39" w:name="_Toc482302122"/>
                      <w:bookmarkStart w:id="40" w:name="_Toc482039962"/>
                      <w:bookmarkStart w:id="41" w:name="_Toc482039820"/>
                      <w:bookmarkStart w:id="42" w:name="_Toc497654062"/>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655456"/>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904115" w:rsidRDefault="00904115">
                            <w:pPr>
                              <w:pStyle w:val="Legenda"/>
                            </w:pPr>
                            <w:bookmarkStart w:id="46" w:name="_Toc482302123"/>
                            <w:bookmarkStart w:id="47" w:name="_Toc482039963"/>
                            <w:bookmarkStart w:id="48" w:name="_Toc482039821"/>
                            <w:bookmarkStart w:id="49"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904115" w:rsidRDefault="00904115">
                      <w:pPr>
                        <w:pStyle w:val="Legenda"/>
                      </w:pPr>
                      <w:bookmarkStart w:id="50" w:name="_Toc482302123"/>
                      <w:bookmarkStart w:id="51" w:name="_Toc482039963"/>
                      <w:bookmarkStart w:id="52" w:name="_Toc482039821"/>
                      <w:bookmarkStart w:id="53" w:name="_Toc497654063"/>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655457"/>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904115" w:rsidRDefault="00904115">
                            <w:pPr>
                              <w:pStyle w:val="Legenda"/>
                            </w:pPr>
                            <w:bookmarkStart w:id="57" w:name="_Toc482302124"/>
                            <w:bookmarkStart w:id="58" w:name="_Toc482039964"/>
                            <w:bookmarkStart w:id="59" w:name="_Toc482039822"/>
                            <w:bookmarkStart w:id="60"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904115" w:rsidRDefault="00904115">
                      <w:pPr>
                        <w:pStyle w:val="Legenda"/>
                      </w:pPr>
                      <w:bookmarkStart w:id="61" w:name="_Toc482302124"/>
                      <w:bookmarkStart w:id="62" w:name="_Toc482039964"/>
                      <w:bookmarkStart w:id="63" w:name="_Toc482039822"/>
                      <w:bookmarkStart w:id="64" w:name="_Toc497654064"/>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655458"/>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904115" w:rsidRDefault="00904115">
                            <w:pPr>
                              <w:pStyle w:val="Legenda"/>
                            </w:pPr>
                            <w:bookmarkStart w:id="68" w:name="_Toc482302125"/>
                            <w:bookmarkStart w:id="69" w:name="_Toc482039965"/>
                            <w:bookmarkStart w:id="70" w:name="_Toc482039823"/>
                            <w:bookmarkStart w:id="71"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904115" w:rsidRDefault="00904115">
                      <w:pPr>
                        <w:pStyle w:val="Legenda"/>
                      </w:pPr>
                      <w:bookmarkStart w:id="72" w:name="_Toc482302125"/>
                      <w:bookmarkStart w:id="73" w:name="_Toc482039965"/>
                      <w:bookmarkStart w:id="74" w:name="_Toc482039823"/>
                      <w:bookmarkStart w:id="75" w:name="_Toc497654065"/>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655459"/>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904115" w:rsidRDefault="00904115">
                            <w:pPr>
                              <w:pStyle w:val="Legenda"/>
                            </w:pPr>
                            <w:bookmarkStart w:id="79" w:name="_Toc482302126"/>
                            <w:bookmarkStart w:id="80" w:name="_Toc482039966"/>
                            <w:bookmarkStart w:id="81" w:name="_Toc482039824"/>
                            <w:bookmarkStart w:id="82"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904115" w:rsidRDefault="00904115">
                      <w:pPr>
                        <w:pStyle w:val="Legenda"/>
                      </w:pPr>
                      <w:bookmarkStart w:id="83" w:name="_Toc482302126"/>
                      <w:bookmarkStart w:id="84" w:name="_Toc482039966"/>
                      <w:bookmarkStart w:id="85" w:name="_Toc482039824"/>
                      <w:bookmarkStart w:id="86" w:name="_Toc497654066"/>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655460"/>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904115" w:rsidRDefault="00904115">
                            <w:pPr>
                              <w:pStyle w:val="Legenda"/>
                            </w:pPr>
                            <w:bookmarkStart w:id="90" w:name="_Toc482302127"/>
                            <w:bookmarkStart w:id="91" w:name="_Toc482039967"/>
                            <w:bookmarkStart w:id="92" w:name="_Toc482039825"/>
                            <w:bookmarkStart w:id="93"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904115" w:rsidRDefault="00904115">
                      <w:pPr>
                        <w:pStyle w:val="Legenda"/>
                      </w:pPr>
                      <w:bookmarkStart w:id="94" w:name="_Toc482302127"/>
                      <w:bookmarkStart w:id="95" w:name="_Toc482039967"/>
                      <w:bookmarkStart w:id="96" w:name="_Toc482039825"/>
                      <w:bookmarkStart w:id="97" w:name="_Toc497654067"/>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655461"/>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655462"/>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904115" w:rsidRPr="00B05638" w:rsidRDefault="00904115" w:rsidP="00A11378">
                            <w:pPr>
                              <w:pStyle w:val="Legenda"/>
                              <w:rPr>
                                <w:noProof/>
                                <w:sz w:val="22"/>
                              </w:rPr>
                            </w:pPr>
                            <w:bookmarkStart w:id="104"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904115" w:rsidRPr="00B05638" w:rsidRDefault="00904115" w:rsidP="00A11378">
                      <w:pPr>
                        <w:pStyle w:val="Legenda"/>
                        <w:rPr>
                          <w:noProof/>
                          <w:sz w:val="22"/>
                        </w:rPr>
                      </w:pPr>
                      <w:bookmarkStart w:id="105" w:name="_Toc497654068"/>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655463"/>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904115" w:rsidRDefault="00904115">
                            <w:pPr>
                              <w:pStyle w:val="Legenda"/>
                            </w:pPr>
                            <w:bookmarkStart w:id="109" w:name="_Toc482302129"/>
                            <w:bookmarkStart w:id="110" w:name="_Toc482039969"/>
                            <w:bookmarkStart w:id="111" w:name="_Toc482039827"/>
                            <w:bookmarkStart w:id="112"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904115" w:rsidRDefault="00904115">
                      <w:pPr>
                        <w:pStyle w:val="Legenda"/>
                      </w:pPr>
                      <w:bookmarkStart w:id="113" w:name="_Toc482302129"/>
                      <w:bookmarkStart w:id="114" w:name="_Toc482039969"/>
                      <w:bookmarkStart w:id="115" w:name="_Toc482039827"/>
                      <w:bookmarkStart w:id="116" w:name="_Toc497654069"/>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904115" w:rsidRPr="00C249FC" w:rsidRDefault="00904115" w:rsidP="00400525">
                            <w:pPr>
                              <w:pStyle w:val="Legenda"/>
                              <w:rPr>
                                <w:rFonts w:eastAsia="Calibri" w:cs="Times New Roman"/>
                                <w:noProof/>
                              </w:rPr>
                            </w:pPr>
                            <w:bookmarkStart w:id="117"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904115" w:rsidRPr="00C249FC" w:rsidRDefault="00904115" w:rsidP="00400525">
                      <w:pPr>
                        <w:pStyle w:val="Legenda"/>
                        <w:rPr>
                          <w:rFonts w:eastAsia="Calibri" w:cs="Times New Roman"/>
                          <w:noProof/>
                        </w:rPr>
                      </w:pPr>
                      <w:bookmarkStart w:id="118" w:name="_Toc497654070"/>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904115" w:rsidRPr="006422F2" w:rsidRDefault="00904115" w:rsidP="001C3A34">
                            <w:pPr>
                              <w:pStyle w:val="Legenda"/>
                              <w:rPr>
                                <w:rFonts w:eastAsia="Calibri" w:cs="Times New Roman"/>
                                <w:noProof/>
                              </w:rPr>
                            </w:pPr>
                            <w:bookmarkStart w:id="120"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904115" w:rsidRPr="006422F2" w:rsidRDefault="00904115" w:rsidP="001C3A34">
                      <w:pPr>
                        <w:pStyle w:val="Legenda"/>
                        <w:rPr>
                          <w:rFonts w:eastAsia="Calibri" w:cs="Times New Roman"/>
                          <w:noProof/>
                        </w:rPr>
                      </w:pPr>
                      <w:bookmarkStart w:id="121" w:name="_Toc497654071"/>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655464"/>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904115" w:rsidRPr="00856BD5" w:rsidRDefault="00904115" w:rsidP="00A11378">
                            <w:pPr>
                              <w:pStyle w:val="Legenda"/>
                              <w:rPr>
                                <w:rFonts w:eastAsia="Calibri" w:cs="Times New Roman"/>
                                <w:noProof/>
                              </w:rPr>
                            </w:pPr>
                            <w:bookmarkStart w:id="126"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904115" w:rsidRPr="00856BD5" w:rsidRDefault="00904115" w:rsidP="00A11378">
                      <w:pPr>
                        <w:pStyle w:val="Legenda"/>
                        <w:rPr>
                          <w:rFonts w:eastAsia="Calibri" w:cs="Times New Roman"/>
                          <w:noProof/>
                        </w:rPr>
                      </w:pPr>
                      <w:bookmarkStart w:id="127" w:name="_Toc497654072"/>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904115" w:rsidRPr="00941D2F" w:rsidRDefault="00904115" w:rsidP="00A11378">
                            <w:pPr>
                              <w:pStyle w:val="Legenda"/>
                              <w:rPr>
                                <w:rFonts w:eastAsia="Calibri" w:cs="Times New Roman"/>
                                <w:noProof/>
                              </w:rPr>
                            </w:pPr>
                            <w:bookmarkStart w:id="128" w:name="_Toc497654073"/>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904115" w:rsidRPr="00941D2F" w:rsidRDefault="00904115" w:rsidP="00A11378">
                      <w:pPr>
                        <w:pStyle w:val="Legenda"/>
                        <w:rPr>
                          <w:rFonts w:eastAsia="Calibri" w:cs="Times New Roman"/>
                          <w:noProof/>
                        </w:rPr>
                      </w:pPr>
                      <w:bookmarkStart w:id="129" w:name="_Toc497654073"/>
                      <w:r>
                        <w:t xml:space="preserve">Figura </w:t>
                      </w:r>
                      <w:fldSimple w:instr=" SEQ Figura \* ARABIC ">
                        <w:r>
                          <w:rPr>
                            <w:noProof/>
                          </w:rPr>
                          <w:t>15</w:t>
                        </w:r>
                      </w:fldSimple>
                      <w:r>
                        <w:t xml:space="preserve"> - </w:t>
                      </w:r>
                      <w:r w:rsidRPr="00D709D0">
                        <w:t>LXC vs KVM Fonte: http:3way.com.br/saiba-como-a-virtualizacao-por-container-revolucionou-a-infraestrutura-de-ti-part2/.png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655465"/>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E951804"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r w:rsidR="003C61EC">
        <w:rPr>
          <w:lang w:eastAsia="x-none"/>
        </w:rPr>
        <w:t>.</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655466"/>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lastRenderedPageBreak/>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655467"/>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77E36D1" w:rsidR="00B961B4" w:rsidRPr="000A54D5" w:rsidRDefault="00B961B4" w:rsidP="0052704D">
      <w:pPr>
        <w:pStyle w:val="PargrafodaLista"/>
        <w:numPr>
          <w:ilvl w:val="1"/>
          <w:numId w:val="34"/>
        </w:numPr>
      </w:pPr>
      <w:r w:rsidRPr="000A54D5">
        <w:t>Docker file: Anexo 1</w:t>
      </w:r>
      <w:r w:rsidR="00531B01">
        <w:t>2</w:t>
      </w:r>
      <w:r w:rsidRPr="000A54D5">
        <w:t>.1</w:t>
      </w:r>
    </w:p>
    <w:p w14:paraId="63DF4EF9" w14:textId="4009ED95" w:rsidR="00B961B4" w:rsidRPr="000A54D5" w:rsidRDefault="00B961B4" w:rsidP="0052704D">
      <w:pPr>
        <w:pStyle w:val="PargrafodaLista"/>
        <w:numPr>
          <w:ilvl w:val="1"/>
          <w:numId w:val="34"/>
        </w:numPr>
      </w:pPr>
      <w:r w:rsidRPr="000A54D5">
        <w:t>Docker-compose: Anexo 1</w:t>
      </w:r>
      <w:r w:rsidR="00531B01">
        <w:t>2</w:t>
      </w:r>
      <w:r w:rsidRPr="000A54D5">
        <w:t>.2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57EC3822" w:rsidR="00B961B4" w:rsidRPr="000A54D5" w:rsidRDefault="00B961B4" w:rsidP="0052704D">
      <w:pPr>
        <w:pStyle w:val="PargrafodaLista"/>
        <w:numPr>
          <w:ilvl w:val="1"/>
          <w:numId w:val="34"/>
        </w:numPr>
        <w:rPr>
          <w:lang w:val="x-none" w:eastAsia="x-none"/>
        </w:rPr>
      </w:pPr>
      <w:r w:rsidRPr="000A54D5">
        <w:rPr>
          <w:lang w:val="x-none" w:eastAsia="x-none"/>
        </w:rPr>
        <w:t>Docker file: Anexo 1</w:t>
      </w:r>
      <w:r w:rsidR="00531B01">
        <w:rPr>
          <w:lang w:val="x-none" w:eastAsia="x-none"/>
        </w:rPr>
        <w:t>2</w:t>
      </w:r>
      <w:r w:rsidRPr="000A54D5">
        <w:rPr>
          <w:lang w:val="x-none" w:eastAsia="x-none"/>
        </w:rPr>
        <w:t>.3</w:t>
      </w:r>
    </w:p>
    <w:p w14:paraId="73920916" w14:textId="1C324360" w:rsidR="00B961B4" w:rsidRPr="000A54D5" w:rsidRDefault="00B961B4" w:rsidP="0052704D">
      <w:pPr>
        <w:pStyle w:val="PargrafodaLista"/>
        <w:numPr>
          <w:ilvl w:val="1"/>
          <w:numId w:val="34"/>
        </w:numPr>
        <w:rPr>
          <w:lang w:val="x-none"/>
        </w:rPr>
      </w:pPr>
      <w:r w:rsidRPr="000A54D5">
        <w:rPr>
          <w:lang w:val="x-none"/>
        </w:rPr>
        <w:t>Docker-compose versao 2 : Anexo 1</w:t>
      </w:r>
      <w:r w:rsidR="00531B01">
        <w:rPr>
          <w:lang w:val="x-none"/>
        </w:rPr>
        <w:t>2</w:t>
      </w:r>
      <w:r w:rsidRPr="000A54D5">
        <w:rPr>
          <w:lang w:val="x-none"/>
        </w:rPr>
        <w:t>.4</w:t>
      </w:r>
    </w:p>
    <w:p w14:paraId="5D003B45" w14:textId="4F4F773E" w:rsidR="00B961B4" w:rsidRPr="000A54D5" w:rsidRDefault="00B961B4" w:rsidP="0052704D">
      <w:pPr>
        <w:pStyle w:val="PargrafodaLista"/>
        <w:numPr>
          <w:ilvl w:val="1"/>
          <w:numId w:val="34"/>
        </w:numPr>
      </w:pPr>
      <w:r w:rsidRPr="000A54D5">
        <w:rPr>
          <w:lang w:val="x-none"/>
        </w:rPr>
        <w:t>Docker-compose versao 3 : Anexo 1</w:t>
      </w:r>
      <w:r w:rsidR="00531B01">
        <w:rPr>
          <w:lang w:val="x-none"/>
        </w:rPr>
        <w:t>2</w:t>
      </w:r>
      <w:r w:rsidRPr="000A54D5">
        <w:rPr>
          <w:lang w:val="x-none"/>
        </w:rPr>
        <w:t>.5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1" w:name="_Toc497655468"/>
      <w:r>
        <w:t>4.</w:t>
      </w:r>
      <w:r w:rsidR="00BC729E">
        <w:t>1</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r w:rsidR="006C07D1">
        <w:t>“.yml”</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“.yml”</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compose, é possível definir múltiplos containers em um único arquivo. </w:t>
      </w:r>
      <w:r w:rsidR="004C1961">
        <w:t>Então levante a sua aplicação com um único comando que faça o que for preciso para executá-la.</w:t>
      </w:r>
      <w:r w:rsidR="005C40F4">
        <w:t>”</w:t>
      </w:r>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w:t>
      </w:r>
      <w:r w:rsidR="00B03A32">
        <w:rPr>
          <w:lang w:eastAsia="x-none"/>
        </w:rPr>
        <w:t>build</w:t>
      </w:r>
      <w:r>
        <w:rPr>
          <w:lang w:eastAsia="x-none"/>
        </w:rPr>
        <w:t>” e executado antes do container da aplicação. Essa ordem é de suma importância e está referenciada na ordem de execução dos serviços escritos no arquivo “.yml”.</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Todos os serviços tem que estar vinculados no arquivo “.yml”,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2" w:name="_Toc496802707"/>
      <w:bookmarkStart w:id="143" w:name="_Toc496802936"/>
      <w:bookmarkStart w:id="144" w:name="_Toc497655469"/>
      <w:r>
        <w:t>4.</w:t>
      </w:r>
      <w:r w:rsidR="003C7609">
        <w:t>1</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r w:rsidR="004407A8" w:rsidRPr="00E646DA">
        <w:rPr>
          <w:sz w:val="24"/>
          <w:lang w:eastAsia="x-none"/>
        </w:rPr>
        <w:t>Em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904115"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904115"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904115"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904115"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904115"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904115"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904115"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904115"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904115"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904115"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904115"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904115"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0241636D" w:rsidR="007B65C4" w:rsidRPr="00F50F2C" w:rsidRDefault="00904115"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5" w:name="_Toc497655470"/>
      <w:r>
        <w:lastRenderedPageBreak/>
        <w:t>4.</w:t>
      </w:r>
      <w:r w:rsidR="006500AC">
        <w:t>2</w:t>
      </w:r>
      <w:r w:rsidR="00944EC6" w:rsidRPr="00086281">
        <w:t xml:space="preserve"> Docker</w:t>
      </w:r>
      <w:r w:rsidR="00944EC6">
        <w:t xml:space="preserve"> </w:t>
      </w:r>
      <w:bookmarkEnd w:id="136"/>
      <w:bookmarkEnd w:id="137"/>
      <w:r w:rsidR="001E65B3">
        <w:t>Imagem</w:t>
      </w:r>
      <w:bookmarkEnd w:id="14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A4AE042" w:rsidR="0072018F" w:rsidRDefault="0072018F" w:rsidP="0072018F">
      <w:pPr>
        <w:pStyle w:val="Legenda"/>
        <w:keepNext/>
      </w:pPr>
      <w:bookmarkStart w:id="146" w:name="_Toc497641684"/>
      <w:r>
        <w:t xml:space="preserve">Tabela </w:t>
      </w:r>
      <w:fldSimple w:instr=" SEQ Tabela \* ARABIC ">
        <w:r w:rsidR="0060039A">
          <w:rPr>
            <w:noProof/>
          </w:rPr>
          <w:t>1</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r w:rsidRPr="009B655F">
        <w:rPr>
          <w:b/>
          <w:lang w:val="en-US" w:eastAsia="x-none"/>
        </w:rPr>
        <w:t>Principais commando da Imagem:</w:t>
      </w:r>
    </w:p>
    <w:p w14:paraId="0924DA65" w14:textId="77777777" w:rsidR="00060081" w:rsidRPr="009B655F" w:rsidRDefault="00060081" w:rsidP="0044152E">
      <w:pPr>
        <w:ind w:firstLine="708"/>
        <w:rPr>
          <w:b/>
          <w:lang w:val="en-US" w:eastAsia="x-none"/>
        </w:rPr>
      </w:pPr>
    </w:p>
    <w:p w14:paraId="2283714B" w14:textId="77777777" w:rsidR="00060081" w:rsidRPr="00E117A3" w:rsidRDefault="00904115" w:rsidP="00060081">
      <w:pPr>
        <w:numPr>
          <w:ilvl w:val="0"/>
          <w:numId w:val="23"/>
        </w:numPr>
        <w:spacing w:afterAutospacing="1"/>
        <w:rPr>
          <w:rFonts w:eastAsia="Times New Roman"/>
          <w:color w:val="000000" w:themeColor="text1"/>
        </w:rPr>
      </w:pPr>
      <w:hyperlink r:id="rId42" w:history="1">
        <w:r w:rsidR="00060081" w:rsidRPr="00E117A3">
          <w:rPr>
            <w:rStyle w:val="CdigoHTML"/>
            <w:rFonts w:ascii="Times New Roman" w:hAnsi="Times New Roman" w:cs="Times New Roman"/>
            <w:color w:val="000000" w:themeColor="text1"/>
            <w:sz w:val="24"/>
            <w:szCs w:val="24"/>
          </w:rPr>
          <w:t>docker pull</w:t>
        </w:r>
      </w:hyperlink>
      <w:r w:rsidR="00060081" w:rsidRPr="00E117A3">
        <w:rPr>
          <w:rFonts w:eastAsia="Times New Roman"/>
          <w:color w:val="000000" w:themeColor="text1"/>
        </w:rPr>
        <w:t> – Para fazer pulls de uma ou mais imagens do repositório para o cliente do docker na máquina local.</w:t>
      </w:r>
    </w:p>
    <w:p w14:paraId="279E1626" w14:textId="77777777" w:rsidR="00060081" w:rsidRDefault="00904115" w:rsidP="00060081">
      <w:pPr>
        <w:numPr>
          <w:ilvl w:val="0"/>
          <w:numId w:val="23"/>
        </w:numPr>
        <w:spacing w:afterAutospacing="1"/>
        <w:rPr>
          <w:rFonts w:eastAsia="Times New Roman"/>
          <w:color w:val="24292E"/>
        </w:rPr>
      </w:pPr>
      <w:hyperlink r:id="rId43" w:history="1">
        <w:r w:rsidR="00060081" w:rsidRPr="00E117A3">
          <w:rPr>
            <w:rStyle w:val="CdigoHTML"/>
            <w:rFonts w:ascii="Times New Roman" w:hAnsi="Times New Roman" w:cs="Times New Roman"/>
            <w:color w:val="000000" w:themeColor="text1"/>
            <w:sz w:val="24"/>
            <w:szCs w:val="24"/>
          </w:rPr>
          <w:t>docker push</w:t>
        </w:r>
      </w:hyperlink>
      <w:r w:rsidR="00060081" w:rsidRPr="00E117A3">
        <w:rPr>
          <w:rFonts w:eastAsia="Times New Roman"/>
          <w:color w:val="000000" w:themeColor="text1"/>
        </w:rPr>
        <w:t> </w:t>
      </w:r>
      <w:r w:rsidR="00060081" w:rsidRPr="00E117A3">
        <w:rPr>
          <w:rFonts w:eastAsia="Times New Roman"/>
          <w:color w:val="24292E"/>
        </w:rPr>
        <w:t>– Para fazer o push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r>
        <w:rPr>
          <w:rFonts w:eastAsia="Times New Roman"/>
          <w:color w:val="24292E"/>
        </w:rPr>
        <w:t>docker images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r>
        <w:rPr>
          <w:lang w:eastAsia="x-none"/>
        </w:rPr>
        <w:t xml:space="preserve">docker rmi &lt;id_imagem&gt; – Comando para poder remover a imagem mencionada no ID. </w:t>
      </w:r>
    </w:p>
    <w:p w14:paraId="0E20CC58" w14:textId="603C144F" w:rsidR="003C2963" w:rsidRPr="00BD5075" w:rsidRDefault="003C2963">
      <w:pPr>
        <w:rPr>
          <w:lang w:eastAsia="x-none"/>
        </w:rPr>
      </w:pPr>
    </w:p>
    <w:p w14:paraId="26700C31" w14:textId="66D3E9EB" w:rsidR="00845ADE" w:rsidRDefault="00636FB2" w:rsidP="00727CEF">
      <w:pPr>
        <w:pStyle w:val="Ttulo21"/>
      </w:pPr>
      <w:bookmarkStart w:id="147" w:name="_Toc496802704"/>
      <w:bookmarkStart w:id="148" w:name="_Toc496802933"/>
      <w:bookmarkStart w:id="149" w:name="_Toc497655471"/>
      <w:r>
        <w:t>4.</w:t>
      </w:r>
      <w:r w:rsidR="00340DCE">
        <w:t>2</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r>
        <w:rPr>
          <w:color w:val="24292E"/>
          <w:shd w:val="clear" w:color="auto" w:fill="FFFFFF"/>
        </w:rPr>
        <w:t>Minor</w:t>
      </w:r>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lastRenderedPageBreak/>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904115" w:rsidRPr="008D06F0" w:rsidRDefault="00904115" w:rsidP="000A56CA">
                            <w:pPr>
                              <w:pStyle w:val="Legenda"/>
                              <w:rPr>
                                <w:rFonts w:eastAsia="Calibri" w:cs="Times New Roman"/>
                                <w:noProof/>
                              </w:rPr>
                            </w:pPr>
                            <w:bookmarkStart w:id="150"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904115" w:rsidRPr="008D06F0" w:rsidRDefault="00904115" w:rsidP="000A56CA">
                      <w:pPr>
                        <w:pStyle w:val="Legenda"/>
                        <w:rPr>
                          <w:rFonts w:eastAsia="Calibri" w:cs="Times New Roman"/>
                          <w:noProof/>
                        </w:rPr>
                      </w:pPr>
                      <w:bookmarkStart w:id="151" w:name="_Toc497654074"/>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904115" w:rsidRPr="000A56CA" w:rsidRDefault="00904115"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904115" w:rsidRPr="000A56CA" w:rsidRDefault="00904115"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904115" w:rsidRPr="00D93672" w:rsidRDefault="00904115" w:rsidP="000A56CA">
                            <w:pPr>
                              <w:pStyle w:val="Legenda"/>
                              <w:rPr>
                                <w:rFonts w:eastAsia="Calibri" w:cs="Times New Roman"/>
                                <w:noProof/>
                              </w:rPr>
                            </w:pPr>
                            <w:bookmarkStart w:id="152"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904115" w:rsidRPr="00D93672" w:rsidRDefault="00904115" w:rsidP="000A56CA">
                      <w:pPr>
                        <w:pStyle w:val="Legenda"/>
                        <w:rPr>
                          <w:rFonts w:eastAsia="Calibri" w:cs="Times New Roman"/>
                          <w:noProof/>
                        </w:rPr>
                      </w:pPr>
                      <w:bookmarkStart w:id="153" w:name="_Toc497654075"/>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lastRenderedPageBreak/>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904115" w:rsidRPr="00F91FEB" w:rsidRDefault="00904115" w:rsidP="001549C6">
                            <w:pPr>
                              <w:pStyle w:val="Legenda"/>
                              <w:rPr>
                                <w:rFonts w:eastAsia="Calibri" w:cs="Times New Roman"/>
                                <w:noProof/>
                              </w:rPr>
                            </w:pPr>
                            <w:bookmarkStart w:id="154"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904115" w:rsidRPr="00F91FEB" w:rsidRDefault="00904115" w:rsidP="001549C6">
                      <w:pPr>
                        <w:pStyle w:val="Legenda"/>
                        <w:rPr>
                          <w:rFonts w:eastAsia="Calibri" w:cs="Times New Roman"/>
                          <w:noProof/>
                        </w:rPr>
                      </w:pPr>
                      <w:bookmarkStart w:id="155" w:name="_Toc497654076"/>
                      <w:r>
                        <w:t xml:space="preserve">Figura </w:t>
                      </w:r>
                      <w:fldSimple w:instr=" SEQ Figura \* ARABIC ">
                        <w:r>
                          <w:rPr>
                            <w:noProof/>
                          </w:rPr>
                          <w:t>18</w:t>
                        </w:r>
                      </w:fldSimple>
                      <w:r>
                        <w:t xml:space="preserve"> – Repositório oficial da imagem do Ubuntu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pull &lt;repositório da imagem&gt; </w:t>
      </w:r>
    </w:p>
    <w:p w14:paraId="60E7BE41" w14:textId="1CA31B55" w:rsidR="00EE5D87" w:rsidRDefault="00EE5D87" w:rsidP="000A56CA">
      <w:pPr>
        <w:ind w:left="708"/>
        <w:rPr>
          <w:lang w:eastAsia="x-none"/>
        </w:rPr>
      </w:pPr>
      <w:r>
        <w:rPr>
          <w:lang w:eastAsia="x-none"/>
        </w:rPr>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r>
        <w:rPr>
          <w:b/>
          <w:lang w:val="en-US" w:eastAsia="x-none"/>
        </w:rPr>
        <w:t>Principais commando do Repositório</w:t>
      </w:r>
      <w:r w:rsidRPr="009B655F">
        <w:rPr>
          <w:b/>
          <w:lang w:val="en-US" w:eastAsia="x-none"/>
        </w:rPr>
        <w:t>:</w:t>
      </w:r>
    </w:p>
    <w:p w14:paraId="5CDB1F90" w14:textId="77777777" w:rsidR="00210AC0" w:rsidRPr="00E117A3" w:rsidRDefault="00904115" w:rsidP="00210AC0">
      <w:pPr>
        <w:numPr>
          <w:ilvl w:val="0"/>
          <w:numId w:val="23"/>
        </w:numPr>
        <w:spacing w:beforeAutospacing="1" w:afterAutospacing="1"/>
        <w:rPr>
          <w:rFonts w:eastAsia="Times New Roman"/>
          <w:color w:val="000000" w:themeColor="text1"/>
        </w:rPr>
      </w:pPr>
      <w:hyperlink r:id="rId47" w:history="1">
        <w:r w:rsidR="00210AC0" w:rsidRPr="00E117A3">
          <w:rPr>
            <w:rStyle w:val="CdigoHTML"/>
            <w:rFonts w:ascii="Times New Roman" w:hAnsi="Times New Roman" w:cs="Times New Roman"/>
            <w:color w:val="000000" w:themeColor="text1"/>
            <w:sz w:val="24"/>
            <w:szCs w:val="24"/>
          </w:rPr>
          <w:t>docker login</w:t>
        </w:r>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904115" w:rsidP="00561605">
      <w:pPr>
        <w:numPr>
          <w:ilvl w:val="0"/>
          <w:numId w:val="23"/>
        </w:numPr>
        <w:spacing w:afterAutospacing="1"/>
        <w:rPr>
          <w:rFonts w:eastAsia="Times New Roman"/>
          <w:color w:val="000000" w:themeColor="text1"/>
        </w:rPr>
      </w:pPr>
      <w:hyperlink r:id="rId48" w:history="1">
        <w:r w:rsidR="00210AC0" w:rsidRPr="00E117A3">
          <w:rPr>
            <w:rStyle w:val="CdigoHTML"/>
            <w:rFonts w:ascii="Times New Roman" w:hAnsi="Times New Roman" w:cs="Times New Roman"/>
            <w:color w:val="000000" w:themeColor="text1"/>
            <w:sz w:val="24"/>
            <w:szCs w:val="24"/>
          </w:rPr>
          <w:t>docker logout</w:t>
        </w:r>
      </w:hyperlink>
      <w:r w:rsidR="00210AC0" w:rsidRPr="00E117A3">
        <w:rPr>
          <w:rFonts w:eastAsia="Times New Roman"/>
          <w:color w:val="000000" w:themeColor="text1"/>
        </w:rPr>
        <w:t> – Para fazer logout do repositório.</w:t>
      </w:r>
    </w:p>
    <w:p w14:paraId="61354311" w14:textId="4B1ADB2F" w:rsidR="00210AC0" w:rsidRPr="00561605" w:rsidRDefault="00904115" w:rsidP="00561605">
      <w:pPr>
        <w:numPr>
          <w:ilvl w:val="0"/>
          <w:numId w:val="23"/>
        </w:numPr>
        <w:spacing w:afterAutospacing="1"/>
        <w:rPr>
          <w:rFonts w:eastAsia="Times New Roman"/>
          <w:color w:val="000000" w:themeColor="text1"/>
        </w:rPr>
      </w:pPr>
      <w:hyperlink r:id="rId49" w:history="1">
        <w:r w:rsidR="00210AC0" w:rsidRPr="00561605">
          <w:rPr>
            <w:rStyle w:val="CdigoHTML"/>
            <w:rFonts w:ascii="Times New Roman" w:hAnsi="Times New Roman" w:cs="Times New Roman"/>
            <w:color w:val="000000" w:themeColor="text1"/>
            <w:sz w:val="24"/>
            <w:szCs w:val="24"/>
          </w:rPr>
          <w:t>docker search</w:t>
        </w:r>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6" w:name="_Toc497655472"/>
      <w:r>
        <w:lastRenderedPageBreak/>
        <w:t>4.</w:t>
      </w:r>
      <w:r w:rsidR="001B3BA7">
        <w:t>3</w:t>
      </w:r>
      <w:r>
        <w:t xml:space="preserve"> Docker Container</w:t>
      </w:r>
      <w:bookmarkEnd w:id="15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DC46EF8" w:rsidR="007B61C9" w:rsidRPr="00E82F68" w:rsidRDefault="007B61C9" w:rsidP="00E82F68">
      <w:pPr>
        <w:pStyle w:val="PargrafodaLista"/>
        <w:numPr>
          <w:ilvl w:val="1"/>
          <w:numId w:val="23"/>
        </w:numPr>
        <w:rPr>
          <w:lang w:val="x-none" w:eastAsia="x-none"/>
        </w:rPr>
      </w:pPr>
      <w:r>
        <w:rPr>
          <w:lang w:val="x-none" w:eastAsia="x-none"/>
        </w:rPr>
        <w:t xml:space="preserve">Docker </w:t>
      </w:r>
      <w:r w:rsidR="007F7BA5">
        <w:rPr>
          <w:lang w:val="x-none" w:eastAsia="x-none"/>
        </w:rPr>
        <w:t>container ls</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7" w:name="_Toc497641685"/>
      <w:r>
        <w:t xml:space="preserve">Tabela </w:t>
      </w:r>
      <w:fldSimple w:instr=" SEQ Tabela \* ARABIC ">
        <w:r w:rsidR="0060039A">
          <w:rPr>
            <w:noProof/>
          </w:rPr>
          <w:t>2</w:t>
        </w:r>
      </w:fldSimple>
      <w:r>
        <w:t xml:space="preserve"> - </w:t>
      </w:r>
      <w:r w:rsidRPr="00C25CFE">
        <w:t xml:space="preserve">Tabela de </w:t>
      </w:r>
      <w:r>
        <w:t>containers</w:t>
      </w:r>
      <w:r w:rsidRPr="00C25CFE">
        <w:t xml:space="preserve"> utilizadas no Estudo de Caso. Próprio Autor</w:t>
      </w:r>
      <w:bookmarkEnd w:id="15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67794E">
        <w:trPr>
          <w:trHeight w:val="661"/>
        </w:trPr>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50E89DFD" w14:textId="181BA26A" w:rsidR="009467D6" w:rsidRDefault="008A5A3A" w:rsidP="008A5A3A">
      <w:pPr>
        <w:rPr>
          <w:lang w:val="x-none" w:eastAsia="x-none"/>
        </w:rPr>
      </w:pPr>
      <w:r>
        <w:rPr>
          <w:lang w:val="x-none" w:eastAsia="x-none"/>
        </w:rPr>
        <w:tab/>
      </w:r>
    </w:p>
    <w:p w14:paraId="773287E2" w14:textId="77777777" w:rsidR="009467D6" w:rsidRDefault="009467D6">
      <w:pPr>
        <w:rPr>
          <w:lang w:val="x-none" w:eastAsia="x-none"/>
        </w:rPr>
      </w:pPr>
      <w:r>
        <w:rPr>
          <w:lang w:val="x-none" w:eastAsia="x-none"/>
        </w:rPr>
        <w:br w:type="page"/>
      </w:r>
    </w:p>
    <w:p w14:paraId="5ABCCD44" w14:textId="77777777" w:rsidR="009467D6" w:rsidRDefault="009467D6" w:rsidP="008A5A3A">
      <w:pPr>
        <w:rPr>
          <w:lang w:val="x-none" w:eastAsia="x-none"/>
        </w:rPr>
      </w:pPr>
    </w:p>
    <w:p w14:paraId="6855E2C2" w14:textId="77777777" w:rsidR="00463256" w:rsidRPr="0067794E" w:rsidRDefault="00463256" w:rsidP="00463256">
      <w:pPr>
        <w:rPr>
          <w:rFonts w:eastAsia="Times New Roman"/>
        </w:rPr>
      </w:pPr>
      <w:r w:rsidRPr="00E17EB0">
        <w:rPr>
          <w:sz w:val="20"/>
          <w:szCs w:val="20"/>
          <w:lang w:val="x-none" w:eastAsia="x-none"/>
        </w:rPr>
        <w:tab/>
      </w:r>
      <w:r w:rsidRPr="0067794E">
        <w:rPr>
          <w:rFonts w:eastAsia="Times New Roman"/>
          <w:color w:val="24292E"/>
          <w:shd w:val="clear" w:color="auto" w:fill="FFFFFF"/>
        </w:rPr>
        <w:t>Os parâmetros mais utilizados na execução do container são:</w:t>
      </w:r>
    </w:p>
    <w:p w14:paraId="3B93A285" w14:textId="53266BD5" w:rsidR="0021511B" w:rsidRPr="0067794E" w:rsidRDefault="0021511B" w:rsidP="008A5A3A">
      <w:pPr>
        <w:rPr>
          <w:lang w:val="x-none" w:eastAsia="x-none"/>
        </w:rPr>
      </w:pPr>
    </w:p>
    <w:p w14:paraId="5705C180" w14:textId="24DC8C69" w:rsidR="00792282" w:rsidRDefault="00792282" w:rsidP="0060039A">
      <w:pPr>
        <w:pStyle w:val="Legenda"/>
        <w:keepNext/>
      </w:pPr>
      <w:bookmarkStart w:id="158" w:name="_Toc497641686"/>
      <w:r>
        <w:t xml:space="preserve">Tabela </w:t>
      </w:r>
      <w:fldSimple w:instr=" SEQ Tabela \* ARABIC ">
        <w:r w:rsidR="0060039A">
          <w:rPr>
            <w:noProof/>
          </w:rPr>
          <w:t>3</w:t>
        </w:r>
      </w:fldSimple>
      <w:r>
        <w:rPr>
          <w:noProof/>
        </w:rPr>
        <w:t xml:space="preserve"> - Tabela de parâmetros utilizado na </w:t>
      </w:r>
      <w:r w:rsidR="0060039A">
        <w:rPr>
          <w:noProof/>
        </w:rPr>
        <w:t>manipulação dos con</w:t>
      </w:r>
      <w:r>
        <w:rPr>
          <w:noProof/>
        </w:rPr>
        <w:t xml:space="preserve">tainers Fonte: </w:t>
      </w:r>
      <w:r w:rsidRPr="00E805F3">
        <w:rPr>
          <w:noProof/>
        </w:rPr>
        <w:t>https://github.com/gomex/docker-para-desenvolvedores/blob/master/manuscript/comandos.md</w:t>
      </w:r>
      <w:bookmarkEnd w:id="1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1511B" w:rsidRPr="0067794E" w14:paraId="1B48F63A" w14:textId="77777777" w:rsidTr="00D33596">
        <w:trPr>
          <w:trHeight w:val="260"/>
        </w:trPr>
        <w:tc>
          <w:tcPr>
            <w:tcW w:w="4530" w:type="dxa"/>
          </w:tcPr>
          <w:p w14:paraId="00752F95" w14:textId="372E4B5F" w:rsidR="0021511B" w:rsidRPr="0067794E" w:rsidRDefault="0021511B" w:rsidP="008A5A3A">
            <w:pPr>
              <w:rPr>
                <w:lang w:val="x-none" w:eastAsia="x-none"/>
              </w:rPr>
            </w:pPr>
            <w:r w:rsidRPr="0067794E">
              <w:rPr>
                <w:lang w:val="x-none" w:eastAsia="x-none"/>
              </w:rPr>
              <w:t>Pa</w:t>
            </w:r>
            <w:r w:rsidR="00A02F38" w:rsidRPr="0067794E">
              <w:rPr>
                <w:lang w:val="x-none" w:eastAsia="x-none"/>
              </w:rPr>
              <w:t>râmetro</w:t>
            </w:r>
          </w:p>
        </w:tc>
        <w:tc>
          <w:tcPr>
            <w:tcW w:w="4531" w:type="dxa"/>
          </w:tcPr>
          <w:p w14:paraId="2AAF1F1A" w14:textId="0393806A" w:rsidR="0021511B" w:rsidRPr="0067794E" w:rsidRDefault="00A02F38" w:rsidP="008A5A3A">
            <w:pPr>
              <w:rPr>
                <w:lang w:val="x-none" w:eastAsia="x-none"/>
              </w:rPr>
            </w:pPr>
            <w:r w:rsidRPr="0067794E">
              <w:rPr>
                <w:lang w:val="x-none" w:eastAsia="x-none"/>
              </w:rPr>
              <w:t>Explicaçã</w:t>
            </w:r>
            <w:r w:rsidR="00141EEE" w:rsidRPr="0067794E">
              <w:rPr>
                <w:lang w:val="x-none" w:eastAsia="x-none"/>
              </w:rPr>
              <w:t>o</w:t>
            </w:r>
          </w:p>
        </w:tc>
      </w:tr>
      <w:tr w:rsidR="0021511B" w:rsidRPr="0067794E" w14:paraId="42C85C8F" w14:textId="77777777" w:rsidTr="00D33596">
        <w:tc>
          <w:tcPr>
            <w:tcW w:w="4530" w:type="dxa"/>
          </w:tcPr>
          <w:p w14:paraId="591ABC83" w14:textId="4CB22139" w:rsidR="0021511B" w:rsidRPr="0067794E" w:rsidRDefault="00141EEE" w:rsidP="008A5A3A">
            <w:pPr>
              <w:rPr>
                <w:lang w:val="x-none" w:eastAsia="x-none"/>
              </w:rPr>
            </w:pPr>
            <w:r w:rsidRPr="0067794E">
              <w:rPr>
                <w:lang w:val="x-none" w:eastAsia="x-none"/>
              </w:rPr>
              <w:t xml:space="preserve">-a </w:t>
            </w:r>
          </w:p>
        </w:tc>
        <w:tc>
          <w:tcPr>
            <w:tcW w:w="4531" w:type="dxa"/>
          </w:tcPr>
          <w:p w14:paraId="71BEE0F0" w14:textId="7828E754" w:rsidR="0021511B" w:rsidRPr="0067794E" w:rsidRDefault="00141EEE" w:rsidP="008A5A3A">
            <w:pPr>
              <w:rPr>
                <w:lang w:val="x-none" w:eastAsia="x-none"/>
              </w:rPr>
            </w:pPr>
            <w:r w:rsidRPr="0067794E">
              <w:rPr>
                <w:lang w:val="x-none" w:eastAsia="x-none"/>
              </w:rPr>
              <w:t>Lista todos os containers, inclusive os desligados</w:t>
            </w:r>
          </w:p>
        </w:tc>
      </w:tr>
      <w:tr w:rsidR="0021511B" w:rsidRPr="0067794E" w14:paraId="435AAE8B" w14:textId="77777777" w:rsidTr="00D33596">
        <w:tc>
          <w:tcPr>
            <w:tcW w:w="4530" w:type="dxa"/>
          </w:tcPr>
          <w:p w14:paraId="1B93C014" w14:textId="72D38BD4" w:rsidR="0021511B" w:rsidRPr="0067794E" w:rsidRDefault="00081178" w:rsidP="008A5A3A">
            <w:pPr>
              <w:rPr>
                <w:lang w:val="x-none" w:eastAsia="x-none"/>
              </w:rPr>
            </w:pPr>
            <w:r w:rsidRPr="0067794E">
              <w:rPr>
                <w:lang w:val="x-none" w:eastAsia="x-none"/>
              </w:rPr>
              <w:t>-l</w:t>
            </w:r>
          </w:p>
        </w:tc>
        <w:tc>
          <w:tcPr>
            <w:tcW w:w="4531" w:type="dxa"/>
          </w:tcPr>
          <w:p w14:paraId="0E3C88D9" w14:textId="6CF48659" w:rsidR="0021511B" w:rsidRPr="0067794E" w:rsidRDefault="00081178" w:rsidP="008A5A3A">
            <w:pPr>
              <w:rPr>
                <w:lang w:val="x-none" w:eastAsia="x-none"/>
              </w:rPr>
            </w:pPr>
            <w:r w:rsidRPr="0067794E">
              <w:rPr>
                <w:lang w:val="x-none" w:eastAsia="x-none"/>
              </w:rPr>
              <w:t>Lista os últimos containers, inclusive os desligados</w:t>
            </w:r>
          </w:p>
        </w:tc>
      </w:tr>
      <w:tr w:rsidR="0021511B" w:rsidRPr="0067794E" w14:paraId="3BF09BAB" w14:textId="77777777" w:rsidTr="00D33596">
        <w:tc>
          <w:tcPr>
            <w:tcW w:w="4530" w:type="dxa"/>
          </w:tcPr>
          <w:p w14:paraId="08E6EFCE" w14:textId="6257D3E6" w:rsidR="0021511B" w:rsidRPr="0067794E" w:rsidRDefault="003E5EF3" w:rsidP="008A5A3A">
            <w:pPr>
              <w:rPr>
                <w:lang w:val="x-none" w:eastAsia="x-none"/>
              </w:rPr>
            </w:pPr>
            <w:r w:rsidRPr="0067794E">
              <w:rPr>
                <w:lang w:val="x-none" w:eastAsia="x-none"/>
              </w:rPr>
              <w:t xml:space="preserve">-n </w:t>
            </w:r>
          </w:p>
        </w:tc>
        <w:tc>
          <w:tcPr>
            <w:tcW w:w="4531" w:type="dxa"/>
          </w:tcPr>
          <w:p w14:paraId="1E8A5521" w14:textId="109E2AFA" w:rsidR="0021511B" w:rsidRPr="0067794E" w:rsidRDefault="003E5EF3" w:rsidP="008A5A3A">
            <w:pPr>
              <w:rPr>
                <w:lang w:val="x-none" w:eastAsia="x-none"/>
              </w:rPr>
            </w:pPr>
            <w:r w:rsidRPr="0067794E">
              <w:rPr>
                <w:lang w:val="x-none" w:eastAsia="x-none"/>
              </w:rPr>
              <w:t>Lista os últimos N containers, inclusive os desligados</w:t>
            </w:r>
          </w:p>
        </w:tc>
      </w:tr>
      <w:tr w:rsidR="0021511B" w:rsidRPr="0067794E" w14:paraId="785E7D4E" w14:textId="77777777" w:rsidTr="00D33596">
        <w:tc>
          <w:tcPr>
            <w:tcW w:w="4530" w:type="dxa"/>
          </w:tcPr>
          <w:p w14:paraId="1890D04E" w14:textId="310C50BA" w:rsidR="0021511B" w:rsidRPr="0067794E" w:rsidRDefault="00374B47" w:rsidP="008A5A3A">
            <w:pPr>
              <w:rPr>
                <w:lang w:val="x-none" w:eastAsia="x-none"/>
              </w:rPr>
            </w:pPr>
            <w:r w:rsidRPr="0067794E">
              <w:rPr>
                <w:lang w:val="x-none" w:eastAsia="x-none"/>
              </w:rPr>
              <w:t>-q</w:t>
            </w:r>
          </w:p>
        </w:tc>
        <w:tc>
          <w:tcPr>
            <w:tcW w:w="4531" w:type="dxa"/>
          </w:tcPr>
          <w:p w14:paraId="06940A5E" w14:textId="6CFBCB7A" w:rsidR="0021511B" w:rsidRPr="0067794E" w:rsidRDefault="00374B47" w:rsidP="008A5A3A">
            <w:pPr>
              <w:rPr>
                <w:lang w:val="x-none" w:eastAsia="x-none"/>
              </w:rPr>
            </w:pPr>
            <w:r w:rsidRPr="0067794E">
              <w:rPr>
                <w:lang w:val="x-none" w:eastAsia="x-none"/>
              </w:rPr>
              <w:t>Lista apenas os ids dos containers, ótimo para utilização em scripts</w:t>
            </w:r>
          </w:p>
        </w:tc>
      </w:tr>
    </w:tbl>
    <w:p w14:paraId="51570279" w14:textId="2811526B" w:rsidR="0021511B" w:rsidRPr="00E17EB0" w:rsidRDefault="0021511B" w:rsidP="008A5A3A">
      <w:pPr>
        <w:rPr>
          <w:sz w:val="20"/>
          <w:szCs w:val="20"/>
          <w:lang w:val="x-none" w:eastAsia="x-none"/>
        </w:rPr>
      </w:pPr>
    </w:p>
    <w:p w14:paraId="0CADEF90" w14:textId="61306CAC" w:rsidR="008A5A3A" w:rsidRDefault="008A5A3A" w:rsidP="00E17EB0">
      <w:pPr>
        <w:ind w:firstLine="708"/>
        <w:rPr>
          <w:lang w:val="x-none" w:eastAsia="x-none"/>
        </w:rPr>
      </w:pP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r w:rsidR="00E3125A" w:rsidRPr="00505DA4">
        <w:rPr>
          <w:b/>
          <w:lang w:val="x-none" w:eastAsia="x-none"/>
        </w:rPr>
        <w:t>Principais comandos de manipulação dos container:</w:t>
      </w:r>
    </w:p>
    <w:p w14:paraId="543F5B92" w14:textId="1B24E6EC" w:rsidR="00E3125A" w:rsidRPr="006A12C1" w:rsidRDefault="00904115" w:rsidP="00E3125A">
      <w:pPr>
        <w:numPr>
          <w:ilvl w:val="0"/>
          <w:numId w:val="23"/>
        </w:numPr>
        <w:spacing w:beforeAutospacing="1" w:afterAutospacing="1"/>
        <w:rPr>
          <w:rFonts w:eastAsia="Times New Roman"/>
          <w:color w:val="000000" w:themeColor="text1"/>
        </w:rPr>
      </w:pPr>
      <w:hyperlink r:id="rId50" w:history="1">
        <w:r w:rsidR="00E3125A" w:rsidRPr="006A12C1">
          <w:rPr>
            <w:rStyle w:val="CdigoHTML"/>
            <w:rFonts w:ascii="Times New Roman" w:hAnsi="Times New Roman" w:cs="Times New Roman"/>
            <w:color w:val="000000" w:themeColor="text1"/>
            <w:sz w:val="24"/>
            <w:szCs w:val="24"/>
          </w:rPr>
          <w:t>docker create</w:t>
        </w:r>
      </w:hyperlink>
      <w:r w:rsidR="00E3125A"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00E3125A" w:rsidRPr="006A12C1">
        <w:rPr>
          <w:rFonts w:eastAsia="Times New Roman"/>
          <w:color w:val="000000" w:themeColor="text1"/>
        </w:rPr>
        <w:t>.</w:t>
      </w:r>
    </w:p>
    <w:p w14:paraId="1DA8CADB" w14:textId="55A2D3EE" w:rsidR="00E3125A" w:rsidRPr="006A12C1" w:rsidRDefault="00904115" w:rsidP="00E3125A">
      <w:pPr>
        <w:numPr>
          <w:ilvl w:val="0"/>
          <w:numId w:val="23"/>
        </w:numPr>
        <w:spacing w:afterAutospacing="1"/>
        <w:rPr>
          <w:rFonts w:eastAsia="Times New Roman"/>
          <w:color w:val="000000" w:themeColor="text1"/>
        </w:rPr>
      </w:pPr>
      <w:hyperlink r:id="rId51" w:history="1">
        <w:r w:rsidR="00E3125A" w:rsidRPr="006A12C1">
          <w:rPr>
            <w:rStyle w:val="CdigoHTML"/>
            <w:rFonts w:ascii="Times New Roman" w:hAnsi="Times New Roman" w:cs="Times New Roman"/>
            <w:color w:val="000000" w:themeColor="text1"/>
            <w:sz w:val="24"/>
            <w:szCs w:val="24"/>
          </w:rPr>
          <w:t>docker rename</w:t>
        </w:r>
      </w:hyperlink>
      <w:r w:rsidR="00E3125A" w:rsidRPr="006A12C1">
        <w:rPr>
          <w:rFonts w:eastAsia="Times New Roman"/>
          <w:color w:val="000000" w:themeColor="text1"/>
        </w:rPr>
        <w:t> </w:t>
      </w:r>
      <w:r w:rsidR="00101B3E" w:rsidRPr="006A12C1">
        <w:rPr>
          <w:rFonts w:eastAsia="Times New Roman"/>
          <w:color w:val="000000" w:themeColor="text1"/>
        </w:rPr>
        <w:t>– Renomeia o label do container</w:t>
      </w:r>
      <w:r w:rsidR="00E3125A" w:rsidRPr="006A12C1">
        <w:rPr>
          <w:rFonts w:eastAsia="Times New Roman"/>
          <w:color w:val="000000" w:themeColor="text1"/>
        </w:rPr>
        <w:t>.</w:t>
      </w:r>
    </w:p>
    <w:p w14:paraId="6F7AECBA" w14:textId="4941D738" w:rsidR="00E3125A" w:rsidRPr="006A12C1" w:rsidRDefault="00904115" w:rsidP="00E3125A">
      <w:pPr>
        <w:numPr>
          <w:ilvl w:val="0"/>
          <w:numId w:val="23"/>
        </w:numPr>
        <w:spacing w:afterAutospacing="1"/>
        <w:rPr>
          <w:rFonts w:eastAsia="Times New Roman"/>
          <w:color w:val="000000" w:themeColor="text1"/>
        </w:rPr>
      </w:pPr>
      <w:hyperlink r:id="rId52" w:history="1">
        <w:r w:rsidR="00E3125A" w:rsidRPr="006A12C1">
          <w:rPr>
            <w:rStyle w:val="CdigoHTML"/>
            <w:rFonts w:ascii="Times New Roman" w:hAnsi="Times New Roman" w:cs="Times New Roman"/>
            <w:color w:val="000000" w:themeColor="text1"/>
            <w:sz w:val="24"/>
            <w:szCs w:val="24"/>
          </w:rPr>
          <w:t>docker run</w:t>
        </w:r>
      </w:hyperlink>
      <w:r w:rsidR="00E3125A"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00E3125A" w:rsidRPr="006A12C1">
        <w:rPr>
          <w:rFonts w:eastAsia="Times New Roman"/>
          <w:color w:val="000000" w:themeColor="text1"/>
        </w:rPr>
        <w:t>.</w:t>
      </w:r>
    </w:p>
    <w:p w14:paraId="59D88C1D" w14:textId="4A25BA1B" w:rsidR="00E3125A" w:rsidRPr="006A12C1" w:rsidRDefault="00904115" w:rsidP="00E3125A">
      <w:pPr>
        <w:numPr>
          <w:ilvl w:val="0"/>
          <w:numId w:val="23"/>
        </w:numPr>
        <w:spacing w:afterAutospacing="1"/>
        <w:rPr>
          <w:rFonts w:eastAsia="Times New Roman"/>
          <w:color w:val="000000" w:themeColor="text1"/>
        </w:rPr>
      </w:pPr>
      <w:hyperlink r:id="rId53" w:history="1">
        <w:r w:rsidR="00E3125A" w:rsidRPr="006A12C1">
          <w:rPr>
            <w:rStyle w:val="CdigoHTML"/>
            <w:rFonts w:ascii="Times New Roman" w:hAnsi="Times New Roman" w:cs="Times New Roman"/>
            <w:color w:val="000000" w:themeColor="text1"/>
            <w:sz w:val="24"/>
            <w:szCs w:val="24"/>
          </w:rPr>
          <w:t>docker rm</w:t>
        </w:r>
      </w:hyperlink>
      <w:r w:rsidR="00F272AF" w:rsidRPr="006A12C1">
        <w:rPr>
          <w:rFonts w:eastAsia="Times New Roman"/>
          <w:color w:val="000000" w:themeColor="text1"/>
        </w:rPr>
        <w:t xml:space="preserve"> &lt;nome do container&gt;</w:t>
      </w:r>
      <w:r w:rsidR="00E3125A" w:rsidRPr="006A12C1">
        <w:rPr>
          <w:rFonts w:eastAsia="Times New Roman"/>
          <w:color w:val="000000" w:themeColor="text1"/>
        </w:rPr>
        <w:t> </w:t>
      </w:r>
      <w:r w:rsidR="00F272AF" w:rsidRPr="006A12C1">
        <w:rPr>
          <w:rFonts w:eastAsia="Times New Roman"/>
          <w:color w:val="000000" w:themeColor="text1"/>
        </w:rPr>
        <w:t>- Deleta o container informado pelo nome</w:t>
      </w:r>
      <w:r w:rsidR="00E3125A" w:rsidRPr="006A12C1">
        <w:rPr>
          <w:rFonts w:eastAsia="Times New Roman"/>
          <w:color w:val="000000" w:themeColor="text1"/>
        </w:rPr>
        <w:t>.</w:t>
      </w:r>
    </w:p>
    <w:p w14:paraId="638407C7" w14:textId="115F0723" w:rsidR="00E3125A" w:rsidRPr="006A12C1" w:rsidRDefault="00904115" w:rsidP="00E3125A">
      <w:pPr>
        <w:numPr>
          <w:ilvl w:val="0"/>
          <w:numId w:val="23"/>
        </w:numPr>
        <w:spacing w:afterAutospacing="1"/>
        <w:rPr>
          <w:rFonts w:eastAsia="Times New Roman"/>
          <w:color w:val="000000" w:themeColor="text1"/>
        </w:rPr>
      </w:pPr>
      <w:hyperlink r:id="rId54" w:history="1">
        <w:r w:rsidR="00E3125A" w:rsidRPr="006A12C1">
          <w:rPr>
            <w:rStyle w:val="CdigoHTML"/>
            <w:rFonts w:ascii="Times New Roman" w:hAnsi="Times New Roman" w:cs="Times New Roman"/>
            <w:color w:val="000000" w:themeColor="text1"/>
            <w:sz w:val="24"/>
            <w:szCs w:val="24"/>
          </w:rPr>
          <w:t>docker update</w:t>
        </w:r>
      </w:hyperlink>
      <w:r w:rsidR="00E3125A" w:rsidRPr="006A12C1">
        <w:rPr>
          <w:rFonts w:eastAsia="Times New Roman"/>
          <w:color w:val="000000" w:themeColor="text1"/>
        </w:rPr>
        <w:t> </w:t>
      </w:r>
      <w:r w:rsidR="00364DA9" w:rsidRPr="006A12C1">
        <w:rPr>
          <w:rFonts w:eastAsia="Times New Roman"/>
          <w:color w:val="000000" w:themeColor="text1"/>
        </w:rPr>
        <w:t xml:space="preserve">– Faz um </w:t>
      </w:r>
      <w:r w:rsidR="00E3125A" w:rsidRPr="006A12C1">
        <w:rPr>
          <w:rFonts w:eastAsia="Times New Roman"/>
          <w:color w:val="000000" w:themeColor="text1"/>
        </w:rPr>
        <w:t>updat</w:t>
      </w:r>
      <w:r w:rsidR="00364DA9" w:rsidRPr="006A12C1">
        <w:rPr>
          <w:rFonts w:eastAsia="Times New Roman"/>
          <w:color w:val="000000" w:themeColor="text1"/>
        </w:rPr>
        <w:t>e das configurações do container</w:t>
      </w:r>
      <w:r w:rsidR="00E3125A" w:rsidRPr="006A12C1">
        <w:rPr>
          <w:rFonts w:eastAsia="Times New Roman"/>
          <w:color w:val="000000" w:themeColor="text1"/>
        </w:rPr>
        <w:t>.</w:t>
      </w:r>
    </w:p>
    <w:p w14:paraId="6CF0F0D2" w14:textId="2129A45E" w:rsidR="00E3125A" w:rsidRDefault="00C67EF5" w:rsidP="00C07657">
      <w:pPr>
        <w:ind w:firstLine="360"/>
        <w:rPr>
          <w:lang w:val="x-none" w:eastAsia="x-none"/>
        </w:rPr>
      </w:pPr>
      <w:r w:rsidRPr="00C07657">
        <w:rPr>
          <w:lang w:val="x-none" w:eastAsia="x-none"/>
        </w:rPr>
        <w:t>Todos esses comandos</w:t>
      </w:r>
      <w:r w:rsidR="005F2AA7">
        <w:rPr>
          <w:rStyle w:val="Refdenotaderodap"/>
          <w:lang w:val="x-none" w:eastAsia="x-none"/>
        </w:rPr>
        <w:footnoteReference w:customMarkFollows="1" w:id="16"/>
        <w:t>3</w:t>
      </w:r>
      <w:r w:rsidRPr="00C07657">
        <w:rPr>
          <w:lang w:val="x-none" w:eastAsia="x-none"/>
        </w:rPr>
        <w:t xml:space="preserve"> permitem parâmetros de configurações, como os descritos no arquivo do Docker-compose; pois é possível fazer a execução de um container sem a utilização dos arquivos de </w:t>
      </w:r>
      <w:r w:rsidR="00D84305">
        <w:rPr>
          <w:lang w:val="x-none" w:eastAsia="x-none"/>
        </w:rPr>
        <w:t>um arquivo do Docker-compose ou Docker file, porém se executado desta forma todos os argumentos devem ser passados de forma explícita na criação ou execução do container; não sendo uma boa prática executar desta forma</w:t>
      </w:r>
      <w:r w:rsidR="006E1FD1">
        <w:rPr>
          <w:lang w:val="x-none" w:eastAsia="x-none"/>
        </w:rPr>
        <w:t>, conforme</w:t>
      </w:r>
      <w:r w:rsidR="00653A98">
        <w:rPr>
          <w:lang w:val="x-none" w:eastAsia="x-none"/>
        </w:rPr>
        <w:t xml:space="preserve"> o exemplo:</w:t>
      </w:r>
    </w:p>
    <w:p w14:paraId="0D5C9A45" w14:textId="133549B7" w:rsidR="00F54100" w:rsidRPr="0060039A" w:rsidRDefault="00F54100" w:rsidP="0067794E">
      <w:pPr>
        <w:pStyle w:val="PargrafodaLista"/>
        <w:numPr>
          <w:ilvl w:val="0"/>
          <w:numId w:val="39"/>
        </w:numPr>
        <w:rPr>
          <w:sz w:val="24"/>
          <w:lang w:eastAsia="x-none"/>
        </w:rPr>
      </w:pPr>
      <w:r w:rsidRPr="0060039A">
        <w:rPr>
          <w:sz w:val="24"/>
          <w:lang w:eastAsia="x-none"/>
        </w:rPr>
        <w:t>docker container run &lt;parâmetros&gt; &lt;imagem&gt; &lt;CMD&gt; &lt;argumentos&gt;</w:t>
      </w:r>
    </w:p>
    <w:p w14:paraId="0BDD78EF" w14:textId="77777777" w:rsidR="009467D6" w:rsidRDefault="009467D6">
      <w:pPr>
        <w:rPr>
          <w:rFonts w:eastAsia="Times New Roman"/>
          <w:color w:val="24292E"/>
          <w:shd w:val="clear" w:color="auto" w:fill="FFFFFF"/>
        </w:rPr>
      </w:pPr>
      <w:r>
        <w:rPr>
          <w:rFonts w:eastAsia="Times New Roman"/>
          <w:color w:val="24292E"/>
          <w:shd w:val="clear" w:color="auto" w:fill="FFFFFF"/>
        </w:rPr>
        <w:br w:type="page"/>
      </w:r>
    </w:p>
    <w:p w14:paraId="6F288424" w14:textId="6893DEF6" w:rsidR="00F468E6" w:rsidRPr="00F468E6" w:rsidRDefault="00F468E6" w:rsidP="00E17EB0">
      <w:pPr>
        <w:ind w:firstLine="360"/>
        <w:rPr>
          <w:rFonts w:eastAsia="Times New Roman"/>
        </w:rPr>
      </w:pPr>
      <w:r w:rsidRPr="00E17EB0">
        <w:rPr>
          <w:rFonts w:eastAsia="Times New Roman"/>
          <w:color w:val="24292E"/>
          <w:shd w:val="clear" w:color="auto" w:fill="FFFFFF"/>
        </w:rPr>
        <w:lastRenderedPageBreak/>
        <w:t>Os parâmetros mais utilizados na execução do container são:</w:t>
      </w:r>
    </w:p>
    <w:p w14:paraId="5004E0EF" w14:textId="418E129D" w:rsidR="00D245E3" w:rsidRDefault="00D245E3" w:rsidP="008A5A3A">
      <w:pPr>
        <w:rPr>
          <w:lang w:eastAsia="x-none"/>
        </w:rPr>
      </w:pPr>
    </w:p>
    <w:p w14:paraId="782DB7E4" w14:textId="48DAAB0D" w:rsidR="0060039A" w:rsidRDefault="0060039A" w:rsidP="0060039A">
      <w:pPr>
        <w:pStyle w:val="Legenda"/>
        <w:keepNext/>
      </w:pPr>
      <w:bookmarkStart w:id="159" w:name="_Toc497641687"/>
      <w:r>
        <w:t xml:space="preserve">Tabela </w:t>
      </w:r>
      <w:fldSimple w:instr=" SEQ Tabela \* ARABIC ">
        <w:r>
          <w:rPr>
            <w:noProof/>
          </w:rPr>
          <w:t>4</w:t>
        </w:r>
      </w:fldSimple>
      <w:r>
        <w:t xml:space="preserve"> - Tabela de parâmetros utilizados na execução dos containers Fonte: </w:t>
      </w:r>
      <w:r w:rsidRPr="005A02B8">
        <w:t>https://github.com/gomex/docker-para-desenvolvedores/blob/master/manuscript/comandos.md</w:t>
      </w:r>
      <w:bookmarkEnd w:id="1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01197" w14:paraId="1C6EF851" w14:textId="77777777" w:rsidTr="005A5284">
        <w:tc>
          <w:tcPr>
            <w:tcW w:w="4530" w:type="dxa"/>
          </w:tcPr>
          <w:p w14:paraId="2AF4D9F0" w14:textId="4E9D573C" w:rsidR="00301197" w:rsidRDefault="00C7702F" w:rsidP="008A5A3A">
            <w:pPr>
              <w:rPr>
                <w:lang w:eastAsia="x-none"/>
              </w:rPr>
            </w:pPr>
            <w:r w:rsidRPr="0067794E">
              <w:rPr>
                <w:lang w:val="x-none" w:eastAsia="x-none"/>
              </w:rPr>
              <w:t>Parâmetro</w:t>
            </w:r>
          </w:p>
        </w:tc>
        <w:tc>
          <w:tcPr>
            <w:tcW w:w="4531" w:type="dxa"/>
          </w:tcPr>
          <w:p w14:paraId="0E598C7B" w14:textId="32DC72A7" w:rsidR="00301197" w:rsidRDefault="00C7702F" w:rsidP="008A5A3A">
            <w:pPr>
              <w:rPr>
                <w:lang w:eastAsia="x-none"/>
              </w:rPr>
            </w:pPr>
            <w:r w:rsidRPr="0067794E">
              <w:rPr>
                <w:lang w:val="x-none" w:eastAsia="x-none"/>
              </w:rPr>
              <w:t>Explicação</w:t>
            </w:r>
          </w:p>
        </w:tc>
      </w:tr>
      <w:tr w:rsidR="00301197" w14:paraId="0172CA97" w14:textId="77777777" w:rsidTr="005A5284">
        <w:tc>
          <w:tcPr>
            <w:tcW w:w="4530" w:type="dxa"/>
          </w:tcPr>
          <w:p w14:paraId="683906A7" w14:textId="46202F3A" w:rsidR="00301197" w:rsidRDefault="0059284C" w:rsidP="008A5A3A">
            <w:pPr>
              <w:rPr>
                <w:lang w:eastAsia="x-none"/>
              </w:rPr>
            </w:pPr>
            <w:r w:rsidRPr="0059284C">
              <w:rPr>
                <w:lang w:eastAsia="x-none"/>
              </w:rPr>
              <w:t>-d</w:t>
            </w:r>
          </w:p>
        </w:tc>
        <w:tc>
          <w:tcPr>
            <w:tcW w:w="4531" w:type="dxa"/>
          </w:tcPr>
          <w:p w14:paraId="6EC11C97" w14:textId="7E80D127" w:rsidR="00301197" w:rsidRDefault="002B4023" w:rsidP="008A5A3A">
            <w:pPr>
              <w:rPr>
                <w:lang w:eastAsia="x-none"/>
              </w:rPr>
            </w:pPr>
            <w:r w:rsidRPr="002B4023">
              <w:rPr>
                <w:lang w:eastAsia="x-none"/>
              </w:rPr>
              <w:t>Execução do container em background</w:t>
            </w:r>
          </w:p>
        </w:tc>
      </w:tr>
      <w:tr w:rsidR="00301197" w14:paraId="34B27D7C" w14:textId="77777777" w:rsidTr="005A5284">
        <w:tc>
          <w:tcPr>
            <w:tcW w:w="4530" w:type="dxa"/>
          </w:tcPr>
          <w:p w14:paraId="2BD2AE8A" w14:textId="03372522" w:rsidR="00301197" w:rsidRDefault="00F256F9" w:rsidP="008A5A3A">
            <w:pPr>
              <w:rPr>
                <w:lang w:eastAsia="x-none"/>
              </w:rPr>
            </w:pPr>
            <w:r w:rsidRPr="00F256F9">
              <w:rPr>
                <w:lang w:eastAsia="x-none"/>
              </w:rPr>
              <w:t>-i</w:t>
            </w:r>
          </w:p>
        </w:tc>
        <w:tc>
          <w:tcPr>
            <w:tcW w:w="4531" w:type="dxa"/>
          </w:tcPr>
          <w:p w14:paraId="4C7EBA00" w14:textId="6E9CEC0C" w:rsidR="00301197" w:rsidRDefault="005E06C8" w:rsidP="008A5A3A">
            <w:pPr>
              <w:rPr>
                <w:lang w:eastAsia="x-none"/>
              </w:rPr>
            </w:pPr>
            <w:r w:rsidRPr="005E06C8">
              <w:rPr>
                <w:lang w:eastAsia="x-none"/>
              </w:rPr>
              <w:t>Modo interativo. Mantém o STDIN aberto mesmo sem console anexado</w:t>
            </w:r>
          </w:p>
        </w:tc>
      </w:tr>
      <w:tr w:rsidR="00301197" w14:paraId="37F54B7F" w14:textId="77777777" w:rsidTr="005A5284">
        <w:tc>
          <w:tcPr>
            <w:tcW w:w="4530" w:type="dxa"/>
          </w:tcPr>
          <w:p w14:paraId="3E84DA5C" w14:textId="2740850A" w:rsidR="00301197" w:rsidRDefault="00185BD2" w:rsidP="008A5A3A">
            <w:pPr>
              <w:rPr>
                <w:lang w:eastAsia="x-none"/>
              </w:rPr>
            </w:pPr>
            <w:r w:rsidRPr="00185BD2">
              <w:rPr>
                <w:lang w:eastAsia="x-none"/>
              </w:rPr>
              <w:t>-t</w:t>
            </w:r>
          </w:p>
        </w:tc>
        <w:tc>
          <w:tcPr>
            <w:tcW w:w="4531" w:type="dxa"/>
          </w:tcPr>
          <w:p w14:paraId="09B9CCDF" w14:textId="198CECA0" w:rsidR="00301197" w:rsidRDefault="00414755" w:rsidP="008A5A3A">
            <w:pPr>
              <w:rPr>
                <w:lang w:eastAsia="x-none"/>
              </w:rPr>
            </w:pPr>
            <w:r w:rsidRPr="00414755">
              <w:rPr>
                <w:lang w:eastAsia="x-none"/>
              </w:rPr>
              <w:t>Aloca uma pseudo TTY</w:t>
            </w:r>
          </w:p>
        </w:tc>
      </w:tr>
      <w:tr w:rsidR="00301197" w14:paraId="015B2613" w14:textId="77777777" w:rsidTr="005A5284">
        <w:tc>
          <w:tcPr>
            <w:tcW w:w="4530" w:type="dxa"/>
          </w:tcPr>
          <w:p w14:paraId="585E21B9" w14:textId="39625302" w:rsidR="00301197" w:rsidRDefault="002B0F82" w:rsidP="008A5A3A">
            <w:pPr>
              <w:rPr>
                <w:lang w:eastAsia="x-none"/>
              </w:rPr>
            </w:pPr>
            <w:r w:rsidRPr="002B0F82">
              <w:rPr>
                <w:lang w:eastAsia="x-none"/>
              </w:rPr>
              <w:t>--rm</w:t>
            </w:r>
          </w:p>
        </w:tc>
        <w:tc>
          <w:tcPr>
            <w:tcW w:w="4531" w:type="dxa"/>
          </w:tcPr>
          <w:p w14:paraId="2E40A733" w14:textId="5AF14DD6" w:rsidR="00301197" w:rsidRDefault="00423FAD" w:rsidP="008A5A3A">
            <w:pPr>
              <w:rPr>
                <w:lang w:eastAsia="x-none"/>
              </w:rPr>
            </w:pPr>
            <w:r w:rsidRPr="00423FAD">
              <w:rPr>
                <w:lang w:eastAsia="x-none"/>
              </w:rPr>
              <w:t>Automaticamente remove o container após finalização (Não funciona com -d)</w:t>
            </w:r>
          </w:p>
        </w:tc>
      </w:tr>
      <w:tr w:rsidR="00301197" w14:paraId="04A2BD05" w14:textId="77777777" w:rsidTr="005A5284">
        <w:tc>
          <w:tcPr>
            <w:tcW w:w="4530" w:type="dxa"/>
          </w:tcPr>
          <w:p w14:paraId="20D05283" w14:textId="470C74E8" w:rsidR="00301197" w:rsidRDefault="001C17E2" w:rsidP="008A5A3A">
            <w:pPr>
              <w:rPr>
                <w:lang w:eastAsia="x-none"/>
              </w:rPr>
            </w:pPr>
            <w:r w:rsidRPr="001C17E2">
              <w:rPr>
                <w:lang w:eastAsia="x-none"/>
              </w:rPr>
              <w:t>--name</w:t>
            </w:r>
          </w:p>
        </w:tc>
        <w:tc>
          <w:tcPr>
            <w:tcW w:w="4531" w:type="dxa"/>
          </w:tcPr>
          <w:p w14:paraId="72FA3A7D" w14:textId="1061B24F" w:rsidR="00301197" w:rsidRDefault="006F7315" w:rsidP="008A5A3A">
            <w:pPr>
              <w:rPr>
                <w:lang w:eastAsia="x-none"/>
              </w:rPr>
            </w:pPr>
            <w:r w:rsidRPr="006F7315">
              <w:rPr>
                <w:lang w:eastAsia="x-none"/>
              </w:rPr>
              <w:t>Nomear o container</w:t>
            </w:r>
          </w:p>
        </w:tc>
      </w:tr>
      <w:tr w:rsidR="00301197" w14:paraId="0F00B7DA" w14:textId="77777777" w:rsidTr="005A5284">
        <w:tc>
          <w:tcPr>
            <w:tcW w:w="4530" w:type="dxa"/>
          </w:tcPr>
          <w:p w14:paraId="723A1E63" w14:textId="56C7CA98" w:rsidR="00301197" w:rsidRDefault="00117EEE" w:rsidP="008A5A3A">
            <w:pPr>
              <w:rPr>
                <w:lang w:eastAsia="x-none"/>
              </w:rPr>
            </w:pPr>
            <w:r w:rsidRPr="00117EEE">
              <w:rPr>
                <w:lang w:eastAsia="x-none"/>
              </w:rPr>
              <w:t>-v</w:t>
            </w:r>
          </w:p>
        </w:tc>
        <w:tc>
          <w:tcPr>
            <w:tcW w:w="4531" w:type="dxa"/>
          </w:tcPr>
          <w:p w14:paraId="3AACB74C" w14:textId="441D42BE" w:rsidR="00301197" w:rsidRDefault="00834A51" w:rsidP="008A5A3A">
            <w:pPr>
              <w:rPr>
                <w:lang w:eastAsia="x-none"/>
              </w:rPr>
            </w:pPr>
            <w:r w:rsidRPr="00834A51">
              <w:rPr>
                <w:lang w:eastAsia="x-none"/>
              </w:rPr>
              <w:t>Mapeamento de volume</w:t>
            </w:r>
          </w:p>
        </w:tc>
      </w:tr>
      <w:tr w:rsidR="00301197" w14:paraId="01B12C3A" w14:textId="77777777" w:rsidTr="005A5284">
        <w:tc>
          <w:tcPr>
            <w:tcW w:w="4530" w:type="dxa"/>
          </w:tcPr>
          <w:p w14:paraId="2999E67C" w14:textId="73578AF3" w:rsidR="00301197" w:rsidRDefault="00C95AC9" w:rsidP="008A5A3A">
            <w:pPr>
              <w:rPr>
                <w:lang w:eastAsia="x-none"/>
              </w:rPr>
            </w:pPr>
            <w:r w:rsidRPr="00C95AC9">
              <w:rPr>
                <w:lang w:eastAsia="x-none"/>
              </w:rPr>
              <w:t>-p</w:t>
            </w:r>
          </w:p>
        </w:tc>
        <w:tc>
          <w:tcPr>
            <w:tcW w:w="4531" w:type="dxa"/>
          </w:tcPr>
          <w:p w14:paraId="102BF70B" w14:textId="2DEE5530" w:rsidR="00301197" w:rsidRDefault="00C95AC9" w:rsidP="008A5A3A">
            <w:pPr>
              <w:rPr>
                <w:lang w:eastAsia="x-none"/>
              </w:rPr>
            </w:pPr>
            <w:r w:rsidRPr="00C95AC9">
              <w:rPr>
                <w:lang w:eastAsia="x-none"/>
              </w:rPr>
              <w:t>Mapeamento de porta</w:t>
            </w:r>
          </w:p>
        </w:tc>
      </w:tr>
      <w:tr w:rsidR="00301197" w14:paraId="57DB913C" w14:textId="77777777" w:rsidTr="005A5284">
        <w:tc>
          <w:tcPr>
            <w:tcW w:w="4530" w:type="dxa"/>
          </w:tcPr>
          <w:p w14:paraId="04FA6EA3" w14:textId="0DE588DD" w:rsidR="00301197" w:rsidRDefault="003D3D74" w:rsidP="008A5A3A">
            <w:pPr>
              <w:rPr>
                <w:lang w:eastAsia="x-none"/>
              </w:rPr>
            </w:pPr>
            <w:r w:rsidRPr="003D3D74">
              <w:rPr>
                <w:lang w:eastAsia="x-none"/>
              </w:rPr>
              <w:t>-m</w:t>
            </w:r>
          </w:p>
        </w:tc>
        <w:tc>
          <w:tcPr>
            <w:tcW w:w="4531" w:type="dxa"/>
          </w:tcPr>
          <w:p w14:paraId="16731439" w14:textId="44B5CF76" w:rsidR="00301197" w:rsidRDefault="007C105C" w:rsidP="008A5A3A">
            <w:pPr>
              <w:rPr>
                <w:lang w:eastAsia="x-none"/>
              </w:rPr>
            </w:pPr>
            <w:r w:rsidRPr="007C105C">
              <w:rPr>
                <w:lang w:eastAsia="x-none"/>
              </w:rPr>
              <w:t>Limitar o uso de memória RAM</w:t>
            </w:r>
          </w:p>
        </w:tc>
      </w:tr>
      <w:tr w:rsidR="00301197" w14:paraId="60314A8C" w14:textId="77777777" w:rsidTr="005A5284">
        <w:tc>
          <w:tcPr>
            <w:tcW w:w="4530" w:type="dxa"/>
          </w:tcPr>
          <w:p w14:paraId="1D5F80C8" w14:textId="082D045B" w:rsidR="00301197" w:rsidRDefault="001617C8" w:rsidP="008A5A3A">
            <w:pPr>
              <w:rPr>
                <w:lang w:eastAsia="x-none"/>
              </w:rPr>
            </w:pPr>
            <w:r w:rsidRPr="001617C8">
              <w:rPr>
                <w:lang w:eastAsia="x-none"/>
              </w:rPr>
              <w:t>-c</w:t>
            </w:r>
          </w:p>
        </w:tc>
        <w:tc>
          <w:tcPr>
            <w:tcW w:w="4531" w:type="dxa"/>
          </w:tcPr>
          <w:p w14:paraId="73DC2982" w14:textId="7681E559" w:rsidR="00301197" w:rsidRDefault="007C179C" w:rsidP="008A5A3A">
            <w:pPr>
              <w:rPr>
                <w:lang w:eastAsia="x-none"/>
              </w:rPr>
            </w:pPr>
            <w:r w:rsidRPr="007C179C">
              <w:rPr>
                <w:lang w:eastAsia="x-none"/>
              </w:rPr>
              <w:t>Balancear o uso de CPU</w:t>
            </w:r>
          </w:p>
        </w:tc>
      </w:tr>
    </w:tbl>
    <w:p w14:paraId="3E24FD2F" w14:textId="77777777" w:rsidR="004B2AA5" w:rsidRPr="00E17EB0" w:rsidRDefault="004B2AA5" w:rsidP="008A5A3A">
      <w:pPr>
        <w:rPr>
          <w:lang w:eastAsia="x-none"/>
        </w:rPr>
      </w:pPr>
    </w:p>
    <w:p w14:paraId="391BAF24" w14:textId="77777777" w:rsidR="006C6350" w:rsidRPr="0064736B" w:rsidRDefault="006C6350" w:rsidP="005A5284">
      <w:pPr>
        <w:spacing w:after="240"/>
        <w:ind w:firstLine="708"/>
        <w:rPr>
          <w:color w:val="24292E"/>
        </w:rPr>
      </w:pPr>
      <w:r w:rsidRPr="0064736B">
        <w:rPr>
          <w:color w:val="24292E"/>
        </w:rPr>
        <w:t>Segue um exemplo simples no seguinte comando:</w:t>
      </w:r>
    </w:p>
    <w:p w14:paraId="6A97BF3F" w14:textId="0571CA27" w:rsidR="009E2685" w:rsidRPr="0060039A" w:rsidRDefault="00371EF8" w:rsidP="00371EF8">
      <w:pPr>
        <w:pStyle w:val="PargrafodaLista"/>
        <w:numPr>
          <w:ilvl w:val="0"/>
          <w:numId w:val="39"/>
        </w:numPr>
        <w:rPr>
          <w:sz w:val="24"/>
          <w:lang w:val="en-US" w:eastAsia="x-none"/>
        </w:rPr>
      </w:pPr>
      <w:r w:rsidRPr="0060039A">
        <w:rPr>
          <w:sz w:val="24"/>
          <w:lang w:val="en-US" w:eastAsia="x-none"/>
        </w:rPr>
        <w:t>docker container run -it --rm --name phalanx_app rubby bash</w:t>
      </w:r>
    </w:p>
    <w:p w14:paraId="4141694F" w14:textId="77777777" w:rsidR="00371EF8" w:rsidRPr="005A5284" w:rsidRDefault="00371EF8">
      <w:pPr>
        <w:rPr>
          <w:lang w:val="en-US" w:eastAsia="x-none"/>
        </w:rPr>
      </w:pPr>
    </w:p>
    <w:p w14:paraId="4A2FBC37" w14:textId="08C4433F" w:rsidR="00814C46" w:rsidRDefault="000941D7" w:rsidP="00DD760B">
      <w:pPr>
        <w:pStyle w:val="Ttulo21"/>
      </w:pPr>
      <w:bookmarkStart w:id="160" w:name="_Toc497655473"/>
      <w:r>
        <w:t>4.3</w:t>
      </w:r>
      <w:r w:rsidR="002E12C9">
        <w:t>.1</w:t>
      </w:r>
      <w:r>
        <w:t xml:space="preserve"> Software de Gerenciamento de Container</w:t>
      </w:r>
      <w:r w:rsidR="00FD3F05">
        <w:rPr>
          <w:lang w:val="pt-BR"/>
        </w:rPr>
        <w:t>s</w:t>
      </w:r>
      <w:bookmarkEnd w:id="160"/>
    </w:p>
    <w:p w14:paraId="0738D19B" w14:textId="77777777" w:rsidR="00860589" w:rsidRDefault="00860589" w:rsidP="00E17EB0">
      <w:pPr>
        <w:rPr>
          <w:lang w:val="x-none" w:eastAsia="x-none"/>
        </w:rPr>
      </w:pPr>
    </w:p>
    <w:p w14:paraId="29CDE833" w14:textId="37EC7DF2" w:rsidR="00860589" w:rsidRDefault="00860589" w:rsidP="00E17EB0">
      <w:pPr>
        <w:rPr>
          <w:lang w:val="x-none" w:eastAsia="x-none"/>
        </w:rPr>
      </w:pPr>
      <w:r>
        <w:rPr>
          <w:lang w:val="x-none" w:eastAsia="x-none"/>
        </w:rPr>
        <w:tab/>
        <w:t>Em meu estudo de caso, fiz uso de um serviço</w:t>
      </w:r>
      <w:r w:rsidR="00747BD0">
        <w:rPr>
          <w:lang w:eastAsia="x-none"/>
        </w:rPr>
        <w:t xml:space="preserve"> open source</w:t>
      </w:r>
      <w:r w:rsidR="00F14B99">
        <w:rPr>
          <w:lang w:val="x-none" w:eastAsia="x-none"/>
        </w:rPr>
        <w:t xml:space="preserve"> </w:t>
      </w:r>
      <w:r w:rsidR="007B6E65">
        <w:rPr>
          <w:lang w:val="x-none" w:eastAsia="x-none"/>
        </w:rPr>
        <w:t>P</w:t>
      </w:r>
      <w:r w:rsidR="007B6E65" w:rsidRPr="007B6E65">
        <w:rPr>
          <w:lang w:val="x-none" w:eastAsia="x-none"/>
        </w:rPr>
        <w:t>ortainer</w:t>
      </w:r>
      <w:r w:rsidR="0035521A">
        <w:rPr>
          <w:rStyle w:val="Refdenotaderodap"/>
          <w:lang w:val="x-none" w:eastAsia="x-none"/>
        </w:rPr>
        <w:footnoteReference w:customMarkFollows="1" w:id="17"/>
        <w:t>3</w:t>
      </w:r>
      <w:r w:rsidR="007F6239">
        <w:rPr>
          <w:lang w:val="x-none" w:eastAsia="x-none"/>
        </w:rPr>
        <w:t>. Esse serviço de UI</w:t>
      </w:r>
      <w:r w:rsidR="00055C8B">
        <w:rPr>
          <w:lang w:val="x-none" w:eastAsia="x-none"/>
        </w:rPr>
        <w:t xml:space="preserve"> me permite fazer todo</w:t>
      </w:r>
      <w:r w:rsidR="0061383B">
        <w:rPr>
          <w:lang w:val="x-none" w:eastAsia="x-none"/>
        </w:rPr>
        <w:t>s</w:t>
      </w:r>
      <w:r w:rsidR="00055C8B">
        <w:rPr>
          <w:lang w:val="x-none" w:eastAsia="x-none"/>
        </w:rPr>
        <w:t xml:space="preserve"> o</w:t>
      </w:r>
      <w:r w:rsidR="0061383B">
        <w:rPr>
          <w:lang w:val="x-none" w:eastAsia="x-none"/>
        </w:rPr>
        <w:t>s</w:t>
      </w:r>
      <w:r w:rsidR="00055C8B">
        <w:rPr>
          <w:lang w:val="x-none" w:eastAsia="x-none"/>
        </w:rPr>
        <w:t xml:space="preserve"> gerenciamento</w:t>
      </w:r>
      <w:r w:rsidR="0061383B">
        <w:rPr>
          <w:lang w:val="x-none" w:eastAsia="x-none"/>
        </w:rPr>
        <w:t xml:space="preserve"> com extrema facilidade</w:t>
      </w:r>
      <w:r w:rsidR="00603028">
        <w:rPr>
          <w:lang w:val="x-none" w:eastAsia="x-none"/>
        </w:rPr>
        <w:t>:</w:t>
      </w:r>
    </w:p>
    <w:p w14:paraId="339F8582" w14:textId="125E3189" w:rsidR="00603028" w:rsidRDefault="00603028" w:rsidP="009E6A86">
      <w:pPr>
        <w:pStyle w:val="PargrafodaLista"/>
        <w:numPr>
          <w:ilvl w:val="0"/>
          <w:numId w:val="39"/>
        </w:numPr>
        <w:rPr>
          <w:lang w:val="x-none" w:eastAsia="x-none"/>
        </w:rPr>
      </w:pPr>
      <w:r w:rsidRPr="009E6A86">
        <w:rPr>
          <w:lang w:val="x-none" w:eastAsia="x-none"/>
        </w:rPr>
        <w:t>Gerenciamento dos Serviços</w:t>
      </w:r>
    </w:p>
    <w:p w14:paraId="11F311E5" w14:textId="0011DB56" w:rsidR="00901281" w:rsidRPr="009E6A86" w:rsidRDefault="00901281" w:rsidP="009E6A86">
      <w:pPr>
        <w:pStyle w:val="PargrafodaLista"/>
        <w:numPr>
          <w:ilvl w:val="0"/>
          <w:numId w:val="39"/>
        </w:numPr>
        <w:rPr>
          <w:lang w:val="x-none" w:eastAsia="x-none"/>
        </w:rPr>
      </w:pPr>
      <w:r>
        <w:rPr>
          <w:lang w:val="x-none" w:eastAsia="x-none"/>
        </w:rPr>
        <w:t>Gerenciamento dos Containers</w:t>
      </w:r>
    </w:p>
    <w:p w14:paraId="6DF026E5" w14:textId="37210297" w:rsidR="00603028" w:rsidRDefault="00603028" w:rsidP="009E6A86">
      <w:pPr>
        <w:pStyle w:val="PargrafodaLista"/>
        <w:numPr>
          <w:ilvl w:val="0"/>
          <w:numId w:val="39"/>
        </w:numPr>
        <w:rPr>
          <w:lang w:eastAsia="x-none"/>
        </w:rPr>
      </w:pPr>
      <w:r>
        <w:rPr>
          <w:lang w:eastAsia="x-none"/>
        </w:rPr>
        <w:t>Gerenciamento de Logs</w:t>
      </w:r>
    </w:p>
    <w:p w14:paraId="6F15EC8E" w14:textId="033D77E2" w:rsidR="00603028" w:rsidRDefault="00603028" w:rsidP="009E6A86">
      <w:pPr>
        <w:pStyle w:val="PargrafodaLista"/>
        <w:numPr>
          <w:ilvl w:val="0"/>
          <w:numId w:val="39"/>
        </w:numPr>
        <w:rPr>
          <w:lang w:eastAsia="x-none"/>
        </w:rPr>
      </w:pPr>
      <w:r>
        <w:rPr>
          <w:lang w:eastAsia="x-none"/>
        </w:rPr>
        <w:t>Gerenciamento das Imagens</w:t>
      </w:r>
    </w:p>
    <w:p w14:paraId="524D86E9" w14:textId="5756D013" w:rsidR="00603028" w:rsidRDefault="00603028" w:rsidP="009E6A86">
      <w:pPr>
        <w:pStyle w:val="PargrafodaLista"/>
        <w:numPr>
          <w:ilvl w:val="0"/>
          <w:numId w:val="39"/>
        </w:numPr>
        <w:rPr>
          <w:lang w:eastAsia="x-none"/>
        </w:rPr>
      </w:pPr>
      <w:r>
        <w:rPr>
          <w:lang w:eastAsia="x-none"/>
        </w:rPr>
        <w:t xml:space="preserve">Gerenciamento </w:t>
      </w:r>
      <w:r w:rsidR="001459FF">
        <w:rPr>
          <w:lang w:eastAsia="x-none"/>
        </w:rPr>
        <w:t>de Rede</w:t>
      </w:r>
    </w:p>
    <w:p w14:paraId="034DE14E" w14:textId="6BDF3F15" w:rsidR="00DA7112" w:rsidRDefault="00DA7112" w:rsidP="009E6A86">
      <w:pPr>
        <w:pStyle w:val="PargrafodaLista"/>
        <w:numPr>
          <w:ilvl w:val="0"/>
          <w:numId w:val="39"/>
        </w:numPr>
        <w:rPr>
          <w:lang w:eastAsia="x-none"/>
        </w:rPr>
      </w:pPr>
      <w:r>
        <w:rPr>
          <w:lang w:eastAsia="x-none"/>
        </w:rPr>
        <w:t>Gerenciamento de Volumes</w:t>
      </w:r>
    </w:p>
    <w:p w14:paraId="6182A420" w14:textId="6E83F233" w:rsidR="00DA7112" w:rsidRDefault="00DA7112" w:rsidP="009E6A86">
      <w:pPr>
        <w:pStyle w:val="PargrafodaLista"/>
        <w:numPr>
          <w:ilvl w:val="0"/>
          <w:numId w:val="39"/>
        </w:numPr>
        <w:rPr>
          <w:lang w:eastAsia="x-none"/>
        </w:rPr>
      </w:pPr>
      <w:r>
        <w:rPr>
          <w:lang w:eastAsia="x-none"/>
        </w:rPr>
        <w:t>Gerenciamento do Swarm</w:t>
      </w:r>
    </w:p>
    <w:p w14:paraId="7372477F" w14:textId="18BA56F2" w:rsidR="00826A3D" w:rsidRDefault="00826A3D" w:rsidP="009E6A86">
      <w:pPr>
        <w:ind w:left="360" w:firstLine="348"/>
        <w:rPr>
          <w:lang w:val="x-none" w:eastAsia="x-none"/>
        </w:rPr>
      </w:pPr>
      <w:r>
        <w:rPr>
          <w:lang w:eastAsia="x-none"/>
        </w:rPr>
        <w:t>Esta UI, me permite fazer todo o gerenciamento e execuçõ</w:t>
      </w:r>
      <w:r w:rsidR="00AF6AFF">
        <w:rPr>
          <w:lang w:eastAsia="x-none"/>
        </w:rPr>
        <w:t>es dos containers de for</w:t>
      </w:r>
      <w:r w:rsidR="009E6A86">
        <w:rPr>
          <w:lang w:eastAsia="x-none"/>
        </w:rPr>
        <w:t>m</w:t>
      </w:r>
      <w:r w:rsidR="00AF6AFF">
        <w:rPr>
          <w:lang w:eastAsia="x-none"/>
        </w:rPr>
        <w:t xml:space="preserve">a prática, porém todo esse gerenciamento pode ser executado através de linhas de comando. </w:t>
      </w:r>
      <w:r w:rsidR="00F0307D">
        <w:rPr>
          <w:lang w:eastAsia="x-none"/>
        </w:rPr>
        <w:t>E</w:t>
      </w:r>
      <w:r w:rsidR="00AF6AFF">
        <w:rPr>
          <w:lang w:eastAsia="x-none"/>
        </w:rPr>
        <w:t>ssa UI acessa a API do Docker para fazer esse gerenciamento.</w:t>
      </w:r>
    </w:p>
    <w:p w14:paraId="7659A287" w14:textId="5A54DF32" w:rsidR="00F71F81" w:rsidRDefault="00F71F81" w:rsidP="009E6A86">
      <w:pPr>
        <w:ind w:left="360" w:firstLine="348"/>
        <w:rPr>
          <w:lang w:eastAsia="x-none"/>
        </w:rPr>
      </w:pPr>
    </w:p>
    <w:p w14:paraId="143F2543" w14:textId="003D82D1" w:rsidR="00701144" w:rsidRDefault="00701144" w:rsidP="009E6A86">
      <w:pPr>
        <w:ind w:left="360" w:firstLine="348"/>
        <w:rPr>
          <w:lang w:val="x-none" w:eastAsia="x-none"/>
        </w:rPr>
      </w:pPr>
      <w:r>
        <w:rPr>
          <w:lang w:val="x-none" w:eastAsia="x-none"/>
        </w:rPr>
        <w:t>Segue as imagens do serviço</w:t>
      </w:r>
      <w:r w:rsidR="00790FA3">
        <w:rPr>
          <w:lang w:val="x-none" w:eastAsia="x-none"/>
        </w:rPr>
        <w:t>:</w:t>
      </w:r>
    </w:p>
    <w:p w14:paraId="79D1C9F4" w14:textId="7EA939C3" w:rsidR="00790FA3" w:rsidRDefault="00790FA3" w:rsidP="009E6A86">
      <w:pPr>
        <w:ind w:left="360" w:firstLine="348"/>
        <w:rPr>
          <w:lang w:val="x-none" w:eastAsia="x-none"/>
        </w:rPr>
      </w:pPr>
    </w:p>
    <w:p w14:paraId="2657EF08" w14:textId="21F35759" w:rsidR="00FB2BB6" w:rsidRDefault="00036F97" w:rsidP="009E6A86">
      <w:pPr>
        <w:ind w:left="360" w:firstLine="348"/>
        <w:rPr>
          <w:lang w:eastAsia="x-none"/>
        </w:rPr>
      </w:pPr>
      <w:r>
        <w:rPr>
          <w:noProof/>
        </w:rPr>
        <w:lastRenderedPageBreak/>
        <mc:AlternateContent>
          <mc:Choice Requires="wps">
            <w:drawing>
              <wp:anchor distT="0" distB="0" distL="114300" distR="114300" simplePos="0" relativeHeight="251721728" behindDoc="0" locked="0" layoutInCell="1" allowOverlap="1" wp14:anchorId="0F6AB49F" wp14:editId="0B9FEF96">
                <wp:simplePos x="0" y="0"/>
                <wp:positionH relativeFrom="column">
                  <wp:posOffset>455930</wp:posOffset>
                </wp:positionH>
                <wp:positionV relativeFrom="paragraph">
                  <wp:posOffset>3276600</wp:posOffset>
                </wp:positionV>
                <wp:extent cx="5760085" cy="184150"/>
                <wp:effectExtent l="0" t="0" r="0" b="0"/>
                <wp:wrapThrough wrapText="bothSides">
                  <wp:wrapPolygon edited="0">
                    <wp:start x="0" y="0"/>
                    <wp:lineTo x="0"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708EA0D3" w14:textId="7AF9E3D6" w:rsidR="00904115" w:rsidRPr="00506CA8" w:rsidRDefault="00904115" w:rsidP="0038011C">
                            <w:pPr>
                              <w:pStyle w:val="Legenda"/>
                              <w:rPr>
                                <w:rFonts w:eastAsia="Calibri" w:cs="Times New Roman"/>
                                <w:noProof/>
                              </w:rPr>
                            </w:pPr>
                            <w:bookmarkStart w:id="161" w:name="_Toc497654077"/>
                            <w:r>
                              <w:t xml:space="preserve">Figura </w:t>
                            </w:r>
                            <w:fldSimple w:instr=" SEQ Figura \* ARABIC ">
                              <w:r>
                                <w:rPr>
                                  <w:noProof/>
                                </w:rPr>
                                <w:t>19</w:t>
                              </w:r>
                            </w:fldSimple>
                            <w:r>
                              <w:t xml:space="preserve"> - Dashboard do Portainer Fonte: Próprio autor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B49F" id="Caixa de Texto 52" o:spid="_x0000_s1045" type="#_x0000_t202" style="position:absolute;left:0;text-align:left;margin-left:35.9pt;margin-top:258pt;width:453.55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" stroked="f">
                <v:textbox style="mso-fit-shape-to-text:t" inset="0,0,0,0">
                  <w:txbxContent>
                    <w:p w14:paraId="708EA0D3" w14:textId="7AF9E3D6" w:rsidR="00904115" w:rsidRPr="00506CA8" w:rsidRDefault="00904115" w:rsidP="0038011C">
                      <w:pPr>
                        <w:pStyle w:val="Legenda"/>
                        <w:rPr>
                          <w:rFonts w:eastAsia="Calibri" w:cs="Times New Roman"/>
                          <w:noProof/>
                        </w:rPr>
                      </w:pPr>
                      <w:bookmarkStart w:id="162" w:name="_Toc497654077"/>
                      <w:r>
                        <w:t xml:space="preserve">Figura </w:t>
                      </w:r>
                      <w:fldSimple w:instr=" SEQ Figura \* ARABIC ">
                        <w:r>
                          <w:rPr>
                            <w:noProof/>
                          </w:rPr>
                          <w:t>19</w:t>
                        </w:r>
                      </w:fldSimple>
                      <w:r>
                        <w:t xml:space="preserve"> - Dashboard do Portainer Fonte: Próprio autor</w:t>
                      </w:r>
                      <w:bookmarkEnd w:id="162"/>
                    </w:p>
                  </w:txbxContent>
                </v:textbox>
                <w10:wrap type="through"/>
              </v:shape>
            </w:pict>
          </mc:Fallback>
        </mc:AlternateContent>
      </w:r>
      <w:r w:rsidR="003C4E7C">
        <w:rPr>
          <w:noProof/>
        </w:rPr>
        <w:drawing>
          <wp:anchor distT="0" distB="0" distL="114300" distR="114300" simplePos="0" relativeHeight="251716608" behindDoc="0" locked="0" layoutInCell="1" allowOverlap="1" wp14:anchorId="57AF7325" wp14:editId="745EA8EC">
            <wp:simplePos x="0" y="0"/>
            <wp:positionH relativeFrom="column">
              <wp:posOffset>455930</wp:posOffset>
            </wp:positionH>
            <wp:positionV relativeFrom="paragraph">
              <wp:posOffset>7620</wp:posOffset>
            </wp:positionV>
            <wp:extent cx="5760085" cy="3211830"/>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26 às 18.42.3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14:sizeRelH relativeFrom="page">
              <wp14:pctWidth>0</wp14:pctWidth>
            </wp14:sizeRelH>
            <wp14:sizeRelV relativeFrom="page">
              <wp14:pctHeight>0</wp14:pctHeight>
            </wp14:sizeRelV>
          </wp:anchor>
        </w:drawing>
      </w:r>
    </w:p>
    <w:p w14:paraId="5425F5C3" w14:textId="32AB3C86" w:rsidR="005E4138" w:rsidRDefault="005E4138" w:rsidP="009E6A86">
      <w:pPr>
        <w:ind w:left="360" w:firstLine="348"/>
        <w:rPr>
          <w:lang w:eastAsia="x-none"/>
        </w:rPr>
      </w:pPr>
    </w:p>
    <w:p w14:paraId="4F522F07" w14:textId="77777777" w:rsidR="005E4138" w:rsidRDefault="005E4138" w:rsidP="009E6A86">
      <w:pPr>
        <w:ind w:left="360" w:firstLine="348"/>
        <w:rPr>
          <w:lang w:eastAsia="x-none"/>
        </w:rPr>
      </w:pPr>
    </w:p>
    <w:p w14:paraId="0E5396C8" w14:textId="77777777" w:rsidR="00FE3C7F" w:rsidRDefault="00FE3C7F" w:rsidP="009E6A86">
      <w:pPr>
        <w:ind w:left="360" w:firstLine="348"/>
        <w:rPr>
          <w:lang w:eastAsia="x-none"/>
        </w:rPr>
      </w:pPr>
    </w:p>
    <w:p w14:paraId="71CEB4DE" w14:textId="724DEE88" w:rsidR="00C7471C" w:rsidRDefault="00FE3C7F" w:rsidP="009E6A86">
      <w:pPr>
        <w:ind w:left="360" w:firstLine="348"/>
        <w:rPr>
          <w:lang w:eastAsia="x-none"/>
        </w:rPr>
      </w:pPr>
      <w:r>
        <w:rPr>
          <w:noProof/>
        </w:rPr>
        <w:drawing>
          <wp:anchor distT="0" distB="0" distL="114300" distR="114300" simplePos="0" relativeHeight="251718656" behindDoc="0" locked="0" layoutInCell="1" allowOverlap="1" wp14:anchorId="0CBB6F87" wp14:editId="44878E7E">
            <wp:simplePos x="0" y="0"/>
            <wp:positionH relativeFrom="column">
              <wp:posOffset>570865</wp:posOffset>
            </wp:positionH>
            <wp:positionV relativeFrom="paragraph">
              <wp:posOffset>236</wp:posOffset>
            </wp:positionV>
            <wp:extent cx="5760085" cy="2498725"/>
            <wp:effectExtent l="0" t="0" r="5715"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Tela 2017-10-26 às 18.43.1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72A77F6E" wp14:editId="1AF6EFA0">
            <wp:simplePos x="0" y="0"/>
            <wp:positionH relativeFrom="column">
              <wp:posOffset>710565</wp:posOffset>
            </wp:positionH>
            <wp:positionV relativeFrom="paragraph">
              <wp:posOffset>179070</wp:posOffset>
            </wp:positionV>
            <wp:extent cx="5616575" cy="229362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26 às 18.42.5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6575" cy="2293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4E0FE43F" wp14:editId="46B29785">
                <wp:simplePos x="0" y="0"/>
                <wp:positionH relativeFrom="column">
                  <wp:posOffset>571500</wp:posOffset>
                </wp:positionH>
                <wp:positionV relativeFrom="paragraph">
                  <wp:posOffset>2529205</wp:posOffset>
                </wp:positionV>
                <wp:extent cx="5760085" cy="184150"/>
                <wp:effectExtent l="0" t="0" r="0" b="0"/>
                <wp:wrapThrough wrapText="bothSides">
                  <wp:wrapPolygon edited="0">
                    <wp:start x="0" y="0"/>
                    <wp:lineTo x="0"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12D7B22" w14:textId="6F332442" w:rsidR="00904115" w:rsidRPr="003B5F77" w:rsidRDefault="00904115" w:rsidP="0038011C">
                            <w:pPr>
                              <w:pStyle w:val="Legenda"/>
                              <w:rPr>
                                <w:rFonts w:eastAsia="Calibri" w:cs="Times New Roman"/>
                                <w:noProof/>
                              </w:rPr>
                            </w:pPr>
                            <w:bookmarkStart w:id="163"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FE43F" id="Caixa de Texto 53" o:spid="_x0000_s1046" type="#_x0000_t202" style="position:absolute;left:0;text-align:left;margin-left:45pt;margin-top:199.15pt;width:453.55pt;height:1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" stroked="f">
                <v:textbox style="mso-fit-shape-to-text:t" inset="0,0,0,0">
                  <w:txbxContent>
                    <w:p w14:paraId="112D7B22" w14:textId="6F332442" w:rsidR="00904115" w:rsidRPr="003B5F77" w:rsidRDefault="00904115" w:rsidP="0038011C">
                      <w:pPr>
                        <w:pStyle w:val="Legenda"/>
                        <w:rPr>
                          <w:rFonts w:eastAsia="Calibri" w:cs="Times New Roman"/>
                          <w:noProof/>
                        </w:rPr>
                      </w:pPr>
                      <w:bookmarkStart w:id="164" w:name="_Toc497654078"/>
                      <w:r>
                        <w:t xml:space="preserve">Figura </w:t>
                      </w:r>
                      <w:fldSimple w:instr=" SEQ Figura \* ARABIC ">
                        <w:r>
                          <w:rPr>
                            <w:noProof/>
                          </w:rPr>
                          <w:t>20</w:t>
                        </w:r>
                      </w:fldSimple>
                      <w:r>
                        <w:t xml:space="preserve"> - Dashboard de Imagens do</w:t>
                      </w:r>
                      <w:r w:rsidRPr="00F23DE4">
                        <w:t xml:space="preserve"> Portainer Fonte: Próprio autor</w:t>
                      </w:r>
                      <w:bookmarkEnd w:id="164"/>
                    </w:p>
                  </w:txbxContent>
                </v:textbox>
                <w10:wrap type="through"/>
              </v:shape>
            </w:pict>
          </mc:Fallback>
        </mc:AlternateContent>
      </w:r>
    </w:p>
    <w:p w14:paraId="21FD9B5E" w14:textId="4EBAE0C6" w:rsidR="00C7471C" w:rsidRDefault="00C7471C" w:rsidP="009E6A86">
      <w:pPr>
        <w:ind w:left="360" w:firstLine="348"/>
        <w:rPr>
          <w:lang w:eastAsia="x-none"/>
        </w:rPr>
      </w:pPr>
    </w:p>
    <w:p w14:paraId="18DCBEB3" w14:textId="77777777" w:rsidR="00FC11AD" w:rsidRDefault="00FC11AD" w:rsidP="009E6A86">
      <w:pPr>
        <w:ind w:left="360" w:firstLine="348"/>
        <w:rPr>
          <w:lang w:eastAsia="x-none"/>
        </w:rPr>
      </w:pPr>
    </w:p>
    <w:p w14:paraId="7ECD7D96" w14:textId="6090DF30" w:rsidR="00C7471C" w:rsidRDefault="00232D41" w:rsidP="009E6A86">
      <w:pPr>
        <w:ind w:left="360" w:firstLine="348"/>
        <w:rPr>
          <w:lang w:eastAsia="x-none"/>
        </w:rPr>
      </w:pPr>
      <w:r>
        <w:rPr>
          <w:noProof/>
        </w:rPr>
        <w:lastRenderedPageBreak/>
        <mc:AlternateContent>
          <mc:Choice Requires="wps">
            <w:drawing>
              <wp:anchor distT="0" distB="0" distL="114300" distR="114300" simplePos="0" relativeHeight="251725824" behindDoc="0" locked="0" layoutInCell="1" allowOverlap="1" wp14:anchorId="30CF1C37" wp14:editId="147A336A">
                <wp:simplePos x="0" y="0"/>
                <wp:positionH relativeFrom="column">
                  <wp:posOffset>570865</wp:posOffset>
                </wp:positionH>
                <wp:positionV relativeFrom="paragraph">
                  <wp:posOffset>2779395</wp:posOffset>
                </wp:positionV>
                <wp:extent cx="5760085" cy="184150"/>
                <wp:effectExtent l="0" t="0" r="0" b="0"/>
                <wp:wrapThrough wrapText="bothSides">
                  <wp:wrapPolygon edited="0">
                    <wp:start x="0" y="0"/>
                    <wp:lineTo x="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F3C88D9" w14:textId="177F7D59" w:rsidR="00904115" w:rsidRPr="00B26331" w:rsidRDefault="00904115" w:rsidP="0038011C">
                            <w:pPr>
                              <w:pStyle w:val="Legenda"/>
                              <w:rPr>
                                <w:rFonts w:eastAsia="Calibri" w:cs="Times New Roman"/>
                                <w:noProof/>
                              </w:rPr>
                            </w:pPr>
                            <w:bookmarkStart w:id="165"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F1C37" id="Caixa de Texto 54" o:spid="_x0000_s1047" type="#_x0000_t202" style="position:absolute;left:0;text-align:left;margin-left:44.95pt;margin-top:218.85pt;width:453.55pt;height:1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LyT8CAAB+BAAADgAAAGRycy9lMm9Eb2MueG1srFRNb9swDL0P2H8QdF+dBE1X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" stroked="f">
                <v:textbox style="mso-fit-shape-to-text:t" inset="0,0,0,0">
                  <w:txbxContent>
                    <w:p w14:paraId="1F3C88D9" w14:textId="177F7D59" w:rsidR="00904115" w:rsidRPr="00B26331" w:rsidRDefault="00904115" w:rsidP="0038011C">
                      <w:pPr>
                        <w:pStyle w:val="Legenda"/>
                        <w:rPr>
                          <w:rFonts w:eastAsia="Calibri" w:cs="Times New Roman"/>
                          <w:noProof/>
                        </w:rPr>
                      </w:pPr>
                      <w:bookmarkStart w:id="166" w:name="_Toc497654079"/>
                      <w:r>
                        <w:t xml:space="preserve">Figura </w:t>
                      </w:r>
                      <w:fldSimple w:instr=" SEQ Figura \* ARABIC ">
                        <w:r>
                          <w:rPr>
                            <w:noProof/>
                          </w:rPr>
                          <w:t>21</w:t>
                        </w:r>
                      </w:fldSimple>
                      <w:r>
                        <w:t xml:space="preserve"> - Dashboard de</w:t>
                      </w:r>
                      <w:r w:rsidRPr="00E418DD">
                        <w:t xml:space="preserve"> </w:t>
                      </w:r>
                      <w:r>
                        <w:t xml:space="preserve">Volumes do </w:t>
                      </w:r>
                      <w:r w:rsidRPr="00E418DD">
                        <w:t>Portainer Fonte: Próprio autor</w:t>
                      </w:r>
                      <w:bookmarkEnd w:id="166"/>
                    </w:p>
                  </w:txbxContent>
                </v:textbox>
                <w10:wrap type="through"/>
              </v:shape>
            </w:pict>
          </mc:Fallback>
        </mc:AlternateContent>
      </w:r>
      <w:r w:rsidR="00C7471C">
        <w:rPr>
          <w:noProof/>
        </w:rPr>
        <w:drawing>
          <wp:anchor distT="0" distB="0" distL="114300" distR="114300" simplePos="0" relativeHeight="251719680" behindDoc="0" locked="0" layoutInCell="1" allowOverlap="1" wp14:anchorId="31FE99B1" wp14:editId="5DE89E40">
            <wp:simplePos x="0" y="0"/>
            <wp:positionH relativeFrom="column">
              <wp:posOffset>570865</wp:posOffset>
            </wp:positionH>
            <wp:positionV relativeFrom="paragraph">
              <wp:posOffset>183515</wp:posOffset>
            </wp:positionV>
            <wp:extent cx="5760085" cy="2538730"/>
            <wp:effectExtent l="0" t="0" r="5715" b="127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Tela 2017-10-26 às 18.43.2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538730"/>
                    </a:xfrm>
                    <a:prstGeom prst="rect">
                      <a:avLst/>
                    </a:prstGeom>
                  </pic:spPr>
                </pic:pic>
              </a:graphicData>
            </a:graphic>
            <wp14:sizeRelH relativeFrom="page">
              <wp14:pctWidth>0</wp14:pctWidth>
            </wp14:sizeRelH>
            <wp14:sizeRelV relativeFrom="page">
              <wp14:pctHeight>0</wp14:pctHeight>
            </wp14:sizeRelV>
          </wp:anchor>
        </w:drawing>
      </w:r>
    </w:p>
    <w:p w14:paraId="52D03210" w14:textId="5099F282" w:rsidR="00790FA3" w:rsidRDefault="00790FA3" w:rsidP="009E6A86">
      <w:pPr>
        <w:ind w:left="360" w:firstLine="348"/>
        <w:rPr>
          <w:lang w:eastAsia="x-none"/>
        </w:rPr>
      </w:pPr>
    </w:p>
    <w:p w14:paraId="4FA71EFE" w14:textId="77777777" w:rsidR="00531061" w:rsidRDefault="00531061" w:rsidP="009E6A86">
      <w:pPr>
        <w:ind w:left="360" w:firstLine="348"/>
        <w:rPr>
          <w:lang w:eastAsia="x-none"/>
        </w:rPr>
      </w:pPr>
    </w:p>
    <w:p w14:paraId="3CB2EB92" w14:textId="77777777" w:rsidR="009467D6" w:rsidRDefault="009467D6" w:rsidP="009E6A86">
      <w:pPr>
        <w:ind w:left="360" w:firstLine="348"/>
        <w:rPr>
          <w:lang w:eastAsia="x-none"/>
        </w:rPr>
      </w:pPr>
    </w:p>
    <w:p w14:paraId="5BA837AD" w14:textId="77777777" w:rsidR="00531061" w:rsidRDefault="00531061" w:rsidP="009E6A86">
      <w:pPr>
        <w:ind w:left="360" w:firstLine="348"/>
        <w:rPr>
          <w:lang w:eastAsia="x-none"/>
        </w:rPr>
      </w:pPr>
    </w:p>
    <w:p w14:paraId="483FC2E0" w14:textId="6D29CCF2" w:rsidR="00FC11AD" w:rsidRDefault="003015B6" w:rsidP="0038011C">
      <w:pPr>
        <w:keepNext/>
        <w:ind w:left="360" w:firstLine="348"/>
      </w:pPr>
      <w:r>
        <w:rPr>
          <w:noProof/>
        </w:rPr>
        <mc:AlternateContent>
          <mc:Choice Requires="wps">
            <w:drawing>
              <wp:anchor distT="0" distB="0" distL="114300" distR="114300" simplePos="0" relativeHeight="251728896" behindDoc="0" locked="0" layoutInCell="1" allowOverlap="1" wp14:anchorId="77A84B49" wp14:editId="0E5D149A">
                <wp:simplePos x="0" y="0"/>
                <wp:positionH relativeFrom="column">
                  <wp:posOffset>446405</wp:posOffset>
                </wp:positionH>
                <wp:positionV relativeFrom="paragraph">
                  <wp:posOffset>2837815</wp:posOffset>
                </wp:positionV>
                <wp:extent cx="5760085" cy="184150"/>
                <wp:effectExtent l="0" t="0" r="0" b="0"/>
                <wp:wrapThrough wrapText="bothSides">
                  <wp:wrapPolygon edited="0">
                    <wp:start x="0" y="0"/>
                    <wp:lineTo x="0" y="0"/>
                    <wp:lineTo x="0" y="0"/>
                  </wp:wrapPolygon>
                </wp:wrapThrough>
                <wp:docPr id="55" name="Caixa de Texto 55"/>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D75D52C" w14:textId="1DB96893" w:rsidR="00904115" w:rsidRPr="004B3031" w:rsidRDefault="00904115" w:rsidP="002839D1">
                            <w:pPr>
                              <w:pStyle w:val="Legenda"/>
                              <w:rPr>
                                <w:rFonts w:eastAsia="Calibri" w:cs="Times New Roman"/>
                                <w:noProof/>
                              </w:rPr>
                            </w:pPr>
                            <w:bookmarkStart w:id="167" w:name="_Toc497654080"/>
                            <w:r>
                              <w:t xml:space="preserve">Figura </w:t>
                            </w:r>
                            <w:fldSimple w:instr=" SEQ Figura \* ARABIC ">
                              <w:r>
                                <w:rPr>
                                  <w:noProof/>
                                </w:rPr>
                                <w:t>22</w:t>
                              </w:r>
                            </w:fldSimple>
                            <w:r>
                              <w:t xml:space="preserve"> </w:t>
                            </w:r>
                            <w:r w:rsidRPr="008162B1">
                              <w:t>- Dashboard de Engine do Portainer Fonte: Próprio autor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84B49" id="Caixa de Texto 55" o:spid="_x0000_s1048" type="#_x0000_t202" style="position:absolute;left:0;text-align:left;margin-left:35.15pt;margin-top:223.45pt;width:453.55pt;height:14.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" stroked="f">
                <v:textbox style="mso-fit-shape-to-text:t" inset="0,0,0,0">
                  <w:txbxContent>
                    <w:p w14:paraId="2D75D52C" w14:textId="1DB96893" w:rsidR="00904115" w:rsidRPr="004B3031" w:rsidRDefault="00904115" w:rsidP="002839D1">
                      <w:pPr>
                        <w:pStyle w:val="Legenda"/>
                        <w:rPr>
                          <w:rFonts w:eastAsia="Calibri" w:cs="Times New Roman"/>
                          <w:noProof/>
                        </w:rPr>
                      </w:pPr>
                      <w:bookmarkStart w:id="168" w:name="_Toc497654080"/>
                      <w:r>
                        <w:t xml:space="preserve">Figura </w:t>
                      </w:r>
                      <w:fldSimple w:instr=" SEQ Figura \* ARABIC ">
                        <w:r>
                          <w:rPr>
                            <w:noProof/>
                          </w:rPr>
                          <w:t>22</w:t>
                        </w:r>
                      </w:fldSimple>
                      <w:r>
                        <w:t xml:space="preserve"> </w:t>
                      </w:r>
                      <w:r w:rsidRPr="008162B1">
                        <w:t>- Dashboard de Engine do Portainer Fonte: Próprio autor</w:t>
                      </w:r>
                      <w:bookmarkEnd w:id="168"/>
                    </w:p>
                  </w:txbxContent>
                </v:textbox>
                <w10:wrap type="through"/>
              </v:shape>
            </w:pict>
          </mc:Fallback>
        </mc:AlternateContent>
      </w:r>
      <w:r w:rsidR="00C7471C">
        <w:rPr>
          <w:noProof/>
        </w:rPr>
        <w:drawing>
          <wp:anchor distT="0" distB="0" distL="114300" distR="114300" simplePos="0" relativeHeight="251726848" behindDoc="0" locked="0" layoutInCell="1" allowOverlap="1" wp14:anchorId="1A0764CC" wp14:editId="55BB98AB">
            <wp:simplePos x="0" y="0"/>
            <wp:positionH relativeFrom="column">
              <wp:posOffset>446405</wp:posOffset>
            </wp:positionH>
            <wp:positionV relativeFrom="paragraph">
              <wp:posOffset>0</wp:posOffset>
            </wp:positionV>
            <wp:extent cx="5760085" cy="2780665"/>
            <wp:effectExtent l="0" t="0" r="5715"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Tela 2017-10-26 às 18.43.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780665"/>
                    </a:xfrm>
                    <a:prstGeom prst="rect">
                      <a:avLst/>
                    </a:prstGeom>
                  </pic:spPr>
                </pic:pic>
              </a:graphicData>
            </a:graphic>
            <wp14:sizeRelH relativeFrom="page">
              <wp14:pctWidth>0</wp14:pctWidth>
            </wp14:sizeRelH>
            <wp14:sizeRelV relativeFrom="page">
              <wp14:pctHeight>0</wp14:pctHeight>
            </wp14:sizeRelV>
          </wp:anchor>
        </w:drawing>
      </w:r>
    </w:p>
    <w:p w14:paraId="4D7DB556" w14:textId="77777777" w:rsidR="00824B05" w:rsidRDefault="00824B05" w:rsidP="009E6A86">
      <w:pPr>
        <w:ind w:left="360" w:firstLine="348"/>
        <w:rPr>
          <w:lang w:eastAsia="x-none"/>
        </w:rPr>
      </w:pPr>
    </w:p>
    <w:p w14:paraId="09CB7670" w14:textId="77777777" w:rsidR="00824B05" w:rsidRDefault="00824B05" w:rsidP="009E6A86">
      <w:pPr>
        <w:ind w:left="360" w:firstLine="348"/>
        <w:rPr>
          <w:lang w:eastAsia="x-none"/>
        </w:rPr>
      </w:pPr>
    </w:p>
    <w:p w14:paraId="0AC8E22E" w14:textId="46BC0440" w:rsidR="00824B05" w:rsidRDefault="00824B05" w:rsidP="00824B05">
      <w:pPr>
        <w:ind w:left="360" w:firstLine="348"/>
        <w:rPr>
          <w:lang w:eastAsia="x-none"/>
        </w:rPr>
      </w:pPr>
      <w:r>
        <w:rPr>
          <w:lang w:eastAsia="x-none"/>
        </w:rPr>
        <w:t>Essa UI é interessante para usuários leigos, pois a sua usabilidade é ótima e permite fazer interações com as imagens containers em poucos passos.</w:t>
      </w:r>
    </w:p>
    <w:p w14:paraId="6533AEE1" w14:textId="29413C88" w:rsidR="00824B05" w:rsidRPr="006E4E16" w:rsidRDefault="00824B05" w:rsidP="00824B05">
      <w:pPr>
        <w:ind w:left="360" w:firstLine="348"/>
        <w:rPr>
          <w:lang w:eastAsia="x-none"/>
        </w:rPr>
      </w:pPr>
      <w:r>
        <w:rPr>
          <w:lang w:eastAsia="x-none"/>
        </w:rPr>
        <w:t xml:space="preserve">O docker possui uma versão empresarial Docker EE que possui uma interface de gerenciamento própria.  Não obtive informações de custo dessa versão empresarial, pois o docker não libera valores e sim um canal de contato com consultores especializados, toda a comunicação é em inglês; e os mesmos prestam um serviço todo especializado para empresas </w:t>
      </w:r>
    </w:p>
    <w:p w14:paraId="6833F196" w14:textId="144B0182" w:rsidR="00814C46" w:rsidRDefault="00814C46" w:rsidP="00062F39">
      <w:pPr>
        <w:pStyle w:val="Ttulo11"/>
        <w:rPr>
          <w:lang w:val="pt-BR"/>
        </w:rPr>
      </w:pPr>
      <w:bookmarkStart w:id="169" w:name="_Toc497655474"/>
      <w:r>
        <w:lastRenderedPageBreak/>
        <w:t>4.4 Docker Swarm</w:t>
      </w:r>
      <w:bookmarkEnd w:id="169"/>
    </w:p>
    <w:p w14:paraId="2BC806B9" w14:textId="77777777" w:rsidR="00814C46" w:rsidRDefault="00814C46" w:rsidP="00814C46">
      <w:pPr>
        <w:ind w:firstLine="708"/>
        <w:rPr>
          <w:lang w:eastAsia="x-none"/>
        </w:rPr>
      </w:pPr>
      <w:r>
        <w:rPr>
          <w:lang w:eastAsia="x-none"/>
        </w:rPr>
        <w:t xml:space="preserve">O docker Swarm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8"/>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Swarm é o nome da ferramenta de clusreização nativa do Docker. O Docker Swarm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Nesta implementação é elegível um host (node) master e a partir dele são elegíveis os nós escravos. Ambos os nós tem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master. É possível eleger um outro nó se o master cair (ficar down). Este nó fica no estado elegível. </w:t>
      </w:r>
    </w:p>
    <w:p w14:paraId="137DFECB" w14:textId="77777777" w:rsidR="00814C46" w:rsidRDefault="00814C46" w:rsidP="00814C46">
      <w:pPr>
        <w:ind w:firstLine="708"/>
        <w:rPr>
          <w:lang w:eastAsia="x-none"/>
        </w:rPr>
      </w:pPr>
      <w:r>
        <w:rPr>
          <w:lang w:eastAsia="x-none"/>
        </w:rPr>
        <w:t>Para inserir um host no swarm é necessário executar o comando:</w:t>
      </w:r>
    </w:p>
    <w:p w14:paraId="63A47253" w14:textId="77777777" w:rsidR="00814C46" w:rsidRDefault="00814C46" w:rsidP="00814C46">
      <w:pPr>
        <w:pStyle w:val="PargrafodaLista"/>
        <w:numPr>
          <w:ilvl w:val="0"/>
          <w:numId w:val="36"/>
        </w:numPr>
        <w:rPr>
          <w:lang w:eastAsia="x-none"/>
        </w:rPr>
      </w:pPr>
      <w:r w:rsidRPr="00F074B2">
        <w:rPr>
          <w:lang w:eastAsia="x-none"/>
        </w:rPr>
        <w:t>docker swarm init</w:t>
      </w:r>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r w:rsidRPr="00F074B2">
        <w:rPr>
          <w:lang w:eastAsia="x-none"/>
        </w:rPr>
        <w:t>docker swarm join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56880B12" w:rsidR="00814C46" w:rsidRPr="000A54D5" w:rsidRDefault="00814C46" w:rsidP="00814C46">
      <w:pPr>
        <w:pStyle w:val="PargrafodaLista"/>
        <w:numPr>
          <w:ilvl w:val="1"/>
          <w:numId w:val="34"/>
        </w:numPr>
      </w:pPr>
      <w:r w:rsidRPr="000A54D5">
        <w:rPr>
          <w:lang w:val="x-none"/>
        </w:rPr>
        <w:t>Docker-compose versao 3 : Anexo 1</w:t>
      </w:r>
      <w:r w:rsidR="008E05C0">
        <w:rPr>
          <w:lang w:val="x-none"/>
        </w:rPr>
        <w:t>2</w:t>
      </w:r>
      <w:r w:rsidRPr="000A54D5">
        <w:rPr>
          <w:lang w:val="x-none"/>
        </w:rPr>
        <w:t>.5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cpus: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cpus: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restart_policy:</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max_attempts: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update_config:</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failure_action: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max_failure_ratio: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904115" w:rsidRDefault="00814C46" w:rsidP="00814C46">
      <w:pPr>
        <w:ind w:left="708"/>
        <w:rPr>
          <w:lang w:eastAsia="x-none"/>
        </w:rPr>
      </w:pPr>
      <w:r w:rsidRPr="003729A4">
        <w:rPr>
          <w:lang w:val="en-US" w:eastAsia="x-none"/>
        </w:rPr>
        <w:t xml:space="preserve">      </w:t>
      </w:r>
      <w:r w:rsidRPr="00904115">
        <w:rPr>
          <w:lang w:eastAsia="x-none"/>
        </w:rPr>
        <w:t>placement:</w:t>
      </w:r>
    </w:p>
    <w:p w14:paraId="061E9CA4" w14:textId="77777777" w:rsidR="00814C46" w:rsidRPr="00904115" w:rsidRDefault="00814C46" w:rsidP="00814C46">
      <w:pPr>
        <w:ind w:left="708"/>
        <w:rPr>
          <w:lang w:eastAsia="x-none"/>
        </w:rPr>
      </w:pPr>
      <w:r w:rsidRPr="00904115">
        <w:rPr>
          <w:lang w:eastAsia="x-none"/>
        </w:rPr>
        <w:t xml:space="preserve">        constraints: [node.role == manager]</w:t>
      </w:r>
    </w:p>
    <w:p w14:paraId="5F6BE6FE" w14:textId="77777777" w:rsidR="00814C46" w:rsidRPr="00904115" w:rsidRDefault="00814C46" w:rsidP="00814C46">
      <w:pPr>
        <w:ind w:left="708"/>
        <w:rPr>
          <w:lang w:eastAsia="x-none"/>
        </w:rPr>
      </w:pPr>
    </w:p>
    <w:p w14:paraId="49897D93" w14:textId="6016EB4E" w:rsidR="00814C46" w:rsidRDefault="00814C46" w:rsidP="006E4E16">
      <w:pPr>
        <w:ind w:firstLine="708"/>
        <w:rPr>
          <w:lang w:eastAsia="x-none"/>
        </w:rPr>
      </w:pPr>
      <w:r>
        <w:rPr>
          <w:lang w:eastAsia="x-none"/>
        </w:rPr>
        <w:t>Para verificação dos serviços disponíveis em cada nó, fiz a utilização de um serviço</w:t>
      </w:r>
      <w:r w:rsidR="00747BD0">
        <w:rPr>
          <w:lang w:eastAsia="x-none"/>
        </w:rPr>
        <w:t xml:space="preserve"> open-source</w:t>
      </w:r>
      <w:r>
        <w:rPr>
          <w:lang w:eastAsia="x-none"/>
        </w:rPr>
        <w:t xml:space="preserve"> </w:t>
      </w:r>
      <w:r w:rsidR="00377895">
        <w:rPr>
          <w:lang w:eastAsia="x-none"/>
        </w:rPr>
        <w:t>V</w:t>
      </w:r>
      <w:r w:rsidRPr="008A5213">
        <w:rPr>
          <w:lang w:eastAsia="x-none"/>
        </w:rPr>
        <w:t>isualizer-arm</w:t>
      </w:r>
      <w:r>
        <w:rPr>
          <w:rStyle w:val="Refdenotaderodap"/>
          <w:lang w:eastAsia="x-none"/>
        </w:rPr>
        <w:footnoteReference w:customMarkFollows="1" w:id="19"/>
        <w:t>6</w:t>
      </w:r>
      <w:r>
        <w:rPr>
          <w:lang w:eastAsia="x-none"/>
        </w:rPr>
        <w:t>, o mesmo faz o monitoramento de todos os nós, que estão na mesma rede</w:t>
      </w:r>
      <w:r w:rsidR="00A42049">
        <w:rPr>
          <w:lang w:eastAsia="x-none"/>
        </w:rPr>
        <w:t xml:space="preserve"> (física e virtual)</w:t>
      </w:r>
      <w:r>
        <w:rPr>
          <w:lang w:eastAsia="x-none"/>
        </w:rPr>
        <w:t xml:space="preserve"> e informa todos os containers que estão rodando em cada nó.</w:t>
      </w:r>
    </w:p>
    <w:p w14:paraId="4AC9332E" w14:textId="1E9E5E3D" w:rsidR="005D5F67" w:rsidRDefault="005D5F67" w:rsidP="006E4E16">
      <w:pPr>
        <w:ind w:firstLine="708"/>
        <w:rPr>
          <w:lang w:eastAsia="x-none"/>
        </w:rPr>
      </w:pPr>
      <w:r>
        <w:rPr>
          <w:lang w:eastAsia="x-none"/>
        </w:rPr>
        <w:t>Segue a imagem de utilização do serviço:</w:t>
      </w:r>
    </w:p>
    <w:p w14:paraId="3AA33CC1" w14:textId="1DE9B080" w:rsidR="00814C46" w:rsidRPr="00755047" w:rsidRDefault="00C5776B" w:rsidP="00814C46">
      <w:pPr>
        <w:keepNext/>
        <w:ind w:left="708"/>
      </w:pPr>
      <w:r>
        <w:rPr>
          <w:noProof/>
        </w:rPr>
        <w:lastRenderedPageBreak/>
        <mc:AlternateContent>
          <mc:Choice Requires="wps">
            <w:drawing>
              <wp:anchor distT="0" distB="0" distL="114300" distR="114300" simplePos="0" relativeHeight="251730944" behindDoc="0" locked="0" layoutInCell="1" allowOverlap="1" wp14:anchorId="2924D5A6" wp14:editId="05250F29">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55DA7123" w14:textId="75FD5A96" w:rsidR="00904115" w:rsidRPr="00756CE3" w:rsidRDefault="00904115" w:rsidP="007C3224">
                            <w:pPr>
                              <w:pStyle w:val="Legenda"/>
                              <w:rPr>
                                <w:noProof/>
                              </w:rPr>
                            </w:pPr>
                            <w:bookmarkStart w:id="170" w:name="_Toc497654081"/>
                            <w:r>
                              <w:t xml:space="preserve">Figura </w:t>
                            </w:r>
                            <w:fldSimple w:instr=" SEQ Figura \* ARABIC ">
                              <w:r>
                                <w:rPr>
                                  <w:noProof/>
                                </w:rPr>
                                <w:t>23</w:t>
                              </w:r>
                            </w:fldSimple>
                            <w:r>
                              <w:t xml:space="preserve"> - </w:t>
                            </w:r>
                            <w:r w:rsidRPr="00C86126">
                              <w:t>Visualizer-arm Fonte Pr</w:t>
                            </w:r>
                            <w:r>
                              <w:t>óprio autor</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D5A6" id="Caixa de Texto 30" o:spid="_x0000_s1049" type="#_x0000_t202" style="position:absolute;left:0;text-align:left;margin-left:71.95pt;margin-top:407.75pt;width:227.8pt;height:1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" stroked="f">
                <v:textbox style="mso-fit-shape-to-text:t" inset="0,0,0,0">
                  <w:txbxContent>
                    <w:p w14:paraId="55DA7123" w14:textId="75FD5A96" w:rsidR="00904115" w:rsidRPr="00756CE3" w:rsidRDefault="00904115" w:rsidP="007C3224">
                      <w:pPr>
                        <w:pStyle w:val="Legenda"/>
                        <w:rPr>
                          <w:noProof/>
                        </w:rPr>
                      </w:pPr>
                      <w:bookmarkStart w:id="171" w:name="_Toc497654081"/>
                      <w:r>
                        <w:t xml:space="preserve">Figura </w:t>
                      </w:r>
                      <w:fldSimple w:instr=" SEQ Figura \* ARABIC ">
                        <w:r>
                          <w:rPr>
                            <w:noProof/>
                          </w:rPr>
                          <w:t>23</w:t>
                        </w:r>
                      </w:fldSimple>
                      <w:r>
                        <w:t xml:space="preserve"> - </w:t>
                      </w:r>
                      <w:r w:rsidRPr="00C86126">
                        <w:t>Visualizer-arm Fonte Pr</w:t>
                      </w:r>
                      <w:r>
                        <w:t>óprio autor</w:t>
                      </w:r>
                      <w:bookmarkEnd w:id="171"/>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72" w:name="_Toc496802708"/>
      <w:bookmarkStart w:id="173" w:name="_Toc496802937"/>
      <w:bookmarkStart w:id="174" w:name="_Toc497655475"/>
      <w:bookmarkStart w:id="175" w:name="_Toc495785711"/>
      <w:r>
        <w:lastRenderedPageBreak/>
        <w:t>4.5</w:t>
      </w:r>
      <w:r w:rsidR="00CE4928">
        <w:t xml:space="preserve"> </w:t>
      </w:r>
      <w:r w:rsidR="00F8236A">
        <w:t>Play with</w:t>
      </w:r>
      <w:r w:rsidR="006B6147">
        <w:t xml:space="preserve"> </w:t>
      </w:r>
      <w:bookmarkEnd w:id="172"/>
      <w:bookmarkEnd w:id="173"/>
      <w:r w:rsidR="00F8236A">
        <w:t>Docker</w:t>
      </w:r>
      <w:bookmarkEnd w:id="174"/>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hyperlink r:id="rId61"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20"/>
        <w:t>7</w:t>
      </w:r>
      <w:r w:rsidR="00FA6443">
        <w:rPr>
          <w:lang w:val="x-none" w:eastAsia="x-none"/>
        </w:rPr>
        <w:t xml:space="preserve"> </w:t>
      </w:r>
    </w:p>
    <w:p w14:paraId="36B68390" w14:textId="16CAC732" w:rsidR="005E730E" w:rsidRDefault="00491CE6" w:rsidP="006B6147">
      <w:pPr>
        <w:rPr>
          <w:lang w:val="x-none" w:eastAsia="x-none"/>
        </w:rPr>
      </w:pPr>
      <w:r>
        <w:rPr>
          <w:noProof/>
        </w:rPr>
        <mc:AlternateContent>
          <mc:Choice Requires="wps">
            <w:drawing>
              <wp:anchor distT="0" distB="0" distL="114300" distR="114300" simplePos="0" relativeHeight="251732992" behindDoc="0" locked="0" layoutInCell="1" allowOverlap="1" wp14:anchorId="7C48851A" wp14:editId="052742A4">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2B23C860" w14:textId="2DE896BF" w:rsidR="00904115" w:rsidRPr="007C3224" w:rsidRDefault="00904115" w:rsidP="007C3224">
                            <w:pPr>
                              <w:pStyle w:val="Legenda"/>
                              <w:rPr>
                                <w:rFonts w:eastAsia="Calibri" w:cs="Times New Roman"/>
                                <w:noProof/>
                                <w:lang w:val="en-US"/>
                              </w:rPr>
                            </w:pPr>
                            <w:bookmarkStart w:id="176"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8851A" id="Caixa de Texto 39" o:spid="_x0000_s1050" type="#_x0000_t202" style="position:absolute;margin-left:72.3pt;margin-top:258.25pt;width:356.65pt;height:14.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" stroked="f">
                <v:textbox style="mso-fit-shape-to-text:t" inset="0,0,0,0">
                  <w:txbxContent>
                    <w:p w14:paraId="2B23C860" w14:textId="2DE896BF" w:rsidR="00904115" w:rsidRPr="007C3224" w:rsidRDefault="00904115" w:rsidP="007C3224">
                      <w:pPr>
                        <w:pStyle w:val="Legenda"/>
                        <w:rPr>
                          <w:rFonts w:eastAsia="Calibri" w:cs="Times New Roman"/>
                          <w:noProof/>
                          <w:lang w:val="en-US"/>
                        </w:rPr>
                      </w:pPr>
                      <w:bookmarkStart w:id="177" w:name="_Toc497654082"/>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24</w:t>
                      </w:r>
                      <w:r>
                        <w:fldChar w:fldCharType="end"/>
                      </w:r>
                      <w:r w:rsidRPr="007C3224">
                        <w:rPr>
                          <w:lang w:val="en-US"/>
                        </w:rPr>
                        <w:t xml:space="preserve"> - Play with Docker Fonte: http://labs.play-with-docker.com/</w:t>
                      </w:r>
                      <w:bookmarkEnd w:id="177"/>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21"/>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2"/>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3"/>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“docker-machine-drive-pwd”</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Este drive está disponível no github:</w:t>
      </w:r>
    </w:p>
    <w:p w14:paraId="06994141" w14:textId="77777777" w:rsidR="00897D4C" w:rsidRPr="00B4095F" w:rsidRDefault="00904115" w:rsidP="00897D4C">
      <w:pPr>
        <w:pStyle w:val="PargrafodaLista"/>
        <w:numPr>
          <w:ilvl w:val="0"/>
          <w:numId w:val="23"/>
        </w:numPr>
        <w:rPr>
          <w:color w:val="000000" w:themeColor="text1"/>
          <w:sz w:val="24"/>
        </w:rPr>
      </w:pPr>
      <w:hyperlink r:id="rId63"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r w:rsidRPr="000A56CA">
        <w:rPr>
          <w:color w:val="000000" w:themeColor="text1"/>
          <w:lang w:val="en-US"/>
        </w:rPr>
        <w:t>Através do comando: docker-machine create -d pwd --pwd-url</w:t>
      </w:r>
      <w:r w:rsidR="00421105" w:rsidRPr="000A56CA">
        <w:rPr>
          <w:color w:val="000000" w:themeColor="text1"/>
          <w:lang w:val="en-US"/>
        </w:rPr>
        <w:t xml:space="preserve"> &lt;url-do-play-with-docker&gt;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pwd --pwd-url </w:t>
      </w:r>
      <w:hyperlink r:id="rId64"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553F4503" w:rsidR="00CF4074" w:rsidRDefault="00491CE6" w:rsidP="000A56CA">
      <w:pPr>
        <w:rPr>
          <w:color w:val="000000" w:themeColor="text1"/>
        </w:rPr>
      </w:pPr>
      <w:r>
        <w:rPr>
          <w:noProof/>
        </w:rPr>
        <mc:AlternateContent>
          <mc:Choice Requires="wps">
            <w:drawing>
              <wp:anchor distT="0" distB="0" distL="114300" distR="114300" simplePos="0" relativeHeight="251735040" behindDoc="0" locked="0" layoutInCell="1" allowOverlap="1" wp14:anchorId="77476F9C" wp14:editId="0A91A69E">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18806D8B" w14:textId="0EB8FFB4" w:rsidR="00904115" w:rsidRPr="007C3224" w:rsidRDefault="00904115" w:rsidP="007C3224">
                            <w:pPr>
                              <w:pStyle w:val="Legenda"/>
                              <w:rPr>
                                <w:rFonts w:eastAsia="Calibri" w:cs="Times New Roman"/>
                                <w:noProof/>
                                <w:color w:val="000000" w:themeColor="text1"/>
                                <w:lang w:val="en-US"/>
                              </w:rPr>
                            </w:pPr>
                            <w:bookmarkStart w:id="178"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6F9C" id="Caixa de Texto 50" o:spid="_x0000_s1051" type="#_x0000_t202" style="position:absolute;margin-left:36.2pt;margin-top:230.25pt;width:390.5pt;height:2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DBT9PXPAIAAH4EAAAOAAAA&#10;AAAAAAAAAAAAACwCAABkcnMvZTJvRG9jLnhtbFBLAQItABQABgAIAAAAIQC5Jz3u4QAAAAoBAAAP&#10;AAAAAAAAAAAAAAAAAJQEAABkcnMvZG93bnJldi54bWxQSwUGAAAAAAQABADzAAAAogUAAAAA&#10;" stroked="f">
                <v:textbox style="mso-fit-shape-to-text:t" inset="0,0,0,0">
                  <w:txbxContent>
                    <w:p w14:paraId="18806D8B" w14:textId="0EB8FFB4" w:rsidR="00904115" w:rsidRPr="007C3224" w:rsidRDefault="00904115" w:rsidP="007C3224">
                      <w:pPr>
                        <w:pStyle w:val="Legenda"/>
                        <w:rPr>
                          <w:rFonts w:eastAsia="Calibri" w:cs="Times New Roman"/>
                          <w:noProof/>
                          <w:color w:val="000000" w:themeColor="text1"/>
                          <w:lang w:val="en-US"/>
                        </w:rPr>
                      </w:pPr>
                      <w:bookmarkStart w:id="179" w:name="_Toc497654083"/>
                      <w:r w:rsidRPr="007C3224">
                        <w:rPr>
                          <w:lang w:val="en-US"/>
                        </w:rPr>
                        <w:t xml:space="preserve">Figura </w:t>
                      </w:r>
                      <w:r>
                        <w:fldChar w:fldCharType="begin"/>
                      </w:r>
                      <w:r w:rsidRPr="007C3224">
                        <w:rPr>
                          <w:lang w:val="en-US"/>
                        </w:rPr>
                        <w:instrText xml:space="preserve"> SEQ Figura \* ARABIC </w:instrText>
                      </w:r>
                      <w:r>
                        <w:fldChar w:fldCharType="separate"/>
                      </w:r>
                      <w:r w:rsidRPr="007C3224">
                        <w:rPr>
                          <w:noProof/>
                          <w:lang w:val="en-US"/>
                        </w:rPr>
                        <w:t>25</w:t>
                      </w:r>
                      <w:r>
                        <w:fldChar w:fldCharType="end"/>
                      </w:r>
                      <w:r w:rsidRPr="007C3224">
                        <w:rPr>
                          <w:lang w:val="en-US"/>
                        </w:rPr>
                        <w:t xml:space="preserve"> - Shell do Play with Docker Fonte: http://host3.labs.play-with-docker.com/p/9fe5a73e-9d79-4b61-9c01-3365068d8bd2#9fe5a73e_node2</w:t>
                      </w:r>
                      <w:bookmarkEnd w:id="179"/>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6F409F5E" w:rsidR="00CF4074" w:rsidRDefault="007C3224" w:rsidP="00897D4C">
      <w:pPr>
        <w:rPr>
          <w:lang w:eastAsia="en-US"/>
        </w:rPr>
      </w:pPr>
      <w:r>
        <w:rPr>
          <w:noProof/>
        </w:rPr>
        <mc:AlternateContent>
          <mc:Choice Requires="wps">
            <w:drawing>
              <wp:anchor distT="0" distB="0" distL="114300" distR="114300" simplePos="0" relativeHeight="251737088" behindDoc="0" locked="0" layoutInCell="1" allowOverlap="1" wp14:anchorId="1D2ECFC3" wp14:editId="27E533FF">
                <wp:simplePos x="0" y="0"/>
                <wp:positionH relativeFrom="column">
                  <wp:posOffset>911860</wp:posOffset>
                </wp:positionH>
                <wp:positionV relativeFrom="paragraph">
                  <wp:posOffset>3011805</wp:posOffset>
                </wp:positionV>
                <wp:extent cx="3930650" cy="330200"/>
                <wp:effectExtent l="0" t="0" r="0" b="0"/>
                <wp:wrapThrough wrapText="bothSides">
                  <wp:wrapPolygon edited="0">
                    <wp:start x="0" y="0"/>
                    <wp:lineTo x="0"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3930650" cy="330200"/>
                        </a:xfrm>
                        <a:prstGeom prst="rect">
                          <a:avLst/>
                        </a:prstGeom>
                        <a:solidFill>
                          <a:prstClr val="white"/>
                        </a:solidFill>
                        <a:ln>
                          <a:noFill/>
                        </a:ln>
                        <a:effectLst/>
                      </wps:spPr>
                      <wps:txbx>
                        <w:txbxContent>
                          <w:p w14:paraId="5187BD7F" w14:textId="62CC2CE6" w:rsidR="00904115" w:rsidRPr="00780A29" w:rsidRDefault="00904115" w:rsidP="007C3224">
                            <w:pPr>
                              <w:pStyle w:val="Legenda"/>
                              <w:rPr>
                                <w:rFonts w:eastAsia="Calibri" w:cs="Times New Roman"/>
                                <w:noProof/>
                              </w:rPr>
                            </w:pPr>
                            <w:bookmarkStart w:id="180"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CFC3" id="Caixa de Texto 56" o:spid="_x0000_s1052" type="#_x0000_t202" style="position:absolute;margin-left:71.8pt;margin-top:237.15pt;width:309.5pt;height:26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" stroked="f">
                <v:textbox style="mso-fit-shape-to-text:t" inset="0,0,0,0">
                  <w:txbxContent>
                    <w:p w14:paraId="5187BD7F" w14:textId="62CC2CE6" w:rsidR="00904115" w:rsidRPr="00780A29" w:rsidRDefault="00904115" w:rsidP="007C3224">
                      <w:pPr>
                        <w:pStyle w:val="Legenda"/>
                        <w:rPr>
                          <w:rFonts w:eastAsia="Calibri" w:cs="Times New Roman"/>
                          <w:noProof/>
                        </w:rPr>
                      </w:pPr>
                      <w:bookmarkStart w:id="181" w:name="_Toc497654084"/>
                      <w:r>
                        <w:t xml:space="preserve">Figura </w:t>
                      </w:r>
                      <w:fldSimple w:instr=" SEQ Figura \* ARABIC ">
                        <w:r>
                          <w:rPr>
                            <w:noProof/>
                          </w:rPr>
                          <w:t>26</w:t>
                        </w:r>
                      </w:fldSimple>
                      <w:r>
                        <w:t xml:space="preserve"> - </w:t>
                      </w:r>
                      <w:r w:rsidRPr="004217FE">
                        <w:t>Template do Play with Docker Fonte: http://host3.labs.play-with-docker.com/p/9fe5a73e-9d79-4b61-9c01-3365068d8bd2#9fe5a73e_node2</w:t>
                      </w:r>
                      <w:bookmarkEnd w:id="181"/>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7D19B00E" w:rsidR="000A0532" w:rsidRDefault="000A0532" w:rsidP="000A0532">
      <w:pPr>
        <w:pStyle w:val="Ttulo11"/>
      </w:pPr>
      <w:bookmarkStart w:id="182" w:name="_Toc496802709"/>
      <w:bookmarkStart w:id="183" w:name="_Toc496802938"/>
      <w:bookmarkStart w:id="184" w:name="_Toc497655476"/>
      <w:r>
        <w:lastRenderedPageBreak/>
        <w:t>4.</w:t>
      </w:r>
      <w:r w:rsidR="00814C46">
        <w:t>6</w:t>
      </w:r>
      <w:r>
        <w:t xml:space="preserve"> </w:t>
      </w:r>
      <w:bookmarkEnd w:id="182"/>
      <w:bookmarkEnd w:id="183"/>
      <w:r w:rsidR="00F8236A">
        <w:t>Comunidade</w:t>
      </w:r>
      <w:r w:rsidR="00154A5F">
        <w:t xml:space="preserve"> e </w:t>
      </w:r>
      <w:r w:rsidR="00365CF5">
        <w:t>empresarial</w:t>
      </w:r>
      <w:bookmarkEnd w:id="184"/>
    </w:p>
    <w:p w14:paraId="70A110B3" w14:textId="679664DA" w:rsidR="00733F42" w:rsidRDefault="0020632C" w:rsidP="00733F42">
      <w:pPr>
        <w:rPr>
          <w:lang w:val="x-none" w:eastAsia="x-none"/>
        </w:rPr>
      </w:pPr>
      <w:r>
        <w:rPr>
          <w:lang w:val="x-none" w:eastAsia="x-none"/>
        </w:rPr>
        <w:tab/>
        <w:t xml:space="preserve">Como o Docker é uma plataforma </w:t>
      </w:r>
      <w:r w:rsidR="0079078A">
        <w:rPr>
          <w:lang w:val="x-none" w:eastAsia="x-none"/>
        </w:rPr>
        <w:t>open source, ele já possui esta característica de comunidade e contribuições.</w:t>
      </w:r>
    </w:p>
    <w:p w14:paraId="10D7995F" w14:textId="3AC2E70D" w:rsidR="0079078A" w:rsidRDefault="0079078A" w:rsidP="00733F42">
      <w:pPr>
        <w:rPr>
          <w:lang w:val="x-none" w:eastAsia="x-none"/>
        </w:rPr>
      </w:pPr>
      <w:r>
        <w:rPr>
          <w:lang w:val="x-none" w:eastAsia="x-none"/>
        </w:rPr>
        <w:tab/>
        <w:t xml:space="preserve">Durante o meu estudo de caso eu participei da comunidade do Docker no telegram e no Slack e percebi que esta comunidade, em ambas as ferramentas de comunicação, foi uma das mais ativas que já obtive contato. </w:t>
      </w:r>
    </w:p>
    <w:p w14:paraId="62269F95" w14:textId="53D08692" w:rsidR="0079078A" w:rsidRDefault="0079078A" w:rsidP="00733F42">
      <w:pPr>
        <w:rPr>
          <w:lang w:val="x-none" w:eastAsia="x-none"/>
        </w:rPr>
      </w:pPr>
      <w:r>
        <w:rPr>
          <w:lang w:val="x-none" w:eastAsia="x-none"/>
        </w:rPr>
        <w:tab/>
        <w:t>Pessoas que já utilizam o Docker em seus ambientes, sejam de teste ou em produção sempre tiram dúvidas das pessoas mais iniciantes e leigas no assunto. Recomendo fortemente a participação desta comunidade em ambas as ferramentas de comunicação.</w:t>
      </w:r>
    </w:p>
    <w:p w14:paraId="42A1CA09" w14:textId="2559D78E" w:rsidR="0079078A" w:rsidRDefault="0079078A" w:rsidP="00733F42">
      <w:pPr>
        <w:rPr>
          <w:lang w:val="x-none" w:eastAsia="x-none"/>
        </w:rPr>
      </w:pPr>
      <w:r>
        <w:rPr>
          <w:lang w:val="x-none" w:eastAsia="x-none"/>
        </w:rPr>
        <w:tab/>
        <w:t>A comunidade é bem grande e chega até a imprecionar pelos números de contri</w:t>
      </w:r>
      <w:r w:rsidR="00A13AE2">
        <w:rPr>
          <w:lang w:val="x-none" w:eastAsia="x-none"/>
        </w:rPr>
        <w:t>buidores.</w:t>
      </w:r>
    </w:p>
    <w:p w14:paraId="0FBF6892" w14:textId="71D857C9" w:rsidR="00C87039" w:rsidRDefault="00C87039" w:rsidP="00733F42">
      <w:pPr>
        <w:rPr>
          <w:lang w:val="x-none" w:eastAsia="x-none"/>
        </w:rPr>
      </w:pPr>
    </w:p>
    <w:p w14:paraId="3D1B61E9" w14:textId="04A7124A" w:rsidR="00C87039" w:rsidRDefault="00A739E9" w:rsidP="00733F42">
      <w:pPr>
        <w:rPr>
          <w:lang w:val="x-none" w:eastAsia="x-none"/>
        </w:rPr>
      </w:pPr>
      <w:r>
        <w:rPr>
          <w:noProof/>
        </w:rPr>
        <w:drawing>
          <wp:anchor distT="0" distB="0" distL="114300" distR="114300" simplePos="0" relativeHeight="251738112" behindDoc="0" locked="0" layoutInCell="1" allowOverlap="1" wp14:anchorId="19E6635C" wp14:editId="659A1CF7">
            <wp:simplePos x="0" y="0"/>
            <wp:positionH relativeFrom="column">
              <wp:posOffset>803275</wp:posOffset>
            </wp:positionH>
            <wp:positionV relativeFrom="paragraph">
              <wp:posOffset>341630</wp:posOffset>
            </wp:positionV>
            <wp:extent cx="4907915" cy="3288665"/>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Tela 2017-11-05 às 13.44.29.png"/>
                    <pic:cNvPicPr/>
                  </pic:nvPicPr>
                  <pic:blipFill>
                    <a:blip r:embed="rId67">
                      <a:extLst>
                        <a:ext uri="{28A0092B-C50C-407E-A947-70E740481C1C}">
                          <a14:useLocalDpi xmlns:a14="http://schemas.microsoft.com/office/drawing/2010/main" val="0"/>
                        </a:ext>
                      </a:extLst>
                    </a:blip>
                    <a:stretch>
                      <a:fillRect/>
                    </a:stretch>
                  </pic:blipFill>
                  <pic:spPr>
                    <a:xfrm>
                      <a:off x="0" y="0"/>
                      <a:ext cx="4907915" cy="3288665"/>
                    </a:xfrm>
                    <a:prstGeom prst="rect">
                      <a:avLst/>
                    </a:prstGeom>
                  </pic:spPr>
                </pic:pic>
              </a:graphicData>
            </a:graphic>
            <wp14:sizeRelH relativeFrom="page">
              <wp14:pctWidth>0</wp14:pctWidth>
            </wp14:sizeRelH>
            <wp14:sizeRelV relativeFrom="page">
              <wp14:pctHeight>0</wp14:pctHeight>
            </wp14:sizeRelV>
          </wp:anchor>
        </w:drawing>
      </w:r>
    </w:p>
    <w:p w14:paraId="5E87FC50" w14:textId="5AEA991B" w:rsidR="00C87039" w:rsidRDefault="00A739E9" w:rsidP="00733F42">
      <w:pPr>
        <w:rPr>
          <w:lang w:val="x-none" w:eastAsia="x-none"/>
        </w:rPr>
      </w:pPr>
      <w:r>
        <w:rPr>
          <w:noProof/>
        </w:rPr>
        <mc:AlternateContent>
          <mc:Choice Requires="wps">
            <w:drawing>
              <wp:anchor distT="0" distB="0" distL="114300" distR="114300" simplePos="0" relativeHeight="251740160" behindDoc="0" locked="0" layoutInCell="1" allowOverlap="1" wp14:anchorId="253AE461" wp14:editId="14757C6D">
                <wp:simplePos x="0" y="0"/>
                <wp:positionH relativeFrom="column">
                  <wp:posOffset>1141730</wp:posOffset>
                </wp:positionH>
                <wp:positionV relativeFrom="paragraph">
                  <wp:posOffset>3485515</wp:posOffset>
                </wp:positionV>
                <wp:extent cx="4907915" cy="184150"/>
                <wp:effectExtent l="0" t="0" r="0" b="0"/>
                <wp:wrapThrough wrapText="bothSides">
                  <wp:wrapPolygon edited="0">
                    <wp:start x="0" y="0"/>
                    <wp:lineTo x="0" y="17876"/>
                    <wp:lineTo x="21463" y="17876"/>
                    <wp:lineTo x="2146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907915" cy="184150"/>
                        </a:xfrm>
                        <a:prstGeom prst="rect">
                          <a:avLst/>
                        </a:prstGeom>
                        <a:solidFill>
                          <a:prstClr val="white"/>
                        </a:solidFill>
                        <a:ln>
                          <a:noFill/>
                        </a:ln>
                        <a:effectLst/>
                      </wps:spPr>
                      <wps:txbx>
                        <w:txbxContent>
                          <w:p w14:paraId="778E3AA1" w14:textId="58297ACE" w:rsidR="00904115" w:rsidRPr="002765C8" w:rsidRDefault="00904115" w:rsidP="00A739E9">
                            <w:pPr>
                              <w:pStyle w:val="Legenda"/>
                              <w:rPr>
                                <w:rFonts w:eastAsia="Calibri" w:cs="Times New Roman"/>
                                <w:noProof/>
                              </w:rPr>
                            </w:pPr>
                            <w:bookmarkStart w:id="185" w:name="_Toc497654085"/>
                            <w:r>
                              <w:t xml:space="preserve">Figura </w:t>
                            </w:r>
                            <w:fldSimple w:instr=" SEQ Figura \* ARABIC ">
                              <w:r>
                                <w:rPr>
                                  <w:noProof/>
                                </w:rPr>
                                <w:t>27</w:t>
                              </w:r>
                            </w:fldSimple>
                            <w:r>
                              <w:t xml:space="preserve"> - Comunidade do Docker no Telegram Fonte: https://t.me/dockerbr</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AE461" id="Caixa de Texto 58" o:spid="_x0000_s1053" type="#_x0000_t202" style="position:absolute;margin-left:89.9pt;margin-top:274.45pt;width:386.45pt;height:14.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" stroked="f">
                <v:textbox style="mso-fit-shape-to-text:t" inset="0,0,0,0">
                  <w:txbxContent>
                    <w:p w14:paraId="778E3AA1" w14:textId="58297ACE" w:rsidR="00904115" w:rsidRPr="002765C8" w:rsidRDefault="00904115" w:rsidP="00A739E9">
                      <w:pPr>
                        <w:pStyle w:val="Legenda"/>
                        <w:rPr>
                          <w:rFonts w:eastAsia="Calibri" w:cs="Times New Roman"/>
                          <w:noProof/>
                        </w:rPr>
                      </w:pPr>
                      <w:bookmarkStart w:id="186" w:name="_Toc497654085"/>
                      <w:r>
                        <w:t xml:space="preserve">Figura </w:t>
                      </w:r>
                      <w:fldSimple w:instr=" SEQ Figura \* ARABIC ">
                        <w:r>
                          <w:rPr>
                            <w:noProof/>
                          </w:rPr>
                          <w:t>27</w:t>
                        </w:r>
                      </w:fldSimple>
                      <w:r>
                        <w:t xml:space="preserve"> - Comunidade do Docker no Telegram Fonte: https://t.me/dockerbr</w:t>
                      </w:r>
                      <w:bookmarkEnd w:id="186"/>
                    </w:p>
                  </w:txbxContent>
                </v:textbox>
                <w10:wrap type="through"/>
              </v:shape>
            </w:pict>
          </mc:Fallback>
        </mc:AlternateContent>
      </w:r>
    </w:p>
    <w:p w14:paraId="0911CA91" w14:textId="6672BDDC" w:rsidR="00A62458" w:rsidRDefault="00A62458" w:rsidP="00733F42">
      <w:pPr>
        <w:rPr>
          <w:lang w:val="x-none" w:eastAsia="x-none"/>
        </w:rPr>
      </w:pPr>
    </w:p>
    <w:p w14:paraId="0A94D819" w14:textId="77777777" w:rsidR="00A62458" w:rsidRDefault="00A62458" w:rsidP="00733F42">
      <w:pPr>
        <w:rPr>
          <w:lang w:val="x-none" w:eastAsia="x-none"/>
        </w:rPr>
      </w:pPr>
    </w:p>
    <w:p w14:paraId="0B32EC23" w14:textId="4F6CB40F" w:rsidR="00A62458" w:rsidRDefault="00214A82" w:rsidP="00733F42">
      <w:pPr>
        <w:rPr>
          <w:lang w:val="x-none" w:eastAsia="x-none"/>
        </w:rPr>
      </w:pPr>
      <w:r>
        <w:rPr>
          <w:noProof/>
        </w:rPr>
        <mc:AlternateContent>
          <mc:Choice Requires="wps">
            <w:drawing>
              <wp:anchor distT="0" distB="0" distL="114300" distR="114300" simplePos="0" relativeHeight="251744256" behindDoc="0" locked="0" layoutInCell="1" allowOverlap="1" wp14:anchorId="184473A0" wp14:editId="1514823E">
                <wp:simplePos x="0" y="0"/>
                <wp:positionH relativeFrom="column">
                  <wp:posOffset>531495</wp:posOffset>
                </wp:positionH>
                <wp:positionV relativeFrom="paragraph">
                  <wp:posOffset>603885</wp:posOffset>
                </wp:positionV>
                <wp:extent cx="5760085" cy="184150"/>
                <wp:effectExtent l="0" t="0" r="0" b="0"/>
                <wp:wrapThrough wrapText="bothSides">
                  <wp:wrapPolygon edited="0">
                    <wp:start x="0" y="0"/>
                    <wp:lineTo x="0"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3AEC3739" w14:textId="38BE340B" w:rsidR="00904115" w:rsidRPr="008277C3" w:rsidRDefault="00904115" w:rsidP="00A739E9">
                            <w:pPr>
                              <w:pStyle w:val="Legenda"/>
                              <w:rPr>
                                <w:rFonts w:eastAsia="Calibri" w:cs="Times New Roman"/>
                                <w:noProof/>
                              </w:rPr>
                            </w:pPr>
                            <w:bookmarkStart w:id="187" w:name="_Toc497654086"/>
                            <w:r>
                              <w:t xml:space="preserve">Figura </w:t>
                            </w:r>
                            <w:fldSimple w:instr=" SEQ Figura \* ARABIC ">
                              <w:r>
                                <w:rPr>
                                  <w:noProof/>
                                </w:rPr>
                                <w:t>28</w:t>
                              </w:r>
                            </w:fldSimple>
                            <w:r>
                              <w:t xml:space="preserve"> - Canal Annoucements do Slack Fonte: Próprio autor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473A0" id="Caixa de Texto 61" o:spid="_x0000_s1054" type="#_x0000_t202" style="position:absolute;margin-left:41.85pt;margin-top:47.55pt;width:453.55pt;height:14.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" stroked="f">
                <v:textbox style="mso-fit-shape-to-text:t" inset="0,0,0,0">
                  <w:txbxContent>
                    <w:p w14:paraId="3AEC3739" w14:textId="38BE340B" w:rsidR="00904115" w:rsidRPr="008277C3" w:rsidRDefault="00904115" w:rsidP="00A739E9">
                      <w:pPr>
                        <w:pStyle w:val="Legenda"/>
                        <w:rPr>
                          <w:rFonts w:eastAsia="Calibri" w:cs="Times New Roman"/>
                          <w:noProof/>
                        </w:rPr>
                      </w:pPr>
                      <w:bookmarkStart w:id="188" w:name="_Toc497654086"/>
                      <w:r>
                        <w:t xml:space="preserve">Figura </w:t>
                      </w:r>
                      <w:fldSimple w:instr=" SEQ Figura \* ARABIC ">
                        <w:r>
                          <w:rPr>
                            <w:noProof/>
                          </w:rPr>
                          <w:t>28</w:t>
                        </w:r>
                      </w:fldSimple>
                      <w:r>
                        <w:t xml:space="preserve"> - Canal Annoucements do Slack Fonte: Próprio autor</w:t>
                      </w:r>
                      <w:bookmarkEnd w:id="188"/>
                    </w:p>
                  </w:txbxContent>
                </v:textbox>
                <w10:wrap type="through"/>
              </v:shape>
            </w:pict>
          </mc:Fallback>
        </mc:AlternateContent>
      </w:r>
      <w:r w:rsidR="006C0DA4">
        <w:rPr>
          <w:noProof/>
        </w:rPr>
        <w:drawing>
          <wp:anchor distT="0" distB="0" distL="114300" distR="114300" simplePos="0" relativeHeight="251741184" behindDoc="0" locked="0" layoutInCell="1" allowOverlap="1" wp14:anchorId="7F470EBA" wp14:editId="2077A302">
            <wp:simplePos x="0" y="0"/>
            <wp:positionH relativeFrom="column">
              <wp:posOffset>532044</wp:posOffset>
            </wp:positionH>
            <wp:positionV relativeFrom="paragraph">
              <wp:posOffset>175260</wp:posOffset>
            </wp:positionV>
            <wp:extent cx="5760085" cy="371475"/>
            <wp:effectExtent l="0" t="0" r="5715"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Tela 2017-11-05 às 13.44.5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71475"/>
                    </a:xfrm>
                    <a:prstGeom prst="rect">
                      <a:avLst/>
                    </a:prstGeom>
                  </pic:spPr>
                </pic:pic>
              </a:graphicData>
            </a:graphic>
            <wp14:sizeRelH relativeFrom="page">
              <wp14:pctWidth>0</wp14:pctWidth>
            </wp14:sizeRelH>
            <wp14:sizeRelV relativeFrom="page">
              <wp14:pctHeight>0</wp14:pctHeight>
            </wp14:sizeRelV>
          </wp:anchor>
        </w:drawing>
      </w:r>
    </w:p>
    <w:p w14:paraId="085DF8D3" w14:textId="4DA8BF8A" w:rsidR="006C0DA4" w:rsidRDefault="006D4716" w:rsidP="00733F42">
      <w:pPr>
        <w:rPr>
          <w:lang w:val="x-none" w:eastAsia="x-none"/>
        </w:rPr>
      </w:pPr>
      <w:r>
        <w:rPr>
          <w:noProof/>
        </w:rPr>
        <mc:AlternateContent>
          <mc:Choice Requires="wps">
            <w:drawing>
              <wp:anchor distT="0" distB="0" distL="114300" distR="114300" simplePos="0" relativeHeight="251746304" behindDoc="0" locked="0" layoutInCell="1" allowOverlap="1" wp14:anchorId="5DC8FA1B" wp14:editId="022FCA02">
                <wp:simplePos x="0" y="0"/>
                <wp:positionH relativeFrom="column">
                  <wp:posOffset>531495</wp:posOffset>
                </wp:positionH>
                <wp:positionV relativeFrom="paragraph">
                  <wp:posOffset>1212850</wp:posOffset>
                </wp:positionV>
                <wp:extent cx="5760085" cy="184150"/>
                <wp:effectExtent l="0" t="0" r="0" b="0"/>
                <wp:wrapThrough wrapText="bothSides">
                  <wp:wrapPolygon edited="0">
                    <wp:start x="0" y="0"/>
                    <wp:lineTo x="0"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1018F03D" w14:textId="7A0A13D5" w:rsidR="00904115" w:rsidRPr="00542020" w:rsidRDefault="00904115" w:rsidP="00A739E9">
                            <w:pPr>
                              <w:pStyle w:val="Legenda"/>
                              <w:rPr>
                                <w:rFonts w:eastAsia="Calibri" w:cs="Times New Roman"/>
                                <w:noProof/>
                              </w:rPr>
                            </w:pPr>
                            <w:bookmarkStart w:id="189" w:name="_Toc497654087"/>
                            <w:r>
                              <w:t xml:space="preserve">Figura </w:t>
                            </w:r>
                            <w:fldSimple w:instr=" SEQ Figura \* ARABIC ">
                              <w:r>
                                <w:rPr>
                                  <w:noProof/>
                                </w:rPr>
                                <w:t>29</w:t>
                              </w:r>
                            </w:fldSimple>
                            <w:r>
                              <w:t xml:space="preserve"> - Canal Random</w:t>
                            </w:r>
                            <w:r w:rsidRPr="00417155">
                              <w:t xml:space="preserve"> do Slack Fonte: Próprio autor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FA1B" id="Caixa de Texto 62" o:spid="_x0000_s1055" type="#_x0000_t202" style="position:absolute;margin-left:41.85pt;margin-top:95.5pt;width:453.55pt;height:14.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" stroked="f">
                <v:textbox style="mso-fit-shape-to-text:t" inset="0,0,0,0">
                  <w:txbxContent>
                    <w:p w14:paraId="1018F03D" w14:textId="7A0A13D5" w:rsidR="00904115" w:rsidRPr="00542020" w:rsidRDefault="00904115" w:rsidP="00A739E9">
                      <w:pPr>
                        <w:pStyle w:val="Legenda"/>
                        <w:rPr>
                          <w:rFonts w:eastAsia="Calibri" w:cs="Times New Roman"/>
                          <w:noProof/>
                        </w:rPr>
                      </w:pPr>
                      <w:bookmarkStart w:id="190" w:name="_Toc497654087"/>
                      <w:r>
                        <w:t xml:space="preserve">Figura </w:t>
                      </w:r>
                      <w:fldSimple w:instr=" SEQ Figura \* ARABIC ">
                        <w:r>
                          <w:rPr>
                            <w:noProof/>
                          </w:rPr>
                          <w:t>29</w:t>
                        </w:r>
                      </w:fldSimple>
                      <w:r>
                        <w:t xml:space="preserve"> - Canal Random</w:t>
                      </w:r>
                      <w:r w:rsidRPr="00417155">
                        <w:t xml:space="preserve"> do Slack Fonte: Próprio autor</w:t>
                      </w:r>
                      <w:bookmarkEnd w:id="190"/>
                    </w:p>
                  </w:txbxContent>
                </v:textbox>
                <w10:wrap type="through"/>
              </v:shape>
            </w:pict>
          </mc:Fallback>
        </mc:AlternateContent>
      </w:r>
      <w:r w:rsidR="006C0DA4">
        <w:rPr>
          <w:noProof/>
        </w:rPr>
        <w:drawing>
          <wp:anchor distT="0" distB="0" distL="114300" distR="114300" simplePos="0" relativeHeight="251742208" behindDoc="0" locked="0" layoutInCell="1" allowOverlap="1" wp14:anchorId="27289BF1" wp14:editId="1021E9B3">
            <wp:simplePos x="0" y="0"/>
            <wp:positionH relativeFrom="column">
              <wp:posOffset>531495</wp:posOffset>
            </wp:positionH>
            <wp:positionV relativeFrom="paragraph">
              <wp:posOffset>790798</wp:posOffset>
            </wp:positionV>
            <wp:extent cx="5760085" cy="365125"/>
            <wp:effectExtent l="0" t="0" r="5715"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Tela 2017-11-05 às 13.46.4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85" cy="365125"/>
                    </a:xfrm>
                    <a:prstGeom prst="rect">
                      <a:avLst/>
                    </a:prstGeom>
                  </pic:spPr>
                </pic:pic>
              </a:graphicData>
            </a:graphic>
            <wp14:sizeRelH relativeFrom="page">
              <wp14:pctWidth>0</wp14:pctWidth>
            </wp14:sizeRelH>
            <wp14:sizeRelV relativeFrom="page">
              <wp14:pctHeight>0</wp14:pctHeight>
            </wp14:sizeRelV>
          </wp:anchor>
        </w:drawing>
      </w:r>
    </w:p>
    <w:p w14:paraId="28B54AC3" w14:textId="77777777" w:rsidR="006C0DA4" w:rsidRDefault="006C0DA4" w:rsidP="00733F42">
      <w:pPr>
        <w:rPr>
          <w:lang w:val="x-none" w:eastAsia="x-none"/>
        </w:rPr>
      </w:pPr>
    </w:p>
    <w:p w14:paraId="67F7DF75" w14:textId="6B3F00B9" w:rsidR="006C0DA4" w:rsidRDefault="006C0DA4" w:rsidP="00733F42">
      <w:pPr>
        <w:rPr>
          <w:lang w:val="x-none" w:eastAsia="x-none"/>
        </w:rPr>
      </w:pPr>
    </w:p>
    <w:p w14:paraId="1389D9D1" w14:textId="77777777" w:rsidR="006C0DA4" w:rsidRDefault="006C0DA4" w:rsidP="00733F42">
      <w:pPr>
        <w:rPr>
          <w:lang w:val="x-none" w:eastAsia="x-none"/>
        </w:rPr>
      </w:pPr>
    </w:p>
    <w:p w14:paraId="746C1673" w14:textId="77777777" w:rsidR="00B50D00" w:rsidRDefault="00214A82" w:rsidP="00A739E9">
      <w:pPr>
        <w:ind w:firstLine="708"/>
        <w:rPr>
          <w:lang w:val="x-none" w:eastAsia="x-none"/>
        </w:rPr>
      </w:pPr>
      <w:r>
        <w:rPr>
          <w:lang w:val="x-none" w:eastAsia="x-none"/>
        </w:rPr>
        <w:lastRenderedPageBreak/>
        <w:t>O</w:t>
      </w:r>
      <w:r w:rsidR="00417CA5">
        <w:rPr>
          <w:lang w:val="x-none" w:eastAsia="x-none"/>
        </w:rPr>
        <w:t xml:space="preserve"> Docker possui an</w:t>
      </w:r>
      <w:r w:rsidR="00131701">
        <w:rPr>
          <w:lang w:val="x-none" w:eastAsia="x-none"/>
        </w:rPr>
        <w:t>ualmente uma confer</w:t>
      </w:r>
      <w:r w:rsidR="00417CA5">
        <w:rPr>
          <w:lang w:val="x-none" w:eastAsia="x-none"/>
        </w:rPr>
        <w:t>ência a Docker Conf</w:t>
      </w:r>
      <w:r w:rsidR="00215105">
        <w:rPr>
          <w:rStyle w:val="Refdenotaderodap"/>
          <w:lang w:val="x-none" w:eastAsia="x-none"/>
        </w:rPr>
        <w:footnoteReference w:customMarkFollows="1" w:id="24"/>
        <w:t>2</w:t>
      </w:r>
      <w:r w:rsidR="00215105">
        <w:rPr>
          <w:lang w:val="x-none" w:eastAsia="x-none"/>
        </w:rPr>
        <w:t xml:space="preserve"> </w:t>
      </w:r>
      <w:r w:rsidR="00131701">
        <w:rPr>
          <w:lang w:val="x-none" w:eastAsia="x-none"/>
        </w:rPr>
        <w:t>, da qual sã</w:t>
      </w:r>
      <w:r w:rsidR="00106CAF">
        <w:rPr>
          <w:lang w:val="x-none" w:eastAsia="x-none"/>
        </w:rPr>
        <w:t>o informados novas releases e informações sobre a plataforma, todas as informações são em Inglês.</w:t>
      </w:r>
    </w:p>
    <w:p w14:paraId="29B550E7" w14:textId="71A6236C" w:rsidR="00701479" w:rsidRDefault="00131701" w:rsidP="00A739E9">
      <w:pPr>
        <w:ind w:firstLine="708"/>
        <w:rPr>
          <w:lang w:val="x-none" w:eastAsia="x-none"/>
        </w:rPr>
      </w:pPr>
      <w:r>
        <w:rPr>
          <w:lang w:val="x-none" w:eastAsia="x-none"/>
        </w:rPr>
        <w:t xml:space="preserve"> </w:t>
      </w:r>
    </w:p>
    <w:p w14:paraId="4090EC23" w14:textId="635E67DC" w:rsidR="000B5968" w:rsidRDefault="000B5968" w:rsidP="00A739E9">
      <w:pPr>
        <w:pStyle w:val="Ttulo21"/>
      </w:pPr>
      <w:bookmarkStart w:id="191" w:name="_Toc497655477"/>
      <w:r>
        <w:t>4.6.1 Empresarial</w:t>
      </w:r>
      <w:bookmarkEnd w:id="191"/>
    </w:p>
    <w:p w14:paraId="21F42DBB" w14:textId="77777777" w:rsidR="000D763F" w:rsidRDefault="000D763F" w:rsidP="00A739E9">
      <w:pPr>
        <w:rPr>
          <w:lang w:val="x-none" w:eastAsia="x-none"/>
        </w:rPr>
      </w:pPr>
    </w:p>
    <w:p w14:paraId="22EB5A8B" w14:textId="39FD3D7F" w:rsidR="003130ED" w:rsidRDefault="000D763F" w:rsidP="00A739E9">
      <w:pPr>
        <w:rPr>
          <w:lang w:val="x-none" w:eastAsia="x-none"/>
        </w:rPr>
      </w:pPr>
      <w:r>
        <w:rPr>
          <w:lang w:val="x-none" w:eastAsia="x-none"/>
        </w:rPr>
        <w:tab/>
        <w:t>O Docker possui</w:t>
      </w:r>
      <w:r w:rsidR="00C1355E">
        <w:rPr>
          <w:lang w:val="x-none" w:eastAsia="x-none"/>
        </w:rPr>
        <w:t xml:space="preserve"> uma distribuição própria para empresas o Docker EE, já fiz comentários sobre o mesmo durante a execução desta obra.</w:t>
      </w:r>
    </w:p>
    <w:p w14:paraId="199C9A06" w14:textId="77777777" w:rsidR="00C1355E" w:rsidRPr="00A739E9" w:rsidRDefault="00C1355E" w:rsidP="00A739E9">
      <w:pPr>
        <w:rPr>
          <w:lang w:val="x-none" w:eastAsia="x-none"/>
        </w:rPr>
      </w:pPr>
    </w:p>
    <w:p w14:paraId="45A1CDF0" w14:textId="42C37DEF"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92" w:name="_Toc496802710"/>
      <w:bookmarkStart w:id="193" w:name="_Toc496802939"/>
      <w:bookmarkStart w:id="194" w:name="_Toc497655478"/>
      <w:bookmarkEnd w:id="175"/>
      <w:r>
        <w:rPr>
          <w:lang w:val="pt-BR"/>
        </w:rPr>
        <w:lastRenderedPageBreak/>
        <w:t>5</w:t>
      </w:r>
      <w:r w:rsidR="00C254AC">
        <w:t xml:space="preserve"> Boas práticas de Construção da aplicação (Doze fatores)</w:t>
      </w:r>
      <w:bookmarkEnd w:id="192"/>
      <w:bookmarkEnd w:id="193"/>
      <w:bookmarkEnd w:id="194"/>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5"/>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6"/>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Build, release, run</w:t>
      </w:r>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r>
        <w:rPr>
          <w:lang w:eastAsia="x-none"/>
        </w:rPr>
        <w:t>Descartabilidade</w:t>
      </w:r>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r w:rsidR="006258E1">
        <w:rPr>
          <w:lang w:eastAsia="x-none"/>
        </w:rPr>
        <w:t>Dev/P</w:t>
      </w:r>
      <w:r w:rsidR="00C254AC">
        <w:rPr>
          <w:lang w:eastAsia="x-none"/>
        </w:rPr>
        <w:t>rod</w:t>
      </w:r>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Processos de Admin</w:t>
      </w:r>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677AA17E" w:rsidR="009C7518" w:rsidRDefault="00DC4729">
      <w:pPr>
        <w:pStyle w:val="Ttulo11"/>
      </w:pPr>
      <w:bookmarkStart w:id="195" w:name="_Toc497655479"/>
      <w:bookmarkStart w:id="196" w:name="_Toc496802711"/>
      <w:bookmarkStart w:id="197" w:name="_Toc496802940"/>
      <w:r>
        <w:lastRenderedPageBreak/>
        <w:t>6</w:t>
      </w:r>
      <w:r w:rsidR="00C254AC">
        <w:t xml:space="preserve"> </w:t>
      </w:r>
      <w:r w:rsidR="00D05179">
        <w:t>Software</w:t>
      </w:r>
      <w:r w:rsidR="00FD3F05">
        <w:rPr>
          <w:lang w:val="pt-BR"/>
        </w:rPr>
        <w:t>s</w:t>
      </w:r>
      <w:r w:rsidR="00D05179">
        <w:t xml:space="preserve"> de </w:t>
      </w:r>
      <w:r w:rsidR="003E2021">
        <w:rPr>
          <w:lang w:val="pt-BR"/>
        </w:rPr>
        <w:t>Orquestração</w:t>
      </w:r>
      <w:bookmarkEnd w:id="195"/>
      <w:r w:rsidR="003E2021">
        <w:rPr>
          <w:lang w:val="pt-BR"/>
        </w:rPr>
        <w:t xml:space="preserve"> </w:t>
      </w:r>
      <w:bookmarkEnd w:id="196"/>
      <w:bookmarkEnd w:id="197"/>
    </w:p>
    <w:p w14:paraId="21FDB902" w14:textId="7BFB05F3" w:rsidR="009C7518" w:rsidRDefault="00C254AC" w:rsidP="00561437">
      <w:pPr>
        <w:ind w:firstLine="708"/>
      </w:pPr>
      <w:r>
        <w:t xml:space="preserve">Existem algumas Plataformas (PaaS) para gerenciamento de containers </w:t>
      </w:r>
      <w:r w:rsidR="001B4334">
        <w:t xml:space="preserve">e </w:t>
      </w:r>
      <w:r w:rsidR="008F2125">
        <w:t>serviços nos</w:t>
      </w:r>
      <w:r>
        <w:t xml:space="preserve"> am</w:t>
      </w:r>
      <w:r w:rsidR="00310F06">
        <w:t>bientes (qa, staging e</w:t>
      </w:r>
      <w:r>
        <w:t xml:space="preserve"> produção).</w:t>
      </w:r>
    </w:p>
    <w:p w14:paraId="6CE1AFA6" w14:textId="736B40D4"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w:t>
      </w:r>
      <w:r w:rsidR="006727CE">
        <w:rPr>
          <w:lang w:eastAsia="x-none"/>
        </w:rPr>
        <w:t xml:space="preserve"> e prática</w:t>
      </w:r>
      <w:r>
        <w:rPr>
          <w:lang w:eastAsia="x-none"/>
        </w:rPr>
        <w:t>, para que</w:t>
      </w:r>
      <w:r w:rsidR="006727CE">
        <w:rPr>
          <w:lang w:eastAsia="x-none"/>
        </w:rPr>
        <w:t xml:space="preserve"> seja </w:t>
      </w:r>
      <w:r w:rsidR="00C00B86">
        <w:rPr>
          <w:lang w:eastAsia="x-none"/>
        </w:rPr>
        <w:t>abstraída a complexidade de gerenciamento e que</w:t>
      </w:r>
      <w:r w:rsidR="006727CE">
        <w:rPr>
          <w:lang w:eastAsia="x-none"/>
        </w:rPr>
        <w:t xml:space="preserve"> </w:t>
      </w:r>
      <w:r>
        <w:rPr>
          <w:lang w:eastAsia="x-none"/>
        </w:rPr>
        <w:t>n</w:t>
      </w:r>
      <w:r w:rsidR="00084DCD">
        <w:rPr>
          <w:lang w:eastAsia="x-none"/>
        </w:rPr>
        <w:t xml:space="preserve">ão seja </w:t>
      </w:r>
      <w:r w:rsidR="00F019E2">
        <w:rPr>
          <w:lang w:eastAsia="x-none"/>
        </w:rPr>
        <w:t>necessários conhecimentos</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30E412F6" w:rsidR="009C7518" w:rsidRDefault="00C254AC" w:rsidP="00E34BB9">
      <w:pPr>
        <w:ind w:firstLine="708"/>
        <w:rPr>
          <w:lang w:eastAsia="x-none"/>
        </w:rPr>
      </w:pPr>
      <w:r>
        <w:rPr>
          <w:lang w:eastAsia="x-none"/>
        </w:rPr>
        <w:t xml:space="preserve">Essas plataformas além de melhorarem o gerenciamento, provisionamento </w:t>
      </w:r>
      <w:r w:rsidR="001D21C9">
        <w:rPr>
          <w:lang w:eastAsia="x-none"/>
        </w:rPr>
        <w:t xml:space="preserve">e </w:t>
      </w:r>
      <w:r>
        <w:rPr>
          <w:lang w:eastAsia="x-none"/>
        </w:rPr>
        <w:t>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09C727E9"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3852DABB" w14:textId="2355DBF3" w:rsidR="000F2DFD" w:rsidRDefault="000F2DFD" w:rsidP="002E210D">
      <w:pPr>
        <w:ind w:firstLine="708"/>
        <w:rPr>
          <w:lang w:eastAsia="x-none"/>
        </w:rPr>
      </w:pPr>
      <w:r>
        <w:rPr>
          <w:lang w:eastAsia="x-none"/>
        </w:rPr>
        <w:t>Em meu estudo de caso não obtive muito contato com essas PaaS, todo o meu trabalho foi em cima da ferramenta nativa do Docker.</w:t>
      </w:r>
    </w:p>
    <w:p w14:paraId="2FE3B3F3" w14:textId="587C7314" w:rsidR="00AB71AC" w:rsidRDefault="00AB71AC" w:rsidP="002E210D">
      <w:pPr>
        <w:ind w:firstLine="708"/>
        <w:rPr>
          <w:lang w:eastAsia="x-none"/>
        </w:rPr>
      </w:pPr>
      <w:r>
        <w:rPr>
          <w:lang w:eastAsia="x-none"/>
        </w:rPr>
        <w:t xml:space="preserve">Porém fiz uma entrevista com o Coordenador de </w:t>
      </w:r>
      <w:r w:rsidR="00540C73">
        <w:rPr>
          <w:lang w:eastAsia="x-none"/>
        </w:rPr>
        <w:t xml:space="preserve">Produtos de Cloud da </w:t>
      </w:r>
      <w:r w:rsidR="0074397A">
        <w:rPr>
          <w:lang w:eastAsia="x-none"/>
        </w:rPr>
        <w:t xml:space="preserve">empresa </w:t>
      </w:r>
      <w:r w:rsidR="00540C73">
        <w:rPr>
          <w:lang w:eastAsia="x-none"/>
        </w:rPr>
        <w:t xml:space="preserve">de internet de um grande grupo de </w:t>
      </w:r>
      <w:r w:rsidR="0074397A">
        <w:rPr>
          <w:lang w:eastAsia="x-none"/>
        </w:rPr>
        <w:t>mídias brasileiro, da qual trabalho. Não</w:t>
      </w:r>
      <w:r w:rsidR="00AE560C">
        <w:rPr>
          <w:lang w:eastAsia="x-none"/>
        </w:rPr>
        <w:t xml:space="preserve"> obtive autorização para revelar o nome da empresa.</w:t>
      </w:r>
    </w:p>
    <w:p w14:paraId="3957A7C0" w14:textId="45BF84D1" w:rsidR="00AE560C" w:rsidRDefault="00AE560C" w:rsidP="002E210D">
      <w:pPr>
        <w:ind w:firstLine="708"/>
        <w:rPr>
          <w:lang w:eastAsia="x-none"/>
        </w:rPr>
      </w:pPr>
      <w:r>
        <w:rPr>
          <w:lang w:eastAsia="x-none"/>
        </w:rPr>
        <w:t xml:space="preserve">O mesmo utiliza a PaaS do </w:t>
      </w:r>
      <w:r w:rsidR="00AE52B2">
        <w:rPr>
          <w:lang w:eastAsia="x-none"/>
        </w:rPr>
        <w:t>Tsuru, em infra própria; porém fazem deploy em cloud com o Kebernet</w:t>
      </w:r>
      <w:r w:rsidR="0038011C">
        <w:rPr>
          <w:lang w:eastAsia="x-none"/>
        </w:rPr>
        <w:t>s</w:t>
      </w:r>
      <w:r w:rsidR="00AE52B2">
        <w:rPr>
          <w:lang w:eastAsia="x-none"/>
        </w:rPr>
        <w:t xml:space="preserve"> e na AWS; fazem </w:t>
      </w:r>
      <w:r w:rsidR="00050025">
        <w:rPr>
          <w:lang w:eastAsia="x-none"/>
        </w:rPr>
        <w:t>depl</w:t>
      </w:r>
      <w:r w:rsidR="00AE52B2">
        <w:rPr>
          <w:lang w:eastAsia="x-none"/>
        </w:rPr>
        <w:t xml:space="preserve">oys de testes para </w:t>
      </w:r>
      <w:r w:rsidR="00050025">
        <w:rPr>
          <w:lang w:eastAsia="x-none"/>
        </w:rPr>
        <w:t xml:space="preserve">assegurar que o serviço está disponível de redes externas e apontam para a própria infra </w:t>
      </w:r>
      <w:r w:rsidR="005A7D2A">
        <w:rPr>
          <w:lang w:eastAsia="x-none"/>
        </w:rPr>
        <w:t>estrutura.</w:t>
      </w:r>
    </w:p>
    <w:p w14:paraId="63139A81" w14:textId="299EB414" w:rsidR="00481FA8" w:rsidRDefault="004F5C85" w:rsidP="002E210D">
      <w:pPr>
        <w:ind w:firstLine="708"/>
        <w:rPr>
          <w:lang w:eastAsia="x-none"/>
        </w:rPr>
      </w:pPr>
      <w:r>
        <w:rPr>
          <w:lang w:eastAsia="x-none"/>
        </w:rPr>
        <w:t xml:space="preserve">O mesmo </w:t>
      </w:r>
      <w:r w:rsidR="0038011C">
        <w:rPr>
          <w:lang w:eastAsia="x-none"/>
        </w:rPr>
        <w:t>m</w:t>
      </w:r>
      <w:r>
        <w:rPr>
          <w:lang w:eastAsia="x-none"/>
        </w:rPr>
        <w:t>e informou que utilizam arquivos de configuração no Kubernet</w:t>
      </w:r>
      <w:r w:rsidR="0038011C">
        <w:rPr>
          <w:lang w:eastAsia="x-none"/>
        </w:rPr>
        <w:t>s</w:t>
      </w:r>
      <w:r>
        <w:rPr>
          <w:lang w:eastAsia="x-none"/>
        </w:rPr>
        <w:t xml:space="preserve"> </w:t>
      </w:r>
      <w:r w:rsidR="00CA5ECB">
        <w:rPr>
          <w:lang w:eastAsia="x-none"/>
        </w:rPr>
        <w:t xml:space="preserve">com a mesma </w:t>
      </w:r>
      <w:r w:rsidR="00A12B4A">
        <w:rPr>
          <w:lang w:eastAsia="x-none"/>
        </w:rPr>
        <w:t xml:space="preserve">finalidade do </w:t>
      </w:r>
      <w:r w:rsidR="00E97FA8">
        <w:rPr>
          <w:lang w:eastAsia="x-none"/>
        </w:rPr>
        <w:t xml:space="preserve">Docker-compose e com integração com CI, fazendo orquestração do serviços </w:t>
      </w:r>
      <w:r w:rsidR="009E332A">
        <w:rPr>
          <w:lang w:eastAsia="x-none"/>
        </w:rPr>
        <w:t>e utilizando o conceito de Blue Green.</w:t>
      </w:r>
    </w:p>
    <w:p w14:paraId="66334E7F" w14:textId="4A36AD44" w:rsidR="00093E58" w:rsidRDefault="00093E58" w:rsidP="002E210D">
      <w:pPr>
        <w:ind w:firstLine="708"/>
        <w:rPr>
          <w:lang w:eastAsia="x-none"/>
        </w:rPr>
      </w:pPr>
      <w:r>
        <w:rPr>
          <w:lang w:eastAsia="x-none"/>
        </w:rPr>
        <w:t>Este conceito de Blue Green é muito usual para deploys em containers, pois há a possibilidade de ter duas versões da aplicação em produção ao mesmo tempo, ou como me foi explicado nesta entrevista, no arquivo do Kubernets há a possibilidade de</w:t>
      </w:r>
      <w:r w:rsidR="003F25CD">
        <w:rPr>
          <w:lang w:eastAsia="x-none"/>
        </w:rPr>
        <w:t xml:space="preserve"> ser configurado um tempo de permanência (tempo de vida) do container antigo da aplicação, o mesmo pára de receber requisições e o outro container com o deploy atual da aplicação é iniciado, podendo ou não haver down</w:t>
      </w:r>
      <w:r w:rsidR="007E6B6D">
        <w:rPr>
          <w:lang w:eastAsia="x-none"/>
        </w:rPr>
        <w:t xml:space="preserve"> </w:t>
      </w:r>
      <w:r w:rsidR="003F25CD">
        <w:rPr>
          <w:lang w:eastAsia="x-none"/>
        </w:rPr>
        <w:t xml:space="preserve">time da aplicação.  </w:t>
      </w:r>
    </w:p>
    <w:p w14:paraId="33FF0727" w14:textId="77777777" w:rsidR="009E332A" w:rsidRDefault="009E332A" w:rsidP="002E210D">
      <w:pPr>
        <w:ind w:firstLine="708"/>
        <w:rPr>
          <w:lang w:eastAsia="x-none"/>
        </w:rPr>
      </w:pP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58CE67FD" w:rsidR="009C7518" w:rsidRDefault="004161E3">
      <w:pPr>
        <w:pStyle w:val="Ttulo11"/>
      </w:pPr>
      <w:bookmarkStart w:id="198" w:name="_Toc496802713"/>
      <w:bookmarkStart w:id="199" w:name="_Toc496802942"/>
      <w:bookmarkStart w:id="200" w:name="_Toc497655480"/>
      <w:r>
        <w:lastRenderedPageBreak/>
        <w:t>7</w:t>
      </w:r>
      <w:r w:rsidR="00C254AC">
        <w:t xml:space="preserve"> </w:t>
      </w:r>
      <w:bookmarkEnd w:id="198"/>
      <w:bookmarkEnd w:id="199"/>
      <w:r w:rsidR="008F2423">
        <w:t>Estudo de Caso</w:t>
      </w:r>
      <w:bookmarkEnd w:id="200"/>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52052324" w14:textId="77777777" w:rsidR="009C7518" w:rsidRDefault="009C7518">
      <w:pPr>
        <w:ind w:left="708"/>
      </w:pP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14E4F57F" w:rsidR="009C7518" w:rsidRDefault="009C7518"/>
    <w:p w14:paraId="0D366FCD" w14:textId="77777777" w:rsidR="009C7518" w:rsidRDefault="009C7518" w:rsidP="00D66AA8">
      <w:pPr>
        <w:pStyle w:val="PSDS-MarcadoresNivel1"/>
        <w:ind w:firstLine="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Default="00137C08" w:rsidP="00137C08">
      <w:pPr>
        <w:pStyle w:val="PSDS-MarcadoresNivel1"/>
        <w:ind w:firstLine="0"/>
        <w:rPr>
          <w:sz w:val="24"/>
          <w:szCs w:val="24"/>
        </w:rPr>
      </w:pPr>
    </w:p>
    <w:p w14:paraId="07307424" w14:textId="34332718" w:rsidR="001A568C" w:rsidRDefault="00AF6DE7" w:rsidP="00841F23">
      <w:pPr>
        <w:pStyle w:val="PSDS-MarcadoresNivel1"/>
        <w:ind w:firstLine="567"/>
        <w:rPr>
          <w:sz w:val="24"/>
          <w:szCs w:val="24"/>
        </w:rPr>
      </w:pPr>
      <w:r>
        <w:rPr>
          <w:sz w:val="24"/>
          <w:szCs w:val="24"/>
        </w:rPr>
        <w:t>Pa</w:t>
      </w:r>
      <w:r w:rsidR="001A568C">
        <w:rPr>
          <w:sz w:val="24"/>
          <w:szCs w:val="24"/>
        </w:rPr>
        <w:t xml:space="preserve">ra </w:t>
      </w:r>
      <w:r w:rsidR="00821683">
        <w:rPr>
          <w:sz w:val="24"/>
          <w:szCs w:val="24"/>
        </w:rPr>
        <w:t xml:space="preserve">a </w:t>
      </w:r>
      <w:r w:rsidR="001A568C">
        <w:rPr>
          <w:sz w:val="24"/>
          <w:szCs w:val="24"/>
        </w:rPr>
        <w:t>demonstraçã</w:t>
      </w:r>
      <w:r w:rsidR="00017951">
        <w:rPr>
          <w:sz w:val="24"/>
          <w:szCs w:val="24"/>
        </w:rPr>
        <w:t>o da</w:t>
      </w:r>
      <w:r w:rsidR="001A568C">
        <w:rPr>
          <w:sz w:val="24"/>
          <w:szCs w:val="24"/>
        </w:rPr>
        <w:t xml:space="preserve"> aplicabilidade da tecnologia de container utilizando a plataforma Open-Source do Docker, </w:t>
      </w:r>
    </w:p>
    <w:p w14:paraId="58E0B35B" w14:textId="77777777" w:rsidR="00841F23" w:rsidRDefault="00E23312" w:rsidP="00841F23">
      <w:pPr>
        <w:pStyle w:val="PSDS-MarcadoresNivel1"/>
        <w:ind w:firstLine="567"/>
        <w:rPr>
          <w:sz w:val="24"/>
          <w:szCs w:val="24"/>
        </w:rPr>
      </w:pPr>
      <w:r>
        <w:rPr>
          <w:sz w:val="24"/>
          <w:szCs w:val="24"/>
        </w:rPr>
        <w:t xml:space="preserve">Foi desenvolvido e alterado este crawler de internet, para que o mesmo possa </w:t>
      </w:r>
      <w:r w:rsidR="00841F23">
        <w:rPr>
          <w:sz w:val="24"/>
          <w:szCs w:val="24"/>
        </w:rPr>
        <w:t>utilizar a tecnologia de container com serviços associados.</w:t>
      </w:r>
    </w:p>
    <w:p w14:paraId="120E3B48" w14:textId="77777777" w:rsidR="007E2A51" w:rsidRDefault="00841F23" w:rsidP="00841F23">
      <w:pPr>
        <w:pStyle w:val="PSDS-MarcadoresNivel1"/>
        <w:ind w:firstLine="567"/>
        <w:rPr>
          <w:sz w:val="24"/>
          <w:szCs w:val="24"/>
        </w:rPr>
      </w:pPr>
      <w:r>
        <w:rPr>
          <w:sz w:val="24"/>
          <w:szCs w:val="24"/>
        </w:rPr>
        <w:t>Cada container é um serviço diferente e específico que provê serviços a outros serviços.</w:t>
      </w:r>
    </w:p>
    <w:p w14:paraId="61AD2FC1" w14:textId="15B8B0A4" w:rsidR="00E23312" w:rsidRPr="005B713A" w:rsidRDefault="007E2A51" w:rsidP="00841F23">
      <w:pPr>
        <w:pStyle w:val="PSDS-MarcadoresNivel1"/>
        <w:ind w:firstLine="567"/>
        <w:rPr>
          <w:sz w:val="24"/>
          <w:szCs w:val="24"/>
        </w:rPr>
      </w:pPr>
      <w:r>
        <w:rPr>
          <w:sz w:val="24"/>
          <w:szCs w:val="24"/>
        </w:rPr>
        <w:t xml:space="preserve">Este sistema utiliza do conceito de produtos </w:t>
      </w:r>
      <w:r w:rsidR="00D00D22">
        <w:rPr>
          <w:sz w:val="24"/>
          <w:szCs w:val="24"/>
        </w:rPr>
        <w:t xml:space="preserve">chaves </w:t>
      </w:r>
      <w:r>
        <w:rPr>
          <w:sz w:val="24"/>
          <w:szCs w:val="24"/>
        </w:rPr>
        <w:t>e tags</w:t>
      </w:r>
      <w:r w:rsidR="00FB52AA">
        <w:rPr>
          <w:sz w:val="24"/>
          <w:szCs w:val="24"/>
        </w:rPr>
        <w:t xml:space="preserve">, palavras associadas para que possam ser buscadas no </w:t>
      </w:r>
      <w:r w:rsidR="00D00D22">
        <w:rPr>
          <w:sz w:val="24"/>
          <w:szCs w:val="24"/>
        </w:rPr>
        <w:t>Google, o produto e a tags associada ao mesmo.</w:t>
      </w:r>
    </w:p>
    <w:p w14:paraId="02314B85" w14:textId="77777777" w:rsidR="00137C08" w:rsidRPr="005B713A" w:rsidRDefault="00137C08" w:rsidP="00D211EA">
      <w:pPr>
        <w:pStyle w:val="PSDS-CorpodeTexto"/>
        <w:spacing w:before="60"/>
        <w:ind w:firstLine="567"/>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4B5DE16D" w14:textId="0D76D63D" w:rsidR="00904115" w:rsidRDefault="00904115" w:rsidP="00904115">
      <w:pPr>
        <w:pStyle w:val="PSDS-CorpodeTexto"/>
        <w:spacing w:before="60"/>
        <w:ind w:firstLine="567"/>
        <w:rPr>
          <w:sz w:val="24"/>
          <w:szCs w:val="24"/>
        </w:rPr>
      </w:pPr>
      <w:r>
        <w:rPr>
          <w:sz w:val="24"/>
          <w:szCs w:val="24"/>
        </w:rPr>
        <w:t>O sistema irá permitir que qualquer usuário válido, cadastre uma tag e um produto. Os produtos serão pesquisados no Google repassando as tags informadas. O Sistema dará a possibilidade de fazer a associação de tags e produtos.</w:t>
      </w:r>
      <w:r w:rsidR="00EA64C7">
        <w:rPr>
          <w:sz w:val="24"/>
          <w:szCs w:val="24"/>
        </w:rPr>
        <w:t xml:space="preserve"> Existe a possibilidade de ver dados da consulta na tela de consultas.</w:t>
      </w:r>
    </w:p>
    <w:p w14:paraId="63828776" w14:textId="77777777" w:rsidR="004D773B" w:rsidRDefault="004D773B" w:rsidP="00137C08">
      <w:pPr>
        <w:pStyle w:val="PSDS-CorpodeTexto"/>
        <w:spacing w:before="60"/>
        <w:ind w:firstLine="567"/>
        <w:rPr>
          <w:sz w:val="24"/>
          <w:szCs w:val="24"/>
        </w:rPr>
      </w:pPr>
    </w:p>
    <w:p w14:paraId="5AF2B6DB" w14:textId="3A9402A6" w:rsidR="004D773B" w:rsidRDefault="004D773B" w:rsidP="004D773B">
      <w:pPr>
        <w:ind w:firstLine="708"/>
      </w:pPr>
      <w:r>
        <w:lastRenderedPageBreak/>
        <w:t xml:space="preserve">Este </w:t>
      </w:r>
      <w:r>
        <w:t>sistema de buscas (</w:t>
      </w:r>
      <w:r>
        <w:t>crawler</w:t>
      </w:r>
      <w:r>
        <w:t>)</w:t>
      </w:r>
      <w:r>
        <w:t xml:space="preserve"> tem como finalidade fazer </w:t>
      </w:r>
      <w:r w:rsidR="007700E5">
        <w:t>buscas</w:t>
      </w:r>
      <w:r>
        <w:t xml:space="preserve"> no Google, sobre determinados produtos (palavras), e suas tags (atributos)</w:t>
      </w:r>
      <w:r w:rsidR="00D62FB8">
        <w:t xml:space="preserve"> associados</w:t>
      </w:r>
      <w:r>
        <w:t>.</w:t>
      </w:r>
    </w:p>
    <w:p w14:paraId="7C15786A" w14:textId="2BEC20B4" w:rsidR="00EA64C7" w:rsidRDefault="00F75707" w:rsidP="00D66AA8">
      <w:pPr>
        <w:pStyle w:val="PSDS-CorpodeTexto"/>
        <w:spacing w:before="60"/>
        <w:ind w:firstLine="0"/>
        <w:rPr>
          <w:sz w:val="24"/>
          <w:szCs w:val="24"/>
        </w:rPr>
      </w:pPr>
      <w:r>
        <w:rPr>
          <w:sz w:val="24"/>
          <w:szCs w:val="24"/>
        </w:rPr>
        <w:tab/>
      </w:r>
      <w:r w:rsidR="00EA64C7">
        <w:rPr>
          <w:sz w:val="24"/>
          <w:szCs w:val="24"/>
        </w:rPr>
        <w:t>Há a possibilidade de excluir tags e produtos já cadastrados</w:t>
      </w:r>
      <w:r w:rsidR="00F35C4A">
        <w:rPr>
          <w:sz w:val="24"/>
          <w:szCs w:val="24"/>
        </w:rPr>
        <w:t>, pois ambos ficam em histórico em banco de dados</w:t>
      </w:r>
      <w:r w:rsidR="00EA64C7">
        <w:rPr>
          <w:sz w:val="24"/>
          <w:szCs w:val="24"/>
        </w:rPr>
        <w:t>.</w:t>
      </w:r>
    </w:p>
    <w:p w14:paraId="5153977D" w14:textId="79316321" w:rsidR="00EA64C7" w:rsidRDefault="00EA64C7" w:rsidP="00137C08">
      <w:pPr>
        <w:pStyle w:val="PSDS-CorpodeTexto"/>
        <w:spacing w:before="60"/>
        <w:ind w:firstLine="567"/>
        <w:rPr>
          <w:sz w:val="24"/>
          <w:szCs w:val="24"/>
        </w:rPr>
      </w:pPr>
      <w:r>
        <w:rPr>
          <w:sz w:val="24"/>
          <w:szCs w:val="24"/>
        </w:rPr>
        <w:t xml:space="preserve">O Sistema </w:t>
      </w:r>
      <w:r w:rsidR="001A549E">
        <w:rPr>
          <w:sz w:val="24"/>
          <w:szCs w:val="24"/>
        </w:rPr>
        <w:t>poderá exportar dados t</w:t>
      </w:r>
      <w:r w:rsidR="00804B1D">
        <w:rPr>
          <w:sz w:val="24"/>
          <w:szCs w:val="24"/>
        </w:rPr>
        <w:t>écnicos das consultas para</w:t>
      </w:r>
      <w:r w:rsidR="001A549E">
        <w:rPr>
          <w:sz w:val="24"/>
          <w:szCs w:val="24"/>
        </w:rPr>
        <w:t xml:space="preserve"> três formatos, escolhidos pelo usuá</w:t>
      </w:r>
      <w:r w:rsidR="00B04A2A">
        <w:rPr>
          <w:sz w:val="24"/>
          <w:szCs w:val="24"/>
        </w:rPr>
        <w:t>rio</w:t>
      </w:r>
      <w:r>
        <w:rPr>
          <w:sz w:val="24"/>
          <w:szCs w:val="24"/>
        </w:rPr>
        <w:t>.</w:t>
      </w:r>
    </w:p>
    <w:p w14:paraId="3A3F40CB" w14:textId="6C9A1FE2" w:rsidR="00137C08" w:rsidRPr="005B713A" w:rsidRDefault="004554A9" w:rsidP="00886C3E">
      <w:pPr>
        <w:pStyle w:val="PSDS-CorpodeTexto"/>
        <w:spacing w:before="60"/>
        <w:ind w:firstLine="567"/>
        <w:rPr>
          <w:sz w:val="24"/>
          <w:szCs w:val="24"/>
        </w:rPr>
      </w:pPr>
      <w:r>
        <w:rPr>
          <w:sz w:val="24"/>
          <w:szCs w:val="24"/>
        </w:rPr>
        <w:t xml:space="preserve">O Sistema já possui uma base de dados </w:t>
      </w:r>
      <w:r w:rsidR="00487299">
        <w:rPr>
          <w:sz w:val="24"/>
          <w:szCs w:val="24"/>
        </w:rPr>
        <w:t xml:space="preserve">inicial </w:t>
      </w:r>
      <w:r>
        <w:rPr>
          <w:sz w:val="24"/>
          <w:szCs w:val="24"/>
        </w:rPr>
        <w:t>cadastrada, com algumas tags e produtos iniciais</w:t>
      </w:r>
      <w:r w:rsidR="00892DD6">
        <w:rPr>
          <w:sz w:val="24"/>
          <w:szCs w:val="24"/>
        </w:rPr>
        <w:t>,</w:t>
      </w:r>
      <w:r>
        <w:rPr>
          <w:sz w:val="24"/>
          <w:szCs w:val="24"/>
        </w:rPr>
        <w:t xml:space="preserve"> para a sua execução.</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2701807F" w:rsidR="00137C08" w:rsidRPr="005B713A" w:rsidRDefault="00137C08" w:rsidP="00137C08">
      <w:pPr>
        <w:pStyle w:val="PSDS-CorpodeTexto"/>
        <w:spacing w:before="60"/>
        <w:ind w:firstLine="426"/>
        <w:rPr>
          <w:sz w:val="24"/>
          <w:szCs w:val="24"/>
        </w:rPr>
      </w:pPr>
      <w:r w:rsidRPr="005B713A">
        <w:rPr>
          <w:sz w:val="24"/>
          <w:szCs w:val="24"/>
        </w:rPr>
        <w:t xml:space="preserve">O sistema é desenvolvido </w:t>
      </w:r>
      <w:r w:rsidR="0018236B">
        <w:rPr>
          <w:sz w:val="24"/>
          <w:szCs w:val="24"/>
        </w:rPr>
        <w:t>para poder rodar em duas arquiteturas distintas X64 e ARM</w:t>
      </w:r>
      <w:r w:rsidRPr="005B713A">
        <w:rPr>
          <w:sz w:val="24"/>
          <w:szCs w:val="24"/>
        </w:rPr>
        <w:t xml:space="preserve">, sendo um sistema Web pensado para </w:t>
      </w:r>
      <w:r w:rsidR="00F275DB">
        <w:rPr>
          <w:sz w:val="24"/>
          <w:szCs w:val="24"/>
        </w:rPr>
        <w:t>poder fazer pesquisas na web e tags e produtos cadastrados</w:t>
      </w:r>
      <w:r w:rsidRPr="005B713A">
        <w:rPr>
          <w:sz w:val="24"/>
          <w:szCs w:val="24"/>
        </w:rPr>
        <w:t>.</w:t>
      </w:r>
    </w:p>
    <w:p w14:paraId="6C14E01F" w14:textId="66DB2C73" w:rsidR="00137C08" w:rsidRPr="005B713A" w:rsidRDefault="00137C08" w:rsidP="00137C08">
      <w:pPr>
        <w:pStyle w:val="PSDS-CorpodeTexto"/>
        <w:spacing w:before="60"/>
        <w:ind w:firstLine="426"/>
        <w:rPr>
          <w:sz w:val="24"/>
          <w:szCs w:val="24"/>
        </w:rPr>
      </w:pPr>
      <w:r w:rsidRPr="005B713A">
        <w:rPr>
          <w:sz w:val="24"/>
          <w:szCs w:val="24"/>
        </w:rPr>
        <w:t xml:space="preserve">Possui abrangência para </w:t>
      </w:r>
      <w:r w:rsidR="00EA64C7">
        <w:rPr>
          <w:sz w:val="24"/>
          <w:szCs w:val="24"/>
        </w:rPr>
        <w:t>o cluster de Raspberry Pi 3 que está rodando e qualquer computador de arquitetura X64, que fizer download do projeto.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155EB40C" w14:textId="1540181B" w:rsidR="00237C65" w:rsidRDefault="00EA1848" w:rsidP="00237C65">
      <w:pPr>
        <w:pStyle w:val="PSDS-CorpodeTexto"/>
        <w:numPr>
          <w:ilvl w:val="0"/>
          <w:numId w:val="17"/>
        </w:numPr>
        <w:rPr>
          <w:sz w:val="24"/>
          <w:szCs w:val="24"/>
        </w:rPr>
      </w:pPr>
      <w:r w:rsidRPr="00237C65">
        <w:rPr>
          <w:b/>
          <w:sz w:val="24"/>
          <w:szCs w:val="24"/>
        </w:rPr>
        <w:t>Funcionais/Negócio</w:t>
      </w:r>
      <w:r w:rsidRPr="00237C65">
        <w:rPr>
          <w:sz w:val="24"/>
          <w:szCs w:val="24"/>
        </w:rPr>
        <w:t xml:space="preserve"> – O sistema deverá permitir a visualização de </w:t>
      </w:r>
      <w:r w:rsidR="00D66AA8" w:rsidRPr="00237C65">
        <w:rPr>
          <w:sz w:val="24"/>
          <w:szCs w:val="24"/>
        </w:rPr>
        <w:t xml:space="preserve">todas as buscas </w:t>
      </w:r>
      <w:r w:rsidR="005C3C34">
        <w:rPr>
          <w:sz w:val="24"/>
          <w:szCs w:val="24"/>
        </w:rPr>
        <w:t xml:space="preserve">que </w:t>
      </w:r>
      <w:r w:rsidRPr="00237C65">
        <w:rPr>
          <w:sz w:val="24"/>
          <w:szCs w:val="24"/>
        </w:rPr>
        <w:t>já f</w:t>
      </w:r>
      <w:r w:rsidR="00F911DC">
        <w:rPr>
          <w:sz w:val="24"/>
          <w:szCs w:val="24"/>
        </w:rPr>
        <w:t>oram</w:t>
      </w:r>
      <w:r w:rsidRPr="00237C65">
        <w:rPr>
          <w:sz w:val="24"/>
          <w:szCs w:val="24"/>
        </w:rPr>
        <w:t xml:space="preserve"> </w:t>
      </w:r>
      <w:r w:rsidR="00D66AA8" w:rsidRPr="00237C65">
        <w:rPr>
          <w:sz w:val="24"/>
          <w:szCs w:val="24"/>
        </w:rPr>
        <w:t>realizadas</w:t>
      </w:r>
      <w:r w:rsidRPr="00237C65">
        <w:rPr>
          <w:sz w:val="24"/>
          <w:szCs w:val="24"/>
        </w:rPr>
        <w:t>, po</w:t>
      </w:r>
      <w:r w:rsidR="00237C65" w:rsidRPr="00237C65">
        <w:rPr>
          <w:sz w:val="24"/>
          <w:szCs w:val="24"/>
        </w:rPr>
        <w:t>dendo fazer filtros nas buscas</w:t>
      </w:r>
      <w:r w:rsidR="00237C65">
        <w:rPr>
          <w:sz w:val="24"/>
          <w:szCs w:val="24"/>
        </w:rPr>
        <w:t>.</w:t>
      </w:r>
    </w:p>
    <w:p w14:paraId="689BA505" w14:textId="27B29A05" w:rsidR="00EA1848" w:rsidRPr="00237C65" w:rsidRDefault="00EA1848" w:rsidP="00237C65">
      <w:pPr>
        <w:pStyle w:val="PSDS-CorpodeTexto"/>
        <w:numPr>
          <w:ilvl w:val="0"/>
          <w:numId w:val="17"/>
        </w:numPr>
        <w:rPr>
          <w:sz w:val="24"/>
          <w:szCs w:val="24"/>
        </w:rPr>
      </w:pPr>
      <w:r w:rsidRPr="00237C65">
        <w:rPr>
          <w:sz w:val="24"/>
          <w:szCs w:val="24"/>
        </w:rPr>
        <w:t>O sistema deverá permitir que outros usuários consigam ver a</w:t>
      </w:r>
      <w:r w:rsidR="00A001BA">
        <w:rPr>
          <w:sz w:val="24"/>
          <w:szCs w:val="24"/>
        </w:rPr>
        <w:t>s</w:t>
      </w:r>
      <w:r w:rsidRPr="00237C65">
        <w:rPr>
          <w:sz w:val="24"/>
          <w:szCs w:val="24"/>
        </w:rPr>
        <w:t xml:space="preserve"> </w:t>
      </w:r>
      <w:r w:rsidR="00A001BA">
        <w:rPr>
          <w:sz w:val="24"/>
          <w:szCs w:val="24"/>
        </w:rPr>
        <w:t>buscas</w:t>
      </w:r>
      <w:r w:rsidR="00A001BA" w:rsidRPr="00237C65">
        <w:rPr>
          <w:sz w:val="24"/>
          <w:szCs w:val="24"/>
        </w:rPr>
        <w:t xml:space="preserve"> </w:t>
      </w:r>
      <w:r w:rsidRPr="00237C65">
        <w:rPr>
          <w:sz w:val="24"/>
          <w:szCs w:val="24"/>
        </w:rPr>
        <w:t>gerada</w:t>
      </w:r>
      <w:r w:rsidR="008C7029">
        <w:rPr>
          <w:sz w:val="24"/>
          <w:szCs w:val="24"/>
        </w:rPr>
        <w:t>s</w:t>
      </w:r>
      <w:r w:rsidRPr="00237C65">
        <w:rPr>
          <w:sz w:val="24"/>
          <w:szCs w:val="24"/>
        </w:rPr>
        <w:t xml:space="preserve"> por outro</w:t>
      </w:r>
      <w:r w:rsidR="001C4847">
        <w:rPr>
          <w:sz w:val="24"/>
          <w:szCs w:val="24"/>
        </w:rPr>
        <w:t xml:space="preserve"> usuário</w:t>
      </w:r>
      <w:r w:rsidRPr="00237C65">
        <w:rPr>
          <w:sz w:val="24"/>
          <w:szCs w:val="24"/>
        </w:rPr>
        <w:t>.</w:t>
      </w:r>
    </w:p>
    <w:p w14:paraId="36169E70" w14:textId="38A6B8F9" w:rsidR="00EA1848" w:rsidRPr="005B713A" w:rsidRDefault="00EA1848" w:rsidP="00EA1848">
      <w:pPr>
        <w:pStyle w:val="PSDS-CorpodeTexto"/>
        <w:numPr>
          <w:ilvl w:val="0"/>
          <w:numId w:val="17"/>
        </w:numPr>
        <w:rPr>
          <w:sz w:val="24"/>
          <w:szCs w:val="24"/>
        </w:rPr>
      </w:pPr>
      <w:r w:rsidRPr="005B713A">
        <w:rPr>
          <w:sz w:val="24"/>
          <w:szCs w:val="24"/>
        </w:rPr>
        <w:t>O sistema não</w:t>
      </w:r>
      <w:r w:rsidR="0007793D">
        <w:rPr>
          <w:sz w:val="24"/>
          <w:szCs w:val="24"/>
        </w:rPr>
        <w:t xml:space="preserve"> executará</w:t>
      </w:r>
      <w:r w:rsidRPr="005B713A">
        <w:rPr>
          <w:sz w:val="24"/>
          <w:szCs w:val="24"/>
        </w:rPr>
        <w:t xml:space="preserve"> </w:t>
      </w:r>
      <w:r w:rsidR="0007793D">
        <w:rPr>
          <w:sz w:val="24"/>
          <w:szCs w:val="24"/>
        </w:rPr>
        <w:t>a consulta se não houver nenhuma tag associada ao produto</w:t>
      </w:r>
      <w:r w:rsidRPr="005B713A">
        <w:rPr>
          <w:sz w:val="24"/>
          <w:szCs w:val="24"/>
        </w:rPr>
        <w:t>.</w:t>
      </w:r>
    </w:p>
    <w:p w14:paraId="1CC8FE90" w14:textId="1EDA35B6" w:rsidR="00EA1848" w:rsidRPr="005B713A" w:rsidRDefault="00EA1848" w:rsidP="00EA1848">
      <w:pPr>
        <w:pStyle w:val="PSDS-CorpodeTexto"/>
        <w:numPr>
          <w:ilvl w:val="0"/>
          <w:numId w:val="17"/>
        </w:numPr>
        <w:rPr>
          <w:b/>
          <w:sz w:val="24"/>
          <w:szCs w:val="24"/>
        </w:rPr>
      </w:pPr>
      <w:r w:rsidRPr="005B713A">
        <w:rPr>
          <w:sz w:val="24"/>
          <w:szCs w:val="24"/>
        </w:rPr>
        <w:t xml:space="preserve">O sistema deverá permitir que seja </w:t>
      </w:r>
      <w:ins w:id="201" w:author="Thiago Cruz" w:date="2017-11-07T23:13:00Z">
        <w:r w:rsidR="00A32E77">
          <w:rPr>
            <w:sz w:val="24"/>
            <w:szCs w:val="24"/>
          </w:rPr>
          <w:t xml:space="preserve">possível a exportação </w:t>
        </w:r>
        <w:r w:rsidR="00E31879">
          <w:rPr>
            <w:sz w:val="24"/>
            <w:szCs w:val="24"/>
          </w:rPr>
          <w:t xml:space="preserve">das </w:t>
        </w:r>
      </w:ins>
      <w:bookmarkStart w:id="202" w:name="_GoBack"/>
      <w:bookmarkEnd w:id="202"/>
      <w:r w:rsidRPr="005B713A">
        <w:rPr>
          <w:sz w:val="24"/>
          <w:szCs w:val="24"/>
        </w:rPr>
        <w:t>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43B58C5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w:t>
      </w:r>
      <w:r w:rsidR="00712651">
        <w:rPr>
          <w:sz w:val="24"/>
          <w:szCs w:val="24"/>
        </w:rPr>
        <w:t>utilizando a plataforma do Docker</w:t>
      </w:r>
      <w:r w:rsidRPr="005B713A">
        <w:rPr>
          <w:sz w:val="24"/>
          <w:szCs w:val="24"/>
        </w:rPr>
        <w:t>.</w:t>
      </w:r>
    </w:p>
    <w:p w14:paraId="19633346" w14:textId="77777777" w:rsidR="00EA1848" w:rsidRPr="005B713A" w:rsidRDefault="00EA1848" w:rsidP="00EA1848">
      <w:pPr>
        <w:pStyle w:val="PSDS-CorpodeTexto"/>
        <w:ind w:left="720" w:firstLine="0"/>
        <w:rPr>
          <w:b/>
          <w:sz w:val="24"/>
          <w:szCs w:val="24"/>
        </w:rPr>
      </w:pPr>
    </w:p>
    <w:p w14:paraId="0DB2B1D7" w14:textId="5301D59B" w:rsidR="00EA1848" w:rsidRPr="005B713A" w:rsidRDefault="00EA1848" w:rsidP="00EA1848">
      <w:pPr>
        <w:pStyle w:val="PSDS-CorpodeTexto"/>
        <w:numPr>
          <w:ilvl w:val="0"/>
          <w:numId w:val="17"/>
        </w:numPr>
        <w:rPr>
          <w:b/>
          <w:sz w:val="24"/>
          <w:szCs w:val="24"/>
        </w:rPr>
      </w:pPr>
      <w:r w:rsidRPr="005B713A">
        <w:rPr>
          <w:b/>
          <w:sz w:val="24"/>
          <w:szCs w:val="24"/>
        </w:rPr>
        <w:t>Operacionais</w:t>
      </w:r>
      <w:r w:rsidR="004E58EE">
        <w:rPr>
          <w:b/>
          <w:sz w:val="24"/>
          <w:szCs w:val="24"/>
        </w:rPr>
        <w:t xml:space="preserve"> –</w:t>
      </w:r>
      <w:r w:rsidRPr="005B713A">
        <w:rPr>
          <w:b/>
          <w:sz w:val="24"/>
          <w:szCs w:val="24"/>
        </w:rPr>
        <w:t xml:space="preserve"> </w:t>
      </w:r>
      <w:r w:rsidR="004E58EE">
        <w:rPr>
          <w:sz w:val="24"/>
          <w:szCs w:val="24"/>
        </w:rPr>
        <w:t xml:space="preserve">Haverá </w:t>
      </w:r>
      <w:r w:rsidRPr="005B713A">
        <w:rPr>
          <w:sz w:val="24"/>
          <w:szCs w:val="24"/>
        </w:rPr>
        <w:t xml:space="preserve">somente um </w:t>
      </w:r>
      <w:r w:rsidR="004E58EE">
        <w:rPr>
          <w:sz w:val="24"/>
          <w:szCs w:val="24"/>
        </w:rPr>
        <w:t xml:space="preserve">usuário, </w:t>
      </w:r>
      <w:r w:rsidRPr="005B713A">
        <w:rPr>
          <w:sz w:val="24"/>
          <w:szCs w:val="24"/>
        </w:rPr>
        <w:t>administrador para efetuar possíveis</w:t>
      </w:r>
      <w:r w:rsidR="00AE7173">
        <w:rPr>
          <w:sz w:val="24"/>
          <w:szCs w:val="24"/>
        </w:rPr>
        <w:t xml:space="preserve"> ações </w:t>
      </w:r>
      <w:r w:rsidRPr="005B713A">
        <w:rPr>
          <w:sz w:val="24"/>
          <w:szCs w:val="24"/>
        </w:rPr>
        <w:t>no sistema.</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5E246D54" w:rsidR="00EA1848" w:rsidRPr="005B713A" w:rsidRDefault="00EA1848" w:rsidP="00EA1848">
      <w:pPr>
        <w:pStyle w:val="PSDS-MarcadoresNivel1"/>
        <w:ind w:firstLine="0"/>
        <w:rPr>
          <w:sz w:val="24"/>
          <w:szCs w:val="24"/>
        </w:rPr>
      </w:pPr>
    </w:p>
    <w:p w14:paraId="31AAB164" w14:textId="0A74CEC6" w:rsidR="00EA1848" w:rsidRPr="005B713A" w:rsidRDefault="00EA1848" w:rsidP="00EA1848">
      <w:pPr>
        <w:pStyle w:val="PSDS-MarcadoresNivel1"/>
        <w:rPr>
          <w:sz w:val="24"/>
          <w:szCs w:val="24"/>
        </w:rPr>
      </w:pPr>
      <w:r w:rsidRPr="005B713A">
        <w:rPr>
          <w:sz w:val="24"/>
          <w:szCs w:val="24"/>
        </w:rPr>
        <w:t xml:space="preserve">Foi escolhido uma aplicação </w:t>
      </w:r>
      <w:r w:rsidR="009A4AC0">
        <w:rPr>
          <w:sz w:val="24"/>
          <w:szCs w:val="24"/>
        </w:rPr>
        <w:t xml:space="preserve">em Rubby, com </w:t>
      </w:r>
      <w:r w:rsidRPr="005B713A">
        <w:rPr>
          <w:sz w:val="24"/>
          <w:szCs w:val="24"/>
        </w:rPr>
        <w:t xml:space="preserve">framework </w:t>
      </w:r>
      <w:r w:rsidR="009A4AC0">
        <w:rPr>
          <w:sz w:val="24"/>
          <w:szCs w:val="24"/>
        </w:rPr>
        <w:t>Rails</w:t>
      </w:r>
      <w:r w:rsidR="00814634">
        <w:rPr>
          <w:sz w:val="24"/>
          <w:szCs w:val="24"/>
        </w:rPr>
        <w:t>.</w:t>
      </w:r>
      <w:r w:rsidRPr="005B713A">
        <w:rPr>
          <w:sz w:val="24"/>
          <w:szCs w:val="24"/>
        </w:rPr>
        <w:t xml:space="preserve"> Para realizar as</w:t>
      </w:r>
      <w:r w:rsidR="003A2216">
        <w:rPr>
          <w:sz w:val="24"/>
          <w:szCs w:val="24"/>
        </w:rPr>
        <w:t xml:space="preserve"> taregas de busca, será utilizado o schedule Sidekiq</w:t>
      </w:r>
      <w:r w:rsidR="00EA6A48">
        <w:rPr>
          <w:sz w:val="24"/>
          <w:szCs w:val="24"/>
        </w:rPr>
        <w:t>, e o banco de dados de alto desempenho em meória Redis.</w:t>
      </w:r>
      <w:r w:rsidRPr="005B713A">
        <w:rPr>
          <w:sz w:val="24"/>
          <w:szCs w:val="24"/>
        </w:rPr>
        <w:t xml:space="preserve"> </w:t>
      </w:r>
      <w:r w:rsidR="00921228">
        <w:rPr>
          <w:sz w:val="24"/>
          <w:szCs w:val="24"/>
        </w:rPr>
        <w:t xml:space="preserve">Será utilizado o </w:t>
      </w:r>
      <w:r w:rsidRPr="005B713A">
        <w:rPr>
          <w:sz w:val="24"/>
          <w:szCs w:val="24"/>
        </w:rPr>
        <w:t>banco de dados MySQL</w:t>
      </w:r>
      <w:r w:rsidR="009A62A8">
        <w:rPr>
          <w:sz w:val="24"/>
          <w:szCs w:val="24"/>
        </w:rPr>
        <w:t>, para guardar os dados</w:t>
      </w:r>
      <w:r w:rsidRPr="005B713A">
        <w:rPr>
          <w:sz w:val="24"/>
          <w:szCs w:val="24"/>
        </w:rPr>
        <w:t>.</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lastRenderedPageBreak/>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6E40C3CE"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w:t>
      </w:r>
      <w:r w:rsidR="00552D9F">
        <w:rPr>
          <w:sz w:val="24"/>
          <w:szCs w:val="24"/>
        </w:rPr>
        <w:t xml:space="preserve">, primeiro usuário já cadastrado no Banco de Dados, tendo o perfil e </w:t>
      </w:r>
      <w:r w:rsidR="00940105">
        <w:rPr>
          <w:sz w:val="24"/>
          <w:szCs w:val="24"/>
        </w:rPr>
        <w:t>função</w:t>
      </w:r>
      <w:r w:rsidR="00552D9F">
        <w:rPr>
          <w:sz w:val="24"/>
          <w:szCs w:val="24"/>
        </w:rPr>
        <w:t xml:space="preserve"> de</w:t>
      </w:r>
      <w:r w:rsidRPr="005B713A">
        <w:rPr>
          <w:sz w:val="24"/>
          <w:szCs w:val="24"/>
        </w:rPr>
        <w:t xml:space="preserve">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330FE191"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w:t>
      </w:r>
      <w:r w:rsidR="00F46D45">
        <w:rPr>
          <w:sz w:val="24"/>
          <w:szCs w:val="24"/>
        </w:rPr>
        <w:t xml:space="preserve"> não há separação de perfil de usuário no sistema</w:t>
      </w:r>
      <w:r w:rsidRPr="005B713A">
        <w:rPr>
          <w:sz w:val="24"/>
          <w:szCs w:val="24"/>
        </w:rPr>
        <w:t xml:space="preserve">; </w:t>
      </w:r>
    </w:p>
    <w:p w14:paraId="6CA3B0E0" w14:textId="47D58B48" w:rsidR="00031776" w:rsidRDefault="00031776" w:rsidP="00031776">
      <w:pPr>
        <w:pStyle w:val="PSDS-CorpodeTexto"/>
        <w:numPr>
          <w:ilvl w:val="0"/>
          <w:numId w:val="18"/>
        </w:numPr>
        <w:rPr>
          <w:sz w:val="24"/>
          <w:szCs w:val="24"/>
        </w:rPr>
      </w:pPr>
      <w:r w:rsidRPr="005B713A">
        <w:rPr>
          <w:sz w:val="24"/>
          <w:szCs w:val="24"/>
        </w:rPr>
        <w:t xml:space="preserve">Cabe ao </w:t>
      </w:r>
      <w:r w:rsidR="00607F7F">
        <w:rPr>
          <w:sz w:val="24"/>
          <w:szCs w:val="24"/>
        </w:rPr>
        <w:t xml:space="preserve">primeiro usuário cadastrado, tendo </w:t>
      </w:r>
      <w:r w:rsidR="0094195C">
        <w:rPr>
          <w:sz w:val="24"/>
          <w:szCs w:val="24"/>
        </w:rPr>
        <w:t>a responsabilidade de fazer o cadastro dos outros usuários</w:t>
      </w:r>
      <w:r w:rsidRPr="005B713A">
        <w:rPr>
          <w:sz w:val="24"/>
          <w:szCs w:val="24"/>
        </w:rPr>
        <w:t>;</w:t>
      </w:r>
    </w:p>
    <w:p w14:paraId="0B40EC6A" w14:textId="47C3E8A4" w:rsidR="0094195C" w:rsidRPr="0094195C" w:rsidRDefault="0094195C" w:rsidP="0094195C">
      <w:pPr>
        <w:pStyle w:val="PSDS-CorpodeTexto"/>
        <w:numPr>
          <w:ilvl w:val="0"/>
          <w:numId w:val="18"/>
        </w:numPr>
        <w:rPr>
          <w:sz w:val="24"/>
          <w:szCs w:val="24"/>
        </w:rPr>
      </w:pPr>
      <w:r>
        <w:rPr>
          <w:sz w:val="24"/>
          <w:szCs w:val="24"/>
        </w:rPr>
        <w:t>O Cadastro de usuários somente pode ser feito já logado no sistema.</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0DD7A6C"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w:t>
      </w:r>
      <w:r w:rsidR="002C691D">
        <w:rPr>
          <w:sz w:val="24"/>
          <w:szCs w:val="24"/>
        </w:rPr>
        <w:t>, não há separaçõa de perfil ou permissões no sistema</w:t>
      </w:r>
      <w:r w:rsidRPr="005B713A">
        <w:rPr>
          <w:sz w:val="24"/>
          <w:szCs w:val="24"/>
        </w:rPr>
        <w:t xml:space="preserve"> para poder fazer aç</w:t>
      </w:r>
      <w:r w:rsidR="002C691D">
        <w:rPr>
          <w:sz w:val="24"/>
          <w:szCs w:val="24"/>
        </w:rPr>
        <w:t>ões de busca, cadastro ou inserções</w:t>
      </w:r>
      <w:r w:rsidRPr="005B713A">
        <w:rPr>
          <w:sz w:val="24"/>
          <w:szCs w:val="24"/>
        </w:rPr>
        <w:t>.</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72E5241" w:rsidR="009C7518" w:rsidRDefault="00774F0F">
      <w:pPr>
        <w:pStyle w:val="Ttulo11"/>
      </w:pPr>
      <w:bookmarkStart w:id="203" w:name="_Toc496802714"/>
      <w:bookmarkStart w:id="204" w:name="_Toc496802943"/>
      <w:bookmarkStart w:id="205" w:name="_Toc497655481"/>
      <w:r>
        <w:lastRenderedPageBreak/>
        <w:t>8</w:t>
      </w:r>
      <w:r w:rsidR="00C254AC">
        <w:t xml:space="preserve"> Infraestrutura</w:t>
      </w:r>
      <w:bookmarkEnd w:id="203"/>
      <w:bookmarkEnd w:id="204"/>
      <w:bookmarkEnd w:id="205"/>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167A826A" w14:textId="5CD35BBB" w:rsidR="003659AC" w:rsidRDefault="003659AC" w:rsidP="003659AC">
      <w:pPr>
        <w:ind w:firstLine="708"/>
      </w:pPr>
      <w:r>
        <w:t>Durante o desenvolvimento do estudo de caso conheci o projeto do RaspberryPi 3</w:t>
      </w:r>
      <w:r>
        <w:rPr>
          <w:rStyle w:val="Refdenotaderodap"/>
        </w:rPr>
        <w:footnoteReference w:customMarkFollows="1" w:id="27"/>
        <w:t>6</w:t>
      </w:r>
      <w:r>
        <w:t xml:space="preserve">; Como se trata de um projeto que visa a implantação de conhecimentos de computação para crianças e pessoas sem possibilidades de acesso à computadores, sendo de baixo custo e com poder razoável de processamento; </w:t>
      </w:r>
      <w:r>
        <w:rPr>
          <w:lang w:val="x-none" w:eastAsia="x-none"/>
        </w:rPr>
        <w:t>vi que era viável criar o projeto nesta arquitetura com o Docker, visto que esta placa é um pequeno computador.</w:t>
      </w:r>
      <w:r>
        <w:t xml:space="preserve"> </w:t>
      </w:r>
    </w:p>
    <w:p w14:paraId="58EDDAB0" w14:textId="74E9DC0B" w:rsidR="003659AC" w:rsidRDefault="003659AC" w:rsidP="003659AC">
      <w:pPr>
        <w:ind w:firstLine="708"/>
      </w:pPr>
      <w:r>
        <w:t xml:space="preserve">Usei esta arquitetura para poder comprovar a portabilidade do docker e melhorar o meu estudo de caso, com a possibilidade de execução em infraestrutura própria e distribuída; Com o </w:t>
      </w:r>
      <w:r>
        <w:rPr>
          <w:lang w:val="x-none" w:eastAsia="x-none"/>
        </w:rPr>
        <w:t>intuíto de aprendizado e cluster e de uma nova arquitetura, pois queria desafios de aprendizado e não somente fazer deploy do meu cluster em uma infra estrutura de terceiros como a AWS ou a Digital Ocean.</w:t>
      </w:r>
    </w:p>
    <w:p w14:paraId="1EF93187" w14:textId="37EB7931" w:rsidR="003659AC" w:rsidRDefault="003659AC" w:rsidP="003659AC">
      <w:pPr>
        <w:ind w:firstLine="708"/>
        <w:rPr>
          <w:lang w:val="x-none" w:eastAsia="x-none"/>
        </w:rPr>
      </w:pPr>
      <w:r>
        <w:t>Para a orquestração dos containers estou usando o docker swarm, que é um orquestrador nativo da plataforma. Pode ser usado outros orquestradores como o Kubernet, Vagrant e Mesos OS. A implementação do projeto nesses ouros orquestradores ficará para melhorias futuras.</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76FFE7D9" w:rsidR="00B95B4F" w:rsidRPr="00D9318B" w:rsidRDefault="00B95B4F" w:rsidP="00B95B4F">
      <w:r w:rsidRPr="00D9318B">
        <w:tab/>
        <w:t xml:space="preserve">Docker file: Anexo </w:t>
      </w:r>
      <w:r w:rsidR="000A0935">
        <w:t>1</w:t>
      </w:r>
      <w:r w:rsidR="00DB0A62">
        <w:t>2</w:t>
      </w:r>
      <w:r w:rsidR="000A0935">
        <w:t>.</w:t>
      </w:r>
      <w:r w:rsidRPr="00D9318B">
        <w:t>1</w:t>
      </w:r>
    </w:p>
    <w:p w14:paraId="14E27958" w14:textId="526E665E" w:rsidR="00B95B4F" w:rsidRPr="00D9318B" w:rsidRDefault="00B95B4F" w:rsidP="00B95B4F">
      <w:r w:rsidRPr="00D9318B">
        <w:tab/>
        <w:t xml:space="preserve">Docker-compose: Anexo </w:t>
      </w:r>
      <w:r w:rsidR="000A0935">
        <w:t>1</w:t>
      </w:r>
      <w:r w:rsidR="00DB0A62">
        <w:t>2</w:t>
      </w:r>
      <w:r w:rsidR="000A0935">
        <w:t>.</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705A0BC6"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w:t>
      </w:r>
      <w:r w:rsidR="00DB0A62">
        <w:rPr>
          <w:lang w:val="x-none" w:eastAsia="x-none"/>
        </w:rPr>
        <w:t>2</w:t>
      </w:r>
      <w:r w:rsidR="00FD102F">
        <w:rPr>
          <w:lang w:val="x-none" w:eastAsia="x-none"/>
        </w:rPr>
        <w:t>.</w:t>
      </w:r>
      <w:r w:rsidR="009272F2">
        <w:rPr>
          <w:lang w:val="x-none" w:eastAsia="x-none"/>
        </w:rPr>
        <w:t>3</w:t>
      </w:r>
    </w:p>
    <w:p w14:paraId="7DC3EF60" w14:textId="49828CC9" w:rsidR="00462A6B" w:rsidRDefault="009272F2">
      <w:pPr>
        <w:rPr>
          <w:lang w:val="x-none"/>
        </w:rPr>
      </w:pPr>
      <w:r>
        <w:rPr>
          <w:lang w:val="x-none"/>
        </w:rPr>
        <w:tab/>
        <w:t xml:space="preserve">Docker-compose versao 2 : Anexo </w:t>
      </w:r>
      <w:r w:rsidR="00FD102F">
        <w:rPr>
          <w:lang w:val="x-none"/>
        </w:rPr>
        <w:t>1</w:t>
      </w:r>
      <w:r w:rsidR="00DB0A62">
        <w:rPr>
          <w:lang w:val="x-none"/>
        </w:rPr>
        <w:t>2</w:t>
      </w:r>
      <w:r w:rsidR="00FD102F">
        <w:rPr>
          <w:lang w:val="x-none"/>
        </w:rPr>
        <w:t>.</w:t>
      </w:r>
      <w:r>
        <w:rPr>
          <w:lang w:val="x-none"/>
        </w:rPr>
        <w:t>4</w:t>
      </w:r>
    </w:p>
    <w:p w14:paraId="429B67E4" w14:textId="305FDD8D"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w:t>
      </w:r>
      <w:r w:rsidR="00DB0A62">
        <w:rPr>
          <w:lang w:val="x-none"/>
        </w:rPr>
        <w:t>2</w:t>
      </w:r>
      <w:r w:rsidR="00FD102F">
        <w:rPr>
          <w:lang w:val="x-none"/>
        </w:rPr>
        <w:t>.</w:t>
      </w:r>
      <w:r>
        <w:rPr>
          <w:lang w:val="x-none"/>
        </w:rPr>
        <w:t>5</w:t>
      </w:r>
    </w:p>
    <w:p w14:paraId="7F99ACFF" w14:textId="77777777" w:rsidR="007204D3" w:rsidRPr="005B1535" w:rsidRDefault="007204D3"/>
    <w:p w14:paraId="458E9F5C" w14:textId="56E74881" w:rsidR="007204D3" w:rsidRDefault="008250B9" w:rsidP="009056A8">
      <w:pPr>
        <w:ind w:firstLine="708"/>
      </w:pPr>
      <w:r>
        <w:t xml:space="preserve"> </w:t>
      </w:r>
    </w:p>
    <w:p w14:paraId="715C5E47" w14:textId="77777777" w:rsidR="007204D3" w:rsidRDefault="007204D3">
      <w:r>
        <w:br w:type="page"/>
      </w:r>
    </w:p>
    <w:p w14:paraId="672C6045" w14:textId="233A59C5" w:rsidR="001502E0" w:rsidRPr="00F643F2" w:rsidRDefault="00CB52B9" w:rsidP="003336B6">
      <w:pPr>
        <w:pStyle w:val="Ttulo11"/>
      </w:pPr>
      <w:bookmarkStart w:id="206" w:name="_Toc497655482"/>
      <w:r>
        <w:lastRenderedPageBreak/>
        <w:t>9</w:t>
      </w:r>
      <w:r w:rsidR="00C254AC" w:rsidRPr="00F643F2">
        <w:t xml:space="preserve"> </w:t>
      </w:r>
      <w:r w:rsidR="006A1B29">
        <w:t>conclusão</w:t>
      </w:r>
      <w:bookmarkEnd w:id="206"/>
    </w:p>
    <w:p w14:paraId="4A5EEFD7" w14:textId="77777777" w:rsidR="001502E0" w:rsidRDefault="001502E0">
      <w:pPr>
        <w:rPr>
          <w:b/>
        </w:rPr>
      </w:pPr>
      <w:r>
        <w:rPr>
          <w:b/>
        </w:rPr>
        <w:br w:type="page"/>
      </w:r>
    </w:p>
    <w:p w14:paraId="49540AC2" w14:textId="30203AF3" w:rsidR="005E4CE9" w:rsidRDefault="009D4E07" w:rsidP="003336B6">
      <w:pPr>
        <w:pStyle w:val="Ttulo11"/>
      </w:pPr>
      <w:bookmarkStart w:id="207" w:name="_Toc497655483"/>
      <w:r>
        <w:lastRenderedPageBreak/>
        <w:t>1</w:t>
      </w:r>
      <w:r w:rsidR="00306277">
        <w:t>0</w:t>
      </w:r>
      <w:r w:rsidR="001502E0" w:rsidRPr="009D4E07">
        <w:t xml:space="preserve"> </w:t>
      </w:r>
      <w:r w:rsidR="00CE4368">
        <w:t>Melhorias Futuras</w:t>
      </w:r>
      <w:bookmarkEnd w:id="207"/>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5797311C" w:rsidR="009C7518" w:rsidRDefault="00E96A15">
      <w:pPr>
        <w:pStyle w:val="Ttulo11"/>
        <w:ind w:firstLine="0"/>
      </w:pPr>
      <w:bookmarkStart w:id="208" w:name="_Toc496802715"/>
      <w:bookmarkStart w:id="209" w:name="_Toc496802944"/>
      <w:bookmarkStart w:id="210" w:name="_Toc497655484"/>
      <w:r>
        <w:lastRenderedPageBreak/>
        <w:t>1</w:t>
      </w:r>
      <w:r w:rsidR="00AE3712">
        <w:t>1</w:t>
      </w:r>
      <w:r w:rsidR="00C254AC">
        <w:t xml:space="preserve"> Referências</w:t>
      </w:r>
      <w:bookmarkEnd w:id="208"/>
      <w:bookmarkEnd w:id="209"/>
      <w:bookmarkEnd w:id="21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01D55AC1" w:rsidR="009C7518" w:rsidRDefault="00C254AC">
      <w:r>
        <w:t>Cloud Computing. Disponível em &lt;https://en.wikipedia.org/wiki/Cloud_computing&gt;. Acessado em 20/11/2016.</w:t>
      </w:r>
    </w:p>
    <w:p w14:paraId="57805CAF" w14:textId="77777777" w:rsidR="009C7518" w:rsidRDefault="009C7518"/>
    <w:p w14:paraId="727084BB" w14:textId="71074214" w:rsidR="009C7518" w:rsidRDefault="00C254AC">
      <w:r>
        <w:t>O que é clo</w:t>
      </w:r>
      <w:r w:rsidR="00FE0840">
        <w:t>u</w:t>
      </w:r>
      <w:r>
        <w:t>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3E7EDA4D" w:rsidR="009C7518" w:rsidRDefault="00C254AC">
      <w:r>
        <w:t>Cloud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D9EF914" w:rsidR="009C7518" w:rsidRDefault="00C254AC">
      <w:pPr>
        <w:pStyle w:val="Ttulo11"/>
        <w:ind w:firstLine="0"/>
      </w:pPr>
      <w:bookmarkStart w:id="211" w:name="_Toc496802716"/>
      <w:bookmarkStart w:id="212" w:name="_Toc496802945"/>
      <w:bookmarkStart w:id="213" w:name="_Toc497655485"/>
      <w:r>
        <w:lastRenderedPageBreak/>
        <w:t>1</w:t>
      </w:r>
      <w:r w:rsidR="008017DC">
        <w:t>2</w:t>
      </w:r>
      <w:r>
        <w:t xml:space="preserve"> Anexos</w:t>
      </w:r>
      <w:bookmarkEnd w:id="211"/>
      <w:bookmarkEnd w:id="212"/>
      <w:bookmarkEnd w:id="213"/>
    </w:p>
    <w:p w14:paraId="610A7845" w14:textId="0BB55EA6" w:rsidR="009C7518" w:rsidRDefault="00C254AC" w:rsidP="00763C82">
      <w:pPr>
        <w:pStyle w:val="Ttulo21"/>
      </w:pPr>
      <w:bookmarkStart w:id="214" w:name="_Toc497655486"/>
      <w:r>
        <w:t xml:space="preserve">Anexo </w:t>
      </w:r>
      <w:r w:rsidR="00CB499E">
        <w:t>1</w:t>
      </w:r>
      <w:r w:rsidR="00607FED">
        <w:t>2</w:t>
      </w:r>
      <w:r w:rsidR="00CB499E">
        <w:t>.</w:t>
      </w:r>
      <w:r>
        <w:t>1 – Dockerfile</w:t>
      </w:r>
      <w:r w:rsidR="00DD156D">
        <w:t xml:space="preserve"> - </w:t>
      </w:r>
      <w:r w:rsidR="00DD156D" w:rsidRPr="000B5349">
        <w:rPr>
          <w:lang w:val="pt-BR"/>
        </w:rPr>
        <w:t>X86</w:t>
      </w:r>
      <w:bookmarkEnd w:id="214"/>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52798194" w:rsidR="00826C4F" w:rsidRPr="008F2423" w:rsidRDefault="00826C4F" w:rsidP="007344CF">
      <w:pPr>
        <w:pStyle w:val="Ttulo21"/>
      </w:pPr>
      <w:bookmarkStart w:id="215" w:name="_Toc497655487"/>
      <w:r w:rsidRPr="007344CF">
        <w:lastRenderedPageBreak/>
        <w:t>Anexo</w:t>
      </w:r>
      <w:r w:rsidR="007344CF">
        <w:t xml:space="preserve"> 1</w:t>
      </w:r>
      <w:r w:rsidR="00804896">
        <w:t>2</w:t>
      </w:r>
      <w:r w:rsidR="007344CF">
        <w:t>.</w:t>
      </w:r>
      <w:r w:rsidRPr="007344CF">
        <w:t>2 – Docker-compose</w:t>
      </w:r>
      <w:r w:rsidR="005B1CAB" w:rsidRPr="007344CF">
        <w:t xml:space="preserve"> versão 2</w:t>
      </w:r>
      <w:r w:rsidR="000E6F57" w:rsidRPr="0033526A">
        <w:t xml:space="preserve"> - X86</w:t>
      </w:r>
      <w:bookmarkEnd w:id="215"/>
    </w:p>
    <w:p w14:paraId="207DF1DC" w14:textId="77777777" w:rsidR="005B1CAB" w:rsidRPr="003B1AE1"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904115" w:rsidRDefault="005B1CAB" w:rsidP="005B1CAB">
      <w:r w:rsidRPr="005B1CAB">
        <w:rPr>
          <w:lang w:val="en-US"/>
        </w:rPr>
        <w:t xml:space="preserve">      </w:t>
      </w:r>
      <w:r w:rsidRPr="00904115">
        <w:t>REDIS_SIDEKIQ_URL: redis://redis:6379/0</w:t>
      </w:r>
    </w:p>
    <w:p w14:paraId="4DBA9D47" w14:textId="77777777" w:rsidR="005B1CAB" w:rsidRPr="005B1CAB" w:rsidRDefault="005B1CAB" w:rsidP="005B1CAB">
      <w:pPr>
        <w:rPr>
          <w:lang w:val="en-US"/>
        </w:rPr>
      </w:pPr>
      <w:r w:rsidRPr="00904115">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337E943" w:rsidR="005B1CAB" w:rsidRPr="005E463D" w:rsidRDefault="00210B91" w:rsidP="001D3F2C">
      <w:pPr>
        <w:pStyle w:val="Ttulo21"/>
      </w:pPr>
      <w:bookmarkStart w:id="216" w:name="_Toc497655488"/>
      <w:r w:rsidRPr="001D3F2C">
        <w:lastRenderedPageBreak/>
        <w:t xml:space="preserve">Anexo </w:t>
      </w:r>
      <w:r w:rsidR="001D3F2C">
        <w:t>1</w:t>
      </w:r>
      <w:r w:rsidR="00CC4B17">
        <w:t>2</w:t>
      </w:r>
      <w:r w:rsidR="001D3F2C">
        <w:t>.</w:t>
      </w:r>
      <w:r w:rsidRPr="001D3F2C">
        <w:t>3 – Dockerfile</w:t>
      </w:r>
      <w:r w:rsidR="009A72E7" w:rsidRPr="001D3F2C">
        <w:t xml:space="preserve"> </w:t>
      </w:r>
      <w:r w:rsidR="00666779" w:rsidRPr="0033526A">
        <w:t>–</w:t>
      </w:r>
      <w:r w:rsidRPr="008F2423">
        <w:t xml:space="preserve"> AR</w:t>
      </w:r>
      <w:r w:rsidRPr="005E463D">
        <w:t>M</w:t>
      </w:r>
      <w:bookmarkEnd w:id="216"/>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D8C3E18" w:rsidR="001C5D56" w:rsidRPr="00076584" w:rsidRDefault="00076584" w:rsidP="001D3F2C">
      <w:pPr>
        <w:pStyle w:val="Ttulo21"/>
      </w:pPr>
      <w:bookmarkStart w:id="217" w:name="_Toc497655489"/>
      <w:r>
        <w:lastRenderedPageBreak/>
        <w:t xml:space="preserve">Anexo </w:t>
      </w:r>
      <w:r w:rsidR="001D3F2C">
        <w:t>1</w:t>
      </w:r>
      <w:r w:rsidR="00774A4B">
        <w:t>2</w:t>
      </w:r>
      <w:r w:rsidR="001D3F2C">
        <w:t>.</w:t>
      </w:r>
      <w:r>
        <w:t>4 – Docker-compose versão 2 - ARM</w:t>
      </w:r>
      <w:bookmarkEnd w:id="217"/>
    </w:p>
    <w:p w14:paraId="11725661" w14:textId="77777777" w:rsidR="00076584" w:rsidRDefault="00076584" w:rsidP="001C5D56"/>
    <w:p w14:paraId="2F3F79A2" w14:textId="77777777" w:rsidR="001C5D56" w:rsidRPr="00F4439A" w:rsidRDefault="001C5D56" w:rsidP="001C5D56">
      <w:pPr>
        <w:rPr>
          <w:lang w:val="en-US"/>
        </w:rPr>
      </w:pPr>
      <w:r w:rsidRPr="00F4439A">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15636E04" w:rsidR="005B1CAB" w:rsidRDefault="00076584" w:rsidP="001D3F2C">
      <w:pPr>
        <w:pStyle w:val="Ttulo21"/>
      </w:pPr>
      <w:bookmarkStart w:id="218" w:name="_Toc497655490"/>
      <w:r>
        <w:lastRenderedPageBreak/>
        <w:t xml:space="preserve">Anexo </w:t>
      </w:r>
      <w:r w:rsidR="001D3F2C">
        <w:t>1</w:t>
      </w:r>
      <w:r w:rsidR="0005639C">
        <w:t>2</w:t>
      </w:r>
      <w:r w:rsidR="001D3F2C">
        <w:t>.</w:t>
      </w:r>
      <w:r>
        <w:t>5</w:t>
      </w:r>
      <w:r w:rsidR="005B1CAB">
        <w:t xml:space="preserve"> – Docker-compose versão 3</w:t>
      </w:r>
      <w:r w:rsidR="00142517">
        <w:t xml:space="preserve"> - ARM</w:t>
      </w:r>
      <w:bookmarkEnd w:id="218"/>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904115" w:rsidRDefault="00B60B16" w:rsidP="00B60B16">
      <w:pPr>
        <w:rPr>
          <w:lang w:val="en-US"/>
        </w:rPr>
      </w:pPr>
      <w:r w:rsidRPr="004F6D7C">
        <w:rPr>
          <w:lang w:val="en-US"/>
        </w:rPr>
        <w:t xml:space="preserve">  </w:t>
      </w:r>
      <w:r w:rsidRPr="00904115">
        <w:rPr>
          <w:lang w:val="en-US"/>
        </w:rPr>
        <w:t>viz:</w:t>
      </w:r>
    </w:p>
    <w:p w14:paraId="09317B73" w14:textId="77777777" w:rsidR="00B60B16" w:rsidRPr="00904115" w:rsidRDefault="00B60B16" w:rsidP="00B60B16">
      <w:pPr>
        <w:rPr>
          <w:lang w:val="en-US"/>
        </w:rPr>
      </w:pPr>
      <w:r w:rsidRPr="00904115">
        <w:rPr>
          <w:lang w:val="en-US"/>
        </w:rPr>
        <w:t xml:space="preserve">     image: alexellis2/visualizer-arm</w:t>
      </w:r>
    </w:p>
    <w:p w14:paraId="4A59AAC4" w14:textId="77777777" w:rsidR="00B60B16" w:rsidRPr="00904115" w:rsidRDefault="00B60B16" w:rsidP="00B60B16">
      <w:pPr>
        <w:rPr>
          <w:lang w:val="en-US"/>
        </w:rPr>
      </w:pPr>
      <w:r w:rsidRPr="00904115">
        <w:rPr>
          <w:lang w:val="en-US"/>
        </w:rPr>
        <w:t xml:space="preserve">     ports: </w:t>
      </w:r>
    </w:p>
    <w:p w14:paraId="6CF8FFAF" w14:textId="77777777" w:rsidR="00B60B16" w:rsidRPr="004F6D7C" w:rsidRDefault="00B60B16" w:rsidP="00B60B16">
      <w:pPr>
        <w:rPr>
          <w:lang w:val="en-US"/>
        </w:rPr>
      </w:pPr>
      <w:r w:rsidRPr="00904115">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70"/>
      <w:footerReference w:type="default" r:id="rId71"/>
      <w:footnotePr>
        <w:numStart w:val="3"/>
      </w:footnotePr>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E5412" w14:textId="77777777" w:rsidR="00B76147" w:rsidRDefault="00B76147">
      <w:r>
        <w:separator/>
      </w:r>
    </w:p>
  </w:endnote>
  <w:endnote w:type="continuationSeparator" w:id="0">
    <w:p w14:paraId="0A8160B7" w14:textId="77777777" w:rsidR="00B76147" w:rsidRDefault="00B76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904115" w:rsidRDefault="00904115">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953A0" w14:textId="77777777" w:rsidR="00B76147" w:rsidRDefault="00B76147">
      <w:r>
        <w:separator/>
      </w:r>
    </w:p>
  </w:footnote>
  <w:footnote w:type="continuationSeparator" w:id="0">
    <w:p w14:paraId="7D2E95C1" w14:textId="77777777" w:rsidR="00B76147" w:rsidRDefault="00B76147">
      <w:r>
        <w:continuationSeparator/>
      </w:r>
    </w:p>
  </w:footnote>
  <w:footnote w:id="1">
    <w:p w14:paraId="3A477492" w14:textId="1066DE99" w:rsidR="00904115" w:rsidRPr="001E03D1" w:rsidRDefault="00904115">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904115" w:rsidRPr="0000038E" w:rsidRDefault="00904115">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904115" w:rsidRPr="0087606B" w:rsidRDefault="00904115">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904115" w:rsidRPr="00393659" w:rsidRDefault="00904115">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904115" w:rsidRPr="006A3FDD" w:rsidRDefault="00904115"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904115" w:rsidRPr="00DA3E43" w:rsidRDefault="00904115"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904115" w:rsidRPr="000D189A" w:rsidRDefault="00904115">
      <w:pPr>
        <w:pStyle w:val="Textodenotaderodap"/>
        <w:rPr>
          <w:lang w:val="pt-BR"/>
        </w:rPr>
      </w:pPr>
      <w:r>
        <w:rPr>
          <w:rStyle w:val="Refdenotaderodap"/>
        </w:rPr>
        <w:t>4</w:t>
      </w:r>
      <w:r>
        <w:t xml:space="preserve"> </w:t>
      </w:r>
      <w:r w:rsidRPr="00D45B60">
        <w:t>https://www.docker.com/docker-mac</w:t>
      </w:r>
    </w:p>
  </w:footnote>
  <w:footnote w:id="8">
    <w:p w14:paraId="5CA069F3" w14:textId="5653D603" w:rsidR="00904115" w:rsidRPr="00C02FD1" w:rsidRDefault="00904115">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904115" w:rsidRPr="00C26A46" w:rsidRDefault="00904115">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904115" w:rsidRPr="00914B75" w:rsidRDefault="00904115"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904115" w:rsidRPr="00393659" w:rsidRDefault="00904115"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904115" w:rsidRPr="007E3C42" w:rsidRDefault="00904115">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904115" w:rsidRPr="009C6043" w:rsidRDefault="00904115">
      <w:pPr>
        <w:pStyle w:val="Textodenotaderodap"/>
      </w:pPr>
      <w:r>
        <w:rPr>
          <w:rStyle w:val="Refdenotaderodap"/>
        </w:rPr>
        <w:t>11</w:t>
      </w:r>
      <w:r>
        <w:t xml:space="preserve"> </w:t>
      </w:r>
      <w:r w:rsidRPr="009C6043">
        <w:t>https://en.wikipedia.org/wiki/Software_versioning</w:t>
      </w:r>
    </w:p>
  </w:footnote>
  <w:footnote w:id="14">
    <w:p w14:paraId="368EAC1B" w14:textId="7AE6DC34" w:rsidR="00904115" w:rsidRPr="00E82F68" w:rsidRDefault="00904115">
      <w:pPr>
        <w:pStyle w:val="Textodenotaderodap"/>
        <w:rPr>
          <w:lang w:val="en-US"/>
        </w:rPr>
      </w:pPr>
      <w:r>
        <w:rPr>
          <w:rStyle w:val="Refdenotaderodap"/>
        </w:rPr>
        <w:t>1</w:t>
      </w:r>
      <w:r>
        <w:t xml:space="preserve"> </w:t>
      </w:r>
      <w:r w:rsidRPr="006B41EA">
        <w:t>https://docs.docker.com/search/?q=container</w:t>
      </w:r>
    </w:p>
  </w:footnote>
  <w:footnote w:id="15">
    <w:p w14:paraId="422CEE77" w14:textId="77777777" w:rsidR="00904115" w:rsidRPr="00393659" w:rsidRDefault="00904115"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031E9B31" w14:textId="0E862189" w:rsidR="00904115" w:rsidRPr="00E17EB0" w:rsidRDefault="00904115">
      <w:pPr>
        <w:pStyle w:val="Textodenotaderodap"/>
        <w:rPr>
          <w:lang w:val="en-US"/>
        </w:rPr>
      </w:pPr>
      <w:r>
        <w:rPr>
          <w:rStyle w:val="Refdenotaderodap"/>
        </w:rPr>
        <w:t>3</w:t>
      </w:r>
      <w:r>
        <w:t xml:space="preserve"> </w:t>
      </w:r>
      <w:r w:rsidRPr="005F2AA7">
        <w:t>https://docs.docker.com/engine/reference/commandline/docker/</w:t>
      </w:r>
    </w:p>
  </w:footnote>
  <w:footnote w:id="17">
    <w:p w14:paraId="2C879A1A" w14:textId="668F4447" w:rsidR="00904115" w:rsidRPr="0035521A" w:rsidRDefault="00904115">
      <w:pPr>
        <w:pStyle w:val="Textodenotaderodap"/>
      </w:pPr>
      <w:r>
        <w:rPr>
          <w:rStyle w:val="Refdenotaderodap"/>
        </w:rPr>
        <w:t>3</w:t>
      </w:r>
      <w:r>
        <w:t xml:space="preserve"> </w:t>
      </w:r>
      <w:hyperlink r:id="rId1" w:history="1">
        <w:r w:rsidRPr="00E857C5">
          <w:rPr>
            <w:rStyle w:val="Hiperlink"/>
          </w:rPr>
          <w:t>https://hub.docker.com/r/portainer/portainer/</w:t>
        </w:r>
      </w:hyperlink>
      <w:r>
        <w:t xml:space="preserve"> e </w:t>
      </w:r>
      <w:r w:rsidRPr="0035521A">
        <w:t>https://github.com/portainer/portainer</w:t>
      </w:r>
    </w:p>
  </w:footnote>
  <w:footnote w:id="18">
    <w:p w14:paraId="5D4A2D3E" w14:textId="77777777" w:rsidR="00904115" w:rsidRPr="00E00B58" w:rsidRDefault="00904115" w:rsidP="00814C46">
      <w:pPr>
        <w:pStyle w:val="Textodenotaderodap"/>
      </w:pPr>
      <w:r>
        <w:rPr>
          <w:rStyle w:val="Refdenotaderodap"/>
        </w:rPr>
        <w:t>3</w:t>
      </w:r>
      <w:r>
        <w:t xml:space="preserve"> </w:t>
      </w:r>
      <w:r w:rsidRPr="00E00B58">
        <w:t>https://docs.docker.com/glossary/?term=Docker%20Swarm</w:t>
      </w:r>
    </w:p>
  </w:footnote>
  <w:footnote w:id="19">
    <w:p w14:paraId="01B68C81" w14:textId="77777777" w:rsidR="00904115" w:rsidRPr="0089783B" w:rsidRDefault="00904115" w:rsidP="00814C46">
      <w:pPr>
        <w:pStyle w:val="Textodenotaderodap"/>
      </w:pPr>
      <w:r>
        <w:rPr>
          <w:rStyle w:val="Refdenotaderodap"/>
        </w:rPr>
        <w:t>6</w:t>
      </w:r>
      <w:r>
        <w:t xml:space="preserve"> </w:t>
      </w:r>
      <w:r w:rsidRPr="0089783B">
        <w:t>https://github.com/dockersamples/docker-swarm-visualizer</w:t>
      </w:r>
    </w:p>
  </w:footnote>
  <w:footnote w:id="20">
    <w:p w14:paraId="08A63D6A" w14:textId="33AA0073" w:rsidR="00904115" w:rsidRPr="00A85B21" w:rsidRDefault="00904115">
      <w:pPr>
        <w:pStyle w:val="Textodenotaderodap"/>
        <w:rPr>
          <w:lang w:val="pt-BR"/>
        </w:rPr>
      </w:pPr>
      <w:r>
        <w:rPr>
          <w:rStyle w:val="Refdenotaderodap"/>
        </w:rPr>
        <w:t>7</w:t>
      </w:r>
      <w:r>
        <w:t xml:space="preserve"> </w:t>
      </w:r>
      <w:r w:rsidRPr="00930E45">
        <w:t>http://training.play-with-docker.com/about/</w:t>
      </w:r>
    </w:p>
  </w:footnote>
  <w:footnote w:id="21">
    <w:p w14:paraId="73850802" w14:textId="7D95A3F0" w:rsidR="00904115" w:rsidRPr="00A85B21" w:rsidRDefault="00904115">
      <w:pPr>
        <w:pStyle w:val="Textodenotaderodap"/>
        <w:rPr>
          <w:lang w:val="pt-BR"/>
        </w:rPr>
      </w:pPr>
      <w:r>
        <w:rPr>
          <w:rStyle w:val="Refdenotaderodap"/>
        </w:rPr>
        <w:t>8</w:t>
      </w:r>
      <w:r>
        <w:t xml:space="preserve"> </w:t>
      </w:r>
      <w:r w:rsidRPr="00CD494D">
        <w:t>https://github.com/docker/labs</w:t>
      </w:r>
    </w:p>
  </w:footnote>
  <w:footnote w:id="22">
    <w:p w14:paraId="2E8C9102" w14:textId="3AE68BBA" w:rsidR="00904115" w:rsidRPr="00C5548C" w:rsidRDefault="00904115">
      <w:pPr>
        <w:pStyle w:val="Textodenotaderodap"/>
      </w:pPr>
      <w:r>
        <w:rPr>
          <w:rStyle w:val="Refdenotaderodap"/>
        </w:rPr>
        <w:t>9</w:t>
      </w:r>
      <w:r>
        <w:t xml:space="preserve"> </w:t>
      </w:r>
      <w:hyperlink r:id="rId2" w:history="1">
        <w:r w:rsidRPr="000A56CA">
          <w:rPr>
            <w:rStyle w:val="Hiperlink"/>
            <w:color w:val="000000" w:themeColor="text1"/>
            <w:lang w:eastAsia="en-US"/>
          </w:rPr>
          <w:t>http://training.play-with-docker.com/</w:t>
        </w:r>
      </w:hyperlink>
    </w:p>
  </w:footnote>
  <w:footnote w:id="23">
    <w:p w14:paraId="14889887" w14:textId="392A9308" w:rsidR="00904115" w:rsidRPr="000A56CA" w:rsidRDefault="00904115">
      <w:pPr>
        <w:pStyle w:val="Textodenotaderodap"/>
        <w:rPr>
          <w:lang w:val="en-US"/>
        </w:rPr>
      </w:pPr>
      <w:r>
        <w:rPr>
          <w:rStyle w:val="Refdenotaderodap"/>
        </w:rPr>
        <w:t>10</w:t>
      </w:r>
      <w:r>
        <w:t xml:space="preserve"> </w:t>
      </w:r>
      <w:hyperlink r:id="rId3" w:history="1">
        <w:r w:rsidRPr="000A56CA">
          <w:rPr>
            <w:rStyle w:val="Hiperlink"/>
            <w:color w:val="000000" w:themeColor="text1"/>
            <w:lang w:eastAsia="en-US"/>
          </w:rPr>
          <w:t>https://training.docker.com/</w:t>
        </w:r>
      </w:hyperlink>
    </w:p>
  </w:footnote>
  <w:footnote w:id="24">
    <w:p w14:paraId="3BD60E68" w14:textId="6F5C9581" w:rsidR="00904115" w:rsidRPr="00A739E9" w:rsidRDefault="00904115">
      <w:pPr>
        <w:pStyle w:val="Textodenotaderodap"/>
        <w:rPr>
          <w:lang w:val="en-US"/>
        </w:rPr>
      </w:pPr>
      <w:r>
        <w:rPr>
          <w:rStyle w:val="Refdenotaderodap"/>
        </w:rPr>
        <w:t>2</w:t>
      </w:r>
      <w:r>
        <w:t xml:space="preserve"> </w:t>
      </w:r>
      <w:r w:rsidRPr="00215105">
        <w:t>https://2017.dockercon.com/</w:t>
      </w:r>
    </w:p>
  </w:footnote>
  <w:footnote w:id="25">
    <w:p w14:paraId="6BB44EE3" w14:textId="21B05E11" w:rsidR="00904115" w:rsidRPr="0072040E" w:rsidRDefault="00904115" w:rsidP="0072040E">
      <w:pPr>
        <w:pStyle w:val="Textodenotaderodap"/>
      </w:pPr>
      <w:r>
        <w:rPr>
          <w:rStyle w:val="Refdenotaderodap"/>
        </w:rPr>
        <w:t>9</w:t>
      </w:r>
      <w:r>
        <w:t xml:space="preserve"> </w:t>
      </w:r>
      <w:hyperlink r:id="rId4" w:history="1">
        <w:r w:rsidRPr="00856A9C">
          <w:rPr>
            <w:rStyle w:val="Hiperlink"/>
            <w:color w:val="000000" w:themeColor="text1"/>
            <w:u w:val="none"/>
          </w:rPr>
          <w:t>https://github.com/gomex/docker-para-desenvolvedores/blob/master/manuscript/organizacao.md</w:t>
        </w:r>
      </w:hyperlink>
    </w:p>
  </w:footnote>
  <w:footnote w:id="26">
    <w:p w14:paraId="5279E266" w14:textId="3A95153D" w:rsidR="00904115" w:rsidRPr="0072040E" w:rsidRDefault="00904115">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7">
    <w:p w14:paraId="5F950BD0" w14:textId="77777777" w:rsidR="00904115" w:rsidRPr="0072040E" w:rsidRDefault="00904115" w:rsidP="003659A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904115" w:rsidRDefault="00904115">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58529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8"/>
  </w:num>
  <w:num w:numId="34">
    <w:abstractNumId w:val="27"/>
  </w:num>
  <w:num w:numId="35">
    <w:abstractNumId w:val="33"/>
  </w:num>
  <w:num w:numId="36">
    <w:abstractNumId w:val="25"/>
  </w:num>
  <w:num w:numId="37">
    <w:abstractNumId w:val="9"/>
  </w:num>
  <w:num w:numId="38">
    <w:abstractNumId w:val="14"/>
  </w:num>
  <w:num w:numId="39">
    <w:abstractNumId w:val="3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4"/>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5854"/>
    <w:rsid w:val="0001679C"/>
    <w:rsid w:val="00017951"/>
    <w:rsid w:val="00024811"/>
    <w:rsid w:val="00025C73"/>
    <w:rsid w:val="00031776"/>
    <w:rsid w:val="00031A76"/>
    <w:rsid w:val="00033B3B"/>
    <w:rsid w:val="00034EF5"/>
    <w:rsid w:val="00036F97"/>
    <w:rsid w:val="000403F2"/>
    <w:rsid w:val="000404F5"/>
    <w:rsid w:val="00041715"/>
    <w:rsid w:val="00042A9D"/>
    <w:rsid w:val="00042BDD"/>
    <w:rsid w:val="0004384E"/>
    <w:rsid w:val="000458AC"/>
    <w:rsid w:val="000462A6"/>
    <w:rsid w:val="00050025"/>
    <w:rsid w:val="00050DA4"/>
    <w:rsid w:val="00052C6E"/>
    <w:rsid w:val="00052DDF"/>
    <w:rsid w:val="00055C8B"/>
    <w:rsid w:val="0005639C"/>
    <w:rsid w:val="000579C0"/>
    <w:rsid w:val="00060081"/>
    <w:rsid w:val="000600DD"/>
    <w:rsid w:val="0006177F"/>
    <w:rsid w:val="00061AA4"/>
    <w:rsid w:val="000629C2"/>
    <w:rsid w:val="00062F39"/>
    <w:rsid w:val="00064559"/>
    <w:rsid w:val="00067480"/>
    <w:rsid w:val="000675A7"/>
    <w:rsid w:val="00067AB3"/>
    <w:rsid w:val="00067D53"/>
    <w:rsid w:val="00073BB5"/>
    <w:rsid w:val="00074610"/>
    <w:rsid w:val="000753AC"/>
    <w:rsid w:val="00076584"/>
    <w:rsid w:val="0007793D"/>
    <w:rsid w:val="00077DE7"/>
    <w:rsid w:val="000801BF"/>
    <w:rsid w:val="00080AF8"/>
    <w:rsid w:val="00081178"/>
    <w:rsid w:val="000834D4"/>
    <w:rsid w:val="00083EF0"/>
    <w:rsid w:val="000845B3"/>
    <w:rsid w:val="00084DCD"/>
    <w:rsid w:val="00085BAF"/>
    <w:rsid w:val="00086281"/>
    <w:rsid w:val="00086BDD"/>
    <w:rsid w:val="00087C69"/>
    <w:rsid w:val="00091112"/>
    <w:rsid w:val="00091183"/>
    <w:rsid w:val="000937CC"/>
    <w:rsid w:val="00093E58"/>
    <w:rsid w:val="000941D7"/>
    <w:rsid w:val="00095A0E"/>
    <w:rsid w:val="00096F98"/>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5968"/>
    <w:rsid w:val="000B7445"/>
    <w:rsid w:val="000C245C"/>
    <w:rsid w:val="000C2F80"/>
    <w:rsid w:val="000C5351"/>
    <w:rsid w:val="000C586D"/>
    <w:rsid w:val="000C6FC5"/>
    <w:rsid w:val="000D0DB1"/>
    <w:rsid w:val="000D189A"/>
    <w:rsid w:val="000D1C8B"/>
    <w:rsid w:val="000D288A"/>
    <w:rsid w:val="000D3CB7"/>
    <w:rsid w:val="000D588B"/>
    <w:rsid w:val="000D6FB7"/>
    <w:rsid w:val="000D70A3"/>
    <w:rsid w:val="000D757E"/>
    <w:rsid w:val="000D763F"/>
    <w:rsid w:val="000E261F"/>
    <w:rsid w:val="000E3F6B"/>
    <w:rsid w:val="000E418A"/>
    <w:rsid w:val="000E5889"/>
    <w:rsid w:val="000E680F"/>
    <w:rsid w:val="000E6F57"/>
    <w:rsid w:val="000F0D4D"/>
    <w:rsid w:val="000F1072"/>
    <w:rsid w:val="000F2DFD"/>
    <w:rsid w:val="000F48C2"/>
    <w:rsid w:val="000F4CB7"/>
    <w:rsid w:val="000F4F0C"/>
    <w:rsid w:val="000F6964"/>
    <w:rsid w:val="001003CD"/>
    <w:rsid w:val="00101428"/>
    <w:rsid w:val="00101B3E"/>
    <w:rsid w:val="00101D56"/>
    <w:rsid w:val="0010253D"/>
    <w:rsid w:val="0010368D"/>
    <w:rsid w:val="0010417B"/>
    <w:rsid w:val="00105871"/>
    <w:rsid w:val="00106081"/>
    <w:rsid w:val="00106CAF"/>
    <w:rsid w:val="0010759F"/>
    <w:rsid w:val="00114BCB"/>
    <w:rsid w:val="00116A4C"/>
    <w:rsid w:val="00117EEE"/>
    <w:rsid w:val="00120902"/>
    <w:rsid w:val="00122198"/>
    <w:rsid w:val="001225C8"/>
    <w:rsid w:val="00122B3C"/>
    <w:rsid w:val="00123B8D"/>
    <w:rsid w:val="00126FAE"/>
    <w:rsid w:val="0013105E"/>
    <w:rsid w:val="00131701"/>
    <w:rsid w:val="001323EA"/>
    <w:rsid w:val="0013289C"/>
    <w:rsid w:val="00132DF2"/>
    <w:rsid w:val="00134CF7"/>
    <w:rsid w:val="00137C08"/>
    <w:rsid w:val="00140E98"/>
    <w:rsid w:val="0014123B"/>
    <w:rsid w:val="00141EEE"/>
    <w:rsid w:val="00142333"/>
    <w:rsid w:val="00142517"/>
    <w:rsid w:val="001446C6"/>
    <w:rsid w:val="00145620"/>
    <w:rsid w:val="001459FF"/>
    <w:rsid w:val="001502E0"/>
    <w:rsid w:val="00150410"/>
    <w:rsid w:val="00153029"/>
    <w:rsid w:val="00153A1A"/>
    <w:rsid w:val="00154795"/>
    <w:rsid w:val="001547B6"/>
    <w:rsid w:val="001549C6"/>
    <w:rsid w:val="00154A5F"/>
    <w:rsid w:val="0015691C"/>
    <w:rsid w:val="001617C8"/>
    <w:rsid w:val="001646B1"/>
    <w:rsid w:val="00164F8C"/>
    <w:rsid w:val="0016515D"/>
    <w:rsid w:val="00165C94"/>
    <w:rsid w:val="0017031F"/>
    <w:rsid w:val="00172634"/>
    <w:rsid w:val="0017638D"/>
    <w:rsid w:val="00176F31"/>
    <w:rsid w:val="00177233"/>
    <w:rsid w:val="00180959"/>
    <w:rsid w:val="001821F2"/>
    <w:rsid w:val="0018236B"/>
    <w:rsid w:val="00182973"/>
    <w:rsid w:val="00184491"/>
    <w:rsid w:val="0018541F"/>
    <w:rsid w:val="00185BD2"/>
    <w:rsid w:val="00186AC6"/>
    <w:rsid w:val="00192057"/>
    <w:rsid w:val="00192F18"/>
    <w:rsid w:val="001A2D71"/>
    <w:rsid w:val="001A3F07"/>
    <w:rsid w:val="001A3F23"/>
    <w:rsid w:val="001A4338"/>
    <w:rsid w:val="001A549E"/>
    <w:rsid w:val="001A568C"/>
    <w:rsid w:val="001B085D"/>
    <w:rsid w:val="001B379C"/>
    <w:rsid w:val="001B3BA7"/>
    <w:rsid w:val="001B4130"/>
    <w:rsid w:val="001B4194"/>
    <w:rsid w:val="001B4334"/>
    <w:rsid w:val="001B4E98"/>
    <w:rsid w:val="001B765B"/>
    <w:rsid w:val="001B7DEA"/>
    <w:rsid w:val="001C0E7D"/>
    <w:rsid w:val="001C17E2"/>
    <w:rsid w:val="001C1A41"/>
    <w:rsid w:val="001C3A34"/>
    <w:rsid w:val="001C4847"/>
    <w:rsid w:val="001C4B8F"/>
    <w:rsid w:val="001C536B"/>
    <w:rsid w:val="001C5D56"/>
    <w:rsid w:val="001D0F94"/>
    <w:rsid w:val="001D1D7C"/>
    <w:rsid w:val="001D21C9"/>
    <w:rsid w:val="001D2CF2"/>
    <w:rsid w:val="001D3EEA"/>
    <w:rsid w:val="001D3F2C"/>
    <w:rsid w:val="001D46BC"/>
    <w:rsid w:val="001D4D81"/>
    <w:rsid w:val="001D759B"/>
    <w:rsid w:val="001E03D1"/>
    <w:rsid w:val="001E1902"/>
    <w:rsid w:val="001E1CF0"/>
    <w:rsid w:val="001E2921"/>
    <w:rsid w:val="001E6541"/>
    <w:rsid w:val="001E65B3"/>
    <w:rsid w:val="001E6C56"/>
    <w:rsid w:val="001F11CC"/>
    <w:rsid w:val="001F3073"/>
    <w:rsid w:val="00201147"/>
    <w:rsid w:val="00204428"/>
    <w:rsid w:val="0020632C"/>
    <w:rsid w:val="00207C26"/>
    <w:rsid w:val="002105BF"/>
    <w:rsid w:val="00210AC0"/>
    <w:rsid w:val="00210B91"/>
    <w:rsid w:val="002119B5"/>
    <w:rsid w:val="00214A82"/>
    <w:rsid w:val="00215105"/>
    <w:rsid w:val="0021511B"/>
    <w:rsid w:val="0022087F"/>
    <w:rsid w:val="002218D8"/>
    <w:rsid w:val="00223027"/>
    <w:rsid w:val="0022348F"/>
    <w:rsid w:val="002235BC"/>
    <w:rsid w:val="00226E56"/>
    <w:rsid w:val="002271DA"/>
    <w:rsid w:val="0022784D"/>
    <w:rsid w:val="00232344"/>
    <w:rsid w:val="00232D41"/>
    <w:rsid w:val="00233DE2"/>
    <w:rsid w:val="002357C5"/>
    <w:rsid w:val="00237306"/>
    <w:rsid w:val="00237C65"/>
    <w:rsid w:val="002401A5"/>
    <w:rsid w:val="0024331D"/>
    <w:rsid w:val="0024513D"/>
    <w:rsid w:val="002460B7"/>
    <w:rsid w:val="0024652F"/>
    <w:rsid w:val="00247037"/>
    <w:rsid w:val="00250D8C"/>
    <w:rsid w:val="0025225C"/>
    <w:rsid w:val="0025305F"/>
    <w:rsid w:val="00253CEA"/>
    <w:rsid w:val="002549CD"/>
    <w:rsid w:val="00254DF2"/>
    <w:rsid w:val="002561A2"/>
    <w:rsid w:val="0026057B"/>
    <w:rsid w:val="00260AFD"/>
    <w:rsid w:val="00261573"/>
    <w:rsid w:val="00261D71"/>
    <w:rsid w:val="00266F4B"/>
    <w:rsid w:val="0026742C"/>
    <w:rsid w:val="0027048E"/>
    <w:rsid w:val="00270D92"/>
    <w:rsid w:val="00274DAB"/>
    <w:rsid w:val="002778C1"/>
    <w:rsid w:val="00277E81"/>
    <w:rsid w:val="00280D6F"/>
    <w:rsid w:val="00281D92"/>
    <w:rsid w:val="002839D1"/>
    <w:rsid w:val="00285086"/>
    <w:rsid w:val="002850F3"/>
    <w:rsid w:val="00293D5D"/>
    <w:rsid w:val="002A0862"/>
    <w:rsid w:val="002A18A3"/>
    <w:rsid w:val="002A3CFA"/>
    <w:rsid w:val="002A5105"/>
    <w:rsid w:val="002B0F82"/>
    <w:rsid w:val="002B33B0"/>
    <w:rsid w:val="002B35F7"/>
    <w:rsid w:val="002B4023"/>
    <w:rsid w:val="002B7532"/>
    <w:rsid w:val="002B79F8"/>
    <w:rsid w:val="002C0CB1"/>
    <w:rsid w:val="002C13CB"/>
    <w:rsid w:val="002C1CF9"/>
    <w:rsid w:val="002C6298"/>
    <w:rsid w:val="002C6832"/>
    <w:rsid w:val="002C691D"/>
    <w:rsid w:val="002D3E0F"/>
    <w:rsid w:val="002D41F4"/>
    <w:rsid w:val="002D443A"/>
    <w:rsid w:val="002D481B"/>
    <w:rsid w:val="002D48B9"/>
    <w:rsid w:val="002D4C2F"/>
    <w:rsid w:val="002E047A"/>
    <w:rsid w:val="002E12C9"/>
    <w:rsid w:val="002E210D"/>
    <w:rsid w:val="002E2DAC"/>
    <w:rsid w:val="002E4139"/>
    <w:rsid w:val="002E5A65"/>
    <w:rsid w:val="002E741B"/>
    <w:rsid w:val="002E7762"/>
    <w:rsid w:val="002E7862"/>
    <w:rsid w:val="002F26AE"/>
    <w:rsid w:val="002F6429"/>
    <w:rsid w:val="00300223"/>
    <w:rsid w:val="003004CE"/>
    <w:rsid w:val="00300DF8"/>
    <w:rsid w:val="00300F51"/>
    <w:rsid w:val="00301197"/>
    <w:rsid w:val="003015B6"/>
    <w:rsid w:val="0030195F"/>
    <w:rsid w:val="003039F4"/>
    <w:rsid w:val="00303AF2"/>
    <w:rsid w:val="00303BFA"/>
    <w:rsid w:val="00306277"/>
    <w:rsid w:val="00306B78"/>
    <w:rsid w:val="0030749B"/>
    <w:rsid w:val="00307A9C"/>
    <w:rsid w:val="00310F06"/>
    <w:rsid w:val="003129CB"/>
    <w:rsid w:val="003130ED"/>
    <w:rsid w:val="0031712E"/>
    <w:rsid w:val="00331D67"/>
    <w:rsid w:val="00332FD3"/>
    <w:rsid w:val="003336B6"/>
    <w:rsid w:val="00333C20"/>
    <w:rsid w:val="0033526A"/>
    <w:rsid w:val="00335BFE"/>
    <w:rsid w:val="00340653"/>
    <w:rsid w:val="00340DCE"/>
    <w:rsid w:val="00342724"/>
    <w:rsid w:val="0034303F"/>
    <w:rsid w:val="00345F88"/>
    <w:rsid w:val="00346BAF"/>
    <w:rsid w:val="00346D96"/>
    <w:rsid w:val="00346F59"/>
    <w:rsid w:val="0034724E"/>
    <w:rsid w:val="00347446"/>
    <w:rsid w:val="00347AD0"/>
    <w:rsid w:val="00351989"/>
    <w:rsid w:val="0035274B"/>
    <w:rsid w:val="0035521A"/>
    <w:rsid w:val="003566B1"/>
    <w:rsid w:val="00360999"/>
    <w:rsid w:val="003621F2"/>
    <w:rsid w:val="003628D0"/>
    <w:rsid w:val="00364C17"/>
    <w:rsid w:val="00364DA9"/>
    <w:rsid w:val="003654A0"/>
    <w:rsid w:val="003659AC"/>
    <w:rsid w:val="00365CF5"/>
    <w:rsid w:val="003718A0"/>
    <w:rsid w:val="00371EF8"/>
    <w:rsid w:val="00372254"/>
    <w:rsid w:val="003729A4"/>
    <w:rsid w:val="00373E33"/>
    <w:rsid w:val="00374B47"/>
    <w:rsid w:val="00377895"/>
    <w:rsid w:val="0038011C"/>
    <w:rsid w:val="00380C27"/>
    <w:rsid w:val="003811C5"/>
    <w:rsid w:val="00381ECA"/>
    <w:rsid w:val="00381FA7"/>
    <w:rsid w:val="00385309"/>
    <w:rsid w:val="00385B8F"/>
    <w:rsid w:val="00393659"/>
    <w:rsid w:val="003937C4"/>
    <w:rsid w:val="00394D88"/>
    <w:rsid w:val="00397ACD"/>
    <w:rsid w:val="003A1260"/>
    <w:rsid w:val="003A2216"/>
    <w:rsid w:val="003A32F9"/>
    <w:rsid w:val="003A540C"/>
    <w:rsid w:val="003A59F0"/>
    <w:rsid w:val="003A7251"/>
    <w:rsid w:val="003A7EF2"/>
    <w:rsid w:val="003B1AE1"/>
    <w:rsid w:val="003B3C04"/>
    <w:rsid w:val="003B4D07"/>
    <w:rsid w:val="003B79D6"/>
    <w:rsid w:val="003C2963"/>
    <w:rsid w:val="003C3299"/>
    <w:rsid w:val="003C35AA"/>
    <w:rsid w:val="003C4D53"/>
    <w:rsid w:val="003C4E7C"/>
    <w:rsid w:val="003C58C5"/>
    <w:rsid w:val="003C5B39"/>
    <w:rsid w:val="003C5C53"/>
    <w:rsid w:val="003C61EC"/>
    <w:rsid w:val="003C7609"/>
    <w:rsid w:val="003D0E05"/>
    <w:rsid w:val="003D2836"/>
    <w:rsid w:val="003D2C90"/>
    <w:rsid w:val="003D2F6B"/>
    <w:rsid w:val="003D3D74"/>
    <w:rsid w:val="003D6640"/>
    <w:rsid w:val="003D6D07"/>
    <w:rsid w:val="003E0E34"/>
    <w:rsid w:val="003E151D"/>
    <w:rsid w:val="003E2021"/>
    <w:rsid w:val="003E23C5"/>
    <w:rsid w:val="003E282C"/>
    <w:rsid w:val="003E5EF3"/>
    <w:rsid w:val="003F0970"/>
    <w:rsid w:val="003F219F"/>
    <w:rsid w:val="003F254F"/>
    <w:rsid w:val="003F25CD"/>
    <w:rsid w:val="003F5F33"/>
    <w:rsid w:val="003F658C"/>
    <w:rsid w:val="00400525"/>
    <w:rsid w:val="00402718"/>
    <w:rsid w:val="0040314F"/>
    <w:rsid w:val="00403392"/>
    <w:rsid w:val="0040364E"/>
    <w:rsid w:val="00403A22"/>
    <w:rsid w:val="004041EA"/>
    <w:rsid w:val="00406A65"/>
    <w:rsid w:val="004077D9"/>
    <w:rsid w:val="004108F7"/>
    <w:rsid w:val="0041155B"/>
    <w:rsid w:val="0041229C"/>
    <w:rsid w:val="00414453"/>
    <w:rsid w:val="00414755"/>
    <w:rsid w:val="00414A48"/>
    <w:rsid w:val="00414AA2"/>
    <w:rsid w:val="004161E3"/>
    <w:rsid w:val="0041735C"/>
    <w:rsid w:val="00417CA5"/>
    <w:rsid w:val="00421105"/>
    <w:rsid w:val="00421C9E"/>
    <w:rsid w:val="00423FAD"/>
    <w:rsid w:val="00424573"/>
    <w:rsid w:val="004261E6"/>
    <w:rsid w:val="00426E96"/>
    <w:rsid w:val="00427B50"/>
    <w:rsid w:val="00430BF9"/>
    <w:rsid w:val="0043127F"/>
    <w:rsid w:val="00431480"/>
    <w:rsid w:val="00431EB7"/>
    <w:rsid w:val="00433567"/>
    <w:rsid w:val="00435060"/>
    <w:rsid w:val="00435200"/>
    <w:rsid w:val="004407A8"/>
    <w:rsid w:val="0044152E"/>
    <w:rsid w:val="0044793A"/>
    <w:rsid w:val="004528D9"/>
    <w:rsid w:val="00454A0C"/>
    <w:rsid w:val="004554A9"/>
    <w:rsid w:val="00455B24"/>
    <w:rsid w:val="004621DB"/>
    <w:rsid w:val="00462A6B"/>
    <w:rsid w:val="00463256"/>
    <w:rsid w:val="00463F02"/>
    <w:rsid w:val="004641F8"/>
    <w:rsid w:val="00464BD8"/>
    <w:rsid w:val="004653FF"/>
    <w:rsid w:val="00466EBF"/>
    <w:rsid w:val="00471493"/>
    <w:rsid w:val="004721E6"/>
    <w:rsid w:val="00476A9A"/>
    <w:rsid w:val="00481231"/>
    <w:rsid w:val="00481FA8"/>
    <w:rsid w:val="004834C2"/>
    <w:rsid w:val="00485209"/>
    <w:rsid w:val="0048528F"/>
    <w:rsid w:val="00485E2C"/>
    <w:rsid w:val="00487299"/>
    <w:rsid w:val="00490A82"/>
    <w:rsid w:val="00491CE6"/>
    <w:rsid w:val="00491F99"/>
    <w:rsid w:val="004925AC"/>
    <w:rsid w:val="00496E1B"/>
    <w:rsid w:val="004977BA"/>
    <w:rsid w:val="004A1D20"/>
    <w:rsid w:val="004A490B"/>
    <w:rsid w:val="004A4A70"/>
    <w:rsid w:val="004A659F"/>
    <w:rsid w:val="004A664D"/>
    <w:rsid w:val="004A7010"/>
    <w:rsid w:val="004A7A54"/>
    <w:rsid w:val="004B1DE4"/>
    <w:rsid w:val="004B2AA5"/>
    <w:rsid w:val="004B6454"/>
    <w:rsid w:val="004C1961"/>
    <w:rsid w:val="004C2B6F"/>
    <w:rsid w:val="004C376F"/>
    <w:rsid w:val="004C4201"/>
    <w:rsid w:val="004D0475"/>
    <w:rsid w:val="004D29CD"/>
    <w:rsid w:val="004D3F25"/>
    <w:rsid w:val="004D3FA9"/>
    <w:rsid w:val="004D60D7"/>
    <w:rsid w:val="004D639C"/>
    <w:rsid w:val="004D773B"/>
    <w:rsid w:val="004D7AD9"/>
    <w:rsid w:val="004E0971"/>
    <w:rsid w:val="004E1980"/>
    <w:rsid w:val="004E2777"/>
    <w:rsid w:val="004E2807"/>
    <w:rsid w:val="004E4902"/>
    <w:rsid w:val="004E58EE"/>
    <w:rsid w:val="004E6545"/>
    <w:rsid w:val="004E6A0B"/>
    <w:rsid w:val="004E6D03"/>
    <w:rsid w:val="004E6EC3"/>
    <w:rsid w:val="004F1F41"/>
    <w:rsid w:val="004F36B6"/>
    <w:rsid w:val="004F41B6"/>
    <w:rsid w:val="004F570F"/>
    <w:rsid w:val="004F5C85"/>
    <w:rsid w:val="004F6275"/>
    <w:rsid w:val="004F6731"/>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1061"/>
    <w:rsid w:val="005316CC"/>
    <w:rsid w:val="00531B01"/>
    <w:rsid w:val="00533488"/>
    <w:rsid w:val="00535AC0"/>
    <w:rsid w:val="0053728C"/>
    <w:rsid w:val="00540288"/>
    <w:rsid w:val="00540C73"/>
    <w:rsid w:val="00541FE6"/>
    <w:rsid w:val="005442B7"/>
    <w:rsid w:val="00544A89"/>
    <w:rsid w:val="00544D4A"/>
    <w:rsid w:val="00547F8D"/>
    <w:rsid w:val="00552D9F"/>
    <w:rsid w:val="0055394C"/>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284C"/>
    <w:rsid w:val="005935CC"/>
    <w:rsid w:val="00594C50"/>
    <w:rsid w:val="00597579"/>
    <w:rsid w:val="005975E3"/>
    <w:rsid w:val="005A2170"/>
    <w:rsid w:val="005A39A9"/>
    <w:rsid w:val="005A3A2C"/>
    <w:rsid w:val="005A4A7E"/>
    <w:rsid w:val="005A4E49"/>
    <w:rsid w:val="005A5284"/>
    <w:rsid w:val="005A5701"/>
    <w:rsid w:val="005A7A79"/>
    <w:rsid w:val="005A7D2A"/>
    <w:rsid w:val="005B13E8"/>
    <w:rsid w:val="005B1535"/>
    <w:rsid w:val="005B16F0"/>
    <w:rsid w:val="005B1CAB"/>
    <w:rsid w:val="005B2A32"/>
    <w:rsid w:val="005B4F7F"/>
    <w:rsid w:val="005B529A"/>
    <w:rsid w:val="005B5E8D"/>
    <w:rsid w:val="005B6DB1"/>
    <w:rsid w:val="005B713A"/>
    <w:rsid w:val="005B720E"/>
    <w:rsid w:val="005B7C63"/>
    <w:rsid w:val="005C0C6F"/>
    <w:rsid w:val="005C1476"/>
    <w:rsid w:val="005C1B34"/>
    <w:rsid w:val="005C2B61"/>
    <w:rsid w:val="005C3C34"/>
    <w:rsid w:val="005C40F4"/>
    <w:rsid w:val="005C6120"/>
    <w:rsid w:val="005D1D4C"/>
    <w:rsid w:val="005D23A5"/>
    <w:rsid w:val="005D55C2"/>
    <w:rsid w:val="005D5743"/>
    <w:rsid w:val="005D5CFE"/>
    <w:rsid w:val="005D5DE8"/>
    <w:rsid w:val="005D5F67"/>
    <w:rsid w:val="005D671E"/>
    <w:rsid w:val="005D7A58"/>
    <w:rsid w:val="005E06C8"/>
    <w:rsid w:val="005E313E"/>
    <w:rsid w:val="005E4138"/>
    <w:rsid w:val="005E463D"/>
    <w:rsid w:val="005E4CE9"/>
    <w:rsid w:val="005E730E"/>
    <w:rsid w:val="005E7E0B"/>
    <w:rsid w:val="005F0E07"/>
    <w:rsid w:val="005F17E3"/>
    <w:rsid w:val="005F2AA7"/>
    <w:rsid w:val="005F3C9F"/>
    <w:rsid w:val="005F3D92"/>
    <w:rsid w:val="005F6AAD"/>
    <w:rsid w:val="005F770B"/>
    <w:rsid w:val="006000F1"/>
    <w:rsid w:val="0060039A"/>
    <w:rsid w:val="00602990"/>
    <w:rsid w:val="00603028"/>
    <w:rsid w:val="0060499B"/>
    <w:rsid w:val="0060508E"/>
    <w:rsid w:val="006063FB"/>
    <w:rsid w:val="00606531"/>
    <w:rsid w:val="00607A79"/>
    <w:rsid w:val="00607CD1"/>
    <w:rsid w:val="00607F7F"/>
    <w:rsid w:val="00607FED"/>
    <w:rsid w:val="00611264"/>
    <w:rsid w:val="0061383B"/>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AB4"/>
    <w:rsid w:val="00644C3C"/>
    <w:rsid w:val="00647050"/>
    <w:rsid w:val="0064736B"/>
    <w:rsid w:val="00647997"/>
    <w:rsid w:val="006500AC"/>
    <w:rsid w:val="0065080E"/>
    <w:rsid w:val="00650E31"/>
    <w:rsid w:val="00653A98"/>
    <w:rsid w:val="006553FC"/>
    <w:rsid w:val="00657B99"/>
    <w:rsid w:val="00661C0C"/>
    <w:rsid w:val="00661E99"/>
    <w:rsid w:val="0066417B"/>
    <w:rsid w:val="00664A27"/>
    <w:rsid w:val="00664DE5"/>
    <w:rsid w:val="00666779"/>
    <w:rsid w:val="00671E6C"/>
    <w:rsid w:val="0067200C"/>
    <w:rsid w:val="006727CE"/>
    <w:rsid w:val="00672C52"/>
    <w:rsid w:val="00672F6E"/>
    <w:rsid w:val="006736EE"/>
    <w:rsid w:val="006740E3"/>
    <w:rsid w:val="0067656B"/>
    <w:rsid w:val="00676E77"/>
    <w:rsid w:val="00677159"/>
    <w:rsid w:val="0067794E"/>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1B29"/>
    <w:rsid w:val="006A30DA"/>
    <w:rsid w:val="006A3FDD"/>
    <w:rsid w:val="006B0270"/>
    <w:rsid w:val="006B0736"/>
    <w:rsid w:val="006B15FD"/>
    <w:rsid w:val="006B41B9"/>
    <w:rsid w:val="006B41EA"/>
    <w:rsid w:val="006B6147"/>
    <w:rsid w:val="006B7426"/>
    <w:rsid w:val="006B7720"/>
    <w:rsid w:val="006C07D1"/>
    <w:rsid w:val="006C0DA4"/>
    <w:rsid w:val="006C11A6"/>
    <w:rsid w:val="006C391A"/>
    <w:rsid w:val="006C4114"/>
    <w:rsid w:val="006C451D"/>
    <w:rsid w:val="006C6350"/>
    <w:rsid w:val="006D04B9"/>
    <w:rsid w:val="006D3C54"/>
    <w:rsid w:val="006D3F8A"/>
    <w:rsid w:val="006D4716"/>
    <w:rsid w:val="006D5710"/>
    <w:rsid w:val="006D61C6"/>
    <w:rsid w:val="006D7E80"/>
    <w:rsid w:val="006E122A"/>
    <w:rsid w:val="006E1FD1"/>
    <w:rsid w:val="006E28EF"/>
    <w:rsid w:val="006E4B9D"/>
    <w:rsid w:val="006E4E16"/>
    <w:rsid w:val="006F0CE9"/>
    <w:rsid w:val="006F26D0"/>
    <w:rsid w:val="006F2A3B"/>
    <w:rsid w:val="006F3B49"/>
    <w:rsid w:val="006F437A"/>
    <w:rsid w:val="006F43A9"/>
    <w:rsid w:val="006F5463"/>
    <w:rsid w:val="006F63FC"/>
    <w:rsid w:val="006F67B3"/>
    <w:rsid w:val="006F7315"/>
    <w:rsid w:val="00700C63"/>
    <w:rsid w:val="00701144"/>
    <w:rsid w:val="00701479"/>
    <w:rsid w:val="007028EC"/>
    <w:rsid w:val="00704BCC"/>
    <w:rsid w:val="00707210"/>
    <w:rsid w:val="00707398"/>
    <w:rsid w:val="00707C72"/>
    <w:rsid w:val="00711B15"/>
    <w:rsid w:val="00712651"/>
    <w:rsid w:val="007173CF"/>
    <w:rsid w:val="00717614"/>
    <w:rsid w:val="0072018F"/>
    <w:rsid w:val="0072040E"/>
    <w:rsid w:val="007204D3"/>
    <w:rsid w:val="0072234F"/>
    <w:rsid w:val="00722534"/>
    <w:rsid w:val="00724116"/>
    <w:rsid w:val="007241AE"/>
    <w:rsid w:val="00724D65"/>
    <w:rsid w:val="0072741D"/>
    <w:rsid w:val="00727CEF"/>
    <w:rsid w:val="007320F3"/>
    <w:rsid w:val="007337AC"/>
    <w:rsid w:val="00733F42"/>
    <w:rsid w:val="00734325"/>
    <w:rsid w:val="0073445F"/>
    <w:rsid w:val="007344CF"/>
    <w:rsid w:val="00736AE0"/>
    <w:rsid w:val="0074082E"/>
    <w:rsid w:val="00741882"/>
    <w:rsid w:val="00742252"/>
    <w:rsid w:val="0074285A"/>
    <w:rsid w:val="0074397A"/>
    <w:rsid w:val="00743AB4"/>
    <w:rsid w:val="00744BFA"/>
    <w:rsid w:val="007450D5"/>
    <w:rsid w:val="00746FE5"/>
    <w:rsid w:val="00747BD0"/>
    <w:rsid w:val="00752470"/>
    <w:rsid w:val="00753420"/>
    <w:rsid w:val="0075379B"/>
    <w:rsid w:val="007537B8"/>
    <w:rsid w:val="00755047"/>
    <w:rsid w:val="007635CF"/>
    <w:rsid w:val="00763C82"/>
    <w:rsid w:val="00766294"/>
    <w:rsid w:val="007700E5"/>
    <w:rsid w:val="0077216E"/>
    <w:rsid w:val="00772BE7"/>
    <w:rsid w:val="00774A4B"/>
    <w:rsid w:val="00774F0F"/>
    <w:rsid w:val="00775089"/>
    <w:rsid w:val="00776A49"/>
    <w:rsid w:val="00780FF9"/>
    <w:rsid w:val="00784D95"/>
    <w:rsid w:val="00785B0B"/>
    <w:rsid w:val="0078657A"/>
    <w:rsid w:val="0079078A"/>
    <w:rsid w:val="0079088C"/>
    <w:rsid w:val="00790FA3"/>
    <w:rsid w:val="007918A4"/>
    <w:rsid w:val="00792282"/>
    <w:rsid w:val="00796C4F"/>
    <w:rsid w:val="00797E99"/>
    <w:rsid w:val="007A0141"/>
    <w:rsid w:val="007A1451"/>
    <w:rsid w:val="007A3492"/>
    <w:rsid w:val="007A4316"/>
    <w:rsid w:val="007A5C45"/>
    <w:rsid w:val="007A6B33"/>
    <w:rsid w:val="007A7DAB"/>
    <w:rsid w:val="007B073E"/>
    <w:rsid w:val="007B0EBA"/>
    <w:rsid w:val="007B109F"/>
    <w:rsid w:val="007B3259"/>
    <w:rsid w:val="007B3808"/>
    <w:rsid w:val="007B43DD"/>
    <w:rsid w:val="007B46F8"/>
    <w:rsid w:val="007B483F"/>
    <w:rsid w:val="007B61C9"/>
    <w:rsid w:val="007B65C4"/>
    <w:rsid w:val="007B6C44"/>
    <w:rsid w:val="007B6D2F"/>
    <w:rsid w:val="007B6E65"/>
    <w:rsid w:val="007B6ED3"/>
    <w:rsid w:val="007B7CD7"/>
    <w:rsid w:val="007C105C"/>
    <w:rsid w:val="007C179C"/>
    <w:rsid w:val="007C3224"/>
    <w:rsid w:val="007C361B"/>
    <w:rsid w:val="007C3CB5"/>
    <w:rsid w:val="007C4504"/>
    <w:rsid w:val="007C6075"/>
    <w:rsid w:val="007C6434"/>
    <w:rsid w:val="007C67FC"/>
    <w:rsid w:val="007D26B2"/>
    <w:rsid w:val="007D5161"/>
    <w:rsid w:val="007D5A1A"/>
    <w:rsid w:val="007D71D5"/>
    <w:rsid w:val="007E0740"/>
    <w:rsid w:val="007E2A51"/>
    <w:rsid w:val="007E3C42"/>
    <w:rsid w:val="007E6B6D"/>
    <w:rsid w:val="007F086C"/>
    <w:rsid w:val="007F1777"/>
    <w:rsid w:val="007F273D"/>
    <w:rsid w:val="007F4E9E"/>
    <w:rsid w:val="007F6239"/>
    <w:rsid w:val="007F7BA5"/>
    <w:rsid w:val="00800F05"/>
    <w:rsid w:val="008017DC"/>
    <w:rsid w:val="00803924"/>
    <w:rsid w:val="008045DD"/>
    <w:rsid w:val="00804896"/>
    <w:rsid w:val="00804B1D"/>
    <w:rsid w:val="008129A6"/>
    <w:rsid w:val="00813145"/>
    <w:rsid w:val="00814634"/>
    <w:rsid w:val="00814C46"/>
    <w:rsid w:val="00816ECF"/>
    <w:rsid w:val="008173B4"/>
    <w:rsid w:val="008175CA"/>
    <w:rsid w:val="00821683"/>
    <w:rsid w:val="00823E71"/>
    <w:rsid w:val="00824B05"/>
    <w:rsid w:val="008250B9"/>
    <w:rsid w:val="00825438"/>
    <w:rsid w:val="00826A3D"/>
    <w:rsid w:val="00826C4F"/>
    <w:rsid w:val="0082758A"/>
    <w:rsid w:val="00830601"/>
    <w:rsid w:val="00832C99"/>
    <w:rsid w:val="008333E6"/>
    <w:rsid w:val="00834A51"/>
    <w:rsid w:val="00835C18"/>
    <w:rsid w:val="00837016"/>
    <w:rsid w:val="008376E9"/>
    <w:rsid w:val="00841F23"/>
    <w:rsid w:val="008443D2"/>
    <w:rsid w:val="0084592E"/>
    <w:rsid w:val="00845ADE"/>
    <w:rsid w:val="0085053A"/>
    <w:rsid w:val="0085086C"/>
    <w:rsid w:val="00850B4B"/>
    <w:rsid w:val="00852079"/>
    <w:rsid w:val="00852BD3"/>
    <w:rsid w:val="00856462"/>
    <w:rsid w:val="00856A9C"/>
    <w:rsid w:val="008574D1"/>
    <w:rsid w:val="008602FB"/>
    <w:rsid w:val="008603D9"/>
    <w:rsid w:val="00860589"/>
    <w:rsid w:val="00860CEC"/>
    <w:rsid w:val="00863120"/>
    <w:rsid w:val="00864D88"/>
    <w:rsid w:val="00865176"/>
    <w:rsid w:val="008735D4"/>
    <w:rsid w:val="00874D17"/>
    <w:rsid w:val="0087606B"/>
    <w:rsid w:val="00876191"/>
    <w:rsid w:val="00883BF9"/>
    <w:rsid w:val="00886B53"/>
    <w:rsid w:val="00886C3E"/>
    <w:rsid w:val="008872D8"/>
    <w:rsid w:val="00887424"/>
    <w:rsid w:val="008902AC"/>
    <w:rsid w:val="00890DED"/>
    <w:rsid w:val="00892DD6"/>
    <w:rsid w:val="008931E9"/>
    <w:rsid w:val="00893938"/>
    <w:rsid w:val="00894EE1"/>
    <w:rsid w:val="0089783B"/>
    <w:rsid w:val="00897D4C"/>
    <w:rsid w:val="008A1673"/>
    <w:rsid w:val="008A3039"/>
    <w:rsid w:val="008A3D9E"/>
    <w:rsid w:val="008A3DA0"/>
    <w:rsid w:val="008A414F"/>
    <w:rsid w:val="008A4B67"/>
    <w:rsid w:val="008A5213"/>
    <w:rsid w:val="008A5A3A"/>
    <w:rsid w:val="008A6089"/>
    <w:rsid w:val="008A6A35"/>
    <w:rsid w:val="008A7B21"/>
    <w:rsid w:val="008B207A"/>
    <w:rsid w:val="008B2D13"/>
    <w:rsid w:val="008B7303"/>
    <w:rsid w:val="008C1087"/>
    <w:rsid w:val="008C4E0A"/>
    <w:rsid w:val="008C5769"/>
    <w:rsid w:val="008C5EF0"/>
    <w:rsid w:val="008C7029"/>
    <w:rsid w:val="008D0BD9"/>
    <w:rsid w:val="008D2322"/>
    <w:rsid w:val="008D2905"/>
    <w:rsid w:val="008D2973"/>
    <w:rsid w:val="008D2D41"/>
    <w:rsid w:val="008D3844"/>
    <w:rsid w:val="008D642C"/>
    <w:rsid w:val="008D764D"/>
    <w:rsid w:val="008D7670"/>
    <w:rsid w:val="008E0526"/>
    <w:rsid w:val="008E05C0"/>
    <w:rsid w:val="008E1F22"/>
    <w:rsid w:val="008E225C"/>
    <w:rsid w:val="008E4C50"/>
    <w:rsid w:val="008F00C2"/>
    <w:rsid w:val="008F05E4"/>
    <w:rsid w:val="008F20DB"/>
    <w:rsid w:val="008F2125"/>
    <w:rsid w:val="008F2423"/>
    <w:rsid w:val="008F394D"/>
    <w:rsid w:val="008F3FAB"/>
    <w:rsid w:val="008F4E9E"/>
    <w:rsid w:val="008F6BDC"/>
    <w:rsid w:val="0090070D"/>
    <w:rsid w:val="00901281"/>
    <w:rsid w:val="0090147D"/>
    <w:rsid w:val="00904115"/>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228"/>
    <w:rsid w:val="00921E38"/>
    <w:rsid w:val="00924CC6"/>
    <w:rsid w:val="00926B4F"/>
    <w:rsid w:val="009272F2"/>
    <w:rsid w:val="0093029C"/>
    <w:rsid w:val="00930941"/>
    <w:rsid w:val="00930E45"/>
    <w:rsid w:val="0093477F"/>
    <w:rsid w:val="00934D00"/>
    <w:rsid w:val="00935A1E"/>
    <w:rsid w:val="00936E5C"/>
    <w:rsid w:val="00940105"/>
    <w:rsid w:val="0094195C"/>
    <w:rsid w:val="009440F0"/>
    <w:rsid w:val="00944B98"/>
    <w:rsid w:val="00944C9D"/>
    <w:rsid w:val="00944EC6"/>
    <w:rsid w:val="009467D6"/>
    <w:rsid w:val="0094750B"/>
    <w:rsid w:val="00947878"/>
    <w:rsid w:val="009507F3"/>
    <w:rsid w:val="00952A8F"/>
    <w:rsid w:val="00953481"/>
    <w:rsid w:val="00956F27"/>
    <w:rsid w:val="00960B0F"/>
    <w:rsid w:val="009616BC"/>
    <w:rsid w:val="00976BA3"/>
    <w:rsid w:val="00976F18"/>
    <w:rsid w:val="0098134B"/>
    <w:rsid w:val="00987E85"/>
    <w:rsid w:val="009941F6"/>
    <w:rsid w:val="00995B08"/>
    <w:rsid w:val="00996997"/>
    <w:rsid w:val="00997FE4"/>
    <w:rsid w:val="009A0F0F"/>
    <w:rsid w:val="009A4AC0"/>
    <w:rsid w:val="009A62A8"/>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546B"/>
    <w:rsid w:val="009D567A"/>
    <w:rsid w:val="009D6A72"/>
    <w:rsid w:val="009D7551"/>
    <w:rsid w:val="009E0412"/>
    <w:rsid w:val="009E1282"/>
    <w:rsid w:val="009E12D3"/>
    <w:rsid w:val="009E20D1"/>
    <w:rsid w:val="009E265D"/>
    <w:rsid w:val="009E2685"/>
    <w:rsid w:val="009E322A"/>
    <w:rsid w:val="009E332A"/>
    <w:rsid w:val="009E36DD"/>
    <w:rsid w:val="009E464F"/>
    <w:rsid w:val="009E5B1D"/>
    <w:rsid w:val="009E6A86"/>
    <w:rsid w:val="009F04A1"/>
    <w:rsid w:val="009F262E"/>
    <w:rsid w:val="009F3C89"/>
    <w:rsid w:val="009F52B3"/>
    <w:rsid w:val="009F762E"/>
    <w:rsid w:val="00A001BA"/>
    <w:rsid w:val="00A0222B"/>
    <w:rsid w:val="00A02F38"/>
    <w:rsid w:val="00A03667"/>
    <w:rsid w:val="00A11378"/>
    <w:rsid w:val="00A11AA0"/>
    <w:rsid w:val="00A12B4A"/>
    <w:rsid w:val="00A13AE2"/>
    <w:rsid w:val="00A156AA"/>
    <w:rsid w:val="00A2031C"/>
    <w:rsid w:val="00A209F0"/>
    <w:rsid w:val="00A22A48"/>
    <w:rsid w:val="00A23BC3"/>
    <w:rsid w:val="00A25B51"/>
    <w:rsid w:val="00A25BBE"/>
    <w:rsid w:val="00A25C0F"/>
    <w:rsid w:val="00A314B6"/>
    <w:rsid w:val="00A32E77"/>
    <w:rsid w:val="00A3306E"/>
    <w:rsid w:val="00A338AB"/>
    <w:rsid w:val="00A33A8E"/>
    <w:rsid w:val="00A35D8E"/>
    <w:rsid w:val="00A37C20"/>
    <w:rsid w:val="00A37EE8"/>
    <w:rsid w:val="00A41077"/>
    <w:rsid w:val="00A410A5"/>
    <w:rsid w:val="00A42049"/>
    <w:rsid w:val="00A430EF"/>
    <w:rsid w:val="00A43D63"/>
    <w:rsid w:val="00A447AB"/>
    <w:rsid w:val="00A457A0"/>
    <w:rsid w:val="00A45E93"/>
    <w:rsid w:val="00A46135"/>
    <w:rsid w:val="00A46458"/>
    <w:rsid w:val="00A46687"/>
    <w:rsid w:val="00A520D0"/>
    <w:rsid w:val="00A60B42"/>
    <w:rsid w:val="00A61A9B"/>
    <w:rsid w:val="00A62458"/>
    <w:rsid w:val="00A64765"/>
    <w:rsid w:val="00A649C5"/>
    <w:rsid w:val="00A739E9"/>
    <w:rsid w:val="00A74FE8"/>
    <w:rsid w:val="00A77315"/>
    <w:rsid w:val="00A77A20"/>
    <w:rsid w:val="00A80110"/>
    <w:rsid w:val="00A80F99"/>
    <w:rsid w:val="00A833F6"/>
    <w:rsid w:val="00A853CD"/>
    <w:rsid w:val="00A85B21"/>
    <w:rsid w:val="00A87F8D"/>
    <w:rsid w:val="00A9479A"/>
    <w:rsid w:val="00A94FE2"/>
    <w:rsid w:val="00A960BD"/>
    <w:rsid w:val="00A97933"/>
    <w:rsid w:val="00A97EC7"/>
    <w:rsid w:val="00AA0A65"/>
    <w:rsid w:val="00AA4185"/>
    <w:rsid w:val="00AA5C3A"/>
    <w:rsid w:val="00AA78F8"/>
    <w:rsid w:val="00AB0CD9"/>
    <w:rsid w:val="00AB37B3"/>
    <w:rsid w:val="00AB71AC"/>
    <w:rsid w:val="00AC1A38"/>
    <w:rsid w:val="00AC26DC"/>
    <w:rsid w:val="00AC70C7"/>
    <w:rsid w:val="00AC71FC"/>
    <w:rsid w:val="00AD3043"/>
    <w:rsid w:val="00AD509E"/>
    <w:rsid w:val="00AD5AFC"/>
    <w:rsid w:val="00AD6CDE"/>
    <w:rsid w:val="00AD751B"/>
    <w:rsid w:val="00AE08B2"/>
    <w:rsid w:val="00AE09EB"/>
    <w:rsid w:val="00AE2F99"/>
    <w:rsid w:val="00AE3712"/>
    <w:rsid w:val="00AE4418"/>
    <w:rsid w:val="00AE52B2"/>
    <w:rsid w:val="00AE560C"/>
    <w:rsid w:val="00AE7173"/>
    <w:rsid w:val="00AE744D"/>
    <w:rsid w:val="00AE7878"/>
    <w:rsid w:val="00AF151B"/>
    <w:rsid w:val="00AF6AFF"/>
    <w:rsid w:val="00AF6DE7"/>
    <w:rsid w:val="00AF7BD3"/>
    <w:rsid w:val="00B00BFD"/>
    <w:rsid w:val="00B010D3"/>
    <w:rsid w:val="00B02192"/>
    <w:rsid w:val="00B03842"/>
    <w:rsid w:val="00B03A32"/>
    <w:rsid w:val="00B04965"/>
    <w:rsid w:val="00B04A2A"/>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3856"/>
    <w:rsid w:val="00B44732"/>
    <w:rsid w:val="00B46DFF"/>
    <w:rsid w:val="00B47D71"/>
    <w:rsid w:val="00B50D00"/>
    <w:rsid w:val="00B53899"/>
    <w:rsid w:val="00B555E6"/>
    <w:rsid w:val="00B60B16"/>
    <w:rsid w:val="00B62555"/>
    <w:rsid w:val="00B62B5A"/>
    <w:rsid w:val="00B63BCF"/>
    <w:rsid w:val="00B657CE"/>
    <w:rsid w:val="00B665A8"/>
    <w:rsid w:val="00B70F99"/>
    <w:rsid w:val="00B76147"/>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22A"/>
    <w:rsid w:val="00BB1EB4"/>
    <w:rsid w:val="00BC1CF7"/>
    <w:rsid w:val="00BC5171"/>
    <w:rsid w:val="00BC6076"/>
    <w:rsid w:val="00BC729E"/>
    <w:rsid w:val="00BD21F5"/>
    <w:rsid w:val="00BD22BE"/>
    <w:rsid w:val="00BD5075"/>
    <w:rsid w:val="00BD557B"/>
    <w:rsid w:val="00BD5C4D"/>
    <w:rsid w:val="00BE2CE9"/>
    <w:rsid w:val="00BE3081"/>
    <w:rsid w:val="00BE3BD3"/>
    <w:rsid w:val="00BE6554"/>
    <w:rsid w:val="00BF1D57"/>
    <w:rsid w:val="00BF293F"/>
    <w:rsid w:val="00BF47F5"/>
    <w:rsid w:val="00BF56D4"/>
    <w:rsid w:val="00C00B86"/>
    <w:rsid w:val="00C02FD1"/>
    <w:rsid w:val="00C03393"/>
    <w:rsid w:val="00C0428B"/>
    <w:rsid w:val="00C06FDD"/>
    <w:rsid w:val="00C07657"/>
    <w:rsid w:val="00C1191E"/>
    <w:rsid w:val="00C11E62"/>
    <w:rsid w:val="00C13074"/>
    <w:rsid w:val="00C1355E"/>
    <w:rsid w:val="00C13597"/>
    <w:rsid w:val="00C16035"/>
    <w:rsid w:val="00C179D8"/>
    <w:rsid w:val="00C23A5B"/>
    <w:rsid w:val="00C23E57"/>
    <w:rsid w:val="00C24C6E"/>
    <w:rsid w:val="00C254AC"/>
    <w:rsid w:val="00C26191"/>
    <w:rsid w:val="00C26A46"/>
    <w:rsid w:val="00C31E4A"/>
    <w:rsid w:val="00C32B1E"/>
    <w:rsid w:val="00C3368C"/>
    <w:rsid w:val="00C33799"/>
    <w:rsid w:val="00C34F7E"/>
    <w:rsid w:val="00C41896"/>
    <w:rsid w:val="00C4246E"/>
    <w:rsid w:val="00C425EE"/>
    <w:rsid w:val="00C447ED"/>
    <w:rsid w:val="00C4500A"/>
    <w:rsid w:val="00C45A05"/>
    <w:rsid w:val="00C45C73"/>
    <w:rsid w:val="00C470E3"/>
    <w:rsid w:val="00C47444"/>
    <w:rsid w:val="00C50AD0"/>
    <w:rsid w:val="00C51C27"/>
    <w:rsid w:val="00C5548C"/>
    <w:rsid w:val="00C57691"/>
    <w:rsid w:val="00C5776B"/>
    <w:rsid w:val="00C6207A"/>
    <w:rsid w:val="00C62C19"/>
    <w:rsid w:val="00C6347D"/>
    <w:rsid w:val="00C67EF5"/>
    <w:rsid w:val="00C70255"/>
    <w:rsid w:val="00C72805"/>
    <w:rsid w:val="00C72EBD"/>
    <w:rsid w:val="00C7471C"/>
    <w:rsid w:val="00C75113"/>
    <w:rsid w:val="00C759CF"/>
    <w:rsid w:val="00C7702F"/>
    <w:rsid w:val="00C802BA"/>
    <w:rsid w:val="00C812F2"/>
    <w:rsid w:val="00C812FE"/>
    <w:rsid w:val="00C82018"/>
    <w:rsid w:val="00C82989"/>
    <w:rsid w:val="00C833BB"/>
    <w:rsid w:val="00C84BC7"/>
    <w:rsid w:val="00C87039"/>
    <w:rsid w:val="00C878A1"/>
    <w:rsid w:val="00C903FA"/>
    <w:rsid w:val="00C914BA"/>
    <w:rsid w:val="00C91697"/>
    <w:rsid w:val="00C94EF8"/>
    <w:rsid w:val="00C95AC9"/>
    <w:rsid w:val="00C97CFA"/>
    <w:rsid w:val="00C97D4C"/>
    <w:rsid w:val="00CA3F9E"/>
    <w:rsid w:val="00CA5ECB"/>
    <w:rsid w:val="00CA66F1"/>
    <w:rsid w:val="00CB1901"/>
    <w:rsid w:val="00CB2FBF"/>
    <w:rsid w:val="00CB499E"/>
    <w:rsid w:val="00CB52B9"/>
    <w:rsid w:val="00CB6EC5"/>
    <w:rsid w:val="00CC4B17"/>
    <w:rsid w:val="00CC6208"/>
    <w:rsid w:val="00CC6F8C"/>
    <w:rsid w:val="00CD18C6"/>
    <w:rsid w:val="00CD494D"/>
    <w:rsid w:val="00CD764A"/>
    <w:rsid w:val="00CE4368"/>
    <w:rsid w:val="00CE4928"/>
    <w:rsid w:val="00CE71BA"/>
    <w:rsid w:val="00CE770A"/>
    <w:rsid w:val="00CF1FFD"/>
    <w:rsid w:val="00CF2C12"/>
    <w:rsid w:val="00CF2D24"/>
    <w:rsid w:val="00CF4074"/>
    <w:rsid w:val="00CF43A5"/>
    <w:rsid w:val="00CF7D4B"/>
    <w:rsid w:val="00D00633"/>
    <w:rsid w:val="00D00D22"/>
    <w:rsid w:val="00D02156"/>
    <w:rsid w:val="00D04052"/>
    <w:rsid w:val="00D049F4"/>
    <w:rsid w:val="00D04A58"/>
    <w:rsid w:val="00D05179"/>
    <w:rsid w:val="00D06D5D"/>
    <w:rsid w:val="00D10D40"/>
    <w:rsid w:val="00D12AE4"/>
    <w:rsid w:val="00D12FEC"/>
    <w:rsid w:val="00D144DA"/>
    <w:rsid w:val="00D14B64"/>
    <w:rsid w:val="00D14EE6"/>
    <w:rsid w:val="00D16180"/>
    <w:rsid w:val="00D16185"/>
    <w:rsid w:val="00D162EF"/>
    <w:rsid w:val="00D169C8"/>
    <w:rsid w:val="00D17084"/>
    <w:rsid w:val="00D176F3"/>
    <w:rsid w:val="00D211EA"/>
    <w:rsid w:val="00D22DB7"/>
    <w:rsid w:val="00D2410C"/>
    <w:rsid w:val="00D245E3"/>
    <w:rsid w:val="00D24D69"/>
    <w:rsid w:val="00D26637"/>
    <w:rsid w:val="00D27F3A"/>
    <w:rsid w:val="00D31583"/>
    <w:rsid w:val="00D32606"/>
    <w:rsid w:val="00D33596"/>
    <w:rsid w:val="00D340D5"/>
    <w:rsid w:val="00D3463E"/>
    <w:rsid w:val="00D349B0"/>
    <w:rsid w:val="00D362BF"/>
    <w:rsid w:val="00D406A2"/>
    <w:rsid w:val="00D4075E"/>
    <w:rsid w:val="00D41AAA"/>
    <w:rsid w:val="00D441F4"/>
    <w:rsid w:val="00D45B60"/>
    <w:rsid w:val="00D477AC"/>
    <w:rsid w:val="00D47D04"/>
    <w:rsid w:val="00D51344"/>
    <w:rsid w:val="00D54730"/>
    <w:rsid w:val="00D60355"/>
    <w:rsid w:val="00D604C0"/>
    <w:rsid w:val="00D61ACB"/>
    <w:rsid w:val="00D62FB8"/>
    <w:rsid w:val="00D6448A"/>
    <w:rsid w:val="00D644FC"/>
    <w:rsid w:val="00D64C15"/>
    <w:rsid w:val="00D659D7"/>
    <w:rsid w:val="00D66AA8"/>
    <w:rsid w:val="00D717CB"/>
    <w:rsid w:val="00D718EC"/>
    <w:rsid w:val="00D72030"/>
    <w:rsid w:val="00D81961"/>
    <w:rsid w:val="00D826C9"/>
    <w:rsid w:val="00D83429"/>
    <w:rsid w:val="00D84305"/>
    <w:rsid w:val="00D86736"/>
    <w:rsid w:val="00D86A2C"/>
    <w:rsid w:val="00D87123"/>
    <w:rsid w:val="00D8729E"/>
    <w:rsid w:val="00D87F52"/>
    <w:rsid w:val="00D924EF"/>
    <w:rsid w:val="00D92F67"/>
    <w:rsid w:val="00D9318B"/>
    <w:rsid w:val="00D97EB1"/>
    <w:rsid w:val="00DA3B03"/>
    <w:rsid w:val="00DA3E43"/>
    <w:rsid w:val="00DA42D7"/>
    <w:rsid w:val="00DA4ADE"/>
    <w:rsid w:val="00DA5852"/>
    <w:rsid w:val="00DA7112"/>
    <w:rsid w:val="00DB020C"/>
    <w:rsid w:val="00DB0A62"/>
    <w:rsid w:val="00DB1795"/>
    <w:rsid w:val="00DB4922"/>
    <w:rsid w:val="00DB5A57"/>
    <w:rsid w:val="00DB6611"/>
    <w:rsid w:val="00DC0F6F"/>
    <w:rsid w:val="00DC44BD"/>
    <w:rsid w:val="00DC4729"/>
    <w:rsid w:val="00DD156D"/>
    <w:rsid w:val="00DD299F"/>
    <w:rsid w:val="00DD2C3A"/>
    <w:rsid w:val="00DD4B66"/>
    <w:rsid w:val="00DD52E1"/>
    <w:rsid w:val="00DD6249"/>
    <w:rsid w:val="00DD7433"/>
    <w:rsid w:val="00DD760B"/>
    <w:rsid w:val="00DE33BF"/>
    <w:rsid w:val="00DE425A"/>
    <w:rsid w:val="00DF1B77"/>
    <w:rsid w:val="00DF2720"/>
    <w:rsid w:val="00DF2B8D"/>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4AB9"/>
    <w:rsid w:val="00E150E3"/>
    <w:rsid w:val="00E15E6B"/>
    <w:rsid w:val="00E16053"/>
    <w:rsid w:val="00E1734F"/>
    <w:rsid w:val="00E17EB0"/>
    <w:rsid w:val="00E20064"/>
    <w:rsid w:val="00E2019C"/>
    <w:rsid w:val="00E2245A"/>
    <w:rsid w:val="00E22A98"/>
    <w:rsid w:val="00E23312"/>
    <w:rsid w:val="00E24166"/>
    <w:rsid w:val="00E243B9"/>
    <w:rsid w:val="00E2517A"/>
    <w:rsid w:val="00E26FD3"/>
    <w:rsid w:val="00E30898"/>
    <w:rsid w:val="00E3125A"/>
    <w:rsid w:val="00E31879"/>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64B39"/>
    <w:rsid w:val="00E72F6C"/>
    <w:rsid w:val="00E82534"/>
    <w:rsid w:val="00E82F68"/>
    <w:rsid w:val="00E8474D"/>
    <w:rsid w:val="00E855BD"/>
    <w:rsid w:val="00E85B2D"/>
    <w:rsid w:val="00E85CF8"/>
    <w:rsid w:val="00E9272F"/>
    <w:rsid w:val="00E92D59"/>
    <w:rsid w:val="00E96A15"/>
    <w:rsid w:val="00E978D8"/>
    <w:rsid w:val="00E978F9"/>
    <w:rsid w:val="00E97FA8"/>
    <w:rsid w:val="00EA0916"/>
    <w:rsid w:val="00EA0EC7"/>
    <w:rsid w:val="00EA1848"/>
    <w:rsid w:val="00EA2014"/>
    <w:rsid w:val="00EA5213"/>
    <w:rsid w:val="00EA64C7"/>
    <w:rsid w:val="00EA6A48"/>
    <w:rsid w:val="00EB010E"/>
    <w:rsid w:val="00EB3EC4"/>
    <w:rsid w:val="00EB6922"/>
    <w:rsid w:val="00EB7029"/>
    <w:rsid w:val="00EC22AB"/>
    <w:rsid w:val="00EC2377"/>
    <w:rsid w:val="00EC421F"/>
    <w:rsid w:val="00EC4FC8"/>
    <w:rsid w:val="00EC6F7B"/>
    <w:rsid w:val="00EC75E1"/>
    <w:rsid w:val="00EC7798"/>
    <w:rsid w:val="00ED1EE9"/>
    <w:rsid w:val="00ED2A55"/>
    <w:rsid w:val="00ED7CE7"/>
    <w:rsid w:val="00EE0993"/>
    <w:rsid w:val="00EE0BCA"/>
    <w:rsid w:val="00EE0E64"/>
    <w:rsid w:val="00EE12AC"/>
    <w:rsid w:val="00EE27E6"/>
    <w:rsid w:val="00EE4A2C"/>
    <w:rsid w:val="00EE5989"/>
    <w:rsid w:val="00EE59A9"/>
    <w:rsid w:val="00EE5D87"/>
    <w:rsid w:val="00EF114E"/>
    <w:rsid w:val="00EF4219"/>
    <w:rsid w:val="00EF4D93"/>
    <w:rsid w:val="00EF646B"/>
    <w:rsid w:val="00EF740E"/>
    <w:rsid w:val="00EF7E60"/>
    <w:rsid w:val="00F010BE"/>
    <w:rsid w:val="00F019E2"/>
    <w:rsid w:val="00F0307D"/>
    <w:rsid w:val="00F074B2"/>
    <w:rsid w:val="00F1016A"/>
    <w:rsid w:val="00F1018C"/>
    <w:rsid w:val="00F12B95"/>
    <w:rsid w:val="00F12DAD"/>
    <w:rsid w:val="00F14B99"/>
    <w:rsid w:val="00F156D3"/>
    <w:rsid w:val="00F20750"/>
    <w:rsid w:val="00F221CF"/>
    <w:rsid w:val="00F22F25"/>
    <w:rsid w:val="00F256F9"/>
    <w:rsid w:val="00F26826"/>
    <w:rsid w:val="00F269EA"/>
    <w:rsid w:val="00F272AF"/>
    <w:rsid w:val="00F275DB"/>
    <w:rsid w:val="00F31722"/>
    <w:rsid w:val="00F35C4A"/>
    <w:rsid w:val="00F3663B"/>
    <w:rsid w:val="00F4026C"/>
    <w:rsid w:val="00F40451"/>
    <w:rsid w:val="00F409B7"/>
    <w:rsid w:val="00F44276"/>
    <w:rsid w:val="00F4439A"/>
    <w:rsid w:val="00F46468"/>
    <w:rsid w:val="00F468E6"/>
    <w:rsid w:val="00F46D45"/>
    <w:rsid w:val="00F50971"/>
    <w:rsid w:val="00F50F2C"/>
    <w:rsid w:val="00F510D7"/>
    <w:rsid w:val="00F51B9B"/>
    <w:rsid w:val="00F54100"/>
    <w:rsid w:val="00F60876"/>
    <w:rsid w:val="00F609ED"/>
    <w:rsid w:val="00F62F1D"/>
    <w:rsid w:val="00F643F2"/>
    <w:rsid w:val="00F66F53"/>
    <w:rsid w:val="00F7112C"/>
    <w:rsid w:val="00F718AA"/>
    <w:rsid w:val="00F71B67"/>
    <w:rsid w:val="00F71F81"/>
    <w:rsid w:val="00F743AF"/>
    <w:rsid w:val="00F7530D"/>
    <w:rsid w:val="00F75707"/>
    <w:rsid w:val="00F7772B"/>
    <w:rsid w:val="00F8062A"/>
    <w:rsid w:val="00F8236A"/>
    <w:rsid w:val="00F823A1"/>
    <w:rsid w:val="00F83601"/>
    <w:rsid w:val="00F85312"/>
    <w:rsid w:val="00F861BB"/>
    <w:rsid w:val="00F875FD"/>
    <w:rsid w:val="00F911DC"/>
    <w:rsid w:val="00F92466"/>
    <w:rsid w:val="00F933EB"/>
    <w:rsid w:val="00F93EA0"/>
    <w:rsid w:val="00F94544"/>
    <w:rsid w:val="00F94EA9"/>
    <w:rsid w:val="00F960D9"/>
    <w:rsid w:val="00F97606"/>
    <w:rsid w:val="00F9787E"/>
    <w:rsid w:val="00F978D2"/>
    <w:rsid w:val="00F978E9"/>
    <w:rsid w:val="00FA0478"/>
    <w:rsid w:val="00FA0C78"/>
    <w:rsid w:val="00FA18B2"/>
    <w:rsid w:val="00FA3B7A"/>
    <w:rsid w:val="00FA6443"/>
    <w:rsid w:val="00FA688E"/>
    <w:rsid w:val="00FB2BB6"/>
    <w:rsid w:val="00FB4CF0"/>
    <w:rsid w:val="00FB52AA"/>
    <w:rsid w:val="00FC11AD"/>
    <w:rsid w:val="00FC1BAA"/>
    <w:rsid w:val="00FC34E7"/>
    <w:rsid w:val="00FC3DAB"/>
    <w:rsid w:val="00FC76CA"/>
    <w:rsid w:val="00FD0F8A"/>
    <w:rsid w:val="00FD102F"/>
    <w:rsid w:val="00FD252F"/>
    <w:rsid w:val="00FD2649"/>
    <w:rsid w:val="00FD3F05"/>
    <w:rsid w:val="00FD4655"/>
    <w:rsid w:val="00FE0840"/>
    <w:rsid w:val="00FE1F1C"/>
    <w:rsid w:val="00FE3C7F"/>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0D588B"/>
    <w:rPr>
      <w:rFonts w:ascii="Times New Roman" w:eastAsia="Times New Roman" w:hAnsi="Times New Roman"/>
      <w:b/>
      <w:bCs/>
      <w:caps/>
      <w:color w:val="00000A"/>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autoRedefine/>
    <w:uiPriority w:val="9"/>
    <w:qFormat/>
    <w:rsid w:val="000D588B"/>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 w:type="character" w:customStyle="1" w:styleId="dado">
    <w:name w:val="dado"/>
    <w:basedOn w:val="Fontepargpadro"/>
    <w:rsid w:val="00165C94"/>
  </w:style>
  <w:style w:type="paragraph" w:styleId="Reviso">
    <w:name w:val="Revision"/>
    <w:hidden/>
    <w:uiPriority w:val="99"/>
    <w:semiHidden/>
    <w:rsid w:val="00132DF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35768220">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650066270">
      <w:bodyDiv w:val="1"/>
      <w:marLeft w:val="0"/>
      <w:marRight w:val="0"/>
      <w:marTop w:val="0"/>
      <w:marBottom w:val="0"/>
      <w:divBdr>
        <w:top w:val="none" w:sz="0" w:space="0" w:color="auto"/>
        <w:left w:val="none" w:sz="0" w:space="0" w:color="auto"/>
        <w:bottom w:val="none" w:sz="0" w:space="0" w:color="auto"/>
        <w:right w:val="none" w:sz="0" w:space="0" w:color="auto"/>
      </w:divBdr>
    </w:div>
    <w:div w:id="671227030">
      <w:bodyDiv w:val="1"/>
      <w:marLeft w:val="0"/>
      <w:marRight w:val="0"/>
      <w:marTop w:val="0"/>
      <w:marBottom w:val="0"/>
      <w:divBdr>
        <w:top w:val="none" w:sz="0" w:space="0" w:color="auto"/>
        <w:left w:val="none" w:sz="0" w:space="0" w:color="auto"/>
        <w:bottom w:val="none" w:sz="0" w:space="0" w:color="auto"/>
        <w:right w:val="none" w:sz="0" w:space="0" w:color="auto"/>
      </w:divBdr>
    </w:div>
    <w:div w:id="855651418">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27489817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1881210994">
      <w:bodyDiv w:val="1"/>
      <w:marLeft w:val="0"/>
      <w:marRight w:val="0"/>
      <w:marTop w:val="0"/>
      <w:marBottom w:val="0"/>
      <w:divBdr>
        <w:top w:val="none" w:sz="0" w:space="0" w:color="auto"/>
        <w:left w:val="none" w:sz="0" w:space="0" w:color="auto"/>
        <w:bottom w:val="none" w:sz="0" w:space="0" w:color="auto"/>
        <w:right w:val="none" w:sz="0" w:space="0" w:color="auto"/>
      </w:divBdr>
    </w:div>
    <w:div w:id="1970738647">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hyperlink" Target="https://github.com/play-with-docker/docker-machine-driver-pwd/releases" TargetMode="External"/><Relationship Id="rId64" Type="http://schemas.openxmlformats.org/officeDocument/2006/relationships/hyperlink" Target="https://labs.play-with-docker.co" TargetMode="External"/><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73" Type="http://schemas.microsoft.com/office/2011/relationships/people" Target="people.xml"/><Relationship Id="rId74" Type="http://schemas.openxmlformats.org/officeDocument/2006/relationships/theme" Target="theme/theme1.xml"/><Relationship Id="rId60" Type="http://schemas.openxmlformats.org/officeDocument/2006/relationships/image" Target="media/image25.png"/><Relationship Id="rId61" Type="http://schemas.openxmlformats.org/officeDocument/2006/relationships/hyperlink" Target="http://labs.play-with-docker.com" TargetMode="External"/><Relationship Id="rId62" Type="http://schemas.openxmlformats.org/officeDocument/2006/relationships/image" Target="media/image26.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s://training.docker.com/" TargetMode="External"/><Relationship Id="rId4" Type="http://schemas.openxmlformats.org/officeDocument/2006/relationships/hyperlink" Target="https://github.com/gomex/docker-para-desenvolvedores/blob/master/manuscript/organizacao.md" TargetMode="External"/><Relationship Id="rId1" Type="http://schemas.openxmlformats.org/officeDocument/2006/relationships/hyperlink" Target="https://hub.docker.com/r/portainer/portainer/" TargetMode="External"/><Relationship Id="rId2" Type="http://schemas.openxmlformats.org/officeDocument/2006/relationships/hyperlink" Target="http://training.play-with-docker.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E80E0-15BD-7E4B-8262-ABC5644D5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81</Pages>
  <Words>14472</Words>
  <Characters>78154</Characters>
  <Application>Microsoft Macintosh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2373</cp:revision>
  <cp:lastPrinted>2016-06-27T13:00:00Z</cp:lastPrinted>
  <dcterms:created xsi:type="dcterms:W3CDTF">2016-06-27T13:03:00Z</dcterms:created>
  <dcterms:modified xsi:type="dcterms:W3CDTF">2017-11-08T01:13:00Z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